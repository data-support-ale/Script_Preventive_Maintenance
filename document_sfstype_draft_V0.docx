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Default="0067445D" w:rsidP="00062A8D">
      <w:pPr>
        <w:ind w:left="720" w:hanging="720"/>
        <w:jc w:val="left"/>
      </w:pPr>
      <w:r>
        <w:rPr>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br w:type="textWrapping" w:clear="all"/>
      </w:r>
    </w:p>
    <w:p w14:paraId="584BB686" w14:textId="77777777" w:rsidR="00855336" w:rsidRDefault="00855336" w:rsidP="00622755">
      <w:pPr>
        <w:pStyle w:val="StyleTitle1TimesNewRoman"/>
        <w:outlineLvl w:val="0"/>
      </w:pPr>
      <w:r>
        <w:rPr>
          <w:sz w:val="48"/>
        </w:rPr>
        <w:t xml:space="preserve"> </w:t>
      </w:r>
      <w:bookmarkStart w:id="0" w:name="_Toc214247575"/>
      <w:r w:rsidR="001405BF">
        <w:t xml:space="preserve"> </w:t>
      </w:r>
      <w:bookmarkStart w:id="1" w:name="_Toc381025669"/>
      <w:bookmarkStart w:id="2" w:name="_Toc424820257"/>
      <w:del w:id="3" w:author="VOYER Raphael" w:date="2021-06-16T09:30:00Z">
        <w:r w:rsidR="001405BF" w:rsidDel="00A87B5C">
          <w:delText>Data Security</w:delText>
        </w:r>
      </w:del>
      <w:bookmarkStart w:id="4" w:name="_Toc76555036"/>
      <w:ins w:id="5" w:author="VOYER Raphael" w:date="2021-06-16T09:30:00Z">
        <w:r w:rsidR="00A87B5C">
          <w:t>Technical</w:t>
        </w:r>
      </w:ins>
      <w:r>
        <w:t xml:space="preserve"> </w:t>
      </w:r>
      <w:del w:id="6" w:author="VOYER Raphael" w:date="2021-06-16T09:30:00Z">
        <w:r w:rsidDel="00A87B5C">
          <w:delText>Division</w:delText>
        </w:r>
      </w:del>
      <w:bookmarkEnd w:id="0"/>
      <w:bookmarkEnd w:id="1"/>
      <w:bookmarkEnd w:id="2"/>
      <w:ins w:id="7" w:author="VOYER Raphael" w:date="2021-06-16T09:30:00Z">
        <w:r w:rsidR="00A87B5C">
          <w:t>Support DATA (EMEA)</w:t>
        </w:r>
      </w:ins>
      <w:bookmarkEnd w:id="4"/>
    </w:p>
    <w:p w14:paraId="6BA62564" w14:textId="77777777" w:rsidR="00855336" w:rsidRDefault="00855336" w:rsidP="00855336"/>
    <w:p w14:paraId="5FF5710D" w14:textId="77777777" w:rsidR="00855336" w:rsidRDefault="00855336" w:rsidP="00622755">
      <w:pPr>
        <w:jc w:val="center"/>
        <w:outlineLvl w:val="0"/>
        <w:rPr>
          <w:b/>
          <w:sz w:val="32"/>
          <w:szCs w:val="32"/>
        </w:rPr>
      </w:pPr>
      <w:bookmarkStart w:id="8" w:name="_Toc214247576"/>
      <w:bookmarkStart w:id="9" w:name="_Toc381025670"/>
      <w:bookmarkStart w:id="10" w:name="_Toc424820258"/>
      <w:bookmarkStart w:id="11" w:name="_Toc76555037"/>
      <w:r w:rsidRPr="009309DA">
        <w:rPr>
          <w:b/>
          <w:sz w:val="32"/>
          <w:szCs w:val="32"/>
        </w:rPr>
        <w:t xml:space="preserve">System Functional </w:t>
      </w:r>
      <w:r w:rsidR="007E2FDA">
        <w:rPr>
          <w:b/>
          <w:sz w:val="32"/>
          <w:szCs w:val="32"/>
        </w:rPr>
        <w:t xml:space="preserve">and Design </w:t>
      </w:r>
      <w:r w:rsidRPr="009309DA">
        <w:rPr>
          <w:b/>
          <w:sz w:val="32"/>
          <w:szCs w:val="32"/>
        </w:rPr>
        <w:t>Specification</w:t>
      </w:r>
      <w:bookmarkEnd w:id="8"/>
      <w:bookmarkEnd w:id="9"/>
      <w:bookmarkEnd w:id="10"/>
      <w:bookmarkEnd w:id="11"/>
    </w:p>
    <w:p w14:paraId="65FEE626" w14:textId="77777777" w:rsidR="00855336" w:rsidRDefault="00855336" w:rsidP="00855336">
      <w:pPr>
        <w:jc w:val="center"/>
        <w:rPr>
          <w:b/>
          <w:sz w:val="32"/>
        </w:rPr>
      </w:pPr>
    </w:p>
    <w:p w14:paraId="7ED02541" w14:textId="77777777" w:rsidR="00855336" w:rsidRDefault="00855336" w:rsidP="00622755">
      <w:pPr>
        <w:jc w:val="center"/>
        <w:outlineLvl w:val="0"/>
        <w:rPr>
          <w:b/>
          <w:sz w:val="32"/>
          <w:szCs w:val="32"/>
        </w:rPr>
      </w:pPr>
      <w:bookmarkStart w:id="12" w:name="_Toc381025671"/>
      <w:bookmarkStart w:id="13" w:name="_Toc424820259"/>
      <w:del w:id="14" w:author="VOYER Raphael" w:date="2021-06-16T09:30:00Z">
        <w:r w:rsidDel="00A87B5C">
          <w:rPr>
            <w:b/>
            <w:sz w:val="32"/>
            <w:szCs w:val="32"/>
          </w:rPr>
          <w:delText>High Availability Vlan</w:delText>
        </w:r>
      </w:del>
      <w:bookmarkStart w:id="15" w:name="_Toc76555038"/>
      <w:bookmarkEnd w:id="12"/>
      <w:bookmarkEnd w:id="13"/>
      <w:ins w:id="16" w:author="VOYER Raphael" w:date="2021-06-16T09:30:00Z">
        <w:r w:rsidR="00A87B5C">
          <w:rPr>
            <w:b/>
            <w:sz w:val="32"/>
            <w:szCs w:val="32"/>
          </w:rPr>
          <w:t>Preventive Maintenance</w:t>
        </w:r>
      </w:ins>
      <w:bookmarkEnd w:id="15"/>
    </w:p>
    <w:p w14:paraId="12322C92" w14:textId="77777777" w:rsidR="00855336" w:rsidRDefault="00855336" w:rsidP="00855336"/>
    <w:p w14:paraId="29E49D8E" w14:textId="77777777" w:rsidR="00855336" w:rsidRDefault="00855336" w:rsidP="00855336"/>
    <w:p w14:paraId="427D131F" w14:textId="77777777" w:rsidR="00855336" w:rsidRDefault="00855336" w:rsidP="00855336"/>
    <w:p w14:paraId="5353717D" w14:textId="77777777" w:rsidR="00855336" w:rsidRDefault="00855336" w:rsidP="00855336"/>
    <w:p w14:paraId="4335B176" w14:textId="77777777" w:rsidR="00855336" w:rsidRDefault="00855336" w:rsidP="00855336"/>
    <w:p w14:paraId="7DE5C8AA" w14:textId="205A687B" w:rsidR="00B02C54" w:rsidRDefault="00855336" w:rsidP="00622755">
      <w:pPr>
        <w:jc w:val="center"/>
        <w:outlineLvl w:val="0"/>
      </w:pPr>
      <w:bookmarkStart w:id="17" w:name="_Toc214247579"/>
      <w:bookmarkStart w:id="18" w:name="_Toc381025672"/>
      <w:bookmarkStart w:id="19" w:name="_Toc424820260"/>
      <w:bookmarkStart w:id="20" w:name="_Toc76555039"/>
      <w:r>
        <w:t xml:space="preserve">Author(s): </w:t>
      </w:r>
      <w:bookmarkEnd w:id="17"/>
      <w:del w:id="21" w:author="VOYER Raphael" w:date="2021-06-16T09:30:00Z">
        <w:r w:rsidDel="00A87B5C">
          <w:delText>Sandeep Sreerangam</w:delText>
        </w:r>
      </w:del>
      <w:ins w:id="22" w:author="VOYER Raphael" w:date="2021-06-16T09:30:00Z">
        <w:r w:rsidR="00A87B5C">
          <w:t>Raphael Voyer</w:t>
        </w:r>
      </w:ins>
      <w:r w:rsidR="00B02C54">
        <w:t>,</w:t>
      </w:r>
      <w:bookmarkEnd w:id="18"/>
      <w:bookmarkEnd w:id="19"/>
      <w:ins w:id="23" w:author="VOYER Raphael" w:date="2021-06-16T09:31:00Z">
        <w:r w:rsidR="00A87B5C">
          <w:t xml:space="preserve"> Jonathan Treba</w:t>
        </w:r>
      </w:ins>
      <w:ins w:id="24" w:author="VOYER Raphael" w:date="2021-07-22T09:28:00Z">
        <w:r w:rsidR="006A6C65">
          <w:t>o</w:t>
        </w:r>
      </w:ins>
      <w:bookmarkStart w:id="25" w:name="_GoBack"/>
      <w:bookmarkEnd w:id="25"/>
      <w:ins w:id="26" w:author="VOYER Raphael" w:date="2021-06-16T09:31:00Z">
        <w:r w:rsidR="00A87B5C">
          <w:t>l</w:t>
        </w:r>
      </w:ins>
      <w:bookmarkEnd w:id="20"/>
    </w:p>
    <w:p w14:paraId="735028ED" w14:textId="77777777" w:rsidR="00855336" w:rsidRPr="00CD74ED" w:rsidDel="00A87B5C" w:rsidRDefault="00FD08A7" w:rsidP="00622755">
      <w:pPr>
        <w:jc w:val="center"/>
        <w:outlineLvl w:val="0"/>
        <w:rPr>
          <w:del w:id="27" w:author="VOYER Raphael" w:date="2021-06-16T09:31:00Z"/>
        </w:rPr>
      </w:pPr>
      <w:bookmarkStart w:id="28" w:name="_Toc381025673"/>
      <w:bookmarkStart w:id="29" w:name="_Toc424820261"/>
      <w:del w:id="30" w:author="VOYER Raphael" w:date="2021-06-16T09:31:00Z">
        <w:r w:rsidRPr="00CD74ED" w:rsidDel="00A87B5C">
          <w:delText>Pandi Priya</w:delText>
        </w:r>
        <w:r w:rsidR="004F4A80" w:rsidRPr="00CD74ED" w:rsidDel="00A87B5C">
          <w:delText>,</w:delText>
        </w:r>
        <w:r w:rsidR="00B02C54" w:rsidRPr="00CD74ED" w:rsidDel="00A87B5C">
          <w:delText xml:space="preserve"> Chandra Gorentla</w:delText>
        </w:r>
        <w:bookmarkEnd w:id="28"/>
        <w:r w:rsidR="003206D2" w:rsidRPr="00CD74ED" w:rsidDel="00A87B5C">
          <w:delText>, Abhijeet Chandran</w:delText>
        </w:r>
        <w:bookmarkEnd w:id="29"/>
        <w:r w:rsidR="00534A44" w:rsidRPr="00534A44" w:rsidDel="00A87B5C">
          <w:delText>, Srisailam</w:delText>
        </w:r>
      </w:del>
    </w:p>
    <w:p w14:paraId="653F0003" w14:textId="77777777" w:rsidR="001405BF" w:rsidRDefault="001405BF" w:rsidP="00855336">
      <w:pPr>
        <w:jc w:val="center"/>
      </w:pPr>
      <w:r>
        <w:t xml:space="preserve">Revision: </w:t>
      </w:r>
      <w:r w:rsidR="00B87265">
        <w:t xml:space="preserve"> </w:t>
      </w:r>
      <w:del w:id="31" w:author="VOYER Raphael" w:date="2021-06-16T09:30:00Z">
        <w:r w:rsidR="00356FC8" w:rsidDel="00A87B5C">
          <w:delText>2.</w:delText>
        </w:r>
      </w:del>
      <w:ins w:id="32" w:author="cgorentl" w:date="2016-07-28T16:55:00Z">
        <w:del w:id="33" w:author="VOYER Raphael" w:date="2021-06-16T09:30:00Z">
          <w:r w:rsidR="001D4CC9" w:rsidDel="00A87B5C">
            <w:delText>3</w:delText>
          </w:r>
        </w:del>
      </w:ins>
      <w:ins w:id="34" w:author="VOYER Raphael" w:date="2021-06-16T09:30:00Z">
        <w:r w:rsidR="00A87B5C">
          <w:t>0.1</w:t>
        </w:r>
      </w:ins>
      <w:del w:id="35" w:author="cgorentl" w:date="2016-07-28T16:55:00Z">
        <w:r w:rsidR="00CD74ED" w:rsidDel="001D4CC9">
          <w:delText>2</w:delText>
        </w:r>
      </w:del>
    </w:p>
    <w:p w14:paraId="3CF04CEE" w14:textId="77777777" w:rsidR="00855336" w:rsidRDefault="00855336" w:rsidP="00855336">
      <w:pPr>
        <w:jc w:val="center"/>
      </w:pPr>
      <w:r>
        <w:t xml:space="preserve">Date: </w:t>
      </w:r>
      <w:r w:rsidR="00B87265">
        <w:t xml:space="preserve"> </w:t>
      </w:r>
      <w:r w:rsidR="00737912">
        <w:t xml:space="preserve"> </w:t>
      </w:r>
      <w:del w:id="36" w:author="cgorentl" w:date="2016-07-28T16:55:00Z">
        <w:r w:rsidR="00CD74ED" w:rsidDel="001D4CC9">
          <w:delText>May 20</w:delText>
        </w:r>
      </w:del>
      <w:ins w:id="37" w:author="cgorentl" w:date="2016-07-28T16:55:00Z">
        <w:del w:id="38" w:author="VOYER Raphael" w:date="2021-06-16T09:30:00Z">
          <w:r w:rsidR="001D4CC9" w:rsidDel="00A87B5C">
            <w:delText>July 28</w:delText>
          </w:r>
        </w:del>
      </w:ins>
      <w:del w:id="39" w:author="VOYER Raphael" w:date="2021-06-16T09:30:00Z">
        <w:r w:rsidR="00356FC8" w:rsidDel="00A87B5C">
          <w:delText>, 201</w:delText>
        </w:r>
        <w:r w:rsidR="00CD74ED" w:rsidDel="00A87B5C">
          <w:delText>6</w:delText>
        </w:r>
      </w:del>
      <w:ins w:id="40" w:author="VOYER Raphael" w:date="2021-06-16T09:30:00Z">
        <w:r w:rsidR="00A87B5C">
          <w:t>10</w:t>
        </w:r>
      </w:ins>
      <w:ins w:id="41" w:author="VOYER Raphael" w:date="2021-06-16T09:31:00Z">
        <w:r w:rsidR="00A87B5C">
          <w:t>/06/2021</w:t>
        </w:r>
      </w:ins>
    </w:p>
    <w:p w14:paraId="69C41821" w14:textId="77777777" w:rsidR="00855336" w:rsidRDefault="00855336" w:rsidP="00855336"/>
    <w:p w14:paraId="22DEA9BE" w14:textId="77777777" w:rsidR="00855336" w:rsidRDefault="00855336" w:rsidP="00855336">
      <w:pPr>
        <w:jc w:val="center"/>
        <w:rPr>
          <w:b/>
        </w:rPr>
      </w:pPr>
    </w:p>
    <w:p w14:paraId="5322AC3F" w14:textId="77777777" w:rsidR="00855336" w:rsidRDefault="00855336" w:rsidP="00855336">
      <w:pPr>
        <w:jc w:val="center"/>
        <w:rPr>
          <w:b/>
        </w:rPr>
      </w:pPr>
    </w:p>
    <w:p w14:paraId="7436DF00" w14:textId="77777777" w:rsidR="00855336" w:rsidRDefault="00855336" w:rsidP="00855336">
      <w:pPr>
        <w:jc w:val="center"/>
        <w:rPr>
          <w:b/>
        </w:rPr>
      </w:pPr>
    </w:p>
    <w:p w14:paraId="7815F556" w14:textId="77777777" w:rsidR="00855336" w:rsidRDefault="00855336" w:rsidP="00855336">
      <w:pPr>
        <w:jc w:val="center"/>
        <w:rPr>
          <w:b/>
        </w:rPr>
      </w:pPr>
    </w:p>
    <w:p w14:paraId="7D71EBA2" w14:textId="77777777" w:rsidR="00855336" w:rsidRDefault="00855336" w:rsidP="00855336">
      <w:pPr>
        <w:jc w:val="center"/>
        <w:rPr>
          <w:b/>
        </w:rPr>
      </w:pPr>
    </w:p>
    <w:p w14:paraId="1669AEC0" w14:textId="77777777" w:rsidR="00855336" w:rsidRDefault="00855336" w:rsidP="00622755">
      <w:pPr>
        <w:jc w:val="center"/>
        <w:outlineLvl w:val="0"/>
        <w:rPr>
          <w:b/>
        </w:rPr>
      </w:pPr>
      <w:bookmarkStart w:id="42" w:name="_Toc214247580"/>
      <w:bookmarkStart w:id="43" w:name="_Toc381025674"/>
      <w:bookmarkStart w:id="44" w:name="_Toc424820262"/>
      <w:bookmarkStart w:id="45" w:name="_Toc76555040"/>
      <w:r>
        <w:rPr>
          <w:b/>
        </w:rPr>
        <w:t xml:space="preserve">Copyright </w:t>
      </w:r>
      <w:r>
        <w:rPr>
          <w:b/>
        </w:rPr>
        <w:sym w:font="Symbol" w:char="F0D3"/>
      </w:r>
      <w:r>
        <w:rPr>
          <w:b/>
        </w:rPr>
        <w:t xml:space="preserve"> 1995-201</w:t>
      </w:r>
      <w:r w:rsidR="00CD74ED">
        <w:rPr>
          <w:b/>
        </w:rPr>
        <w:t>6</w:t>
      </w:r>
      <w:r w:rsidR="00C8702B">
        <w:rPr>
          <w:b/>
        </w:rPr>
        <w:t xml:space="preserve"> </w:t>
      </w:r>
      <w:r w:rsidR="00F146F4">
        <w:rPr>
          <w:b/>
        </w:rPr>
        <w:t xml:space="preserve"> </w:t>
      </w:r>
      <w:r>
        <w:rPr>
          <w:b/>
        </w:rPr>
        <w:t xml:space="preserve"> Alcatel-Lucent, Incorporated</w:t>
      </w:r>
      <w:bookmarkEnd w:id="42"/>
      <w:bookmarkEnd w:id="43"/>
      <w:bookmarkEnd w:id="44"/>
      <w:bookmarkEnd w:id="45"/>
    </w:p>
    <w:p w14:paraId="6F61A9D4" w14:textId="77777777" w:rsidR="00855336" w:rsidRPr="000C3CF0" w:rsidRDefault="00855336" w:rsidP="00855336">
      <w:pPr>
        <w:jc w:val="center"/>
        <w:rPr>
          <w:b/>
        </w:rPr>
      </w:pPr>
      <w:smartTag w:uri="urn:schemas-microsoft-com:office:smarttags" w:element="stockticker">
        <w:r>
          <w:rPr>
            <w:b/>
          </w:rPr>
          <w:t>ALL</w:t>
        </w:r>
      </w:smartTag>
      <w:r>
        <w:rPr>
          <w:b/>
        </w:rPr>
        <w:t xml:space="preserve"> RIGHTS RESERVED WORLDWIDE</w:t>
      </w:r>
    </w:p>
    <w:p w14:paraId="10BD1F0F" w14:textId="77777777" w:rsidR="00855336" w:rsidRDefault="00855336" w:rsidP="00855336">
      <w:pPr>
        <w:jc w:val="center"/>
        <w:rPr>
          <w:b/>
        </w:rPr>
      </w:pPr>
      <w:r>
        <w:rPr>
          <w:b/>
        </w:rPr>
        <w:t>Alcatel-Lucent</w:t>
      </w:r>
      <w:r w:rsidR="001405BF">
        <w:rPr>
          <w:b/>
        </w:rPr>
        <w:t xml:space="preserve"> DSD</w:t>
      </w:r>
    </w:p>
    <w:p w14:paraId="425D2B6F" w14:textId="77777777" w:rsidR="00855336" w:rsidRDefault="00855336" w:rsidP="00855336">
      <w:pPr>
        <w:jc w:val="center"/>
        <w:rPr>
          <w:b/>
        </w:rPr>
      </w:pPr>
      <w:smartTag w:uri="urn:schemas-microsoft-com:office:smarttags" w:element="address">
        <w:smartTag w:uri="urn:schemas-microsoft-com:office:smarttags" w:element="Street">
          <w:r>
            <w:rPr>
              <w:b/>
            </w:rPr>
            <w:t>26801 West Agoura Road</w:t>
          </w:r>
        </w:smartTag>
        <w:r>
          <w:rPr>
            <w:b/>
          </w:rPr>
          <w:t xml:space="preserve">, </w:t>
        </w:r>
        <w:smartTag w:uri="urn:schemas-microsoft-com:office:smarttags" w:element="City">
          <w:r>
            <w:rPr>
              <w:b/>
            </w:rPr>
            <w:t>Calabasas</w:t>
          </w:r>
        </w:smartTag>
        <w:r>
          <w:rPr>
            <w:b/>
          </w:rPr>
          <w:t xml:space="preserve">, </w:t>
        </w:r>
        <w:smartTag w:uri="urn:schemas-microsoft-com:office:smarttags" w:element="State">
          <w:r>
            <w:rPr>
              <w:b/>
            </w:rPr>
            <w:t>CA</w:t>
          </w:r>
        </w:smartTag>
        <w:r>
          <w:rPr>
            <w:b/>
          </w:rPr>
          <w:t xml:space="preserve"> </w:t>
        </w:r>
        <w:smartTag w:uri="urn:schemas-microsoft-com:office:smarttags" w:element="PostalCode">
          <w:r>
            <w:rPr>
              <w:b/>
            </w:rPr>
            <w:t>91301</w:t>
          </w:r>
        </w:smartTag>
      </w:smartTag>
    </w:p>
    <w:p w14:paraId="0B5828E1" w14:textId="77777777" w:rsidR="00855336" w:rsidRDefault="00855336" w:rsidP="00855336">
      <w:pPr>
        <w:jc w:val="center"/>
        <w:rPr>
          <w:b/>
        </w:rPr>
      </w:pPr>
      <w:smartTag w:uri="urn:schemas-microsoft-com:office:smarttags" w:element="phone">
        <w:smartTagPr>
          <w:attr w:uri="urn:schemas-microsoft-com:office:office" w:name="ls" w:val="trans"/>
          <w:attr w:name="phonenumber" w:val="$6880$$$"/>
        </w:smartTagPr>
        <w:r>
          <w:rPr>
            <w:b/>
          </w:rPr>
          <w:t xml:space="preserve">(818) </w:t>
        </w:r>
        <w:smartTag w:uri="urn:schemas-microsoft-com:office:smarttags" w:element="phone">
          <w:smartTagPr>
            <w:attr w:uri="urn:schemas-microsoft-com:office:office" w:name="ls" w:val="trans"/>
            <w:attr w:name="phonenumber" w:val="$6880$$$"/>
          </w:smartTagPr>
          <w:r>
            <w:rPr>
              <w:b/>
            </w:rPr>
            <w:t>880-3500</w:t>
          </w:r>
        </w:smartTag>
      </w:smartTag>
    </w:p>
    <w:p w14:paraId="5024F443" w14:textId="77777777" w:rsidR="00855336" w:rsidRDefault="00855336" w:rsidP="00855336"/>
    <w:p w14:paraId="34BB94D8" w14:textId="77777777" w:rsidR="00855336" w:rsidRDefault="00855336" w:rsidP="00855336"/>
    <w:p w14:paraId="1B49E887" w14:textId="77777777" w:rsidR="00855336" w:rsidRDefault="00855336" w:rsidP="00855336"/>
    <w:p w14:paraId="7D6A5682" w14:textId="77777777" w:rsidR="00B9133E" w:rsidRDefault="00B9133E" w:rsidP="00855336"/>
    <w:p w14:paraId="7385C6C3" w14:textId="77777777" w:rsidR="00B9133E" w:rsidRDefault="00B9133E" w:rsidP="00855336"/>
    <w:p w14:paraId="6E272BAF" w14:textId="77777777" w:rsidR="00B9133E" w:rsidRDefault="00B9133E" w:rsidP="00855336"/>
    <w:p w14:paraId="6FC3DAB9" w14:textId="77777777" w:rsidR="00B9133E" w:rsidRDefault="00B9133E" w:rsidP="00855336"/>
    <w:p w14:paraId="47AAD8AD" w14:textId="77777777" w:rsidR="00B9133E" w:rsidRDefault="00B9133E" w:rsidP="00855336"/>
    <w:p w14:paraId="00474D3A" w14:textId="77777777" w:rsidR="00B9133E" w:rsidRDefault="00B9133E" w:rsidP="00855336"/>
    <w:p w14:paraId="4A6A5E85" w14:textId="77777777" w:rsidR="00B9133E" w:rsidRDefault="00B9133E" w:rsidP="00855336"/>
    <w:p w14:paraId="6DB8F3D9" w14:textId="77777777" w:rsidR="00B9133E" w:rsidRDefault="00B9133E" w:rsidP="00855336"/>
    <w:p w14:paraId="6B6FCAC2" w14:textId="77777777" w:rsidR="00B9133E" w:rsidRDefault="00B9133E" w:rsidP="00855336"/>
    <w:p w14:paraId="3AC2694A" w14:textId="77777777" w:rsidR="00B9133E" w:rsidRDefault="00B9133E" w:rsidP="00855336"/>
    <w:p w14:paraId="4F4E1C9D" w14:textId="77777777" w:rsidR="00B9133E" w:rsidRDefault="00B9133E" w:rsidP="00855336"/>
    <w:p w14:paraId="02AC9FFC" w14:textId="77777777" w:rsidR="00B9133E" w:rsidRDefault="00B9133E" w:rsidP="00855336"/>
    <w:p w14:paraId="33823E12" w14:textId="77777777" w:rsidR="00B9133E" w:rsidRDefault="00B9133E" w:rsidP="00855336"/>
    <w:p w14:paraId="269402DF" w14:textId="77777777" w:rsidR="00855336" w:rsidRDefault="00855336" w:rsidP="00855336"/>
    <w:p w14:paraId="173EF6B0" w14:textId="77777777" w:rsidR="00855336" w:rsidRDefault="00855336" w:rsidP="00855336"/>
    <w:p w14:paraId="658A70F6" w14:textId="77777777" w:rsidR="00855336" w:rsidRDefault="00855336" w:rsidP="00855336"/>
    <w:p w14:paraId="0B1C81F6" w14:textId="77777777" w:rsidR="00855336" w:rsidRDefault="00855336" w:rsidP="00622755">
      <w:pPr>
        <w:jc w:val="center"/>
        <w:outlineLvl w:val="0"/>
        <w:rPr>
          <w:b/>
        </w:rPr>
      </w:pPr>
      <w:bookmarkStart w:id="46" w:name="_Toc214247581"/>
      <w:bookmarkStart w:id="47" w:name="_Toc381025675"/>
      <w:bookmarkStart w:id="48" w:name="_Toc424820263"/>
      <w:bookmarkStart w:id="49" w:name="_Toc76555041"/>
      <w:r>
        <w:rPr>
          <w:b/>
        </w:rPr>
        <w:t>TABLE OF CONTENTS</w:t>
      </w:r>
      <w:bookmarkEnd w:id="46"/>
      <w:bookmarkEnd w:id="47"/>
      <w:bookmarkEnd w:id="48"/>
      <w:bookmarkEnd w:id="49"/>
    </w:p>
    <w:p w14:paraId="5FB25FC1" w14:textId="77777777" w:rsidR="00DD3D06" w:rsidRDefault="005E533E">
      <w:pPr>
        <w:pStyle w:val="TM1"/>
        <w:tabs>
          <w:tab w:val="right" w:leader="dot" w:pos="9350"/>
        </w:tabs>
        <w:rPr>
          <w:ins w:id="50" w:author="VOYER Raphael" w:date="2021-07-07T12:57:00Z"/>
          <w:rFonts w:asciiTheme="minorHAnsi" w:eastAsiaTheme="minorEastAsia" w:hAnsiTheme="minorHAnsi" w:cstheme="minorBidi"/>
          <w:noProof/>
          <w:sz w:val="22"/>
          <w:szCs w:val="22"/>
          <w:lang w:val="fr-FR" w:eastAsia="zh-CN"/>
        </w:rPr>
      </w:pPr>
      <w:r>
        <w:rPr>
          <w:b/>
        </w:rPr>
        <w:lastRenderedPageBreak/>
        <w:fldChar w:fldCharType="begin"/>
      </w:r>
      <w:r w:rsidR="00855336">
        <w:rPr>
          <w:b/>
        </w:rPr>
        <w:instrText xml:space="preserve"> TOC \o "1-3" \h \z \u </w:instrText>
      </w:r>
      <w:r>
        <w:rPr>
          <w:b/>
        </w:rPr>
        <w:fldChar w:fldCharType="separate"/>
      </w:r>
    </w:p>
    <w:p w14:paraId="59106174" w14:textId="77777777" w:rsidR="00DD3D06" w:rsidRDefault="00DD3D06">
      <w:pPr>
        <w:pStyle w:val="TM1"/>
        <w:tabs>
          <w:tab w:val="left" w:pos="480"/>
          <w:tab w:val="right" w:leader="dot" w:pos="9350"/>
        </w:tabs>
        <w:rPr>
          <w:ins w:id="51" w:author="VOYER Raphael" w:date="2021-07-07T12:57:00Z"/>
          <w:rFonts w:asciiTheme="minorHAnsi" w:eastAsiaTheme="minorEastAsia" w:hAnsiTheme="minorHAnsi" w:cstheme="minorBidi"/>
          <w:noProof/>
          <w:sz w:val="22"/>
          <w:szCs w:val="22"/>
          <w:lang w:val="fr-FR" w:eastAsia="zh-CN"/>
        </w:rPr>
      </w:pPr>
      <w:ins w:id="5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_Toc76555045 \h </w:instrText>
        </w:r>
      </w:ins>
      <w:r>
        <w:rPr>
          <w:noProof/>
          <w:webHidden/>
        </w:rPr>
      </w:r>
      <w:r>
        <w:rPr>
          <w:noProof/>
          <w:webHidden/>
        </w:rPr>
        <w:fldChar w:fldCharType="separate"/>
      </w:r>
      <w:ins w:id="53" w:author="VOYER Raphael" w:date="2021-07-07T12:57:00Z">
        <w:r>
          <w:rPr>
            <w:noProof/>
            <w:webHidden/>
          </w:rPr>
          <w:t>6</w:t>
        </w:r>
        <w:r>
          <w:rPr>
            <w:noProof/>
            <w:webHidden/>
          </w:rPr>
          <w:fldChar w:fldCharType="end"/>
        </w:r>
        <w:r w:rsidRPr="00730779">
          <w:rPr>
            <w:rStyle w:val="Lienhypertexte"/>
            <w:noProof/>
          </w:rPr>
          <w:fldChar w:fldCharType="end"/>
        </w:r>
      </w:ins>
    </w:p>
    <w:p w14:paraId="64778005" w14:textId="77777777" w:rsidR="00DD3D06" w:rsidRDefault="00DD3D06">
      <w:pPr>
        <w:pStyle w:val="TM2"/>
        <w:tabs>
          <w:tab w:val="left" w:pos="880"/>
          <w:tab w:val="right" w:leader="dot" w:pos="9350"/>
        </w:tabs>
        <w:rPr>
          <w:ins w:id="54" w:author="VOYER Raphael" w:date="2021-07-07T12:57:00Z"/>
          <w:rFonts w:asciiTheme="minorHAnsi" w:eastAsiaTheme="minorEastAsia" w:hAnsiTheme="minorHAnsi" w:cstheme="minorBidi"/>
          <w:noProof/>
          <w:sz w:val="22"/>
          <w:szCs w:val="22"/>
          <w:lang w:val="fr-FR" w:eastAsia="zh-CN"/>
        </w:rPr>
      </w:pPr>
      <w:ins w:id="5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1.1</w:t>
        </w:r>
        <w:r>
          <w:rPr>
            <w:rFonts w:asciiTheme="minorHAnsi" w:eastAsiaTheme="minorEastAsia" w:hAnsiTheme="minorHAnsi" w:cstheme="minorBidi"/>
            <w:noProof/>
            <w:sz w:val="22"/>
            <w:szCs w:val="22"/>
            <w:lang w:val="fr-FR" w:eastAsia="zh-CN"/>
          </w:rPr>
          <w:tab/>
        </w:r>
        <w:r w:rsidRPr="00730779">
          <w:rPr>
            <w:rStyle w:val="Lienhypertexte"/>
            <w:noProof/>
          </w:rPr>
          <w:t>Purpose</w:t>
        </w:r>
        <w:r>
          <w:rPr>
            <w:noProof/>
            <w:webHidden/>
          </w:rPr>
          <w:tab/>
        </w:r>
        <w:r>
          <w:rPr>
            <w:noProof/>
            <w:webHidden/>
          </w:rPr>
          <w:fldChar w:fldCharType="begin"/>
        </w:r>
        <w:r>
          <w:rPr>
            <w:noProof/>
            <w:webHidden/>
          </w:rPr>
          <w:instrText xml:space="preserve"> PAGEREF _Toc76555046 \h </w:instrText>
        </w:r>
      </w:ins>
      <w:r>
        <w:rPr>
          <w:noProof/>
          <w:webHidden/>
        </w:rPr>
      </w:r>
      <w:r>
        <w:rPr>
          <w:noProof/>
          <w:webHidden/>
        </w:rPr>
        <w:fldChar w:fldCharType="separate"/>
      </w:r>
      <w:ins w:id="56" w:author="VOYER Raphael" w:date="2021-07-07T12:57:00Z">
        <w:r>
          <w:rPr>
            <w:noProof/>
            <w:webHidden/>
          </w:rPr>
          <w:t>6</w:t>
        </w:r>
        <w:r>
          <w:rPr>
            <w:noProof/>
            <w:webHidden/>
          </w:rPr>
          <w:fldChar w:fldCharType="end"/>
        </w:r>
        <w:r w:rsidRPr="00730779">
          <w:rPr>
            <w:rStyle w:val="Lienhypertexte"/>
            <w:noProof/>
          </w:rPr>
          <w:fldChar w:fldCharType="end"/>
        </w:r>
      </w:ins>
    </w:p>
    <w:p w14:paraId="57773AB3" w14:textId="77777777" w:rsidR="00DD3D06" w:rsidRDefault="00DD3D06">
      <w:pPr>
        <w:pStyle w:val="TM2"/>
        <w:tabs>
          <w:tab w:val="left" w:pos="880"/>
          <w:tab w:val="right" w:leader="dot" w:pos="9350"/>
        </w:tabs>
        <w:rPr>
          <w:ins w:id="57" w:author="VOYER Raphael" w:date="2021-07-07T12:57:00Z"/>
          <w:rFonts w:asciiTheme="minorHAnsi" w:eastAsiaTheme="minorEastAsia" w:hAnsiTheme="minorHAnsi" w:cstheme="minorBidi"/>
          <w:noProof/>
          <w:sz w:val="22"/>
          <w:szCs w:val="22"/>
          <w:lang w:val="fr-FR" w:eastAsia="zh-CN"/>
        </w:rPr>
      </w:pPr>
      <w:ins w:id="5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1.2</w:t>
        </w:r>
        <w:r>
          <w:rPr>
            <w:rFonts w:asciiTheme="minorHAnsi" w:eastAsiaTheme="minorEastAsia" w:hAnsiTheme="minorHAnsi" w:cstheme="minorBidi"/>
            <w:noProof/>
            <w:sz w:val="22"/>
            <w:szCs w:val="22"/>
            <w:lang w:val="fr-FR" w:eastAsia="zh-CN"/>
          </w:rPr>
          <w:tab/>
        </w:r>
        <w:r w:rsidRPr="00730779">
          <w:rPr>
            <w:rStyle w:val="Lienhypertexte"/>
            <w:noProof/>
          </w:rPr>
          <w:t>Scope</w:t>
        </w:r>
        <w:r>
          <w:rPr>
            <w:noProof/>
            <w:webHidden/>
          </w:rPr>
          <w:tab/>
        </w:r>
        <w:r>
          <w:rPr>
            <w:noProof/>
            <w:webHidden/>
          </w:rPr>
          <w:fldChar w:fldCharType="begin"/>
        </w:r>
        <w:r>
          <w:rPr>
            <w:noProof/>
            <w:webHidden/>
          </w:rPr>
          <w:instrText xml:space="preserve"> PAGEREF _Toc76555047 \h </w:instrText>
        </w:r>
      </w:ins>
      <w:r>
        <w:rPr>
          <w:noProof/>
          <w:webHidden/>
        </w:rPr>
      </w:r>
      <w:r>
        <w:rPr>
          <w:noProof/>
          <w:webHidden/>
        </w:rPr>
        <w:fldChar w:fldCharType="separate"/>
      </w:r>
      <w:ins w:id="59" w:author="VOYER Raphael" w:date="2021-07-07T12:57:00Z">
        <w:r>
          <w:rPr>
            <w:noProof/>
            <w:webHidden/>
          </w:rPr>
          <w:t>6</w:t>
        </w:r>
        <w:r>
          <w:rPr>
            <w:noProof/>
            <w:webHidden/>
          </w:rPr>
          <w:fldChar w:fldCharType="end"/>
        </w:r>
        <w:r w:rsidRPr="00730779">
          <w:rPr>
            <w:rStyle w:val="Lienhypertexte"/>
            <w:noProof/>
          </w:rPr>
          <w:fldChar w:fldCharType="end"/>
        </w:r>
      </w:ins>
    </w:p>
    <w:p w14:paraId="1413BAAC" w14:textId="77777777" w:rsidR="00DD3D06" w:rsidRDefault="00DD3D06">
      <w:pPr>
        <w:pStyle w:val="TM2"/>
        <w:tabs>
          <w:tab w:val="left" w:pos="880"/>
          <w:tab w:val="right" w:leader="dot" w:pos="9350"/>
        </w:tabs>
        <w:rPr>
          <w:ins w:id="60" w:author="VOYER Raphael" w:date="2021-07-07T12:57:00Z"/>
          <w:rFonts w:asciiTheme="minorHAnsi" w:eastAsiaTheme="minorEastAsia" w:hAnsiTheme="minorHAnsi" w:cstheme="minorBidi"/>
          <w:noProof/>
          <w:sz w:val="22"/>
          <w:szCs w:val="22"/>
          <w:lang w:val="fr-FR" w:eastAsia="zh-CN"/>
        </w:rPr>
      </w:pPr>
      <w:ins w:id="6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1.3</w:t>
        </w:r>
        <w:r>
          <w:rPr>
            <w:rFonts w:asciiTheme="minorHAnsi" w:eastAsiaTheme="minorEastAsia" w:hAnsiTheme="minorHAnsi" w:cstheme="minorBidi"/>
            <w:noProof/>
            <w:sz w:val="22"/>
            <w:szCs w:val="22"/>
            <w:lang w:val="fr-FR" w:eastAsia="zh-CN"/>
          </w:rPr>
          <w:tab/>
        </w:r>
        <w:r w:rsidRPr="00730779">
          <w:rPr>
            <w:rStyle w:val="Lienhypertexte"/>
            <w:noProof/>
          </w:rPr>
          <w:t>Intended Audience</w:t>
        </w:r>
        <w:r>
          <w:rPr>
            <w:noProof/>
            <w:webHidden/>
          </w:rPr>
          <w:tab/>
        </w:r>
        <w:r>
          <w:rPr>
            <w:noProof/>
            <w:webHidden/>
          </w:rPr>
          <w:fldChar w:fldCharType="begin"/>
        </w:r>
        <w:r>
          <w:rPr>
            <w:noProof/>
            <w:webHidden/>
          </w:rPr>
          <w:instrText xml:space="preserve"> PAGEREF _Toc76555048 \h </w:instrText>
        </w:r>
      </w:ins>
      <w:r>
        <w:rPr>
          <w:noProof/>
          <w:webHidden/>
        </w:rPr>
      </w:r>
      <w:r>
        <w:rPr>
          <w:noProof/>
          <w:webHidden/>
        </w:rPr>
        <w:fldChar w:fldCharType="separate"/>
      </w:r>
      <w:ins w:id="62" w:author="VOYER Raphael" w:date="2021-07-07T12:57:00Z">
        <w:r>
          <w:rPr>
            <w:noProof/>
            <w:webHidden/>
          </w:rPr>
          <w:t>6</w:t>
        </w:r>
        <w:r>
          <w:rPr>
            <w:noProof/>
            <w:webHidden/>
          </w:rPr>
          <w:fldChar w:fldCharType="end"/>
        </w:r>
        <w:r w:rsidRPr="00730779">
          <w:rPr>
            <w:rStyle w:val="Lienhypertexte"/>
            <w:noProof/>
          </w:rPr>
          <w:fldChar w:fldCharType="end"/>
        </w:r>
      </w:ins>
    </w:p>
    <w:p w14:paraId="53ED2390" w14:textId="77777777" w:rsidR="00DD3D06" w:rsidRDefault="00DD3D06">
      <w:pPr>
        <w:pStyle w:val="TM1"/>
        <w:tabs>
          <w:tab w:val="left" w:pos="480"/>
          <w:tab w:val="right" w:leader="dot" w:pos="9350"/>
        </w:tabs>
        <w:rPr>
          <w:ins w:id="63" w:author="VOYER Raphael" w:date="2021-07-07T12:57:00Z"/>
          <w:rFonts w:asciiTheme="minorHAnsi" w:eastAsiaTheme="minorEastAsia" w:hAnsiTheme="minorHAnsi" w:cstheme="minorBidi"/>
          <w:noProof/>
          <w:sz w:val="22"/>
          <w:szCs w:val="22"/>
          <w:lang w:val="fr-FR" w:eastAsia="zh-CN"/>
        </w:rPr>
      </w:pPr>
      <w:ins w:id="6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w:t>
        </w:r>
        <w:r>
          <w:rPr>
            <w:rFonts w:asciiTheme="minorHAnsi" w:eastAsiaTheme="minorEastAsia" w:hAnsiTheme="minorHAnsi" w:cstheme="minorBidi"/>
            <w:noProof/>
            <w:sz w:val="22"/>
            <w:szCs w:val="22"/>
            <w:lang w:val="fr-FR" w:eastAsia="zh-CN"/>
          </w:rPr>
          <w:tab/>
        </w:r>
        <w:r w:rsidRPr="00730779">
          <w:rPr>
            <w:rStyle w:val="Lienhypertexte"/>
            <w:noProof/>
          </w:rPr>
          <w:t>FUNCTIONAL DESCRIPTION</w:t>
        </w:r>
        <w:r>
          <w:rPr>
            <w:noProof/>
            <w:webHidden/>
          </w:rPr>
          <w:tab/>
        </w:r>
        <w:r>
          <w:rPr>
            <w:noProof/>
            <w:webHidden/>
          </w:rPr>
          <w:fldChar w:fldCharType="begin"/>
        </w:r>
        <w:r>
          <w:rPr>
            <w:noProof/>
            <w:webHidden/>
          </w:rPr>
          <w:instrText xml:space="preserve"> PAGEREF _Toc76555049 \h </w:instrText>
        </w:r>
      </w:ins>
      <w:r>
        <w:rPr>
          <w:noProof/>
          <w:webHidden/>
        </w:rPr>
      </w:r>
      <w:r>
        <w:rPr>
          <w:noProof/>
          <w:webHidden/>
        </w:rPr>
        <w:fldChar w:fldCharType="separate"/>
      </w:r>
      <w:ins w:id="65" w:author="VOYER Raphael" w:date="2021-07-07T12:57:00Z">
        <w:r>
          <w:rPr>
            <w:noProof/>
            <w:webHidden/>
          </w:rPr>
          <w:t>7</w:t>
        </w:r>
        <w:r>
          <w:rPr>
            <w:noProof/>
            <w:webHidden/>
          </w:rPr>
          <w:fldChar w:fldCharType="end"/>
        </w:r>
        <w:r w:rsidRPr="00730779">
          <w:rPr>
            <w:rStyle w:val="Lienhypertexte"/>
            <w:noProof/>
          </w:rPr>
          <w:fldChar w:fldCharType="end"/>
        </w:r>
      </w:ins>
    </w:p>
    <w:p w14:paraId="4B7A254D" w14:textId="77777777" w:rsidR="00DD3D06" w:rsidRDefault="00DD3D06">
      <w:pPr>
        <w:pStyle w:val="TM2"/>
        <w:tabs>
          <w:tab w:val="left" w:pos="880"/>
          <w:tab w:val="right" w:leader="dot" w:pos="9350"/>
        </w:tabs>
        <w:rPr>
          <w:ins w:id="66" w:author="VOYER Raphael" w:date="2021-07-07T12:57:00Z"/>
          <w:rFonts w:asciiTheme="minorHAnsi" w:eastAsiaTheme="minorEastAsia" w:hAnsiTheme="minorHAnsi" w:cstheme="minorBidi"/>
          <w:noProof/>
          <w:sz w:val="22"/>
          <w:szCs w:val="22"/>
          <w:lang w:val="fr-FR" w:eastAsia="zh-CN"/>
        </w:rPr>
      </w:pPr>
      <w:ins w:id="6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2.1</w:t>
        </w:r>
        <w:r>
          <w:rPr>
            <w:rFonts w:asciiTheme="minorHAnsi" w:eastAsiaTheme="minorEastAsia" w:hAnsiTheme="minorHAnsi" w:cstheme="minorBidi"/>
            <w:noProof/>
            <w:sz w:val="22"/>
            <w:szCs w:val="22"/>
            <w:lang w:val="fr-FR" w:eastAsia="zh-CN"/>
          </w:rPr>
          <w:tab/>
        </w:r>
        <w:r w:rsidRPr="00730779">
          <w:rPr>
            <w:rStyle w:val="Lienhypertexte"/>
            <w:noProof/>
          </w:rPr>
          <w:t>Basic Overview</w:t>
        </w:r>
        <w:r>
          <w:rPr>
            <w:noProof/>
            <w:webHidden/>
          </w:rPr>
          <w:tab/>
        </w:r>
        <w:r>
          <w:rPr>
            <w:noProof/>
            <w:webHidden/>
          </w:rPr>
          <w:fldChar w:fldCharType="begin"/>
        </w:r>
        <w:r>
          <w:rPr>
            <w:noProof/>
            <w:webHidden/>
          </w:rPr>
          <w:instrText xml:space="preserve"> PAGEREF _Toc76555050 \h </w:instrText>
        </w:r>
      </w:ins>
      <w:r>
        <w:rPr>
          <w:noProof/>
          <w:webHidden/>
        </w:rPr>
      </w:r>
      <w:r>
        <w:rPr>
          <w:noProof/>
          <w:webHidden/>
        </w:rPr>
        <w:fldChar w:fldCharType="separate"/>
      </w:r>
      <w:ins w:id="68" w:author="VOYER Raphael" w:date="2021-07-07T12:57:00Z">
        <w:r>
          <w:rPr>
            <w:noProof/>
            <w:webHidden/>
          </w:rPr>
          <w:t>7</w:t>
        </w:r>
        <w:r>
          <w:rPr>
            <w:noProof/>
            <w:webHidden/>
          </w:rPr>
          <w:fldChar w:fldCharType="end"/>
        </w:r>
        <w:r w:rsidRPr="00730779">
          <w:rPr>
            <w:rStyle w:val="Lienhypertexte"/>
            <w:noProof/>
          </w:rPr>
          <w:fldChar w:fldCharType="end"/>
        </w:r>
      </w:ins>
    </w:p>
    <w:p w14:paraId="27F5DA95" w14:textId="77777777" w:rsidR="00DD3D06" w:rsidRDefault="00DD3D06">
      <w:pPr>
        <w:pStyle w:val="TM2"/>
        <w:tabs>
          <w:tab w:val="left" w:pos="880"/>
          <w:tab w:val="right" w:leader="dot" w:pos="9350"/>
        </w:tabs>
        <w:rPr>
          <w:ins w:id="69" w:author="VOYER Raphael" w:date="2021-07-07T12:57:00Z"/>
          <w:rFonts w:asciiTheme="minorHAnsi" w:eastAsiaTheme="minorEastAsia" w:hAnsiTheme="minorHAnsi" w:cstheme="minorBidi"/>
          <w:noProof/>
          <w:sz w:val="22"/>
          <w:szCs w:val="22"/>
          <w:lang w:val="fr-FR" w:eastAsia="zh-CN"/>
        </w:rPr>
      </w:pPr>
      <w:ins w:id="7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2.2</w:t>
        </w:r>
        <w:r>
          <w:rPr>
            <w:rFonts w:asciiTheme="minorHAnsi" w:eastAsiaTheme="minorEastAsia" w:hAnsiTheme="minorHAnsi" w:cstheme="minorBidi"/>
            <w:noProof/>
            <w:sz w:val="22"/>
            <w:szCs w:val="22"/>
            <w:lang w:val="fr-FR" w:eastAsia="zh-CN"/>
          </w:rPr>
          <w:tab/>
        </w:r>
        <w:r w:rsidRPr="00730779">
          <w:rPr>
            <w:rStyle w:val="Lienhypertexte"/>
            <w:noProof/>
          </w:rPr>
          <w:t>Platform Supported</w:t>
        </w:r>
        <w:r>
          <w:rPr>
            <w:noProof/>
            <w:webHidden/>
          </w:rPr>
          <w:tab/>
        </w:r>
        <w:r>
          <w:rPr>
            <w:noProof/>
            <w:webHidden/>
          </w:rPr>
          <w:fldChar w:fldCharType="begin"/>
        </w:r>
        <w:r>
          <w:rPr>
            <w:noProof/>
            <w:webHidden/>
          </w:rPr>
          <w:instrText xml:space="preserve"> PAGEREF _Toc76555051 \h </w:instrText>
        </w:r>
      </w:ins>
      <w:r>
        <w:rPr>
          <w:noProof/>
          <w:webHidden/>
        </w:rPr>
      </w:r>
      <w:r>
        <w:rPr>
          <w:noProof/>
          <w:webHidden/>
        </w:rPr>
        <w:fldChar w:fldCharType="separate"/>
      </w:r>
      <w:ins w:id="71" w:author="VOYER Raphael" w:date="2021-07-07T12:57:00Z">
        <w:r>
          <w:rPr>
            <w:noProof/>
            <w:webHidden/>
          </w:rPr>
          <w:t>7</w:t>
        </w:r>
        <w:r>
          <w:rPr>
            <w:noProof/>
            <w:webHidden/>
          </w:rPr>
          <w:fldChar w:fldCharType="end"/>
        </w:r>
        <w:r w:rsidRPr="00730779">
          <w:rPr>
            <w:rStyle w:val="Lienhypertexte"/>
            <w:noProof/>
          </w:rPr>
          <w:fldChar w:fldCharType="end"/>
        </w:r>
      </w:ins>
    </w:p>
    <w:p w14:paraId="1DCF5747" w14:textId="77777777" w:rsidR="00DD3D06" w:rsidRDefault="00DD3D06">
      <w:pPr>
        <w:pStyle w:val="TM2"/>
        <w:tabs>
          <w:tab w:val="left" w:pos="880"/>
          <w:tab w:val="right" w:leader="dot" w:pos="9350"/>
        </w:tabs>
        <w:rPr>
          <w:ins w:id="72" w:author="VOYER Raphael" w:date="2021-07-07T12:57:00Z"/>
          <w:rFonts w:asciiTheme="minorHAnsi" w:eastAsiaTheme="minorEastAsia" w:hAnsiTheme="minorHAnsi" w:cstheme="minorBidi"/>
          <w:noProof/>
          <w:sz w:val="22"/>
          <w:szCs w:val="22"/>
          <w:lang w:val="fr-FR" w:eastAsia="zh-CN"/>
        </w:rPr>
      </w:pPr>
      <w:ins w:id="7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w:t>
        </w:r>
        <w:r>
          <w:rPr>
            <w:rFonts w:asciiTheme="minorHAnsi" w:eastAsiaTheme="minorEastAsia" w:hAnsiTheme="minorHAnsi" w:cstheme="minorBidi"/>
            <w:noProof/>
            <w:sz w:val="22"/>
            <w:szCs w:val="22"/>
            <w:lang w:val="fr-FR" w:eastAsia="zh-CN"/>
          </w:rPr>
          <w:tab/>
        </w:r>
        <w:r w:rsidRPr="00730779">
          <w:rPr>
            <w:rStyle w:val="Lienhypertexte"/>
            <w:noProof/>
          </w:rPr>
          <w:t>Design Constraints.</w:t>
        </w:r>
        <w:r>
          <w:rPr>
            <w:noProof/>
            <w:webHidden/>
          </w:rPr>
          <w:tab/>
        </w:r>
        <w:r>
          <w:rPr>
            <w:noProof/>
            <w:webHidden/>
          </w:rPr>
          <w:fldChar w:fldCharType="begin"/>
        </w:r>
        <w:r>
          <w:rPr>
            <w:noProof/>
            <w:webHidden/>
          </w:rPr>
          <w:instrText xml:space="preserve"> PAGEREF _Toc76555052 \h </w:instrText>
        </w:r>
      </w:ins>
      <w:r>
        <w:rPr>
          <w:noProof/>
          <w:webHidden/>
        </w:rPr>
      </w:r>
      <w:r>
        <w:rPr>
          <w:noProof/>
          <w:webHidden/>
        </w:rPr>
        <w:fldChar w:fldCharType="separate"/>
      </w:r>
      <w:ins w:id="74" w:author="VOYER Raphael" w:date="2021-07-07T12:57:00Z">
        <w:r>
          <w:rPr>
            <w:noProof/>
            <w:webHidden/>
          </w:rPr>
          <w:t>8</w:t>
        </w:r>
        <w:r>
          <w:rPr>
            <w:noProof/>
            <w:webHidden/>
          </w:rPr>
          <w:fldChar w:fldCharType="end"/>
        </w:r>
        <w:r w:rsidRPr="00730779">
          <w:rPr>
            <w:rStyle w:val="Lienhypertexte"/>
            <w:noProof/>
          </w:rPr>
          <w:fldChar w:fldCharType="end"/>
        </w:r>
      </w:ins>
    </w:p>
    <w:p w14:paraId="36540DC5" w14:textId="77777777" w:rsidR="00DD3D06" w:rsidRDefault="00DD3D06">
      <w:pPr>
        <w:pStyle w:val="TM3"/>
        <w:tabs>
          <w:tab w:val="left" w:pos="1320"/>
          <w:tab w:val="right" w:leader="dot" w:pos="9350"/>
        </w:tabs>
        <w:rPr>
          <w:ins w:id="75" w:author="VOYER Raphael" w:date="2021-07-07T12:57:00Z"/>
          <w:rFonts w:asciiTheme="minorHAnsi" w:eastAsiaTheme="minorEastAsia" w:hAnsiTheme="minorHAnsi" w:cstheme="minorBidi"/>
          <w:noProof/>
          <w:sz w:val="22"/>
          <w:szCs w:val="22"/>
          <w:lang w:val="fr-FR" w:eastAsia="zh-CN"/>
        </w:rPr>
      </w:pPr>
      <w:ins w:id="7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2.3.1</w:t>
        </w:r>
        <w:r>
          <w:rPr>
            <w:rFonts w:asciiTheme="minorHAnsi" w:eastAsiaTheme="minorEastAsia" w:hAnsiTheme="minorHAnsi" w:cstheme="minorBidi"/>
            <w:noProof/>
            <w:sz w:val="22"/>
            <w:szCs w:val="22"/>
            <w:lang w:val="fr-FR" w:eastAsia="zh-CN"/>
          </w:rPr>
          <w:tab/>
        </w:r>
        <w:r w:rsidRPr="00730779">
          <w:rPr>
            <w:rStyle w:val="Lienhypertexte"/>
            <w:noProof/>
          </w:rPr>
          <w:t>Software Limitations</w:t>
        </w:r>
        <w:r>
          <w:rPr>
            <w:noProof/>
            <w:webHidden/>
          </w:rPr>
          <w:tab/>
        </w:r>
        <w:r>
          <w:rPr>
            <w:noProof/>
            <w:webHidden/>
          </w:rPr>
          <w:fldChar w:fldCharType="begin"/>
        </w:r>
        <w:r>
          <w:rPr>
            <w:noProof/>
            <w:webHidden/>
          </w:rPr>
          <w:instrText xml:space="preserve"> PAGEREF _Toc76555053 \h </w:instrText>
        </w:r>
      </w:ins>
      <w:r>
        <w:rPr>
          <w:noProof/>
          <w:webHidden/>
        </w:rPr>
      </w:r>
      <w:r>
        <w:rPr>
          <w:noProof/>
          <w:webHidden/>
        </w:rPr>
        <w:fldChar w:fldCharType="separate"/>
      </w:r>
      <w:ins w:id="77" w:author="VOYER Raphael" w:date="2021-07-07T12:57:00Z">
        <w:r>
          <w:rPr>
            <w:noProof/>
            <w:webHidden/>
          </w:rPr>
          <w:t>8</w:t>
        </w:r>
        <w:r>
          <w:rPr>
            <w:noProof/>
            <w:webHidden/>
          </w:rPr>
          <w:fldChar w:fldCharType="end"/>
        </w:r>
        <w:r w:rsidRPr="00730779">
          <w:rPr>
            <w:rStyle w:val="Lienhypertexte"/>
            <w:noProof/>
          </w:rPr>
          <w:fldChar w:fldCharType="end"/>
        </w:r>
      </w:ins>
    </w:p>
    <w:p w14:paraId="51A10346" w14:textId="77777777" w:rsidR="00DD3D06" w:rsidRDefault="00DD3D06">
      <w:pPr>
        <w:pStyle w:val="TM3"/>
        <w:tabs>
          <w:tab w:val="left" w:pos="1320"/>
          <w:tab w:val="right" w:leader="dot" w:pos="9350"/>
        </w:tabs>
        <w:rPr>
          <w:ins w:id="78" w:author="VOYER Raphael" w:date="2021-07-07T12:57:00Z"/>
          <w:rFonts w:asciiTheme="minorHAnsi" w:eastAsiaTheme="minorEastAsia" w:hAnsiTheme="minorHAnsi" w:cstheme="minorBidi"/>
          <w:noProof/>
          <w:sz w:val="22"/>
          <w:szCs w:val="22"/>
          <w:lang w:val="fr-FR" w:eastAsia="zh-CN"/>
        </w:rPr>
      </w:pPr>
      <w:ins w:id="7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2.3.2</w:t>
        </w:r>
        <w:r>
          <w:rPr>
            <w:rFonts w:asciiTheme="minorHAnsi" w:eastAsiaTheme="minorEastAsia" w:hAnsiTheme="minorHAnsi" w:cstheme="minorBidi"/>
            <w:noProof/>
            <w:sz w:val="22"/>
            <w:szCs w:val="22"/>
            <w:lang w:val="fr-FR" w:eastAsia="zh-CN"/>
          </w:rPr>
          <w:tab/>
        </w:r>
        <w:r w:rsidRPr="00730779">
          <w:rPr>
            <w:rStyle w:val="Lienhypertexte"/>
            <w:noProof/>
          </w:rPr>
          <w:t>Hardware Limitations</w:t>
        </w:r>
        <w:r>
          <w:rPr>
            <w:noProof/>
            <w:webHidden/>
          </w:rPr>
          <w:tab/>
        </w:r>
        <w:r>
          <w:rPr>
            <w:noProof/>
            <w:webHidden/>
          </w:rPr>
          <w:fldChar w:fldCharType="begin"/>
        </w:r>
        <w:r>
          <w:rPr>
            <w:noProof/>
            <w:webHidden/>
          </w:rPr>
          <w:instrText xml:space="preserve"> PAGEREF _Toc76555054 \h </w:instrText>
        </w:r>
      </w:ins>
      <w:r>
        <w:rPr>
          <w:noProof/>
          <w:webHidden/>
        </w:rPr>
      </w:r>
      <w:r>
        <w:rPr>
          <w:noProof/>
          <w:webHidden/>
        </w:rPr>
        <w:fldChar w:fldCharType="separate"/>
      </w:r>
      <w:ins w:id="80" w:author="VOYER Raphael" w:date="2021-07-07T12:57:00Z">
        <w:r>
          <w:rPr>
            <w:noProof/>
            <w:webHidden/>
          </w:rPr>
          <w:t>8</w:t>
        </w:r>
        <w:r>
          <w:rPr>
            <w:noProof/>
            <w:webHidden/>
          </w:rPr>
          <w:fldChar w:fldCharType="end"/>
        </w:r>
        <w:r w:rsidRPr="00730779">
          <w:rPr>
            <w:rStyle w:val="Lienhypertexte"/>
            <w:noProof/>
          </w:rPr>
          <w:fldChar w:fldCharType="end"/>
        </w:r>
      </w:ins>
    </w:p>
    <w:p w14:paraId="290783ED" w14:textId="77777777" w:rsidR="00DD3D06" w:rsidRDefault="00DD3D06">
      <w:pPr>
        <w:pStyle w:val="TM2"/>
        <w:tabs>
          <w:tab w:val="left" w:pos="880"/>
          <w:tab w:val="right" w:leader="dot" w:pos="9350"/>
        </w:tabs>
        <w:rPr>
          <w:ins w:id="81" w:author="VOYER Raphael" w:date="2021-07-07T12:57:00Z"/>
          <w:rFonts w:asciiTheme="minorHAnsi" w:eastAsiaTheme="minorEastAsia" w:hAnsiTheme="minorHAnsi" w:cstheme="minorBidi"/>
          <w:noProof/>
          <w:sz w:val="22"/>
          <w:szCs w:val="22"/>
          <w:lang w:val="fr-FR" w:eastAsia="zh-CN"/>
        </w:rPr>
      </w:pPr>
      <w:ins w:id="8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2.4</w:t>
        </w:r>
        <w:r>
          <w:rPr>
            <w:rFonts w:asciiTheme="minorHAnsi" w:eastAsiaTheme="minorEastAsia" w:hAnsiTheme="minorHAnsi" w:cstheme="minorBidi"/>
            <w:noProof/>
            <w:sz w:val="22"/>
            <w:szCs w:val="22"/>
            <w:lang w:val="fr-FR" w:eastAsia="zh-CN"/>
          </w:rPr>
          <w:tab/>
        </w:r>
        <w:r w:rsidRPr="00730779">
          <w:rPr>
            <w:rStyle w:val="Lienhypertexte"/>
            <w:noProof/>
          </w:rPr>
          <w:t>Assumptions and Dependencies</w:t>
        </w:r>
        <w:r>
          <w:rPr>
            <w:noProof/>
            <w:webHidden/>
          </w:rPr>
          <w:tab/>
        </w:r>
        <w:r>
          <w:rPr>
            <w:noProof/>
            <w:webHidden/>
          </w:rPr>
          <w:fldChar w:fldCharType="begin"/>
        </w:r>
        <w:r>
          <w:rPr>
            <w:noProof/>
            <w:webHidden/>
          </w:rPr>
          <w:instrText xml:space="preserve"> PAGEREF _Toc76555059 \h </w:instrText>
        </w:r>
      </w:ins>
      <w:r>
        <w:rPr>
          <w:noProof/>
          <w:webHidden/>
        </w:rPr>
      </w:r>
      <w:r>
        <w:rPr>
          <w:noProof/>
          <w:webHidden/>
        </w:rPr>
        <w:fldChar w:fldCharType="separate"/>
      </w:r>
      <w:ins w:id="83" w:author="VOYER Raphael" w:date="2021-07-07T12:57:00Z">
        <w:r>
          <w:rPr>
            <w:noProof/>
            <w:webHidden/>
          </w:rPr>
          <w:t>8</w:t>
        </w:r>
        <w:r>
          <w:rPr>
            <w:noProof/>
            <w:webHidden/>
          </w:rPr>
          <w:fldChar w:fldCharType="end"/>
        </w:r>
        <w:r w:rsidRPr="00730779">
          <w:rPr>
            <w:rStyle w:val="Lienhypertexte"/>
            <w:noProof/>
          </w:rPr>
          <w:fldChar w:fldCharType="end"/>
        </w:r>
      </w:ins>
    </w:p>
    <w:p w14:paraId="205CD95E" w14:textId="77777777" w:rsidR="00DD3D06" w:rsidRDefault="00DD3D06">
      <w:pPr>
        <w:pStyle w:val="TM1"/>
        <w:tabs>
          <w:tab w:val="left" w:pos="480"/>
          <w:tab w:val="right" w:leader="dot" w:pos="9350"/>
        </w:tabs>
        <w:rPr>
          <w:ins w:id="84" w:author="VOYER Raphael" w:date="2021-07-07T12:57:00Z"/>
          <w:rFonts w:asciiTheme="minorHAnsi" w:eastAsiaTheme="minorEastAsia" w:hAnsiTheme="minorHAnsi" w:cstheme="minorBidi"/>
          <w:noProof/>
          <w:sz w:val="22"/>
          <w:szCs w:val="22"/>
          <w:lang w:val="fr-FR" w:eastAsia="zh-CN"/>
        </w:rPr>
      </w:pPr>
      <w:ins w:id="8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w:t>
        </w:r>
        <w:r>
          <w:rPr>
            <w:rFonts w:asciiTheme="minorHAnsi" w:eastAsiaTheme="minorEastAsia" w:hAnsiTheme="minorHAnsi" w:cstheme="minorBidi"/>
            <w:noProof/>
            <w:sz w:val="22"/>
            <w:szCs w:val="22"/>
            <w:lang w:val="fr-FR" w:eastAsia="zh-CN"/>
          </w:rPr>
          <w:tab/>
        </w:r>
        <w:r w:rsidRPr="00730779">
          <w:rPr>
            <w:rStyle w:val="Lienhypertexte"/>
            <w:noProof/>
          </w:rPr>
          <w:t>SYSTEM REQUIREMENT SPECIFICATIONS</w:t>
        </w:r>
        <w:r>
          <w:rPr>
            <w:noProof/>
            <w:webHidden/>
          </w:rPr>
          <w:tab/>
        </w:r>
        <w:r>
          <w:rPr>
            <w:noProof/>
            <w:webHidden/>
          </w:rPr>
          <w:fldChar w:fldCharType="begin"/>
        </w:r>
        <w:r>
          <w:rPr>
            <w:noProof/>
            <w:webHidden/>
          </w:rPr>
          <w:instrText xml:space="preserve"> PAGEREF _Toc76555061 \h </w:instrText>
        </w:r>
      </w:ins>
      <w:r>
        <w:rPr>
          <w:noProof/>
          <w:webHidden/>
        </w:rPr>
      </w:r>
      <w:r>
        <w:rPr>
          <w:noProof/>
          <w:webHidden/>
        </w:rPr>
        <w:fldChar w:fldCharType="separate"/>
      </w:r>
      <w:ins w:id="86" w:author="VOYER Raphael" w:date="2021-07-07T12:57:00Z">
        <w:r>
          <w:rPr>
            <w:noProof/>
            <w:webHidden/>
          </w:rPr>
          <w:t>9</w:t>
        </w:r>
        <w:r>
          <w:rPr>
            <w:noProof/>
            <w:webHidden/>
          </w:rPr>
          <w:fldChar w:fldCharType="end"/>
        </w:r>
        <w:r w:rsidRPr="00730779">
          <w:rPr>
            <w:rStyle w:val="Lienhypertexte"/>
            <w:noProof/>
          </w:rPr>
          <w:fldChar w:fldCharType="end"/>
        </w:r>
      </w:ins>
    </w:p>
    <w:p w14:paraId="250B9C74" w14:textId="77777777" w:rsidR="00DD3D06" w:rsidRDefault="00DD3D06">
      <w:pPr>
        <w:pStyle w:val="TM2"/>
        <w:tabs>
          <w:tab w:val="left" w:pos="880"/>
          <w:tab w:val="right" w:leader="dot" w:pos="9350"/>
        </w:tabs>
        <w:rPr>
          <w:ins w:id="87" w:author="VOYER Raphael" w:date="2021-07-07T12:57:00Z"/>
          <w:rFonts w:asciiTheme="minorHAnsi" w:eastAsiaTheme="minorEastAsia" w:hAnsiTheme="minorHAnsi" w:cstheme="minorBidi"/>
          <w:noProof/>
          <w:sz w:val="22"/>
          <w:szCs w:val="22"/>
          <w:lang w:val="fr-FR" w:eastAsia="zh-CN"/>
        </w:rPr>
      </w:pPr>
      <w:ins w:id="8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w:t>
        </w:r>
        <w:r>
          <w:rPr>
            <w:rFonts w:asciiTheme="minorHAnsi" w:eastAsiaTheme="minorEastAsia" w:hAnsiTheme="minorHAnsi" w:cstheme="minorBidi"/>
            <w:noProof/>
            <w:sz w:val="22"/>
            <w:szCs w:val="22"/>
            <w:lang w:val="fr-FR" w:eastAsia="zh-CN"/>
          </w:rPr>
          <w:tab/>
        </w:r>
        <w:r w:rsidRPr="00730779">
          <w:rPr>
            <w:rStyle w:val="Lienhypertexte"/>
            <w:noProof/>
          </w:rPr>
          <w:t>Configuration Requirements</w:t>
        </w:r>
        <w:r>
          <w:rPr>
            <w:noProof/>
            <w:webHidden/>
          </w:rPr>
          <w:tab/>
        </w:r>
        <w:r>
          <w:rPr>
            <w:noProof/>
            <w:webHidden/>
          </w:rPr>
          <w:fldChar w:fldCharType="begin"/>
        </w:r>
        <w:r>
          <w:rPr>
            <w:noProof/>
            <w:webHidden/>
          </w:rPr>
          <w:instrText xml:space="preserve"> PAGEREF _Toc76555062 \h </w:instrText>
        </w:r>
      </w:ins>
      <w:r>
        <w:rPr>
          <w:noProof/>
          <w:webHidden/>
        </w:rPr>
      </w:r>
      <w:r>
        <w:rPr>
          <w:noProof/>
          <w:webHidden/>
        </w:rPr>
        <w:fldChar w:fldCharType="separate"/>
      </w:r>
      <w:ins w:id="89" w:author="VOYER Raphael" w:date="2021-07-07T12:57:00Z">
        <w:r>
          <w:rPr>
            <w:noProof/>
            <w:webHidden/>
          </w:rPr>
          <w:t>9</w:t>
        </w:r>
        <w:r>
          <w:rPr>
            <w:noProof/>
            <w:webHidden/>
          </w:rPr>
          <w:fldChar w:fldCharType="end"/>
        </w:r>
        <w:r w:rsidRPr="00730779">
          <w:rPr>
            <w:rStyle w:val="Lienhypertexte"/>
            <w:noProof/>
          </w:rPr>
          <w:fldChar w:fldCharType="end"/>
        </w:r>
      </w:ins>
    </w:p>
    <w:p w14:paraId="497DD58C" w14:textId="77777777" w:rsidR="00DD3D06" w:rsidRDefault="00DD3D06">
      <w:pPr>
        <w:pStyle w:val="TM3"/>
        <w:tabs>
          <w:tab w:val="left" w:pos="1320"/>
          <w:tab w:val="right" w:leader="dot" w:pos="9350"/>
        </w:tabs>
        <w:rPr>
          <w:ins w:id="90" w:author="VOYER Raphael" w:date="2021-07-07T12:57:00Z"/>
          <w:rFonts w:asciiTheme="minorHAnsi" w:eastAsiaTheme="minorEastAsia" w:hAnsiTheme="minorHAnsi" w:cstheme="minorBidi"/>
          <w:noProof/>
          <w:sz w:val="22"/>
          <w:szCs w:val="22"/>
          <w:lang w:val="fr-FR" w:eastAsia="zh-CN"/>
        </w:rPr>
      </w:pPr>
      <w:ins w:id="9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3.1.1</w:t>
        </w:r>
        <w:r>
          <w:rPr>
            <w:rFonts w:asciiTheme="minorHAnsi" w:eastAsiaTheme="minorEastAsia" w:hAnsiTheme="minorHAnsi" w:cstheme="minorBidi"/>
            <w:noProof/>
            <w:sz w:val="22"/>
            <w:szCs w:val="22"/>
            <w:lang w:val="fr-FR" w:eastAsia="zh-CN"/>
          </w:rPr>
          <w:tab/>
        </w:r>
        <w:r w:rsidRPr="00730779">
          <w:rPr>
            <w:rStyle w:val="Lienhypertexte"/>
            <w:noProof/>
          </w:rPr>
          <w:t>Python Requirements</w:t>
        </w:r>
        <w:r>
          <w:rPr>
            <w:noProof/>
            <w:webHidden/>
          </w:rPr>
          <w:tab/>
        </w:r>
        <w:r>
          <w:rPr>
            <w:noProof/>
            <w:webHidden/>
          </w:rPr>
          <w:fldChar w:fldCharType="begin"/>
        </w:r>
        <w:r>
          <w:rPr>
            <w:noProof/>
            <w:webHidden/>
          </w:rPr>
          <w:instrText xml:space="preserve"> PAGEREF _Toc76555063 \h </w:instrText>
        </w:r>
      </w:ins>
      <w:r>
        <w:rPr>
          <w:noProof/>
          <w:webHidden/>
        </w:rPr>
      </w:r>
      <w:r>
        <w:rPr>
          <w:noProof/>
          <w:webHidden/>
        </w:rPr>
        <w:fldChar w:fldCharType="separate"/>
      </w:r>
      <w:ins w:id="92" w:author="VOYER Raphael" w:date="2021-07-07T12:57:00Z">
        <w:r>
          <w:rPr>
            <w:noProof/>
            <w:webHidden/>
          </w:rPr>
          <w:t>9</w:t>
        </w:r>
        <w:r>
          <w:rPr>
            <w:noProof/>
            <w:webHidden/>
          </w:rPr>
          <w:fldChar w:fldCharType="end"/>
        </w:r>
        <w:r w:rsidRPr="00730779">
          <w:rPr>
            <w:rStyle w:val="Lienhypertexte"/>
            <w:noProof/>
          </w:rPr>
          <w:fldChar w:fldCharType="end"/>
        </w:r>
      </w:ins>
    </w:p>
    <w:p w14:paraId="7B7639AB" w14:textId="77777777" w:rsidR="00DD3D06" w:rsidRDefault="00DD3D06">
      <w:pPr>
        <w:pStyle w:val="TM3"/>
        <w:tabs>
          <w:tab w:val="left" w:pos="1320"/>
          <w:tab w:val="right" w:leader="dot" w:pos="9350"/>
        </w:tabs>
        <w:rPr>
          <w:ins w:id="93" w:author="VOYER Raphael" w:date="2021-07-07T12:57:00Z"/>
          <w:rFonts w:asciiTheme="minorHAnsi" w:eastAsiaTheme="minorEastAsia" w:hAnsiTheme="minorHAnsi" w:cstheme="minorBidi"/>
          <w:noProof/>
          <w:sz w:val="22"/>
          <w:szCs w:val="22"/>
          <w:lang w:val="fr-FR" w:eastAsia="zh-CN"/>
        </w:rPr>
      </w:pPr>
      <w:ins w:id="9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3.1.2</w:t>
        </w:r>
        <w:r>
          <w:rPr>
            <w:rFonts w:asciiTheme="minorHAnsi" w:eastAsiaTheme="minorEastAsia" w:hAnsiTheme="minorHAnsi" w:cstheme="minorBidi"/>
            <w:noProof/>
            <w:sz w:val="22"/>
            <w:szCs w:val="22"/>
            <w:lang w:val="fr-FR" w:eastAsia="zh-CN"/>
          </w:rPr>
          <w:tab/>
        </w:r>
        <w:r w:rsidRPr="00730779">
          <w:rPr>
            <w:rStyle w:val="Lienhypertexte"/>
            <w:noProof/>
          </w:rPr>
          <w:t>TFTP Requirements</w:t>
        </w:r>
        <w:r>
          <w:rPr>
            <w:noProof/>
            <w:webHidden/>
          </w:rPr>
          <w:tab/>
        </w:r>
        <w:r>
          <w:rPr>
            <w:noProof/>
            <w:webHidden/>
          </w:rPr>
          <w:fldChar w:fldCharType="begin"/>
        </w:r>
        <w:r>
          <w:rPr>
            <w:noProof/>
            <w:webHidden/>
          </w:rPr>
          <w:instrText xml:space="preserve"> PAGEREF _Toc76555071 \h </w:instrText>
        </w:r>
      </w:ins>
      <w:r>
        <w:rPr>
          <w:noProof/>
          <w:webHidden/>
        </w:rPr>
      </w:r>
      <w:r>
        <w:rPr>
          <w:noProof/>
          <w:webHidden/>
        </w:rPr>
        <w:fldChar w:fldCharType="separate"/>
      </w:r>
      <w:ins w:id="95" w:author="VOYER Raphael" w:date="2021-07-07T12:57:00Z">
        <w:r>
          <w:rPr>
            <w:noProof/>
            <w:webHidden/>
          </w:rPr>
          <w:t>9</w:t>
        </w:r>
        <w:r>
          <w:rPr>
            <w:noProof/>
            <w:webHidden/>
          </w:rPr>
          <w:fldChar w:fldCharType="end"/>
        </w:r>
        <w:r w:rsidRPr="00730779">
          <w:rPr>
            <w:rStyle w:val="Lienhypertexte"/>
            <w:noProof/>
          </w:rPr>
          <w:fldChar w:fldCharType="end"/>
        </w:r>
      </w:ins>
    </w:p>
    <w:p w14:paraId="018F3ED9" w14:textId="77777777" w:rsidR="00DD3D06" w:rsidRDefault="00DD3D06">
      <w:pPr>
        <w:pStyle w:val="TM1"/>
        <w:tabs>
          <w:tab w:val="left" w:pos="480"/>
          <w:tab w:val="right" w:leader="dot" w:pos="9350"/>
        </w:tabs>
        <w:rPr>
          <w:ins w:id="96" w:author="VOYER Raphael" w:date="2021-07-07T12:57:00Z"/>
          <w:rFonts w:asciiTheme="minorHAnsi" w:eastAsiaTheme="minorEastAsia" w:hAnsiTheme="minorHAnsi" w:cstheme="minorBidi"/>
          <w:noProof/>
          <w:sz w:val="22"/>
          <w:szCs w:val="22"/>
          <w:lang w:val="fr-FR" w:eastAsia="zh-CN"/>
        </w:rPr>
      </w:pPr>
      <w:ins w:id="9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w:t>
        </w:r>
        <w:r>
          <w:rPr>
            <w:rFonts w:asciiTheme="minorHAnsi" w:eastAsiaTheme="minorEastAsia" w:hAnsiTheme="minorHAnsi" w:cstheme="minorBidi"/>
            <w:noProof/>
            <w:sz w:val="22"/>
            <w:szCs w:val="22"/>
            <w:lang w:val="fr-FR" w:eastAsia="zh-CN"/>
          </w:rPr>
          <w:tab/>
        </w:r>
        <w:r w:rsidRPr="00730779">
          <w:rPr>
            <w:rStyle w:val="Lienhypertexte"/>
            <w:noProof/>
          </w:rPr>
          <w:t>DEBIAN SERVER INITIALIZATION</w:t>
        </w:r>
        <w:r>
          <w:rPr>
            <w:noProof/>
            <w:webHidden/>
          </w:rPr>
          <w:tab/>
        </w:r>
        <w:r>
          <w:rPr>
            <w:noProof/>
            <w:webHidden/>
          </w:rPr>
          <w:fldChar w:fldCharType="begin"/>
        </w:r>
        <w:r>
          <w:rPr>
            <w:noProof/>
            <w:webHidden/>
          </w:rPr>
          <w:instrText xml:space="preserve"> PAGEREF _Toc76555072 \h </w:instrText>
        </w:r>
      </w:ins>
      <w:r>
        <w:rPr>
          <w:noProof/>
          <w:webHidden/>
        </w:rPr>
      </w:r>
      <w:r>
        <w:rPr>
          <w:noProof/>
          <w:webHidden/>
        </w:rPr>
        <w:fldChar w:fldCharType="separate"/>
      </w:r>
      <w:ins w:id="98" w:author="VOYER Raphael" w:date="2021-07-07T12:57:00Z">
        <w:r>
          <w:rPr>
            <w:noProof/>
            <w:webHidden/>
          </w:rPr>
          <w:t>9</w:t>
        </w:r>
        <w:r>
          <w:rPr>
            <w:noProof/>
            <w:webHidden/>
          </w:rPr>
          <w:fldChar w:fldCharType="end"/>
        </w:r>
        <w:r w:rsidRPr="00730779">
          <w:rPr>
            <w:rStyle w:val="Lienhypertexte"/>
            <w:noProof/>
          </w:rPr>
          <w:fldChar w:fldCharType="end"/>
        </w:r>
      </w:ins>
    </w:p>
    <w:p w14:paraId="6F6AC9B2" w14:textId="77777777" w:rsidR="00DD3D06" w:rsidRDefault="00DD3D06">
      <w:pPr>
        <w:pStyle w:val="TM2"/>
        <w:tabs>
          <w:tab w:val="left" w:pos="880"/>
          <w:tab w:val="right" w:leader="dot" w:pos="9350"/>
        </w:tabs>
        <w:rPr>
          <w:ins w:id="99" w:author="VOYER Raphael" w:date="2021-07-07T12:57:00Z"/>
          <w:rFonts w:asciiTheme="minorHAnsi" w:eastAsiaTheme="minorEastAsia" w:hAnsiTheme="minorHAnsi" w:cstheme="minorBidi"/>
          <w:noProof/>
          <w:sz w:val="22"/>
          <w:szCs w:val="22"/>
          <w:lang w:val="fr-FR" w:eastAsia="zh-CN"/>
        </w:rPr>
      </w:pPr>
      <w:ins w:id="10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_Toc76555073 \h </w:instrText>
        </w:r>
      </w:ins>
      <w:r>
        <w:rPr>
          <w:noProof/>
          <w:webHidden/>
        </w:rPr>
      </w:r>
      <w:r>
        <w:rPr>
          <w:noProof/>
          <w:webHidden/>
        </w:rPr>
        <w:fldChar w:fldCharType="separate"/>
      </w:r>
      <w:ins w:id="101" w:author="VOYER Raphael" w:date="2021-07-07T12:57:00Z">
        <w:r>
          <w:rPr>
            <w:noProof/>
            <w:webHidden/>
          </w:rPr>
          <w:t>9</w:t>
        </w:r>
        <w:r>
          <w:rPr>
            <w:noProof/>
            <w:webHidden/>
          </w:rPr>
          <w:fldChar w:fldCharType="end"/>
        </w:r>
        <w:r w:rsidRPr="00730779">
          <w:rPr>
            <w:rStyle w:val="Lienhypertexte"/>
            <w:noProof/>
          </w:rPr>
          <w:fldChar w:fldCharType="end"/>
        </w:r>
      </w:ins>
    </w:p>
    <w:p w14:paraId="6EC89AB6" w14:textId="77777777" w:rsidR="00DD3D06" w:rsidRDefault="00DD3D06">
      <w:pPr>
        <w:pStyle w:val="TM2"/>
        <w:tabs>
          <w:tab w:val="left" w:pos="880"/>
          <w:tab w:val="right" w:leader="dot" w:pos="9350"/>
        </w:tabs>
        <w:rPr>
          <w:ins w:id="102" w:author="VOYER Raphael" w:date="2021-07-07T12:57:00Z"/>
          <w:rFonts w:asciiTheme="minorHAnsi" w:eastAsiaTheme="minorEastAsia" w:hAnsiTheme="minorHAnsi" w:cstheme="minorBidi"/>
          <w:noProof/>
          <w:sz w:val="22"/>
          <w:szCs w:val="22"/>
          <w:lang w:val="fr-FR" w:eastAsia="zh-CN"/>
        </w:rPr>
      </w:pPr>
      <w:ins w:id="10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4.2</w:t>
        </w:r>
        <w:r>
          <w:rPr>
            <w:rFonts w:asciiTheme="minorHAnsi" w:eastAsiaTheme="minorEastAsia" w:hAnsiTheme="minorHAnsi" w:cstheme="minorBidi"/>
            <w:noProof/>
            <w:sz w:val="22"/>
            <w:szCs w:val="22"/>
            <w:lang w:val="fr-FR" w:eastAsia="zh-CN"/>
          </w:rPr>
          <w:tab/>
        </w:r>
        <w:r w:rsidRPr="00730779">
          <w:rPr>
            <w:rStyle w:val="Lienhypertexte"/>
            <w:noProof/>
          </w:rPr>
          <w:t>Flowchart</w:t>
        </w:r>
        <w:r>
          <w:rPr>
            <w:noProof/>
            <w:webHidden/>
          </w:rPr>
          <w:tab/>
        </w:r>
        <w:r>
          <w:rPr>
            <w:noProof/>
            <w:webHidden/>
          </w:rPr>
          <w:fldChar w:fldCharType="begin"/>
        </w:r>
        <w:r>
          <w:rPr>
            <w:noProof/>
            <w:webHidden/>
          </w:rPr>
          <w:instrText xml:space="preserve"> PAGEREF _Toc76555074 \h </w:instrText>
        </w:r>
      </w:ins>
      <w:r>
        <w:rPr>
          <w:noProof/>
          <w:webHidden/>
        </w:rPr>
      </w:r>
      <w:r>
        <w:rPr>
          <w:noProof/>
          <w:webHidden/>
        </w:rPr>
        <w:fldChar w:fldCharType="separate"/>
      </w:r>
      <w:ins w:id="104" w:author="VOYER Raphael" w:date="2021-07-07T12:57:00Z">
        <w:r>
          <w:rPr>
            <w:noProof/>
            <w:webHidden/>
          </w:rPr>
          <w:t>9</w:t>
        </w:r>
        <w:r>
          <w:rPr>
            <w:noProof/>
            <w:webHidden/>
          </w:rPr>
          <w:fldChar w:fldCharType="end"/>
        </w:r>
        <w:r w:rsidRPr="00730779">
          <w:rPr>
            <w:rStyle w:val="Lienhypertexte"/>
            <w:noProof/>
          </w:rPr>
          <w:fldChar w:fldCharType="end"/>
        </w:r>
      </w:ins>
    </w:p>
    <w:p w14:paraId="20E436D3" w14:textId="77777777" w:rsidR="00DD3D06" w:rsidRDefault="00DD3D06">
      <w:pPr>
        <w:pStyle w:val="TM2"/>
        <w:tabs>
          <w:tab w:val="left" w:pos="880"/>
          <w:tab w:val="right" w:leader="dot" w:pos="9350"/>
        </w:tabs>
        <w:rPr>
          <w:ins w:id="105" w:author="VOYER Raphael" w:date="2021-07-07T12:57:00Z"/>
          <w:rFonts w:asciiTheme="minorHAnsi" w:eastAsiaTheme="minorEastAsia" w:hAnsiTheme="minorHAnsi" w:cstheme="minorBidi"/>
          <w:noProof/>
          <w:sz w:val="22"/>
          <w:szCs w:val="22"/>
          <w:lang w:val="fr-FR" w:eastAsia="zh-CN"/>
        </w:rPr>
      </w:pPr>
      <w:ins w:id="10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w:t>
        </w:r>
        <w:r>
          <w:rPr>
            <w:rFonts w:asciiTheme="minorHAnsi" w:eastAsiaTheme="minorEastAsia" w:hAnsiTheme="minorHAnsi" w:cstheme="minorBidi"/>
            <w:noProof/>
            <w:sz w:val="22"/>
            <w:szCs w:val="22"/>
            <w:lang w:val="fr-FR" w:eastAsia="zh-CN"/>
          </w:rPr>
          <w:tab/>
        </w:r>
        <w:r w:rsidRPr="00730779">
          <w:rPr>
            <w:rStyle w:val="Lienhypertexte"/>
            <w:noProof/>
          </w:rPr>
          <w:t>Services</w:t>
        </w:r>
        <w:r>
          <w:rPr>
            <w:noProof/>
            <w:webHidden/>
          </w:rPr>
          <w:tab/>
        </w:r>
        <w:r>
          <w:rPr>
            <w:noProof/>
            <w:webHidden/>
          </w:rPr>
          <w:fldChar w:fldCharType="begin"/>
        </w:r>
        <w:r>
          <w:rPr>
            <w:noProof/>
            <w:webHidden/>
          </w:rPr>
          <w:instrText xml:space="preserve"> PAGEREF _Toc76555075 \h </w:instrText>
        </w:r>
      </w:ins>
      <w:r>
        <w:rPr>
          <w:noProof/>
          <w:webHidden/>
        </w:rPr>
      </w:r>
      <w:r>
        <w:rPr>
          <w:noProof/>
          <w:webHidden/>
        </w:rPr>
        <w:fldChar w:fldCharType="separate"/>
      </w:r>
      <w:ins w:id="107" w:author="VOYER Raphael" w:date="2021-07-07T12:57:00Z">
        <w:r>
          <w:rPr>
            <w:noProof/>
            <w:webHidden/>
          </w:rPr>
          <w:t>9</w:t>
        </w:r>
        <w:r>
          <w:rPr>
            <w:noProof/>
            <w:webHidden/>
          </w:rPr>
          <w:fldChar w:fldCharType="end"/>
        </w:r>
        <w:r w:rsidRPr="00730779">
          <w:rPr>
            <w:rStyle w:val="Lienhypertexte"/>
            <w:noProof/>
          </w:rPr>
          <w:fldChar w:fldCharType="end"/>
        </w:r>
      </w:ins>
    </w:p>
    <w:p w14:paraId="6E17F61F" w14:textId="77777777" w:rsidR="00DD3D06" w:rsidRDefault="00DD3D06">
      <w:pPr>
        <w:pStyle w:val="TM3"/>
        <w:tabs>
          <w:tab w:val="left" w:pos="1320"/>
          <w:tab w:val="right" w:leader="dot" w:pos="9350"/>
        </w:tabs>
        <w:rPr>
          <w:ins w:id="108" w:author="VOYER Raphael" w:date="2021-07-07T12:57:00Z"/>
          <w:rFonts w:asciiTheme="minorHAnsi" w:eastAsiaTheme="minorEastAsia" w:hAnsiTheme="minorHAnsi" w:cstheme="minorBidi"/>
          <w:noProof/>
          <w:sz w:val="22"/>
          <w:szCs w:val="22"/>
          <w:lang w:val="fr-FR" w:eastAsia="zh-CN"/>
        </w:rPr>
      </w:pPr>
      <w:ins w:id="10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4.3.1</w:t>
        </w:r>
        <w:r>
          <w:rPr>
            <w:rFonts w:asciiTheme="minorHAnsi" w:eastAsiaTheme="minorEastAsia" w:hAnsiTheme="minorHAnsi" w:cstheme="minorBidi"/>
            <w:noProof/>
            <w:sz w:val="22"/>
            <w:szCs w:val="22"/>
            <w:lang w:val="fr-FR" w:eastAsia="zh-CN"/>
          </w:rPr>
          <w:tab/>
        </w:r>
        <w:r w:rsidRPr="00730779">
          <w:rPr>
            <w:rStyle w:val="Lienhypertexte"/>
            <w:noProof/>
          </w:rPr>
          <w:t>TFTP</w:t>
        </w:r>
        <w:r>
          <w:rPr>
            <w:noProof/>
            <w:webHidden/>
          </w:rPr>
          <w:tab/>
        </w:r>
        <w:r>
          <w:rPr>
            <w:noProof/>
            <w:webHidden/>
          </w:rPr>
          <w:fldChar w:fldCharType="begin"/>
        </w:r>
        <w:r>
          <w:rPr>
            <w:noProof/>
            <w:webHidden/>
          </w:rPr>
          <w:instrText xml:space="preserve"> PAGEREF _Toc76555076 \h </w:instrText>
        </w:r>
      </w:ins>
      <w:r>
        <w:rPr>
          <w:noProof/>
          <w:webHidden/>
        </w:rPr>
      </w:r>
      <w:r>
        <w:rPr>
          <w:noProof/>
          <w:webHidden/>
        </w:rPr>
        <w:fldChar w:fldCharType="separate"/>
      </w:r>
      <w:ins w:id="110" w:author="VOYER Raphael" w:date="2021-07-07T12:57:00Z">
        <w:r>
          <w:rPr>
            <w:noProof/>
            <w:webHidden/>
          </w:rPr>
          <w:t>9</w:t>
        </w:r>
        <w:r>
          <w:rPr>
            <w:noProof/>
            <w:webHidden/>
          </w:rPr>
          <w:fldChar w:fldCharType="end"/>
        </w:r>
        <w:r w:rsidRPr="00730779">
          <w:rPr>
            <w:rStyle w:val="Lienhypertexte"/>
            <w:noProof/>
          </w:rPr>
          <w:fldChar w:fldCharType="end"/>
        </w:r>
      </w:ins>
    </w:p>
    <w:p w14:paraId="2849E951" w14:textId="77777777" w:rsidR="00DD3D06" w:rsidRDefault="00DD3D06">
      <w:pPr>
        <w:pStyle w:val="TM3"/>
        <w:tabs>
          <w:tab w:val="left" w:pos="1320"/>
          <w:tab w:val="right" w:leader="dot" w:pos="9350"/>
        </w:tabs>
        <w:rPr>
          <w:ins w:id="111" w:author="VOYER Raphael" w:date="2021-07-07T12:57:00Z"/>
          <w:rFonts w:asciiTheme="minorHAnsi" w:eastAsiaTheme="minorEastAsia" w:hAnsiTheme="minorHAnsi" w:cstheme="minorBidi"/>
          <w:noProof/>
          <w:sz w:val="22"/>
          <w:szCs w:val="22"/>
          <w:lang w:val="fr-FR" w:eastAsia="zh-CN"/>
        </w:rPr>
      </w:pPr>
      <w:ins w:id="11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4.3.2</w:t>
        </w:r>
        <w:r>
          <w:rPr>
            <w:rFonts w:asciiTheme="minorHAnsi" w:eastAsiaTheme="minorEastAsia" w:hAnsiTheme="minorHAnsi" w:cstheme="minorBidi"/>
            <w:noProof/>
            <w:sz w:val="22"/>
            <w:szCs w:val="22"/>
            <w:lang w:val="fr-FR" w:eastAsia="zh-CN"/>
          </w:rPr>
          <w:tab/>
        </w:r>
        <w:r w:rsidRPr="00730779">
          <w:rPr>
            <w:rStyle w:val="Lienhypertexte"/>
            <w:noProof/>
          </w:rPr>
          <w:t>Rsyslog</w:t>
        </w:r>
        <w:r>
          <w:rPr>
            <w:noProof/>
            <w:webHidden/>
          </w:rPr>
          <w:tab/>
        </w:r>
        <w:r>
          <w:rPr>
            <w:noProof/>
            <w:webHidden/>
          </w:rPr>
          <w:fldChar w:fldCharType="begin"/>
        </w:r>
        <w:r>
          <w:rPr>
            <w:noProof/>
            <w:webHidden/>
          </w:rPr>
          <w:instrText xml:space="preserve"> PAGEREF _Toc76555077 \h </w:instrText>
        </w:r>
      </w:ins>
      <w:r>
        <w:rPr>
          <w:noProof/>
          <w:webHidden/>
        </w:rPr>
      </w:r>
      <w:r>
        <w:rPr>
          <w:noProof/>
          <w:webHidden/>
        </w:rPr>
        <w:fldChar w:fldCharType="separate"/>
      </w:r>
      <w:ins w:id="113" w:author="VOYER Raphael" w:date="2021-07-07T12:57:00Z">
        <w:r>
          <w:rPr>
            <w:noProof/>
            <w:webHidden/>
          </w:rPr>
          <w:t>9</w:t>
        </w:r>
        <w:r>
          <w:rPr>
            <w:noProof/>
            <w:webHidden/>
          </w:rPr>
          <w:fldChar w:fldCharType="end"/>
        </w:r>
        <w:r w:rsidRPr="00730779">
          <w:rPr>
            <w:rStyle w:val="Lienhypertexte"/>
            <w:noProof/>
          </w:rPr>
          <w:fldChar w:fldCharType="end"/>
        </w:r>
      </w:ins>
    </w:p>
    <w:p w14:paraId="36888B30" w14:textId="77777777" w:rsidR="00DD3D06" w:rsidRDefault="00DD3D06">
      <w:pPr>
        <w:pStyle w:val="TM3"/>
        <w:tabs>
          <w:tab w:val="left" w:pos="1320"/>
          <w:tab w:val="right" w:leader="dot" w:pos="9350"/>
        </w:tabs>
        <w:rPr>
          <w:ins w:id="114" w:author="VOYER Raphael" w:date="2021-07-07T12:57:00Z"/>
          <w:rFonts w:asciiTheme="minorHAnsi" w:eastAsiaTheme="minorEastAsia" w:hAnsiTheme="minorHAnsi" w:cstheme="minorBidi"/>
          <w:noProof/>
          <w:sz w:val="22"/>
          <w:szCs w:val="22"/>
          <w:lang w:val="fr-FR" w:eastAsia="zh-CN"/>
        </w:rPr>
      </w:pPr>
      <w:ins w:id="11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4.3.3</w:t>
        </w:r>
        <w:r>
          <w:rPr>
            <w:rFonts w:asciiTheme="minorHAnsi" w:eastAsiaTheme="minorEastAsia" w:hAnsiTheme="minorHAnsi" w:cstheme="minorBidi"/>
            <w:noProof/>
            <w:sz w:val="22"/>
            <w:szCs w:val="22"/>
            <w:lang w:val="fr-FR" w:eastAsia="zh-CN"/>
          </w:rPr>
          <w:tab/>
        </w:r>
        <w:r w:rsidRPr="00730779">
          <w:rPr>
            <w:rStyle w:val="Lienhypertexte"/>
            <w:noProof/>
          </w:rPr>
          <w:t>Logrotate</w:t>
        </w:r>
        <w:r>
          <w:rPr>
            <w:noProof/>
            <w:webHidden/>
          </w:rPr>
          <w:tab/>
        </w:r>
        <w:r>
          <w:rPr>
            <w:noProof/>
            <w:webHidden/>
          </w:rPr>
          <w:fldChar w:fldCharType="begin"/>
        </w:r>
        <w:r>
          <w:rPr>
            <w:noProof/>
            <w:webHidden/>
          </w:rPr>
          <w:instrText xml:space="preserve"> PAGEREF _Toc76555078 \h </w:instrText>
        </w:r>
      </w:ins>
      <w:r>
        <w:rPr>
          <w:noProof/>
          <w:webHidden/>
        </w:rPr>
      </w:r>
      <w:r>
        <w:rPr>
          <w:noProof/>
          <w:webHidden/>
        </w:rPr>
        <w:fldChar w:fldCharType="separate"/>
      </w:r>
      <w:ins w:id="116" w:author="VOYER Raphael" w:date="2021-07-07T12:57:00Z">
        <w:r>
          <w:rPr>
            <w:noProof/>
            <w:webHidden/>
          </w:rPr>
          <w:t>10</w:t>
        </w:r>
        <w:r>
          <w:rPr>
            <w:noProof/>
            <w:webHidden/>
          </w:rPr>
          <w:fldChar w:fldCharType="end"/>
        </w:r>
        <w:r w:rsidRPr="00730779">
          <w:rPr>
            <w:rStyle w:val="Lienhypertexte"/>
            <w:noProof/>
          </w:rPr>
          <w:fldChar w:fldCharType="end"/>
        </w:r>
      </w:ins>
    </w:p>
    <w:p w14:paraId="2F508435" w14:textId="77777777" w:rsidR="00DD3D06" w:rsidRDefault="00DD3D06">
      <w:pPr>
        <w:pStyle w:val="TM3"/>
        <w:tabs>
          <w:tab w:val="left" w:pos="1320"/>
          <w:tab w:val="right" w:leader="dot" w:pos="9350"/>
        </w:tabs>
        <w:rPr>
          <w:ins w:id="117" w:author="VOYER Raphael" w:date="2021-07-07T12:57:00Z"/>
          <w:rFonts w:asciiTheme="minorHAnsi" w:eastAsiaTheme="minorEastAsia" w:hAnsiTheme="minorHAnsi" w:cstheme="minorBidi"/>
          <w:noProof/>
          <w:sz w:val="22"/>
          <w:szCs w:val="22"/>
          <w:lang w:val="fr-FR" w:eastAsia="zh-CN"/>
        </w:rPr>
      </w:pPr>
      <w:ins w:id="11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4.3.4</w:t>
        </w:r>
        <w:r>
          <w:rPr>
            <w:rFonts w:asciiTheme="minorHAnsi" w:eastAsiaTheme="minorEastAsia" w:hAnsiTheme="minorHAnsi" w:cstheme="minorBidi"/>
            <w:noProof/>
            <w:sz w:val="22"/>
            <w:szCs w:val="22"/>
            <w:lang w:val="fr-FR" w:eastAsia="zh-CN"/>
          </w:rPr>
          <w:tab/>
        </w:r>
        <w:r w:rsidRPr="00730779">
          <w:rPr>
            <w:rStyle w:val="Lienhypertexte"/>
            <w:noProof/>
          </w:rPr>
          <w:t>Iptables</w:t>
        </w:r>
        <w:r>
          <w:rPr>
            <w:noProof/>
            <w:webHidden/>
          </w:rPr>
          <w:tab/>
        </w:r>
        <w:r>
          <w:rPr>
            <w:noProof/>
            <w:webHidden/>
          </w:rPr>
          <w:fldChar w:fldCharType="begin"/>
        </w:r>
        <w:r>
          <w:rPr>
            <w:noProof/>
            <w:webHidden/>
          </w:rPr>
          <w:instrText xml:space="preserve"> PAGEREF _Toc76555079 \h </w:instrText>
        </w:r>
      </w:ins>
      <w:r>
        <w:rPr>
          <w:noProof/>
          <w:webHidden/>
        </w:rPr>
      </w:r>
      <w:r>
        <w:rPr>
          <w:noProof/>
          <w:webHidden/>
        </w:rPr>
        <w:fldChar w:fldCharType="separate"/>
      </w:r>
      <w:ins w:id="119" w:author="VOYER Raphael" w:date="2021-07-07T12:57:00Z">
        <w:r>
          <w:rPr>
            <w:noProof/>
            <w:webHidden/>
          </w:rPr>
          <w:t>10</w:t>
        </w:r>
        <w:r>
          <w:rPr>
            <w:noProof/>
            <w:webHidden/>
          </w:rPr>
          <w:fldChar w:fldCharType="end"/>
        </w:r>
        <w:r w:rsidRPr="00730779">
          <w:rPr>
            <w:rStyle w:val="Lienhypertexte"/>
            <w:noProof/>
          </w:rPr>
          <w:fldChar w:fldCharType="end"/>
        </w:r>
      </w:ins>
    </w:p>
    <w:p w14:paraId="3EECC1F1" w14:textId="77777777" w:rsidR="00DD3D06" w:rsidRDefault="00DD3D06">
      <w:pPr>
        <w:pStyle w:val="TM1"/>
        <w:tabs>
          <w:tab w:val="left" w:pos="480"/>
          <w:tab w:val="right" w:leader="dot" w:pos="9350"/>
        </w:tabs>
        <w:rPr>
          <w:ins w:id="120" w:author="VOYER Raphael" w:date="2021-07-07T12:57:00Z"/>
          <w:rFonts w:asciiTheme="minorHAnsi" w:eastAsiaTheme="minorEastAsia" w:hAnsiTheme="minorHAnsi" w:cstheme="minorBidi"/>
          <w:noProof/>
          <w:sz w:val="22"/>
          <w:szCs w:val="22"/>
          <w:lang w:val="fr-FR" w:eastAsia="zh-CN"/>
        </w:rPr>
      </w:pPr>
      <w:ins w:id="12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w:t>
        </w:r>
        <w:r>
          <w:rPr>
            <w:rFonts w:asciiTheme="minorHAnsi" w:eastAsiaTheme="minorEastAsia" w:hAnsiTheme="minorHAnsi" w:cstheme="minorBidi"/>
            <w:noProof/>
            <w:sz w:val="22"/>
            <w:szCs w:val="22"/>
            <w:lang w:val="fr-FR" w:eastAsia="zh-CN"/>
          </w:rPr>
          <w:tab/>
        </w:r>
        <w:r w:rsidRPr="00730779">
          <w:rPr>
            <w:rStyle w:val="Lienhypertexte"/>
            <w:noProof/>
          </w:rPr>
          <w:t>UTILS PYTHON SCRIPTS</w:t>
        </w:r>
        <w:r>
          <w:rPr>
            <w:noProof/>
            <w:webHidden/>
          </w:rPr>
          <w:tab/>
        </w:r>
        <w:r>
          <w:rPr>
            <w:noProof/>
            <w:webHidden/>
          </w:rPr>
          <w:fldChar w:fldCharType="begin"/>
        </w:r>
        <w:r>
          <w:rPr>
            <w:noProof/>
            <w:webHidden/>
          </w:rPr>
          <w:instrText xml:space="preserve"> PAGEREF _Toc76555080 \h </w:instrText>
        </w:r>
      </w:ins>
      <w:r>
        <w:rPr>
          <w:noProof/>
          <w:webHidden/>
        </w:rPr>
      </w:r>
      <w:r>
        <w:rPr>
          <w:noProof/>
          <w:webHidden/>
        </w:rPr>
        <w:fldChar w:fldCharType="separate"/>
      </w:r>
      <w:ins w:id="122" w:author="VOYER Raphael" w:date="2021-07-07T12:57:00Z">
        <w:r>
          <w:rPr>
            <w:noProof/>
            <w:webHidden/>
          </w:rPr>
          <w:t>11</w:t>
        </w:r>
        <w:r>
          <w:rPr>
            <w:noProof/>
            <w:webHidden/>
          </w:rPr>
          <w:fldChar w:fldCharType="end"/>
        </w:r>
        <w:r w:rsidRPr="00730779">
          <w:rPr>
            <w:rStyle w:val="Lienhypertexte"/>
            <w:noProof/>
          </w:rPr>
          <w:fldChar w:fldCharType="end"/>
        </w:r>
      </w:ins>
    </w:p>
    <w:p w14:paraId="1BD9087B" w14:textId="77777777" w:rsidR="00DD3D06" w:rsidRDefault="00DD3D06">
      <w:pPr>
        <w:pStyle w:val="TM2"/>
        <w:tabs>
          <w:tab w:val="left" w:pos="880"/>
          <w:tab w:val="right" w:leader="dot" w:pos="9350"/>
        </w:tabs>
        <w:rPr>
          <w:ins w:id="123" w:author="VOYER Raphael" w:date="2021-07-07T12:57:00Z"/>
          <w:rFonts w:asciiTheme="minorHAnsi" w:eastAsiaTheme="minorEastAsia" w:hAnsiTheme="minorHAnsi" w:cstheme="minorBidi"/>
          <w:noProof/>
          <w:sz w:val="22"/>
          <w:szCs w:val="22"/>
          <w:lang w:val="fr-FR" w:eastAsia="zh-CN"/>
        </w:rPr>
      </w:pPr>
      <w:ins w:id="12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_Toc76555081 \h </w:instrText>
        </w:r>
      </w:ins>
      <w:r>
        <w:rPr>
          <w:noProof/>
          <w:webHidden/>
        </w:rPr>
      </w:r>
      <w:r>
        <w:rPr>
          <w:noProof/>
          <w:webHidden/>
        </w:rPr>
        <w:fldChar w:fldCharType="separate"/>
      </w:r>
      <w:ins w:id="125" w:author="VOYER Raphael" w:date="2021-07-07T12:57:00Z">
        <w:r>
          <w:rPr>
            <w:noProof/>
            <w:webHidden/>
          </w:rPr>
          <w:t>11</w:t>
        </w:r>
        <w:r>
          <w:rPr>
            <w:noProof/>
            <w:webHidden/>
          </w:rPr>
          <w:fldChar w:fldCharType="end"/>
        </w:r>
        <w:r w:rsidRPr="00730779">
          <w:rPr>
            <w:rStyle w:val="Lienhypertexte"/>
            <w:noProof/>
          </w:rPr>
          <w:fldChar w:fldCharType="end"/>
        </w:r>
      </w:ins>
    </w:p>
    <w:p w14:paraId="7027068F" w14:textId="77777777" w:rsidR="00DD3D06" w:rsidRDefault="00DD3D06">
      <w:pPr>
        <w:pStyle w:val="TM2"/>
        <w:tabs>
          <w:tab w:val="left" w:pos="880"/>
          <w:tab w:val="right" w:leader="dot" w:pos="9350"/>
        </w:tabs>
        <w:rPr>
          <w:ins w:id="126" w:author="VOYER Raphael" w:date="2021-07-07T12:57:00Z"/>
          <w:rFonts w:asciiTheme="minorHAnsi" w:eastAsiaTheme="minorEastAsia" w:hAnsiTheme="minorHAnsi" w:cstheme="minorBidi"/>
          <w:noProof/>
          <w:sz w:val="22"/>
          <w:szCs w:val="22"/>
          <w:lang w:val="fr-FR" w:eastAsia="zh-CN"/>
        </w:rPr>
      </w:pPr>
      <w:ins w:id="12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5.2</w:t>
        </w:r>
        <w:r>
          <w:rPr>
            <w:rFonts w:asciiTheme="minorHAnsi" w:eastAsiaTheme="minorEastAsia" w:hAnsiTheme="minorHAnsi" w:cstheme="minorBidi"/>
            <w:noProof/>
            <w:sz w:val="22"/>
            <w:szCs w:val="22"/>
            <w:lang w:val="fr-FR" w:eastAsia="zh-CN"/>
          </w:rPr>
          <w:tab/>
        </w:r>
        <w:r w:rsidRPr="00730779">
          <w:rPr>
            <w:rStyle w:val="Lienhypertexte"/>
            <w:noProof/>
          </w:rPr>
          <w:t>Support Tools Script</w:t>
        </w:r>
        <w:r>
          <w:rPr>
            <w:noProof/>
            <w:webHidden/>
          </w:rPr>
          <w:tab/>
        </w:r>
        <w:r>
          <w:rPr>
            <w:noProof/>
            <w:webHidden/>
          </w:rPr>
          <w:fldChar w:fldCharType="begin"/>
        </w:r>
        <w:r>
          <w:rPr>
            <w:noProof/>
            <w:webHidden/>
          </w:rPr>
          <w:instrText xml:space="preserve"> PAGEREF _Toc76555082 \h </w:instrText>
        </w:r>
      </w:ins>
      <w:r>
        <w:rPr>
          <w:noProof/>
          <w:webHidden/>
        </w:rPr>
      </w:r>
      <w:r>
        <w:rPr>
          <w:noProof/>
          <w:webHidden/>
        </w:rPr>
        <w:fldChar w:fldCharType="separate"/>
      </w:r>
      <w:ins w:id="128" w:author="VOYER Raphael" w:date="2021-07-07T12:57:00Z">
        <w:r>
          <w:rPr>
            <w:noProof/>
            <w:webHidden/>
          </w:rPr>
          <w:t>11</w:t>
        </w:r>
        <w:r>
          <w:rPr>
            <w:noProof/>
            <w:webHidden/>
          </w:rPr>
          <w:fldChar w:fldCharType="end"/>
        </w:r>
        <w:r w:rsidRPr="00730779">
          <w:rPr>
            <w:rStyle w:val="Lienhypertexte"/>
            <w:noProof/>
          </w:rPr>
          <w:fldChar w:fldCharType="end"/>
        </w:r>
      </w:ins>
    </w:p>
    <w:p w14:paraId="24339EC7" w14:textId="77777777" w:rsidR="00DD3D06" w:rsidRDefault="00DD3D06">
      <w:pPr>
        <w:pStyle w:val="TM2"/>
        <w:tabs>
          <w:tab w:val="left" w:pos="880"/>
          <w:tab w:val="right" w:leader="dot" w:pos="9350"/>
        </w:tabs>
        <w:rPr>
          <w:ins w:id="129" w:author="VOYER Raphael" w:date="2021-07-07T12:57:00Z"/>
          <w:rFonts w:asciiTheme="minorHAnsi" w:eastAsiaTheme="minorEastAsia" w:hAnsiTheme="minorHAnsi" w:cstheme="minorBidi"/>
          <w:noProof/>
          <w:sz w:val="22"/>
          <w:szCs w:val="22"/>
          <w:lang w:val="fr-FR" w:eastAsia="zh-CN"/>
        </w:rPr>
      </w:pPr>
      <w:ins w:id="13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5.3</w:t>
        </w:r>
        <w:r>
          <w:rPr>
            <w:rFonts w:asciiTheme="minorHAnsi" w:eastAsiaTheme="minorEastAsia" w:hAnsiTheme="minorHAnsi" w:cstheme="minorBidi"/>
            <w:noProof/>
            <w:sz w:val="22"/>
            <w:szCs w:val="22"/>
            <w:lang w:val="fr-FR" w:eastAsia="zh-CN"/>
          </w:rPr>
          <w:tab/>
        </w:r>
        <w:r w:rsidRPr="00730779">
          <w:rPr>
            <w:rStyle w:val="Lienhypertexte"/>
            <w:noProof/>
          </w:rPr>
          <w:t>Active Output Socket</w:t>
        </w:r>
        <w:r>
          <w:rPr>
            <w:noProof/>
            <w:webHidden/>
          </w:rPr>
          <w:tab/>
        </w:r>
        <w:r>
          <w:rPr>
            <w:noProof/>
            <w:webHidden/>
          </w:rPr>
          <w:fldChar w:fldCharType="begin"/>
        </w:r>
        <w:r>
          <w:rPr>
            <w:noProof/>
            <w:webHidden/>
          </w:rPr>
          <w:instrText xml:space="preserve"> PAGEREF _Toc76555083 \h </w:instrText>
        </w:r>
      </w:ins>
      <w:r>
        <w:rPr>
          <w:noProof/>
          <w:webHidden/>
        </w:rPr>
      </w:r>
      <w:r>
        <w:rPr>
          <w:noProof/>
          <w:webHidden/>
        </w:rPr>
        <w:fldChar w:fldCharType="separate"/>
      </w:r>
      <w:ins w:id="131" w:author="VOYER Raphael" w:date="2021-07-07T12:57:00Z">
        <w:r>
          <w:rPr>
            <w:noProof/>
            <w:webHidden/>
          </w:rPr>
          <w:t>11</w:t>
        </w:r>
        <w:r>
          <w:rPr>
            <w:noProof/>
            <w:webHidden/>
          </w:rPr>
          <w:fldChar w:fldCharType="end"/>
        </w:r>
        <w:r w:rsidRPr="00730779">
          <w:rPr>
            <w:rStyle w:val="Lienhypertexte"/>
            <w:noProof/>
          </w:rPr>
          <w:fldChar w:fldCharType="end"/>
        </w:r>
      </w:ins>
    </w:p>
    <w:p w14:paraId="6B5EF176" w14:textId="77777777" w:rsidR="00DD3D06" w:rsidRDefault="00DD3D06">
      <w:pPr>
        <w:pStyle w:val="TM2"/>
        <w:tabs>
          <w:tab w:val="left" w:pos="880"/>
          <w:tab w:val="right" w:leader="dot" w:pos="9350"/>
        </w:tabs>
        <w:rPr>
          <w:ins w:id="132" w:author="VOYER Raphael" w:date="2021-07-07T12:57:00Z"/>
          <w:rFonts w:asciiTheme="minorHAnsi" w:eastAsiaTheme="minorEastAsia" w:hAnsiTheme="minorHAnsi" w:cstheme="minorBidi"/>
          <w:noProof/>
          <w:sz w:val="22"/>
          <w:szCs w:val="22"/>
          <w:lang w:val="fr-FR" w:eastAsia="zh-CN"/>
        </w:rPr>
      </w:pPr>
      <w:ins w:id="13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5.4</w:t>
        </w:r>
        <w:r>
          <w:rPr>
            <w:rFonts w:asciiTheme="minorHAnsi" w:eastAsiaTheme="minorEastAsia" w:hAnsiTheme="minorHAnsi" w:cstheme="minorBidi"/>
            <w:noProof/>
            <w:sz w:val="22"/>
            <w:szCs w:val="22"/>
            <w:lang w:val="fr-FR" w:eastAsia="zh-CN"/>
          </w:rPr>
          <w:tab/>
        </w:r>
        <w:r w:rsidRPr="00730779">
          <w:rPr>
            <w:rStyle w:val="Lienhypertexte"/>
            <w:noProof/>
          </w:rPr>
          <w:t>Send Notification</w:t>
        </w:r>
        <w:r>
          <w:rPr>
            <w:noProof/>
            <w:webHidden/>
          </w:rPr>
          <w:tab/>
        </w:r>
        <w:r>
          <w:rPr>
            <w:noProof/>
            <w:webHidden/>
          </w:rPr>
          <w:fldChar w:fldCharType="begin"/>
        </w:r>
        <w:r>
          <w:rPr>
            <w:noProof/>
            <w:webHidden/>
          </w:rPr>
          <w:instrText xml:space="preserve"> PAGEREF _Toc76555084 \h </w:instrText>
        </w:r>
      </w:ins>
      <w:r>
        <w:rPr>
          <w:noProof/>
          <w:webHidden/>
        </w:rPr>
      </w:r>
      <w:r>
        <w:rPr>
          <w:noProof/>
          <w:webHidden/>
        </w:rPr>
        <w:fldChar w:fldCharType="separate"/>
      </w:r>
      <w:ins w:id="134" w:author="VOYER Raphael" w:date="2021-07-07T12:57:00Z">
        <w:r>
          <w:rPr>
            <w:noProof/>
            <w:webHidden/>
          </w:rPr>
          <w:t>11</w:t>
        </w:r>
        <w:r>
          <w:rPr>
            <w:noProof/>
            <w:webHidden/>
          </w:rPr>
          <w:fldChar w:fldCharType="end"/>
        </w:r>
        <w:r w:rsidRPr="00730779">
          <w:rPr>
            <w:rStyle w:val="Lienhypertexte"/>
            <w:noProof/>
          </w:rPr>
          <w:fldChar w:fldCharType="end"/>
        </w:r>
      </w:ins>
    </w:p>
    <w:p w14:paraId="34622C69" w14:textId="77777777" w:rsidR="00DD3D06" w:rsidRDefault="00DD3D06">
      <w:pPr>
        <w:pStyle w:val="TM2"/>
        <w:tabs>
          <w:tab w:val="left" w:pos="880"/>
          <w:tab w:val="right" w:leader="dot" w:pos="9350"/>
        </w:tabs>
        <w:rPr>
          <w:ins w:id="135" w:author="VOYER Raphael" w:date="2021-07-07T12:57:00Z"/>
          <w:rFonts w:asciiTheme="minorHAnsi" w:eastAsiaTheme="minorEastAsia" w:hAnsiTheme="minorHAnsi" w:cstheme="minorBidi"/>
          <w:noProof/>
          <w:sz w:val="22"/>
          <w:szCs w:val="22"/>
          <w:lang w:val="fr-FR" w:eastAsia="zh-CN"/>
        </w:rPr>
      </w:pPr>
      <w:ins w:id="13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5.5</w:t>
        </w:r>
        <w:r>
          <w:rPr>
            <w:rFonts w:asciiTheme="minorHAnsi" w:eastAsiaTheme="minorEastAsia" w:hAnsiTheme="minorHAnsi" w:cstheme="minorBidi"/>
            <w:noProof/>
            <w:sz w:val="22"/>
            <w:szCs w:val="22"/>
            <w:lang w:val="fr-FR" w:eastAsia="zh-CN"/>
          </w:rPr>
          <w:tab/>
        </w:r>
        <w:r w:rsidRPr="00730779">
          <w:rPr>
            <w:rStyle w:val="Lienhypertexte"/>
            <w:noProof/>
          </w:rPr>
          <w:t>Requests Handler</w:t>
        </w:r>
        <w:r>
          <w:rPr>
            <w:noProof/>
            <w:webHidden/>
          </w:rPr>
          <w:tab/>
        </w:r>
        <w:r>
          <w:rPr>
            <w:noProof/>
            <w:webHidden/>
          </w:rPr>
          <w:fldChar w:fldCharType="begin"/>
        </w:r>
        <w:r>
          <w:rPr>
            <w:noProof/>
            <w:webHidden/>
          </w:rPr>
          <w:instrText xml:space="preserve"> PAGEREF _Toc76555085 \h </w:instrText>
        </w:r>
      </w:ins>
      <w:r>
        <w:rPr>
          <w:noProof/>
          <w:webHidden/>
        </w:rPr>
      </w:r>
      <w:r>
        <w:rPr>
          <w:noProof/>
          <w:webHidden/>
        </w:rPr>
        <w:fldChar w:fldCharType="separate"/>
      </w:r>
      <w:ins w:id="137" w:author="VOYER Raphael" w:date="2021-07-07T12:57:00Z">
        <w:r>
          <w:rPr>
            <w:noProof/>
            <w:webHidden/>
          </w:rPr>
          <w:t>11</w:t>
        </w:r>
        <w:r>
          <w:rPr>
            <w:noProof/>
            <w:webHidden/>
          </w:rPr>
          <w:fldChar w:fldCharType="end"/>
        </w:r>
        <w:r w:rsidRPr="00730779">
          <w:rPr>
            <w:rStyle w:val="Lienhypertexte"/>
            <w:noProof/>
          </w:rPr>
          <w:fldChar w:fldCharType="end"/>
        </w:r>
      </w:ins>
    </w:p>
    <w:p w14:paraId="354E8B64" w14:textId="77777777" w:rsidR="00DD3D06" w:rsidRDefault="00DD3D06">
      <w:pPr>
        <w:pStyle w:val="TM2"/>
        <w:tabs>
          <w:tab w:val="left" w:pos="880"/>
          <w:tab w:val="right" w:leader="dot" w:pos="9350"/>
        </w:tabs>
        <w:rPr>
          <w:ins w:id="138" w:author="VOYER Raphael" w:date="2021-07-07T12:57:00Z"/>
          <w:rFonts w:asciiTheme="minorHAnsi" w:eastAsiaTheme="minorEastAsia" w:hAnsiTheme="minorHAnsi" w:cstheme="minorBidi"/>
          <w:noProof/>
          <w:sz w:val="22"/>
          <w:szCs w:val="22"/>
          <w:lang w:val="fr-FR" w:eastAsia="zh-CN"/>
        </w:rPr>
      </w:pPr>
      <w:ins w:id="13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5.6</w:t>
        </w:r>
        <w:r>
          <w:rPr>
            <w:rFonts w:asciiTheme="minorHAnsi" w:eastAsiaTheme="minorEastAsia" w:hAnsiTheme="minorHAnsi" w:cstheme="minorBidi"/>
            <w:noProof/>
            <w:sz w:val="22"/>
            <w:szCs w:val="22"/>
            <w:lang w:val="fr-FR" w:eastAsia="zh-CN"/>
          </w:rPr>
          <w:tab/>
        </w:r>
        <w:r w:rsidRPr="00730779">
          <w:rPr>
            <w:rStyle w:val="Lienhypertexte"/>
            <w:noProof/>
          </w:rPr>
          <w:t>Web Receiver</w:t>
        </w:r>
        <w:r>
          <w:rPr>
            <w:noProof/>
            <w:webHidden/>
          </w:rPr>
          <w:tab/>
        </w:r>
        <w:r>
          <w:rPr>
            <w:noProof/>
            <w:webHidden/>
          </w:rPr>
          <w:fldChar w:fldCharType="begin"/>
        </w:r>
        <w:r>
          <w:rPr>
            <w:noProof/>
            <w:webHidden/>
          </w:rPr>
          <w:instrText xml:space="preserve"> PAGEREF _Toc76555086 \h </w:instrText>
        </w:r>
      </w:ins>
      <w:r>
        <w:rPr>
          <w:noProof/>
          <w:webHidden/>
        </w:rPr>
      </w:r>
      <w:r>
        <w:rPr>
          <w:noProof/>
          <w:webHidden/>
        </w:rPr>
        <w:fldChar w:fldCharType="separate"/>
      </w:r>
      <w:ins w:id="140" w:author="VOYER Raphael" w:date="2021-07-07T12:57:00Z">
        <w:r>
          <w:rPr>
            <w:noProof/>
            <w:webHidden/>
          </w:rPr>
          <w:t>12</w:t>
        </w:r>
        <w:r>
          <w:rPr>
            <w:noProof/>
            <w:webHidden/>
          </w:rPr>
          <w:fldChar w:fldCharType="end"/>
        </w:r>
        <w:r w:rsidRPr="00730779">
          <w:rPr>
            <w:rStyle w:val="Lienhypertexte"/>
            <w:noProof/>
          </w:rPr>
          <w:fldChar w:fldCharType="end"/>
        </w:r>
      </w:ins>
    </w:p>
    <w:p w14:paraId="21464D9A" w14:textId="77777777" w:rsidR="00DD3D06" w:rsidRDefault="00DD3D06">
      <w:pPr>
        <w:pStyle w:val="TM1"/>
        <w:tabs>
          <w:tab w:val="left" w:pos="480"/>
          <w:tab w:val="right" w:leader="dot" w:pos="9350"/>
        </w:tabs>
        <w:rPr>
          <w:ins w:id="141" w:author="VOYER Raphael" w:date="2021-07-07T12:57:00Z"/>
          <w:rFonts w:asciiTheme="minorHAnsi" w:eastAsiaTheme="minorEastAsia" w:hAnsiTheme="minorHAnsi" w:cstheme="minorBidi"/>
          <w:noProof/>
          <w:sz w:val="22"/>
          <w:szCs w:val="22"/>
          <w:lang w:val="fr-FR" w:eastAsia="zh-CN"/>
        </w:rPr>
      </w:pPr>
      <w:ins w:id="14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w:t>
        </w:r>
        <w:r>
          <w:rPr>
            <w:rFonts w:asciiTheme="minorHAnsi" w:eastAsiaTheme="minorEastAsia" w:hAnsiTheme="minorHAnsi" w:cstheme="minorBidi"/>
            <w:noProof/>
            <w:sz w:val="22"/>
            <w:szCs w:val="22"/>
            <w:lang w:val="fr-FR" w:eastAsia="zh-CN"/>
          </w:rPr>
          <w:tab/>
        </w:r>
        <w:r w:rsidRPr="00730779">
          <w:rPr>
            <w:rStyle w:val="Lienhypertexte"/>
            <w:noProof/>
          </w:rPr>
          <w:t>USE CASE PYTHON SCRIPTS</w:t>
        </w:r>
        <w:r>
          <w:rPr>
            <w:noProof/>
            <w:webHidden/>
          </w:rPr>
          <w:tab/>
        </w:r>
        <w:r>
          <w:rPr>
            <w:noProof/>
            <w:webHidden/>
          </w:rPr>
          <w:fldChar w:fldCharType="begin"/>
        </w:r>
        <w:r>
          <w:rPr>
            <w:noProof/>
            <w:webHidden/>
          </w:rPr>
          <w:instrText xml:space="preserve"> PAGEREF _Toc76555087 \h </w:instrText>
        </w:r>
      </w:ins>
      <w:r>
        <w:rPr>
          <w:noProof/>
          <w:webHidden/>
        </w:rPr>
      </w:r>
      <w:r>
        <w:rPr>
          <w:noProof/>
          <w:webHidden/>
        </w:rPr>
        <w:fldChar w:fldCharType="separate"/>
      </w:r>
      <w:ins w:id="143" w:author="VOYER Raphael" w:date="2021-07-07T12:57:00Z">
        <w:r>
          <w:rPr>
            <w:noProof/>
            <w:webHidden/>
          </w:rPr>
          <w:t>12</w:t>
        </w:r>
        <w:r>
          <w:rPr>
            <w:noProof/>
            <w:webHidden/>
          </w:rPr>
          <w:fldChar w:fldCharType="end"/>
        </w:r>
        <w:r w:rsidRPr="00730779">
          <w:rPr>
            <w:rStyle w:val="Lienhypertexte"/>
            <w:noProof/>
          </w:rPr>
          <w:fldChar w:fldCharType="end"/>
        </w:r>
      </w:ins>
    </w:p>
    <w:p w14:paraId="211BD15B" w14:textId="77777777" w:rsidR="00DD3D06" w:rsidRDefault="00DD3D06">
      <w:pPr>
        <w:pStyle w:val="TM2"/>
        <w:tabs>
          <w:tab w:val="left" w:pos="880"/>
          <w:tab w:val="right" w:leader="dot" w:pos="9350"/>
        </w:tabs>
        <w:rPr>
          <w:ins w:id="144" w:author="VOYER Raphael" w:date="2021-07-07T12:57:00Z"/>
          <w:rFonts w:asciiTheme="minorHAnsi" w:eastAsiaTheme="minorEastAsia" w:hAnsiTheme="minorHAnsi" w:cstheme="minorBidi"/>
          <w:noProof/>
          <w:sz w:val="22"/>
          <w:szCs w:val="22"/>
          <w:lang w:val="fr-FR" w:eastAsia="zh-CN"/>
        </w:rPr>
      </w:pPr>
      <w:ins w:id="14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6.1</w:t>
        </w:r>
        <w:r>
          <w:rPr>
            <w:rFonts w:asciiTheme="minorHAnsi" w:eastAsiaTheme="minorEastAsia" w:hAnsiTheme="minorHAnsi" w:cstheme="minorBidi"/>
            <w:noProof/>
            <w:sz w:val="22"/>
            <w:szCs w:val="22"/>
            <w:lang w:val="fr-FR" w:eastAsia="zh-CN"/>
          </w:rPr>
          <w:tab/>
        </w:r>
        <w:r w:rsidRPr="00730779">
          <w:rPr>
            <w:rStyle w:val="Lienhypertexte"/>
            <w:noProof/>
          </w:rPr>
          <w:t>L2 Loop Script</w:t>
        </w:r>
        <w:r>
          <w:rPr>
            <w:noProof/>
            <w:webHidden/>
          </w:rPr>
          <w:tab/>
        </w:r>
        <w:r>
          <w:rPr>
            <w:noProof/>
            <w:webHidden/>
          </w:rPr>
          <w:fldChar w:fldCharType="begin"/>
        </w:r>
        <w:r>
          <w:rPr>
            <w:noProof/>
            <w:webHidden/>
          </w:rPr>
          <w:instrText xml:space="preserve"> PAGEREF _Toc76555088 \h </w:instrText>
        </w:r>
      </w:ins>
      <w:r>
        <w:rPr>
          <w:noProof/>
          <w:webHidden/>
        </w:rPr>
      </w:r>
      <w:r>
        <w:rPr>
          <w:noProof/>
          <w:webHidden/>
        </w:rPr>
        <w:fldChar w:fldCharType="separate"/>
      </w:r>
      <w:ins w:id="146" w:author="VOYER Raphael" w:date="2021-07-07T12:57:00Z">
        <w:r>
          <w:rPr>
            <w:noProof/>
            <w:webHidden/>
          </w:rPr>
          <w:t>12</w:t>
        </w:r>
        <w:r>
          <w:rPr>
            <w:noProof/>
            <w:webHidden/>
          </w:rPr>
          <w:fldChar w:fldCharType="end"/>
        </w:r>
        <w:r w:rsidRPr="00730779">
          <w:rPr>
            <w:rStyle w:val="Lienhypertexte"/>
            <w:noProof/>
          </w:rPr>
          <w:fldChar w:fldCharType="end"/>
        </w:r>
      </w:ins>
    </w:p>
    <w:p w14:paraId="433B63AE" w14:textId="77777777" w:rsidR="00DD3D06" w:rsidRDefault="00DD3D06">
      <w:pPr>
        <w:pStyle w:val="TM2"/>
        <w:tabs>
          <w:tab w:val="left" w:pos="880"/>
          <w:tab w:val="right" w:leader="dot" w:pos="9350"/>
        </w:tabs>
        <w:rPr>
          <w:ins w:id="147" w:author="VOYER Raphael" w:date="2021-07-07T12:57:00Z"/>
          <w:rFonts w:asciiTheme="minorHAnsi" w:eastAsiaTheme="minorEastAsia" w:hAnsiTheme="minorHAnsi" w:cstheme="minorBidi"/>
          <w:noProof/>
          <w:sz w:val="22"/>
          <w:szCs w:val="22"/>
          <w:lang w:val="fr-FR" w:eastAsia="zh-CN"/>
        </w:rPr>
      </w:pPr>
      <w:ins w:id="14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6.2</w:t>
        </w:r>
        <w:r>
          <w:rPr>
            <w:rFonts w:asciiTheme="minorHAnsi" w:eastAsiaTheme="minorEastAsia" w:hAnsiTheme="minorHAnsi" w:cstheme="minorBidi"/>
            <w:noProof/>
            <w:sz w:val="22"/>
            <w:szCs w:val="22"/>
            <w:lang w:val="fr-FR" w:eastAsia="zh-CN"/>
          </w:rPr>
          <w:tab/>
        </w:r>
        <w:r w:rsidRPr="00730779">
          <w:rPr>
            <w:rStyle w:val="Lienhypertexte"/>
            <w:noProof/>
          </w:rPr>
          <w:t>Port Flapping Script</w:t>
        </w:r>
        <w:r>
          <w:rPr>
            <w:noProof/>
            <w:webHidden/>
          </w:rPr>
          <w:tab/>
        </w:r>
        <w:r>
          <w:rPr>
            <w:noProof/>
            <w:webHidden/>
          </w:rPr>
          <w:fldChar w:fldCharType="begin"/>
        </w:r>
        <w:r>
          <w:rPr>
            <w:noProof/>
            <w:webHidden/>
          </w:rPr>
          <w:instrText xml:space="preserve"> PAGEREF _Toc76555089 \h </w:instrText>
        </w:r>
      </w:ins>
      <w:r>
        <w:rPr>
          <w:noProof/>
          <w:webHidden/>
        </w:rPr>
      </w:r>
      <w:r>
        <w:rPr>
          <w:noProof/>
          <w:webHidden/>
        </w:rPr>
        <w:fldChar w:fldCharType="separate"/>
      </w:r>
      <w:ins w:id="149" w:author="VOYER Raphael" w:date="2021-07-07T12:57:00Z">
        <w:r>
          <w:rPr>
            <w:noProof/>
            <w:webHidden/>
          </w:rPr>
          <w:t>12</w:t>
        </w:r>
        <w:r>
          <w:rPr>
            <w:noProof/>
            <w:webHidden/>
          </w:rPr>
          <w:fldChar w:fldCharType="end"/>
        </w:r>
        <w:r w:rsidRPr="00730779">
          <w:rPr>
            <w:rStyle w:val="Lienhypertexte"/>
            <w:noProof/>
          </w:rPr>
          <w:fldChar w:fldCharType="end"/>
        </w:r>
      </w:ins>
    </w:p>
    <w:p w14:paraId="586BD8F6" w14:textId="77777777" w:rsidR="00DD3D06" w:rsidRDefault="00DD3D06">
      <w:pPr>
        <w:pStyle w:val="TM2"/>
        <w:tabs>
          <w:tab w:val="left" w:pos="880"/>
          <w:tab w:val="right" w:leader="dot" w:pos="9350"/>
        </w:tabs>
        <w:rPr>
          <w:ins w:id="150" w:author="VOYER Raphael" w:date="2021-07-07T12:57:00Z"/>
          <w:rFonts w:asciiTheme="minorHAnsi" w:eastAsiaTheme="minorEastAsia" w:hAnsiTheme="minorHAnsi" w:cstheme="minorBidi"/>
          <w:noProof/>
          <w:sz w:val="22"/>
          <w:szCs w:val="22"/>
          <w:lang w:val="fr-FR" w:eastAsia="zh-CN"/>
        </w:rPr>
      </w:pPr>
      <w:ins w:id="15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6.3</w:t>
        </w:r>
        <w:r>
          <w:rPr>
            <w:rFonts w:asciiTheme="minorHAnsi" w:eastAsiaTheme="minorEastAsia" w:hAnsiTheme="minorHAnsi" w:cstheme="minorBidi"/>
            <w:noProof/>
            <w:sz w:val="22"/>
            <w:szCs w:val="22"/>
            <w:lang w:val="fr-FR" w:eastAsia="zh-CN"/>
          </w:rPr>
          <w:tab/>
        </w:r>
        <w:r w:rsidRPr="00730779">
          <w:rPr>
            <w:rStyle w:val="Lienhypertexte"/>
            <w:noProof/>
          </w:rPr>
          <w:t>Port Scanning (DDOS) Script</w:t>
        </w:r>
        <w:r>
          <w:rPr>
            <w:noProof/>
            <w:webHidden/>
          </w:rPr>
          <w:tab/>
        </w:r>
        <w:r>
          <w:rPr>
            <w:noProof/>
            <w:webHidden/>
          </w:rPr>
          <w:fldChar w:fldCharType="begin"/>
        </w:r>
        <w:r>
          <w:rPr>
            <w:noProof/>
            <w:webHidden/>
          </w:rPr>
          <w:instrText xml:space="preserve"> PAGEREF _Toc76555090 \h </w:instrText>
        </w:r>
      </w:ins>
      <w:r>
        <w:rPr>
          <w:noProof/>
          <w:webHidden/>
        </w:rPr>
      </w:r>
      <w:r>
        <w:rPr>
          <w:noProof/>
          <w:webHidden/>
        </w:rPr>
        <w:fldChar w:fldCharType="separate"/>
      </w:r>
      <w:ins w:id="152" w:author="VOYER Raphael" w:date="2021-07-07T12:57:00Z">
        <w:r>
          <w:rPr>
            <w:noProof/>
            <w:webHidden/>
          </w:rPr>
          <w:t>12</w:t>
        </w:r>
        <w:r>
          <w:rPr>
            <w:noProof/>
            <w:webHidden/>
          </w:rPr>
          <w:fldChar w:fldCharType="end"/>
        </w:r>
        <w:r w:rsidRPr="00730779">
          <w:rPr>
            <w:rStyle w:val="Lienhypertexte"/>
            <w:noProof/>
          </w:rPr>
          <w:fldChar w:fldCharType="end"/>
        </w:r>
      </w:ins>
    </w:p>
    <w:p w14:paraId="3C6F2B89" w14:textId="77777777" w:rsidR="00DD3D06" w:rsidRDefault="00DD3D06">
      <w:pPr>
        <w:pStyle w:val="TM2"/>
        <w:tabs>
          <w:tab w:val="left" w:pos="880"/>
          <w:tab w:val="right" w:leader="dot" w:pos="9350"/>
        </w:tabs>
        <w:rPr>
          <w:ins w:id="153" w:author="VOYER Raphael" w:date="2021-07-07T12:57:00Z"/>
          <w:rFonts w:asciiTheme="minorHAnsi" w:eastAsiaTheme="minorEastAsia" w:hAnsiTheme="minorHAnsi" w:cstheme="minorBidi"/>
          <w:noProof/>
          <w:sz w:val="22"/>
          <w:szCs w:val="22"/>
          <w:lang w:val="fr-FR" w:eastAsia="zh-CN"/>
        </w:rPr>
      </w:pPr>
      <w:ins w:id="15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6.4</w:t>
        </w:r>
        <w:r>
          <w:rPr>
            <w:rFonts w:asciiTheme="minorHAnsi" w:eastAsiaTheme="minorEastAsia" w:hAnsiTheme="minorHAnsi" w:cstheme="minorBidi"/>
            <w:noProof/>
            <w:sz w:val="22"/>
            <w:szCs w:val="22"/>
            <w:lang w:val="fr-FR" w:eastAsia="zh-CN"/>
          </w:rPr>
          <w:tab/>
        </w:r>
        <w:r w:rsidRPr="00730779">
          <w:rPr>
            <w:rStyle w:val="Lienhypertexte"/>
            <w:noProof/>
          </w:rPr>
          <w:t>Collection Logs (Switch) Script</w:t>
        </w:r>
        <w:r>
          <w:rPr>
            <w:noProof/>
            <w:webHidden/>
          </w:rPr>
          <w:tab/>
        </w:r>
        <w:r>
          <w:rPr>
            <w:noProof/>
            <w:webHidden/>
          </w:rPr>
          <w:fldChar w:fldCharType="begin"/>
        </w:r>
        <w:r>
          <w:rPr>
            <w:noProof/>
            <w:webHidden/>
          </w:rPr>
          <w:instrText xml:space="preserve"> PAGEREF _Toc76555091 \h </w:instrText>
        </w:r>
      </w:ins>
      <w:r>
        <w:rPr>
          <w:noProof/>
          <w:webHidden/>
        </w:rPr>
      </w:r>
      <w:r>
        <w:rPr>
          <w:noProof/>
          <w:webHidden/>
        </w:rPr>
        <w:fldChar w:fldCharType="separate"/>
      </w:r>
      <w:ins w:id="155" w:author="VOYER Raphael" w:date="2021-07-07T12:57:00Z">
        <w:r>
          <w:rPr>
            <w:noProof/>
            <w:webHidden/>
          </w:rPr>
          <w:t>12</w:t>
        </w:r>
        <w:r>
          <w:rPr>
            <w:noProof/>
            <w:webHidden/>
          </w:rPr>
          <w:fldChar w:fldCharType="end"/>
        </w:r>
        <w:r w:rsidRPr="00730779">
          <w:rPr>
            <w:rStyle w:val="Lienhypertexte"/>
            <w:noProof/>
          </w:rPr>
          <w:fldChar w:fldCharType="end"/>
        </w:r>
      </w:ins>
    </w:p>
    <w:p w14:paraId="0FE5FC44" w14:textId="77777777" w:rsidR="00DD3D06" w:rsidRDefault="00DD3D06">
      <w:pPr>
        <w:pStyle w:val="TM2"/>
        <w:tabs>
          <w:tab w:val="left" w:pos="880"/>
          <w:tab w:val="right" w:leader="dot" w:pos="9350"/>
        </w:tabs>
        <w:rPr>
          <w:ins w:id="156" w:author="VOYER Raphael" w:date="2021-07-07T12:57:00Z"/>
          <w:rFonts w:asciiTheme="minorHAnsi" w:eastAsiaTheme="minorEastAsia" w:hAnsiTheme="minorHAnsi" w:cstheme="minorBidi"/>
          <w:noProof/>
          <w:sz w:val="22"/>
          <w:szCs w:val="22"/>
          <w:lang w:val="fr-FR" w:eastAsia="zh-CN"/>
        </w:rPr>
      </w:pPr>
      <w:ins w:id="15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6.5</w:t>
        </w:r>
        <w:r>
          <w:rPr>
            <w:rFonts w:asciiTheme="minorHAnsi" w:eastAsiaTheme="minorEastAsia" w:hAnsiTheme="minorHAnsi" w:cstheme="minorBidi"/>
            <w:noProof/>
            <w:sz w:val="22"/>
            <w:szCs w:val="22"/>
            <w:lang w:val="fr-FR" w:eastAsia="zh-CN"/>
          </w:rPr>
          <w:tab/>
        </w:r>
        <w:r w:rsidRPr="00730779">
          <w:rPr>
            <w:rStyle w:val="Lienhypertexte"/>
            <w:noProof/>
          </w:rPr>
          <w:t>Collection Logs (Stallar AP) Script</w:t>
        </w:r>
        <w:r>
          <w:rPr>
            <w:noProof/>
            <w:webHidden/>
          </w:rPr>
          <w:tab/>
        </w:r>
        <w:r>
          <w:rPr>
            <w:noProof/>
            <w:webHidden/>
          </w:rPr>
          <w:fldChar w:fldCharType="begin"/>
        </w:r>
        <w:r>
          <w:rPr>
            <w:noProof/>
            <w:webHidden/>
          </w:rPr>
          <w:instrText xml:space="preserve"> PAGEREF _Toc76555092 \h </w:instrText>
        </w:r>
      </w:ins>
      <w:r>
        <w:rPr>
          <w:noProof/>
          <w:webHidden/>
        </w:rPr>
      </w:r>
      <w:r>
        <w:rPr>
          <w:noProof/>
          <w:webHidden/>
        </w:rPr>
        <w:fldChar w:fldCharType="separate"/>
      </w:r>
      <w:ins w:id="158" w:author="VOYER Raphael" w:date="2021-07-07T12:57:00Z">
        <w:r>
          <w:rPr>
            <w:noProof/>
            <w:webHidden/>
          </w:rPr>
          <w:t>12</w:t>
        </w:r>
        <w:r>
          <w:rPr>
            <w:noProof/>
            <w:webHidden/>
          </w:rPr>
          <w:fldChar w:fldCharType="end"/>
        </w:r>
        <w:r w:rsidRPr="00730779">
          <w:rPr>
            <w:rStyle w:val="Lienhypertexte"/>
            <w:noProof/>
          </w:rPr>
          <w:fldChar w:fldCharType="end"/>
        </w:r>
      </w:ins>
    </w:p>
    <w:p w14:paraId="050B79D9" w14:textId="77777777" w:rsidR="00C572C4" w:rsidDel="00DD3D06" w:rsidRDefault="00C572C4" w:rsidP="00C572C4">
      <w:pPr>
        <w:pStyle w:val="TM1"/>
        <w:tabs>
          <w:tab w:val="right" w:leader="dot" w:pos="9350"/>
        </w:tabs>
        <w:rPr>
          <w:del w:id="159" w:author="VOYER Raphael" w:date="2021-07-07T12:57:00Z"/>
          <w:rFonts w:ascii="Calibri" w:hAnsi="Calibri"/>
          <w:noProof/>
          <w:sz w:val="22"/>
          <w:szCs w:val="22"/>
        </w:rPr>
      </w:pPr>
    </w:p>
    <w:p w14:paraId="244E35B4" w14:textId="77777777" w:rsidR="00C572C4" w:rsidDel="00DD3D06" w:rsidRDefault="00C572C4">
      <w:pPr>
        <w:pStyle w:val="TM1"/>
        <w:tabs>
          <w:tab w:val="left" w:pos="480"/>
          <w:tab w:val="right" w:leader="dot" w:pos="9350"/>
        </w:tabs>
        <w:rPr>
          <w:del w:id="160" w:author="VOYER Raphael" w:date="2021-07-07T12:57:00Z"/>
          <w:rFonts w:ascii="Calibri" w:hAnsi="Calibri"/>
          <w:noProof/>
          <w:sz w:val="22"/>
          <w:szCs w:val="22"/>
        </w:rPr>
      </w:pPr>
      <w:del w:id="161" w:author="VOYER Raphael" w:date="2021-07-07T12:57:00Z">
        <w:r w:rsidRPr="00DD3D06" w:rsidDel="00DD3D06">
          <w:rPr>
            <w:rPrChange w:id="162" w:author="VOYER Raphael" w:date="2021-07-07T12:57:00Z">
              <w:rPr>
                <w:rStyle w:val="Lienhypertexte"/>
                <w:noProof/>
              </w:rPr>
            </w:rPrChange>
          </w:rPr>
          <w:delText>1</w:delText>
        </w:r>
        <w:r w:rsidDel="00DD3D06">
          <w:rPr>
            <w:rFonts w:ascii="Calibri" w:hAnsi="Calibri"/>
            <w:noProof/>
            <w:sz w:val="22"/>
            <w:szCs w:val="22"/>
          </w:rPr>
          <w:tab/>
        </w:r>
        <w:r w:rsidRPr="00DD3D06" w:rsidDel="00DD3D06">
          <w:rPr>
            <w:rPrChange w:id="163" w:author="VOYER Raphael" w:date="2021-07-07T12:57:00Z">
              <w:rPr>
                <w:rStyle w:val="Lienhypertexte"/>
                <w:noProof/>
              </w:rPr>
            </w:rPrChange>
          </w:rPr>
          <w:delText>INTRODUCTION</w:delText>
        </w:r>
        <w:r w:rsidDel="00DD3D06">
          <w:rPr>
            <w:noProof/>
            <w:webHidden/>
          </w:rPr>
          <w:tab/>
        </w:r>
        <w:r w:rsidR="00E201A9" w:rsidDel="00DD3D06">
          <w:rPr>
            <w:noProof/>
            <w:webHidden/>
          </w:rPr>
          <w:delText>10</w:delText>
        </w:r>
      </w:del>
    </w:p>
    <w:p w14:paraId="676EF2E2" w14:textId="77777777" w:rsidR="00C572C4" w:rsidDel="00DD3D06" w:rsidRDefault="00C572C4">
      <w:pPr>
        <w:pStyle w:val="TM2"/>
        <w:tabs>
          <w:tab w:val="left" w:pos="880"/>
          <w:tab w:val="right" w:leader="dot" w:pos="9350"/>
        </w:tabs>
        <w:rPr>
          <w:del w:id="164" w:author="VOYER Raphael" w:date="2021-07-07T12:57:00Z"/>
          <w:rFonts w:ascii="Calibri" w:hAnsi="Calibri"/>
          <w:noProof/>
          <w:sz w:val="22"/>
          <w:szCs w:val="22"/>
        </w:rPr>
      </w:pPr>
      <w:del w:id="165" w:author="VOYER Raphael" w:date="2021-07-07T12:57:00Z">
        <w:r w:rsidRPr="00DD3D06" w:rsidDel="00DD3D06">
          <w:rPr>
            <w:rPrChange w:id="166"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167" w:author="VOYER Raphael" w:date="2021-07-07T12:57:00Z">
              <w:rPr>
                <w:rStyle w:val="Lienhypertexte"/>
                <w:noProof/>
              </w:rPr>
            </w:rPrChange>
          </w:rPr>
          <w:delText>Purpose</w:delText>
        </w:r>
        <w:r w:rsidDel="00DD3D06">
          <w:rPr>
            <w:noProof/>
            <w:webHidden/>
          </w:rPr>
          <w:tab/>
        </w:r>
        <w:r w:rsidR="00E201A9" w:rsidDel="00DD3D06">
          <w:rPr>
            <w:noProof/>
            <w:webHidden/>
          </w:rPr>
          <w:delText>10</w:delText>
        </w:r>
      </w:del>
    </w:p>
    <w:p w14:paraId="2668C6A8" w14:textId="77777777" w:rsidR="00C572C4" w:rsidDel="00DD3D06" w:rsidRDefault="00C572C4">
      <w:pPr>
        <w:pStyle w:val="TM2"/>
        <w:tabs>
          <w:tab w:val="left" w:pos="880"/>
          <w:tab w:val="right" w:leader="dot" w:pos="9350"/>
        </w:tabs>
        <w:rPr>
          <w:del w:id="168" w:author="VOYER Raphael" w:date="2021-07-07T12:57:00Z"/>
          <w:rFonts w:ascii="Calibri" w:hAnsi="Calibri"/>
          <w:noProof/>
          <w:sz w:val="22"/>
          <w:szCs w:val="22"/>
        </w:rPr>
      </w:pPr>
      <w:del w:id="169" w:author="VOYER Raphael" w:date="2021-07-07T12:57:00Z">
        <w:r w:rsidRPr="00DD3D06" w:rsidDel="00DD3D06">
          <w:rPr>
            <w:rPrChange w:id="170" w:author="VOYER Raphael" w:date="2021-07-07T12:57:00Z">
              <w:rPr>
                <w:rStyle w:val="Lienhypertexte"/>
                <w:noProof/>
              </w:rPr>
            </w:rPrChange>
          </w:rPr>
          <w:delText>1.2</w:delText>
        </w:r>
        <w:r w:rsidDel="00DD3D06">
          <w:rPr>
            <w:rFonts w:ascii="Calibri" w:hAnsi="Calibri"/>
            <w:noProof/>
            <w:sz w:val="22"/>
            <w:szCs w:val="22"/>
          </w:rPr>
          <w:tab/>
        </w:r>
        <w:r w:rsidRPr="00DD3D06" w:rsidDel="00DD3D06">
          <w:rPr>
            <w:rPrChange w:id="171" w:author="VOYER Raphael" w:date="2021-07-07T12:57:00Z">
              <w:rPr>
                <w:rStyle w:val="Lienhypertexte"/>
                <w:noProof/>
              </w:rPr>
            </w:rPrChange>
          </w:rPr>
          <w:delText>Scope</w:delText>
        </w:r>
        <w:r w:rsidDel="00DD3D06">
          <w:rPr>
            <w:noProof/>
            <w:webHidden/>
          </w:rPr>
          <w:tab/>
        </w:r>
        <w:r w:rsidR="00E201A9" w:rsidDel="00DD3D06">
          <w:rPr>
            <w:noProof/>
            <w:webHidden/>
          </w:rPr>
          <w:delText>10</w:delText>
        </w:r>
      </w:del>
    </w:p>
    <w:p w14:paraId="1C99ECDB" w14:textId="77777777" w:rsidR="00C572C4" w:rsidDel="00DD3D06" w:rsidRDefault="00C572C4">
      <w:pPr>
        <w:pStyle w:val="TM2"/>
        <w:tabs>
          <w:tab w:val="left" w:pos="880"/>
          <w:tab w:val="right" w:leader="dot" w:pos="9350"/>
        </w:tabs>
        <w:rPr>
          <w:del w:id="172" w:author="VOYER Raphael" w:date="2021-07-07T12:57:00Z"/>
          <w:rFonts w:ascii="Calibri" w:hAnsi="Calibri"/>
          <w:noProof/>
          <w:sz w:val="22"/>
          <w:szCs w:val="22"/>
        </w:rPr>
      </w:pPr>
      <w:del w:id="173" w:author="VOYER Raphael" w:date="2021-07-07T12:57:00Z">
        <w:r w:rsidRPr="00DD3D06" w:rsidDel="00DD3D06">
          <w:rPr>
            <w:rPrChange w:id="174" w:author="VOYER Raphael" w:date="2021-07-07T12:57:00Z">
              <w:rPr>
                <w:rStyle w:val="Lienhypertexte"/>
                <w:noProof/>
              </w:rPr>
            </w:rPrChange>
          </w:rPr>
          <w:delText>1.3</w:delText>
        </w:r>
        <w:r w:rsidDel="00DD3D06">
          <w:rPr>
            <w:rFonts w:ascii="Calibri" w:hAnsi="Calibri"/>
            <w:noProof/>
            <w:sz w:val="22"/>
            <w:szCs w:val="22"/>
          </w:rPr>
          <w:tab/>
        </w:r>
        <w:r w:rsidRPr="00DD3D06" w:rsidDel="00DD3D06">
          <w:rPr>
            <w:rPrChange w:id="175" w:author="VOYER Raphael" w:date="2021-07-07T12:57:00Z">
              <w:rPr>
                <w:rStyle w:val="Lienhypertexte"/>
                <w:noProof/>
              </w:rPr>
            </w:rPrChange>
          </w:rPr>
          <w:delText>Intended Audience</w:delText>
        </w:r>
        <w:r w:rsidDel="00DD3D06">
          <w:rPr>
            <w:noProof/>
            <w:webHidden/>
          </w:rPr>
          <w:tab/>
        </w:r>
        <w:r w:rsidR="00E201A9" w:rsidDel="00DD3D06">
          <w:rPr>
            <w:noProof/>
            <w:webHidden/>
          </w:rPr>
          <w:delText>10</w:delText>
        </w:r>
      </w:del>
    </w:p>
    <w:p w14:paraId="58204E85" w14:textId="77777777" w:rsidR="00C572C4" w:rsidDel="00DD3D06" w:rsidRDefault="00C572C4">
      <w:pPr>
        <w:pStyle w:val="TM2"/>
        <w:tabs>
          <w:tab w:val="left" w:pos="880"/>
          <w:tab w:val="right" w:leader="dot" w:pos="9350"/>
        </w:tabs>
        <w:rPr>
          <w:del w:id="176" w:author="VOYER Raphael" w:date="2021-07-07T12:57:00Z"/>
          <w:rFonts w:ascii="Calibri" w:hAnsi="Calibri"/>
          <w:noProof/>
          <w:sz w:val="22"/>
          <w:szCs w:val="22"/>
        </w:rPr>
      </w:pPr>
      <w:del w:id="177" w:author="VOYER Raphael" w:date="2021-07-07T12:57:00Z">
        <w:r w:rsidRPr="00DD3D06" w:rsidDel="00DD3D06">
          <w:rPr>
            <w:rPrChange w:id="178" w:author="VOYER Raphael" w:date="2021-07-07T12:57:00Z">
              <w:rPr>
                <w:rStyle w:val="Lienhypertexte"/>
                <w:noProof/>
              </w:rPr>
            </w:rPrChange>
          </w:rPr>
          <w:delText>1.4</w:delText>
        </w:r>
        <w:r w:rsidDel="00DD3D06">
          <w:rPr>
            <w:rFonts w:ascii="Calibri" w:hAnsi="Calibri"/>
            <w:noProof/>
            <w:sz w:val="22"/>
            <w:szCs w:val="22"/>
          </w:rPr>
          <w:tab/>
        </w:r>
        <w:r w:rsidRPr="00DD3D06" w:rsidDel="00DD3D06">
          <w:rPr>
            <w:rPrChange w:id="179" w:author="VOYER Raphael" w:date="2021-07-07T12:57:00Z">
              <w:rPr>
                <w:rStyle w:val="Lienhypertexte"/>
                <w:noProof/>
              </w:rPr>
            </w:rPrChange>
          </w:rPr>
          <w:delText>Document Organization</w:delText>
        </w:r>
        <w:r w:rsidDel="00DD3D06">
          <w:rPr>
            <w:noProof/>
            <w:webHidden/>
          </w:rPr>
          <w:tab/>
        </w:r>
        <w:r w:rsidR="00E201A9" w:rsidDel="00DD3D06">
          <w:rPr>
            <w:noProof/>
            <w:webHidden/>
          </w:rPr>
          <w:delText>10</w:delText>
        </w:r>
      </w:del>
    </w:p>
    <w:p w14:paraId="6A7130A9" w14:textId="77777777" w:rsidR="00C572C4" w:rsidDel="00DD3D06" w:rsidRDefault="00C572C4">
      <w:pPr>
        <w:pStyle w:val="TM2"/>
        <w:tabs>
          <w:tab w:val="left" w:pos="880"/>
          <w:tab w:val="right" w:leader="dot" w:pos="9350"/>
        </w:tabs>
        <w:rPr>
          <w:del w:id="180" w:author="VOYER Raphael" w:date="2021-07-07T12:57:00Z"/>
          <w:rFonts w:ascii="Calibri" w:hAnsi="Calibri"/>
          <w:noProof/>
          <w:sz w:val="22"/>
          <w:szCs w:val="22"/>
        </w:rPr>
      </w:pPr>
      <w:del w:id="181" w:author="VOYER Raphael" w:date="2021-07-07T12:57:00Z">
        <w:r w:rsidRPr="00DD3D06" w:rsidDel="00DD3D06">
          <w:rPr>
            <w:rPrChange w:id="182" w:author="VOYER Raphael" w:date="2021-07-07T12:57:00Z">
              <w:rPr>
                <w:rStyle w:val="Lienhypertexte"/>
                <w:noProof/>
              </w:rPr>
            </w:rPrChange>
          </w:rPr>
          <w:delText>1.5</w:delText>
        </w:r>
        <w:r w:rsidDel="00DD3D06">
          <w:rPr>
            <w:rFonts w:ascii="Calibri" w:hAnsi="Calibri"/>
            <w:noProof/>
            <w:sz w:val="22"/>
            <w:szCs w:val="22"/>
          </w:rPr>
          <w:tab/>
        </w:r>
        <w:r w:rsidRPr="00DD3D06" w:rsidDel="00DD3D06">
          <w:rPr>
            <w:rPrChange w:id="183" w:author="VOYER Raphael" w:date="2021-07-07T12:57:00Z">
              <w:rPr>
                <w:rStyle w:val="Lienhypertexte"/>
                <w:noProof/>
              </w:rPr>
            </w:rPrChange>
          </w:rPr>
          <w:delText>Referenced Documents</w:delText>
        </w:r>
        <w:r w:rsidDel="00DD3D06">
          <w:rPr>
            <w:noProof/>
            <w:webHidden/>
          </w:rPr>
          <w:tab/>
        </w:r>
        <w:r w:rsidR="00E201A9" w:rsidDel="00DD3D06">
          <w:rPr>
            <w:noProof/>
            <w:webHidden/>
          </w:rPr>
          <w:delText>11</w:delText>
        </w:r>
      </w:del>
    </w:p>
    <w:p w14:paraId="1364B643" w14:textId="77777777" w:rsidR="00C572C4" w:rsidDel="00DD3D06" w:rsidRDefault="00C572C4">
      <w:pPr>
        <w:pStyle w:val="TM3"/>
        <w:tabs>
          <w:tab w:val="left" w:pos="1320"/>
          <w:tab w:val="right" w:leader="dot" w:pos="9350"/>
        </w:tabs>
        <w:rPr>
          <w:del w:id="184" w:author="VOYER Raphael" w:date="2021-07-07T12:57:00Z"/>
          <w:rFonts w:ascii="Calibri" w:hAnsi="Calibri"/>
          <w:noProof/>
          <w:sz w:val="22"/>
          <w:szCs w:val="22"/>
        </w:rPr>
      </w:pPr>
      <w:del w:id="185" w:author="VOYER Raphael" w:date="2021-07-07T12:57:00Z">
        <w:r w:rsidRPr="00DD3D06" w:rsidDel="00DD3D06">
          <w:rPr>
            <w:rPrChange w:id="186" w:author="VOYER Raphael" w:date="2021-07-07T12:57:00Z">
              <w:rPr>
                <w:rStyle w:val="Lienhypertexte"/>
                <w:noProof/>
              </w:rPr>
            </w:rPrChange>
          </w:rPr>
          <w:delText>1.5.1</w:delText>
        </w:r>
        <w:r w:rsidDel="00DD3D06">
          <w:rPr>
            <w:rFonts w:ascii="Calibri" w:hAnsi="Calibri"/>
            <w:noProof/>
            <w:sz w:val="22"/>
            <w:szCs w:val="22"/>
          </w:rPr>
          <w:tab/>
        </w:r>
        <w:r w:rsidRPr="00DD3D06" w:rsidDel="00DD3D06">
          <w:rPr>
            <w:rPrChange w:id="187" w:author="VOYER Raphael" w:date="2021-07-07T12:57:00Z">
              <w:rPr>
                <w:rStyle w:val="Lienhypertexte"/>
                <w:noProof/>
              </w:rPr>
            </w:rPrChange>
          </w:rPr>
          <w:delText>Internal Documents</w:delText>
        </w:r>
        <w:r w:rsidDel="00DD3D06">
          <w:rPr>
            <w:noProof/>
            <w:webHidden/>
          </w:rPr>
          <w:tab/>
        </w:r>
        <w:r w:rsidR="00E201A9" w:rsidDel="00DD3D06">
          <w:rPr>
            <w:noProof/>
            <w:webHidden/>
          </w:rPr>
          <w:delText>11</w:delText>
        </w:r>
      </w:del>
    </w:p>
    <w:p w14:paraId="19B0ED47" w14:textId="77777777" w:rsidR="00C572C4" w:rsidDel="00DD3D06" w:rsidRDefault="00C572C4">
      <w:pPr>
        <w:pStyle w:val="TM3"/>
        <w:tabs>
          <w:tab w:val="left" w:pos="1320"/>
          <w:tab w:val="right" w:leader="dot" w:pos="9350"/>
        </w:tabs>
        <w:rPr>
          <w:del w:id="188" w:author="VOYER Raphael" w:date="2021-07-07T12:57:00Z"/>
          <w:rFonts w:ascii="Calibri" w:hAnsi="Calibri"/>
          <w:noProof/>
          <w:sz w:val="22"/>
          <w:szCs w:val="22"/>
        </w:rPr>
      </w:pPr>
      <w:del w:id="189" w:author="VOYER Raphael" w:date="2021-07-07T12:57:00Z">
        <w:r w:rsidRPr="00DD3D06" w:rsidDel="00DD3D06">
          <w:rPr>
            <w:rPrChange w:id="190" w:author="VOYER Raphael" w:date="2021-07-07T12:57:00Z">
              <w:rPr>
                <w:rStyle w:val="Lienhypertexte"/>
                <w:noProof/>
              </w:rPr>
            </w:rPrChange>
          </w:rPr>
          <w:delText>1.5.2</w:delText>
        </w:r>
        <w:r w:rsidDel="00DD3D06">
          <w:rPr>
            <w:rFonts w:ascii="Calibri" w:hAnsi="Calibri"/>
            <w:noProof/>
            <w:sz w:val="22"/>
            <w:szCs w:val="22"/>
          </w:rPr>
          <w:tab/>
        </w:r>
        <w:r w:rsidRPr="00DD3D06" w:rsidDel="00DD3D06">
          <w:rPr>
            <w:rPrChange w:id="191" w:author="VOYER Raphael" w:date="2021-07-07T12:57:00Z">
              <w:rPr>
                <w:rStyle w:val="Lienhypertexte"/>
                <w:noProof/>
              </w:rPr>
            </w:rPrChange>
          </w:rPr>
          <w:delText>External Documents</w:delText>
        </w:r>
        <w:r w:rsidDel="00DD3D06">
          <w:rPr>
            <w:noProof/>
            <w:webHidden/>
          </w:rPr>
          <w:tab/>
        </w:r>
        <w:r w:rsidR="00E201A9" w:rsidDel="00DD3D06">
          <w:rPr>
            <w:noProof/>
            <w:webHidden/>
          </w:rPr>
          <w:delText>11</w:delText>
        </w:r>
      </w:del>
    </w:p>
    <w:p w14:paraId="338B7477" w14:textId="77777777" w:rsidR="00C572C4" w:rsidDel="00DD3D06" w:rsidRDefault="00C572C4">
      <w:pPr>
        <w:pStyle w:val="TM2"/>
        <w:tabs>
          <w:tab w:val="left" w:pos="880"/>
          <w:tab w:val="right" w:leader="dot" w:pos="9350"/>
        </w:tabs>
        <w:rPr>
          <w:del w:id="192" w:author="VOYER Raphael" w:date="2021-07-07T12:57:00Z"/>
          <w:rFonts w:ascii="Calibri" w:hAnsi="Calibri"/>
          <w:noProof/>
          <w:sz w:val="22"/>
          <w:szCs w:val="22"/>
        </w:rPr>
      </w:pPr>
      <w:del w:id="193" w:author="VOYER Raphael" w:date="2021-07-07T12:57:00Z">
        <w:r w:rsidRPr="00DD3D06" w:rsidDel="00DD3D06">
          <w:rPr>
            <w:rPrChange w:id="194" w:author="VOYER Raphael" w:date="2021-07-07T12:57:00Z">
              <w:rPr>
                <w:rStyle w:val="Lienhypertexte"/>
                <w:noProof/>
              </w:rPr>
            </w:rPrChange>
          </w:rPr>
          <w:delText>1.6</w:delText>
        </w:r>
        <w:r w:rsidDel="00DD3D06">
          <w:rPr>
            <w:rFonts w:ascii="Calibri" w:hAnsi="Calibri"/>
            <w:noProof/>
            <w:sz w:val="22"/>
            <w:szCs w:val="22"/>
          </w:rPr>
          <w:tab/>
        </w:r>
        <w:r w:rsidRPr="00DD3D06" w:rsidDel="00DD3D06">
          <w:rPr>
            <w:rPrChange w:id="195" w:author="VOYER Raphael" w:date="2021-07-07T12:57:00Z">
              <w:rPr>
                <w:rStyle w:val="Lienhypertexte"/>
                <w:noProof/>
              </w:rPr>
            </w:rPrChange>
          </w:rPr>
          <w:delText>Acronyms</w:delText>
        </w:r>
        <w:r w:rsidDel="00DD3D06">
          <w:rPr>
            <w:noProof/>
            <w:webHidden/>
          </w:rPr>
          <w:tab/>
        </w:r>
        <w:r w:rsidR="00E201A9" w:rsidDel="00DD3D06">
          <w:rPr>
            <w:noProof/>
            <w:webHidden/>
          </w:rPr>
          <w:delText>11</w:delText>
        </w:r>
      </w:del>
    </w:p>
    <w:p w14:paraId="07FFD180" w14:textId="77777777" w:rsidR="00C572C4" w:rsidDel="00DD3D06" w:rsidRDefault="00C572C4">
      <w:pPr>
        <w:pStyle w:val="TM1"/>
        <w:tabs>
          <w:tab w:val="left" w:pos="480"/>
          <w:tab w:val="right" w:leader="dot" w:pos="9350"/>
        </w:tabs>
        <w:rPr>
          <w:del w:id="196" w:author="VOYER Raphael" w:date="2021-07-07T12:57:00Z"/>
          <w:rFonts w:ascii="Calibri" w:hAnsi="Calibri"/>
          <w:noProof/>
          <w:sz w:val="22"/>
          <w:szCs w:val="22"/>
        </w:rPr>
      </w:pPr>
      <w:del w:id="197" w:author="VOYER Raphael" w:date="2021-07-07T12:57:00Z">
        <w:r w:rsidRPr="00DD3D06" w:rsidDel="00DD3D06">
          <w:rPr>
            <w:rPrChange w:id="198" w:author="VOYER Raphael" w:date="2021-07-07T12:57:00Z">
              <w:rPr>
                <w:rStyle w:val="Lienhypertexte"/>
                <w:noProof/>
              </w:rPr>
            </w:rPrChange>
          </w:rPr>
          <w:delText>2</w:delText>
        </w:r>
        <w:r w:rsidDel="00DD3D06">
          <w:rPr>
            <w:rFonts w:ascii="Calibri" w:hAnsi="Calibri"/>
            <w:noProof/>
            <w:sz w:val="22"/>
            <w:szCs w:val="22"/>
          </w:rPr>
          <w:tab/>
        </w:r>
        <w:r w:rsidRPr="00DD3D06" w:rsidDel="00DD3D06">
          <w:rPr>
            <w:rPrChange w:id="199" w:author="VOYER Raphael" w:date="2021-07-07T12:57:00Z">
              <w:rPr>
                <w:rStyle w:val="Lienhypertexte"/>
                <w:noProof/>
              </w:rPr>
            </w:rPrChange>
          </w:rPr>
          <w:delText>FUNCTIONAL DESCRIPTION</w:delText>
        </w:r>
        <w:r w:rsidDel="00DD3D06">
          <w:rPr>
            <w:noProof/>
            <w:webHidden/>
          </w:rPr>
          <w:tab/>
        </w:r>
        <w:r w:rsidR="00E201A9" w:rsidDel="00DD3D06">
          <w:rPr>
            <w:noProof/>
            <w:webHidden/>
          </w:rPr>
          <w:delText>13</w:delText>
        </w:r>
      </w:del>
    </w:p>
    <w:p w14:paraId="7C14CDEC" w14:textId="77777777" w:rsidR="00C572C4" w:rsidDel="00DD3D06" w:rsidRDefault="00C572C4">
      <w:pPr>
        <w:pStyle w:val="TM2"/>
        <w:tabs>
          <w:tab w:val="left" w:pos="880"/>
          <w:tab w:val="right" w:leader="dot" w:pos="9350"/>
        </w:tabs>
        <w:rPr>
          <w:del w:id="200" w:author="VOYER Raphael" w:date="2021-07-07T12:57:00Z"/>
          <w:rFonts w:ascii="Calibri" w:hAnsi="Calibri"/>
          <w:noProof/>
          <w:sz w:val="22"/>
          <w:szCs w:val="22"/>
        </w:rPr>
      </w:pPr>
      <w:del w:id="201" w:author="VOYER Raphael" w:date="2021-07-07T12:57:00Z">
        <w:r w:rsidRPr="00DD3D06" w:rsidDel="00DD3D06">
          <w:rPr>
            <w:rPrChange w:id="202" w:author="VOYER Raphael" w:date="2021-07-07T12:57:00Z">
              <w:rPr>
                <w:rStyle w:val="Lienhypertexte"/>
                <w:noProof/>
              </w:rPr>
            </w:rPrChange>
          </w:rPr>
          <w:delText>2.1</w:delText>
        </w:r>
        <w:r w:rsidDel="00DD3D06">
          <w:rPr>
            <w:rFonts w:ascii="Calibri" w:hAnsi="Calibri"/>
            <w:noProof/>
            <w:sz w:val="22"/>
            <w:szCs w:val="22"/>
          </w:rPr>
          <w:tab/>
        </w:r>
        <w:r w:rsidRPr="00DD3D06" w:rsidDel="00DD3D06">
          <w:rPr>
            <w:rPrChange w:id="203" w:author="VOYER Raphael" w:date="2021-07-07T12:57:00Z">
              <w:rPr>
                <w:rStyle w:val="Lienhypertexte"/>
                <w:noProof/>
              </w:rPr>
            </w:rPrChange>
          </w:rPr>
          <w:delText>Basic Overview</w:delText>
        </w:r>
        <w:r w:rsidDel="00DD3D06">
          <w:rPr>
            <w:noProof/>
            <w:webHidden/>
          </w:rPr>
          <w:tab/>
        </w:r>
        <w:r w:rsidR="00E201A9" w:rsidDel="00DD3D06">
          <w:rPr>
            <w:noProof/>
            <w:webHidden/>
          </w:rPr>
          <w:delText>13</w:delText>
        </w:r>
      </w:del>
    </w:p>
    <w:p w14:paraId="452CE04D" w14:textId="77777777" w:rsidR="00C572C4" w:rsidRPr="00E358D6" w:rsidDel="00DD3D06" w:rsidRDefault="00C572C4" w:rsidP="00E358D6">
      <w:pPr>
        <w:pStyle w:val="TM3"/>
        <w:tabs>
          <w:tab w:val="left" w:pos="1320"/>
          <w:tab w:val="right" w:leader="dot" w:pos="9350"/>
        </w:tabs>
        <w:rPr>
          <w:del w:id="204" w:author="VOYER Raphael" w:date="2021-07-07T12:57:00Z"/>
          <w:rStyle w:val="Lienhypertexte"/>
          <w:noProof/>
        </w:rPr>
      </w:pPr>
      <w:del w:id="205" w:author="VOYER Raphael" w:date="2021-07-07T12:57:00Z">
        <w:r w:rsidRPr="00DD3D06" w:rsidDel="00DD3D06">
          <w:rPr>
            <w:rPrChange w:id="206" w:author="VOYER Raphael" w:date="2021-07-07T12:57:00Z">
              <w:rPr>
                <w:rStyle w:val="Lienhypertexte"/>
                <w:noProof/>
              </w:rPr>
            </w:rPrChange>
          </w:rPr>
          <w:delText>2.1.1 Stonebeat FullCluster Overview:</w:delText>
        </w:r>
        <w:r w:rsidRPr="00DD3D06" w:rsidDel="00DD3D06">
          <w:rPr>
            <w:webHidden/>
            <w:rPrChange w:id="207" w:author="VOYER Raphael" w:date="2021-07-07T12:57:00Z">
              <w:rPr>
                <w:rStyle w:val="Lienhypertexte"/>
                <w:noProof/>
                <w:webHidden/>
              </w:rPr>
            </w:rPrChange>
          </w:rPr>
          <w:tab/>
        </w:r>
        <w:r w:rsidR="00E201A9" w:rsidRPr="00DD3D06" w:rsidDel="00DD3D06">
          <w:rPr>
            <w:webHidden/>
            <w:rPrChange w:id="208" w:author="VOYER Raphael" w:date="2021-07-07T12:57:00Z">
              <w:rPr>
                <w:rStyle w:val="Lienhypertexte"/>
                <w:noProof/>
                <w:webHidden/>
              </w:rPr>
            </w:rPrChange>
          </w:rPr>
          <w:delText>14</w:delText>
        </w:r>
      </w:del>
    </w:p>
    <w:p w14:paraId="65A5D6B1" w14:textId="77777777" w:rsidR="00C572C4" w:rsidRPr="00E358D6" w:rsidDel="00DD3D06" w:rsidRDefault="00C572C4" w:rsidP="00E358D6">
      <w:pPr>
        <w:pStyle w:val="TM3"/>
        <w:tabs>
          <w:tab w:val="left" w:pos="1320"/>
          <w:tab w:val="right" w:leader="dot" w:pos="9350"/>
        </w:tabs>
        <w:rPr>
          <w:del w:id="209" w:author="VOYER Raphael" w:date="2021-07-07T12:57:00Z"/>
          <w:rStyle w:val="Lienhypertexte"/>
          <w:noProof/>
        </w:rPr>
      </w:pPr>
      <w:del w:id="210" w:author="VOYER Raphael" w:date="2021-07-07T12:57:00Z">
        <w:r w:rsidRPr="00DD3D06" w:rsidDel="00DD3D06">
          <w:rPr>
            <w:rPrChange w:id="211" w:author="VOYER Raphael" w:date="2021-07-07T12:57:00Z">
              <w:rPr>
                <w:rStyle w:val="Lienhypertexte"/>
                <w:noProof/>
              </w:rPr>
            </w:rPrChange>
          </w:rPr>
          <w:delText>2.1.2 Clustering</w:delText>
        </w:r>
        <w:r w:rsidRPr="00DD3D06" w:rsidDel="00DD3D06">
          <w:rPr>
            <w:webHidden/>
            <w:rPrChange w:id="212" w:author="VOYER Raphael" w:date="2021-07-07T12:57:00Z">
              <w:rPr>
                <w:rStyle w:val="Lienhypertexte"/>
                <w:noProof/>
                <w:webHidden/>
              </w:rPr>
            </w:rPrChange>
          </w:rPr>
          <w:tab/>
        </w:r>
        <w:r w:rsidR="00E201A9" w:rsidRPr="00DD3D06" w:rsidDel="00DD3D06">
          <w:rPr>
            <w:webHidden/>
            <w:rPrChange w:id="213" w:author="VOYER Raphael" w:date="2021-07-07T12:57:00Z">
              <w:rPr>
                <w:rStyle w:val="Lienhypertexte"/>
                <w:noProof/>
                <w:webHidden/>
              </w:rPr>
            </w:rPrChange>
          </w:rPr>
          <w:delText>14</w:delText>
        </w:r>
      </w:del>
    </w:p>
    <w:p w14:paraId="262A33A5" w14:textId="77777777" w:rsidR="00C572C4" w:rsidRPr="00E358D6" w:rsidDel="00DD3D06" w:rsidRDefault="00C572C4" w:rsidP="00E358D6">
      <w:pPr>
        <w:pStyle w:val="TM3"/>
        <w:tabs>
          <w:tab w:val="left" w:pos="1320"/>
          <w:tab w:val="right" w:leader="dot" w:pos="9350"/>
        </w:tabs>
        <w:rPr>
          <w:del w:id="214" w:author="VOYER Raphael" w:date="2021-07-07T12:57:00Z"/>
          <w:rStyle w:val="Lienhypertexte"/>
          <w:noProof/>
        </w:rPr>
      </w:pPr>
      <w:del w:id="215" w:author="VOYER Raphael" w:date="2021-07-07T12:57:00Z">
        <w:r w:rsidRPr="00DD3D06" w:rsidDel="00DD3D06">
          <w:rPr>
            <w:rPrChange w:id="216" w:author="VOYER Raphael" w:date="2021-07-07T12:57:00Z">
              <w:rPr>
                <w:rStyle w:val="Lienhypertexte"/>
                <w:noProof/>
              </w:rPr>
            </w:rPrChange>
          </w:rPr>
          <w:delText>2.1.3 IP and MAC Addresses</w:delText>
        </w:r>
        <w:r w:rsidRPr="00DD3D06" w:rsidDel="00DD3D06">
          <w:rPr>
            <w:webHidden/>
            <w:rPrChange w:id="217" w:author="VOYER Raphael" w:date="2021-07-07T12:57:00Z">
              <w:rPr>
                <w:rStyle w:val="Lienhypertexte"/>
                <w:noProof/>
                <w:webHidden/>
              </w:rPr>
            </w:rPrChange>
          </w:rPr>
          <w:tab/>
        </w:r>
        <w:r w:rsidR="00E201A9" w:rsidRPr="00DD3D06" w:rsidDel="00DD3D06">
          <w:rPr>
            <w:webHidden/>
            <w:rPrChange w:id="218" w:author="VOYER Raphael" w:date="2021-07-07T12:57:00Z">
              <w:rPr>
                <w:rStyle w:val="Lienhypertexte"/>
                <w:noProof/>
                <w:webHidden/>
              </w:rPr>
            </w:rPrChange>
          </w:rPr>
          <w:delText>14</w:delText>
        </w:r>
      </w:del>
    </w:p>
    <w:p w14:paraId="3C0C17A2" w14:textId="77777777" w:rsidR="00C572C4" w:rsidRPr="00E358D6" w:rsidDel="00DD3D06" w:rsidRDefault="00C572C4" w:rsidP="00E358D6">
      <w:pPr>
        <w:pStyle w:val="TM3"/>
        <w:tabs>
          <w:tab w:val="left" w:pos="1320"/>
          <w:tab w:val="right" w:leader="dot" w:pos="9350"/>
        </w:tabs>
        <w:rPr>
          <w:del w:id="219" w:author="VOYER Raphael" w:date="2021-07-07T12:57:00Z"/>
          <w:rStyle w:val="Lienhypertexte"/>
          <w:noProof/>
        </w:rPr>
      </w:pPr>
      <w:del w:id="220" w:author="VOYER Raphael" w:date="2021-07-07T12:57:00Z">
        <w:r w:rsidRPr="00DD3D06" w:rsidDel="00DD3D06">
          <w:rPr>
            <w:rPrChange w:id="221" w:author="VOYER Raphael" w:date="2021-07-07T12:57:00Z">
              <w:rPr>
                <w:rStyle w:val="Lienhypertexte"/>
                <w:noProof/>
              </w:rPr>
            </w:rPrChange>
          </w:rPr>
          <w:delText>2.1.4 Connecting to the Cluster:</w:delText>
        </w:r>
        <w:r w:rsidRPr="00DD3D06" w:rsidDel="00DD3D06">
          <w:rPr>
            <w:webHidden/>
            <w:rPrChange w:id="222" w:author="VOYER Raphael" w:date="2021-07-07T12:57:00Z">
              <w:rPr>
                <w:rStyle w:val="Lienhypertexte"/>
                <w:noProof/>
                <w:webHidden/>
              </w:rPr>
            </w:rPrChange>
          </w:rPr>
          <w:tab/>
        </w:r>
        <w:r w:rsidR="00E201A9" w:rsidRPr="00DD3D06" w:rsidDel="00DD3D06">
          <w:rPr>
            <w:webHidden/>
            <w:rPrChange w:id="223" w:author="VOYER Raphael" w:date="2021-07-07T12:57:00Z">
              <w:rPr>
                <w:rStyle w:val="Lienhypertexte"/>
                <w:noProof/>
                <w:webHidden/>
              </w:rPr>
            </w:rPrChange>
          </w:rPr>
          <w:delText>15</w:delText>
        </w:r>
      </w:del>
    </w:p>
    <w:p w14:paraId="36F381C3" w14:textId="77777777" w:rsidR="00C572C4" w:rsidDel="00DD3D06" w:rsidRDefault="00C572C4">
      <w:pPr>
        <w:pStyle w:val="TM2"/>
        <w:tabs>
          <w:tab w:val="left" w:pos="880"/>
          <w:tab w:val="right" w:leader="dot" w:pos="9350"/>
        </w:tabs>
        <w:rPr>
          <w:del w:id="224" w:author="VOYER Raphael" w:date="2021-07-07T12:57:00Z"/>
          <w:rFonts w:ascii="Calibri" w:hAnsi="Calibri"/>
          <w:noProof/>
          <w:sz w:val="22"/>
          <w:szCs w:val="22"/>
        </w:rPr>
      </w:pPr>
      <w:del w:id="225" w:author="VOYER Raphael" w:date="2021-07-07T12:57:00Z">
        <w:r w:rsidRPr="00DD3D06" w:rsidDel="00DD3D06">
          <w:rPr>
            <w:rPrChange w:id="226" w:author="VOYER Raphael" w:date="2021-07-07T12:57:00Z">
              <w:rPr>
                <w:rStyle w:val="Lienhypertexte"/>
                <w:noProof/>
              </w:rPr>
            </w:rPrChange>
          </w:rPr>
          <w:delText>2.2</w:delText>
        </w:r>
        <w:r w:rsidDel="00DD3D06">
          <w:rPr>
            <w:rFonts w:ascii="Calibri" w:hAnsi="Calibri"/>
            <w:noProof/>
            <w:sz w:val="22"/>
            <w:szCs w:val="22"/>
          </w:rPr>
          <w:tab/>
        </w:r>
        <w:r w:rsidRPr="00DD3D06" w:rsidDel="00DD3D06">
          <w:rPr>
            <w:rPrChange w:id="227" w:author="VOYER Raphael" w:date="2021-07-07T12:57:00Z">
              <w:rPr>
                <w:rStyle w:val="Lienhypertexte"/>
                <w:noProof/>
              </w:rPr>
            </w:rPrChange>
          </w:rPr>
          <w:delText>Platform Supported</w:delText>
        </w:r>
        <w:r w:rsidDel="00DD3D06">
          <w:rPr>
            <w:noProof/>
            <w:webHidden/>
          </w:rPr>
          <w:tab/>
        </w:r>
        <w:r w:rsidR="00E201A9" w:rsidDel="00DD3D06">
          <w:rPr>
            <w:noProof/>
            <w:webHidden/>
          </w:rPr>
          <w:delText>16</w:delText>
        </w:r>
      </w:del>
    </w:p>
    <w:p w14:paraId="36C5DC80" w14:textId="77777777" w:rsidR="00C572C4" w:rsidDel="00DD3D06" w:rsidRDefault="00C572C4">
      <w:pPr>
        <w:pStyle w:val="TM2"/>
        <w:tabs>
          <w:tab w:val="left" w:pos="880"/>
          <w:tab w:val="right" w:leader="dot" w:pos="9350"/>
        </w:tabs>
        <w:rPr>
          <w:del w:id="228" w:author="VOYER Raphael" w:date="2021-07-07T12:57:00Z"/>
          <w:rFonts w:ascii="Calibri" w:hAnsi="Calibri"/>
          <w:noProof/>
          <w:sz w:val="22"/>
          <w:szCs w:val="22"/>
        </w:rPr>
      </w:pPr>
      <w:del w:id="229" w:author="VOYER Raphael" w:date="2021-07-07T12:57:00Z">
        <w:r w:rsidRPr="00DD3D06" w:rsidDel="00DD3D06">
          <w:rPr>
            <w:rPrChange w:id="230" w:author="VOYER Raphael" w:date="2021-07-07T12:57:00Z">
              <w:rPr>
                <w:rStyle w:val="Lienhypertexte"/>
                <w:noProof/>
              </w:rPr>
            </w:rPrChange>
          </w:rPr>
          <w:delText>2.3</w:delText>
        </w:r>
        <w:r w:rsidDel="00DD3D06">
          <w:rPr>
            <w:rFonts w:ascii="Calibri" w:hAnsi="Calibri"/>
            <w:noProof/>
            <w:sz w:val="22"/>
            <w:szCs w:val="22"/>
          </w:rPr>
          <w:tab/>
        </w:r>
        <w:r w:rsidRPr="00DD3D06" w:rsidDel="00DD3D06">
          <w:rPr>
            <w:rPrChange w:id="231" w:author="VOYER Raphael" w:date="2021-07-07T12:57:00Z">
              <w:rPr>
                <w:rStyle w:val="Lienhypertexte"/>
                <w:noProof/>
              </w:rPr>
            </w:rPrChange>
          </w:rPr>
          <w:delText>Design Constraints.</w:delText>
        </w:r>
        <w:r w:rsidDel="00DD3D06">
          <w:rPr>
            <w:noProof/>
            <w:webHidden/>
          </w:rPr>
          <w:tab/>
        </w:r>
        <w:r w:rsidR="00E201A9" w:rsidDel="00DD3D06">
          <w:rPr>
            <w:noProof/>
            <w:webHidden/>
          </w:rPr>
          <w:delText>16</w:delText>
        </w:r>
      </w:del>
    </w:p>
    <w:p w14:paraId="5FA8D8FD" w14:textId="77777777" w:rsidR="00C572C4" w:rsidDel="00DD3D06" w:rsidRDefault="00C572C4">
      <w:pPr>
        <w:pStyle w:val="TM3"/>
        <w:tabs>
          <w:tab w:val="left" w:pos="1320"/>
          <w:tab w:val="right" w:leader="dot" w:pos="9350"/>
        </w:tabs>
        <w:rPr>
          <w:del w:id="232" w:author="VOYER Raphael" w:date="2021-07-07T12:57:00Z"/>
          <w:rFonts w:ascii="Calibri" w:hAnsi="Calibri"/>
          <w:noProof/>
          <w:sz w:val="22"/>
          <w:szCs w:val="22"/>
        </w:rPr>
      </w:pPr>
      <w:del w:id="233" w:author="VOYER Raphael" w:date="2021-07-07T12:57:00Z">
        <w:r w:rsidRPr="00DD3D06" w:rsidDel="00DD3D06">
          <w:rPr>
            <w:rPrChange w:id="234" w:author="VOYER Raphael" w:date="2021-07-07T12:57:00Z">
              <w:rPr>
                <w:rStyle w:val="Lienhypertexte"/>
                <w:noProof/>
              </w:rPr>
            </w:rPrChange>
          </w:rPr>
          <w:delText>2.3.1</w:delText>
        </w:r>
        <w:r w:rsidDel="00DD3D06">
          <w:rPr>
            <w:rFonts w:ascii="Calibri" w:hAnsi="Calibri"/>
            <w:noProof/>
            <w:sz w:val="22"/>
            <w:szCs w:val="22"/>
          </w:rPr>
          <w:tab/>
        </w:r>
        <w:r w:rsidRPr="00DD3D06" w:rsidDel="00DD3D06">
          <w:rPr>
            <w:rPrChange w:id="235" w:author="VOYER Raphael" w:date="2021-07-07T12:57:00Z">
              <w:rPr>
                <w:rStyle w:val="Lienhypertexte"/>
                <w:noProof/>
              </w:rPr>
            </w:rPrChange>
          </w:rPr>
          <w:delText>Software Limitations</w:delText>
        </w:r>
        <w:r w:rsidDel="00DD3D06">
          <w:rPr>
            <w:noProof/>
            <w:webHidden/>
          </w:rPr>
          <w:tab/>
        </w:r>
        <w:r w:rsidR="00E201A9" w:rsidDel="00DD3D06">
          <w:rPr>
            <w:noProof/>
            <w:webHidden/>
          </w:rPr>
          <w:delText>16</w:delText>
        </w:r>
      </w:del>
    </w:p>
    <w:p w14:paraId="6B994E7B" w14:textId="77777777" w:rsidR="00C572C4" w:rsidDel="00DD3D06" w:rsidRDefault="00C572C4">
      <w:pPr>
        <w:pStyle w:val="TM3"/>
        <w:tabs>
          <w:tab w:val="left" w:pos="1320"/>
          <w:tab w:val="right" w:leader="dot" w:pos="9350"/>
        </w:tabs>
        <w:rPr>
          <w:del w:id="236" w:author="VOYER Raphael" w:date="2021-07-07T12:57:00Z"/>
          <w:rFonts w:ascii="Calibri" w:hAnsi="Calibri"/>
          <w:noProof/>
          <w:sz w:val="22"/>
          <w:szCs w:val="22"/>
        </w:rPr>
      </w:pPr>
      <w:del w:id="237" w:author="VOYER Raphael" w:date="2021-07-07T12:57:00Z">
        <w:r w:rsidRPr="00DD3D06" w:rsidDel="00DD3D06">
          <w:rPr>
            <w:rPrChange w:id="238" w:author="VOYER Raphael" w:date="2021-07-07T12:57:00Z">
              <w:rPr>
                <w:rStyle w:val="Lienhypertexte"/>
                <w:noProof/>
              </w:rPr>
            </w:rPrChange>
          </w:rPr>
          <w:delText>2.3.2</w:delText>
        </w:r>
        <w:r w:rsidDel="00DD3D06">
          <w:rPr>
            <w:rFonts w:ascii="Calibri" w:hAnsi="Calibri"/>
            <w:noProof/>
            <w:sz w:val="22"/>
            <w:szCs w:val="22"/>
          </w:rPr>
          <w:tab/>
        </w:r>
        <w:r w:rsidRPr="00DD3D06" w:rsidDel="00DD3D06">
          <w:rPr>
            <w:rPrChange w:id="239" w:author="VOYER Raphael" w:date="2021-07-07T12:57:00Z">
              <w:rPr>
                <w:rStyle w:val="Lienhypertexte"/>
                <w:noProof/>
              </w:rPr>
            </w:rPrChange>
          </w:rPr>
          <w:delText>Hardware Limitations</w:delText>
        </w:r>
        <w:r w:rsidDel="00DD3D06">
          <w:rPr>
            <w:noProof/>
            <w:webHidden/>
          </w:rPr>
          <w:tab/>
        </w:r>
        <w:r w:rsidR="00E201A9" w:rsidDel="00DD3D06">
          <w:rPr>
            <w:noProof/>
            <w:webHidden/>
          </w:rPr>
          <w:delText>16</w:delText>
        </w:r>
      </w:del>
    </w:p>
    <w:p w14:paraId="7364A616" w14:textId="77777777" w:rsidR="00C572C4" w:rsidDel="00DD3D06" w:rsidRDefault="00C572C4">
      <w:pPr>
        <w:pStyle w:val="TM2"/>
        <w:tabs>
          <w:tab w:val="left" w:pos="880"/>
          <w:tab w:val="right" w:leader="dot" w:pos="9350"/>
        </w:tabs>
        <w:rPr>
          <w:del w:id="240" w:author="VOYER Raphael" w:date="2021-07-07T12:57:00Z"/>
          <w:rFonts w:ascii="Calibri" w:hAnsi="Calibri"/>
          <w:noProof/>
          <w:sz w:val="22"/>
          <w:szCs w:val="22"/>
        </w:rPr>
      </w:pPr>
      <w:del w:id="241" w:author="VOYER Raphael" w:date="2021-07-07T12:57:00Z">
        <w:r w:rsidRPr="00DD3D06" w:rsidDel="00DD3D06">
          <w:rPr>
            <w:rPrChange w:id="242" w:author="VOYER Raphael" w:date="2021-07-07T12:57:00Z">
              <w:rPr>
                <w:rStyle w:val="Lienhypertexte"/>
                <w:noProof/>
              </w:rPr>
            </w:rPrChange>
          </w:rPr>
          <w:delText>2.4</w:delText>
        </w:r>
        <w:r w:rsidDel="00DD3D06">
          <w:rPr>
            <w:rFonts w:ascii="Calibri" w:hAnsi="Calibri"/>
            <w:noProof/>
            <w:sz w:val="22"/>
            <w:szCs w:val="22"/>
          </w:rPr>
          <w:tab/>
        </w:r>
        <w:r w:rsidRPr="00DD3D06" w:rsidDel="00DD3D06">
          <w:rPr>
            <w:rPrChange w:id="243" w:author="VOYER Raphael" w:date="2021-07-07T12:57:00Z">
              <w:rPr>
                <w:rStyle w:val="Lienhypertexte"/>
                <w:noProof/>
              </w:rPr>
            </w:rPrChange>
          </w:rPr>
          <w:delText>Assumptions and Dependencies</w:delText>
        </w:r>
        <w:r w:rsidDel="00DD3D06">
          <w:rPr>
            <w:noProof/>
            <w:webHidden/>
          </w:rPr>
          <w:tab/>
        </w:r>
        <w:r w:rsidR="00E201A9" w:rsidDel="00DD3D06">
          <w:rPr>
            <w:noProof/>
            <w:webHidden/>
          </w:rPr>
          <w:delText>16</w:delText>
        </w:r>
      </w:del>
    </w:p>
    <w:p w14:paraId="77449F49" w14:textId="77777777" w:rsidR="00C572C4" w:rsidDel="00DD3D06" w:rsidRDefault="00C572C4">
      <w:pPr>
        <w:pStyle w:val="TM1"/>
        <w:tabs>
          <w:tab w:val="left" w:pos="480"/>
          <w:tab w:val="right" w:leader="dot" w:pos="9350"/>
        </w:tabs>
        <w:rPr>
          <w:del w:id="244" w:author="VOYER Raphael" w:date="2021-07-07T12:57:00Z"/>
          <w:rFonts w:ascii="Calibri" w:hAnsi="Calibri"/>
          <w:noProof/>
          <w:sz w:val="22"/>
          <w:szCs w:val="22"/>
        </w:rPr>
      </w:pPr>
      <w:del w:id="245" w:author="VOYER Raphael" w:date="2021-07-07T12:57:00Z">
        <w:r w:rsidRPr="00DD3D06" w:rsidDel="00DD3D06">
          <w:rPr>
            <w:rPrChange w:id="246" w:author="VOYER Raphael" w:date="2021-07-07T12:57:00Z">
              <w:rPr>
                <w:rStyle w:val="Lienhypertexte"/>
                <w:noProof/>
              </w:rPr>
            </w:rPrChange>
          </w:rPr>
          <w:delText>3</w:delText>
        </w:r>
        <w:r w:rsidDel="00DD3D06">
          <w:rPr>
            <w:rFonts w:ascii="Calibri" w:hAnsi="Calibri"/>
            <w:noProof/>
            <w:sz w:val="22"/>
            <w:szCs w:val="22"/>
          </w:rPr>
          <w:tab/>
        </w:r>
        <w:r w:rsidRPr="00DD3D06" w:rsidDel="00DD3D06">
          <w:rPr>
            <w:rPrChange w:id="247" w:author="VOYER Raphael" w:date="2021-07-07T12:57:00Z">
              <w:rPr>
                <w:rStyle w:val="Lienhypertexte"/>
                <w:noProof/>
              </w:rPr>
            </w:rPrChange>
          </w:rPr>
          <w:delText>SYSTEM REQUIREMENT SPECIFICATIONS</w:delText>
        </w:r>
        <w:r w:rsidDel="00DD3D06">
          <w:rPr>
            <w:noProof/>
            <w:webHidden/>
          </w:rPr>
          <w:tab/>
        </w:r>
        <w:r w:rsidR="00E201A9" w:rsidDel="00DD3D06">
          <w:rPr>
            <w:noProof/>
            <w:webHidden/>
          </w:rPr>
          <w:delText>17</w:delText>
        </w:r>
      </w:del>
    </w:p>
    <w:p w14:paraId="1E9FB91E" w14:textId="77777777" w:rsidR="00C572C4" w:rsidDel="00DD3D06" w:rsidRDefault="00C572C4">
      <w:pPr>
        <w:pStyle w:val="TM2"/>
        <w:tabs>
          <w:tab w:val="left" w:pos="880"/>
          <w:tab w:val="right" w:leader="dot" w:pos="9350"/>
        </w:tabs>
        <w:rPr>
          <w:del w:id="248" w:author="VOYER Raphael" w:date="2021-07-07T12:57:00Z"/>
          <w:rFonts w:ascii="Calibri" w:hAnsi="Calibri"/>
          <w:noProof/>
          <w:sz w:val="22"/>
          <w:szCs w:val="22"/>
        </w:rPr>
      </w:pPr>
      <w:del w:id="249" w:author="VOYER Raphael" w:date="2021-07-07T12:57:00Z">
        <w:r w:rsidRPr="00DD3D06" w:rsidDel="00DD3D06">
          <w:rPr>
            <w:rPrChange w:id="250" w:author="VOYER Raphael" w:date="2021-07-07T12:57:00Z">
              <w:rPr>
                <w:rStyle w:val="Lienhypertexte"/>
                <w:noProof/>
              </w:rPr>
            </w:rPrChange>
          </w:rPr>
          <w:delText>3.1</w:delText>
        </w:r>
        <w:r w:rsidDel="00DD3D06">
          <w:rPr>
            <w:rFonts w:ascii="Calibri" w:hAnsi="Calibri"/>
            <w:noProof/>
            <w:sz w:val="22"/>
            <w:szCs w:val="22"/>
          </w:rPr>
          <w:tab/>
        </w:r>
        <w:r w:rsidRPr="00DD3D06" w:rsidDel="00DD3D06">
          <w:rPr>
            <w:rPrChange w:id="251" w:author="VOYER Raphael" w:date="2021-07-07T12:57:00Z">
              <w:rPr>
                <w:rStyle w:val="Lienhypertexte"/>
                <w:noProof/>
              </w:rPr>
            </w:rPrChange>
          </w:rPr>
          <w:delText>Configuration Requirements</w:delText>
        </w:r>
        <w:r w:rsidDel="00DD3D06">
          <w:rPr>
            <w:noProof/>
            <w:webHidden/>
          </w:rPr>
          <w:tab/>
        </w:r>
        <w:r w:rsidR="00E201A9" w:rsidDel="00DD3D06">
          <w:rPr>
            <w:noProof/>
            <w:webHidden/>
          </w:rPr>
          <w:delText>17</w:delText>
        </w:r>
      </w:del>
    </w:p>
    <w:p w14:paraId="708D88A4" w14:textId="77777777" w:rsidR="00C572C4" w:rsidDel="00DD3D06" w:rsidRDefault="00C572C4">
      <w:pPr>
        <w:pStyle w:val="TM3"/>
        <w:tabs>
          <w:tab w:val="left" w:pos="1320"/>
          <w:tab w:val="right" w:leader="dot" w:pos="9350"/>
        </w:tabs>
        <w:rPr>
          <w:del w:id="252" w:author="VOYER Raphael" w:date="2021-07-07T12:57:00Z"/>
          <w:rFonts w:ascii="Calibri" w:hAnsi="Calibri"/>
          <w:noProof/>
          <w:sz w:val="22"/>
          <w:szCs w:val="22"/>
        </w:rPr>
      </w:pPr>
      <w:del w:id="253" w:author="VOYER Raphael" w:date="2021-07-07T12:57:00Z">
        <w:r w:rsidRPr="00DD3D06" w:rsidDel="00DD3D06">
          <w:rPr>
            <w:rPrChange w:id="254" w:author="VOYER Raphael" w:date="2021-07-07T12:57:00Z">
              <w:rPr>
                <w:rStyle w:val="Lienhypertexte"/>
                <w:noProof/>
              </w:rPr>
            </w:rPrChange>
          </w:rPr>
          <w:delText>3.1.1</w:delText>
        </w:r>
        <w:r w:rsidDel="00DD3D06">
          <w:rPr>
            <w:rFonts w:ascii="Calibri" w:hAnsi="Calibri"/>
            <w:noProof/>
            <w:sz w:val="22"/>
            <w:szCs w:val="22"/>
          </w:rPr>
          <w:tab/>
        </w:r>
        <w:r w:rsidRPr="00DD3D06" w:rsidDel="00DD3D06">
          <w:rPr>
            <w:rPrChange w:id="255" w:author="VOYER Raphael" w:date="2021-07-07T12:57:00Z">
              <w:rPr>
                <w:rStyle w:val="Lienhypertexte"/>
                <w:noProof/>
              </w:rPr>
            </w:rPrChange>
          </w:rPr>
          <w:delText>CLI requirements</w:delText>
        </w:r>
        <w:r w:rsidDel="00DD3D06">
          <w:rPr>
            <w:noProof/>
            <w:webHidden/>
          </w:rPr>
          <w:tab/>
        </w:r>
        <w:r w:rsidR="00E201A9" w:rsidDel="00DD3D06">
          <w:rPr>
            <w:noProof/>
            <w:webHidden/>
          </w:rPr>
          <w:delText>17</w:delText>
        </w:r>
      </w:del>
    </w:p>
    <w:p w14:paraId="00BFE621" w14:textId="77777777" w:rsidR="00C572C4" w:rsidDel="00DD3D06" w:rsidRDefault="00C572C4">
      <w:pPr>
        <w:pStyle w:val="TM3"/>
        <w:tabs>
          <w:tab w:val="left" w:pos="1320"/>
          <w:tab w:val="right" w:leader="dot" w:pos="9350"/>
        </w:tabs>
        <w:rPr>
          <w:del w:id="256" w:author="VOYER Raphael" w:date="2021-07-07T12:57:00Z"/>
          <w:rFonts w:ascii="Calibri" w:hAnsi="Calibri"/>
          <w:noProof/>
          <w:sz w:val="22"/>
          <w:szCs w:val="22"/>
        </w:rPr>
      </w:pPr>
      <w:del w:id="257" w:author="VOYER Raphael" w:date="2021-07-07T12:57:00Z">
        <w:r w:rsidRPr="00DD3D06" w:rsidDel="00DD3D06">
          <w:rPr>
            <w:rPrChange w:id="258" w:author="VOYER Raphael" w:date="2021-07-07T12:57:00Z">
              <w:rPr>
                <w:rStyle w:val="Lienhypertexte"/>
                <w:noProof/>
              </w:rPr>
            </w:rPrChange>
          </w:rPr>
          <w:delText>3.1.2</w:delText>
        </w:r>
        <w:r w:rsidDel="00DD3D06">
          <w:rPr>
            <w:rFonts w:ascii="Calibri" w:hAnsi="Calibri"/>
            <w:noProof/>
            <w:sz w:val="22"/>
            <w:szCs w:val="22"/>
          </w:rPr>
          <w:tab/>
        </w:r>
        <w:r w:rsidRPr="00DD3D06" w:rsidDel="00DD3D06">
          <w:rPr>
            <w:rPrChange w:id="259" w:author="VOYER Raphael" w:date="2021-07-07T12:57:00Z">
              <w:rPr>
                <w:rStyle w:val="Lienhypertexte"/>
                <w:noProof/>
              </w:rPr>
            </w:rPrChange>
          </w:rPr>
          <w:delText>SNMP Requirements</w:delText>
        </w:r>
        <w:r w:rsidDel="00DD3D06">
          <w:rPr>
            <w:noProof/>
            <w:webHidden/>
          </w:rPr>
          <w:tab/>
        </w:r>
        <w:r w:rsidR="00E201A9" w:rsidDel="00DD3D06">
          <w:rPr>
            <w:noProof/>
            <w:webHidden/>
          </w:rPr>
          <w:delText>18</w:delText>
        </w:r>
      </w:del>
    </w:p>
    <w:p w14:paraId="5CEC3EDA" w14:textId="77777777" w:rsidR="00C572C4" w:rsidDel="00DD3D06" w:rsidRDefault="00C572C4">
      <w:pPr>
        <w:pStyle w:val="TM3"/>
        <w:tabs>
          <w:tab w:val="left" w:pos="1320"/>
          <w:tab w:val="right" w:leader="dot" w:pos="9350"/>
        </w:tabs>
        <w:rPr>
          <w:del w:id="260" w:author="VOYER Raphael" w:date="2021-07-07T12:57:00Z"/>
          <w:rFonts w:ascii="Calibri" w:hAnsi="Calibri"/>
          <w:noProof/>
          <w:sz w:val="22"/>
          <w:szCs w:val="22"/>
        </w:rPr>
      </w:pPr>
      <w:del w:id="261" w:author="VOYER Raphael" w:date="2021-07-07T12:57:00Z">
        <w:r w:rsidRPr="00DD3D06" w:rsidDel="00DD3D06">
          <w:rPr>
            <w:rPrChange w:id="262" w:author="VOYER Raphael" w:date="2021-07-07T12:57:00Z">
              <w:rPr>
                <w:rStyle w:val="Lienhypertexte"/>
                <w:noProof/>
              </w:rPr>
            </w:rPrChange>
          </w:rPr>
          <w:delText>3.1.3</w:delText>
        </w:r>
        <w:r w:rsidDel="00DD3D06">
          <w:rPr>
            <w:rFonts w:ascii="Calibri" w:hAnsi="Calibri"/>
            <w:noProof/>
            <w:sz w:val="22"/>
            <w:szCs w:val="22"/>
          </w:rPr>
          <w:tab/>
        </w:r>
        <w:r w:rsidRPr="00DD3D06" w:rsidDel="00DD3D06">
          <w:rPr>
            <w:rPrChange w:id="263" w:author="VOYER Raphael" w:date="2021-07-07T12:57:00Z">
              <w:rPr>
                <w:rStyle w:val="Lienhypertexte"/>
                <w:noProof/>
              </w:rPr>
            </w:rPrChange>
          </w:rPr>
          <w:delText>Web Requirements</w:delText>
        </w:r>
        <w:r w:rsidDel="00DD3D06">
          <w:rPr>
            <w:noProof/>
            <w:webHidden/>
          </w:rPr>
          <w:tab/>
        </w:r>
        <w:r w:rsidR="00E201A9" w:rsidDel="00DD3D06">
          <w:rPr>
            <w:noProof/>
            <w:webHidden/>
          </w:rPr>
          <w:delText>18</w:delText>
        </w:r>
      </w:del>
    </w:p>
    <w:p w14:paraId="6E341A3E" w14:textId="77777777" w:rsidR="00C572C4" w:rsidDel="00DD3D06" w:rsidRDefault="00C572C4">
      <w:pPr>
        <w:pStyle w:val="TM3"/>
        <w:tabs>
          <w:tab w:val="left" w:pos="1320"/>
          <w:tab w:val="right" w:leader="dot" w:pos="9350"/>
        </w:tabs>
        <w:rPr>
          <w:del w:id="264" w:author="VOYER Raphael" w:date="2021-07-07T12:57:00Z"/>
          <w:rFonts w:ascii="Calibri" w:hAnsi="Calibri"/>
          <w:noProof/>
          <w:sz w:val="22"/>
          <w:szCs w:val="22"/>
        </w:rPr>
      </w:pPr>
      <w:del w:id="265" w:author="VOYER Raphael" w:date="2021-07-07T12:57:00Z">
        <w:r w:rsidRPr="00DD3D06" w:rsidDel="00DD3D06">
          <w:rPr>
            <w:rPrChange w:id="266" w:author="VOYER Raphael" w:date="2021-07-07T12:57:00Z">
              <w:rPr>
                <w:rStyle w:val="Lienhypertexte"/>
                <w:noProof/>
              </w:rPr>
            </w:rPrChange>
          </w:rPr>
          <w:delText>3.1.4</w:delText>
        </w:r>
        <w:r w:rsidDel="00DD3D06">
          <w:rPr>
            <w:rFonts w:ascii="Calibri" w:hAnsi="Calibri"/>
            <w:noProof/>
            <w:sz w:val="22"/>
            <w:szCs w:val="22"/>
          </w:rPr>
          <w:tab/>
        </w:r>
        <w:r w:rsidRPr="00DD3D06" w:rsidDel="00DD3D06">
          <w:rPr>
            <w:rPrChange w:id="267" w:author="VOYER Raphael" w:date="2021-07-07T12:57:00Z">
              <w:rPr>
                <w:rStyle w:val="Lienhypertexte"/>
                <w:noProof/>
              </w:rPr>
            </w:rPrChange>
          </w:rPr>
          <w:delText>Trap Requirements</w:delText>
        </w:r>
        <w:r w:rsidDel="00DD3D06">
          <w:rPr>
            <w:noProof/>
            <w:webHidden/>
          </w:rPr>
          <w:tab/>
        </w:r>
        <w:r w:rsidR="00E201A9" w:rsidDel="00DD3D06">
          <w:rPr>
            <w:noProof/>
            <w:webHidden/>
          </w:rPr>
          <w:delText>18</w:delText>
        </w:r>
      </w:del>
    </w:p>
    <w:p w14:paraId="5FDFBB27" w14:textId="77777777" w:rsidR="00C572C4" w:rsidDel="00DD3D06" w:rsidRDefault="00C572C4">
      <w:pPr>
        <w:pStyle w:val="TM2"/>
        <w:tabs>
          <w:tab w:val="left" w:pos="880"/>
          <w:tab w:val="right" w:leader="dot" w:pos="9350"/>
        </w:tabs>
        <w:rPr>
          <w:del w:id="268" w:author="VOYER Raphael" w:date="2021-07-07T12:57:00Z"/>
          <w:rFonts w:ascii="Calibri" w:hAnsi="Calibri"/>
          <w:noProof/>
          <w:sz w:val="22"/>
          <w:szCs w:val="22"/>
        </w:rPr>
      </w:pPr>
      <w:del w:id="269" w:author="VOYER Raphael" w:date="2021-07-07T12:57:00Z">
        <w:r w:rsidRPr="00DD3D06" w:rsidDel="00DD3D06">
          <w:rPr>
            <w:rPrChange w:id="270" w:author="VOYER Raphael" w:date="2021-07-07T12:57:00Z">
              <w:rPr>
                <w:rStyle w:val="Lienhypertexte"/>
                <w:noProof/>
              </w:rPr>
            </w:rPrChange>
          </w:rPr>
          <w:delText>3.2</w:delText>
        </w:r>
        <w:r w:rsidDel="00DD3D06">
          <w:rPr>
            <w:rFonts w:ascii="Calibri" w:hAnsi="Calibri"/>
            <w:noProof/>
            <w:sz w:val="22"/>
            <w:szCs w:val="22"/>
          </w:rPr>
          <w:tab/>
        </w:r>
        <w:r w:rsidRPr="00DD3D06" w:rsidDel="00DD3D06">
          <w:rPr>
            <w:rPrChange w:id="271" w:author="VOYER Raphael" w:date="2021-07-07T12:57:00Z">
              <w:rPr>
                <w:rStyle w:val="Lienhypertexte"/>
                <w:noProof/>
              </w:rPr>
            </w:rPrChange>
          </w:rPr>
          <w:delText>Architecture Related Requirements</w:delText>
        </w:r>
        <w:r w:rsidDel="00DD3D06">
          <w:rPr>
            <w:noProof/>
            <w:webHidden/>
          </w:rPr>
          <w:tab/>
        </w:r>
        <w:r w:rsidR="00E201A9" w:rsidDel="00DD3D06">
          <w:rPr>
            <w:noProof/>
            <w:webHidden/>
          </w:rPr>
          <w:delText>18</w:delText>
        </w:r>
      </w:del>
    </w:p>
    <w:p w14:paraId="251BA01C" w14:textId="77777777" w:rsidR="00C572C4" w:rsidDel="00DD3D06" w:rsidRDefault="00C572C4">
      <w:pPr>
        <w:pStyle w:val="TM3"/>
        <w:tabs>
          <w:tab w:val="left" w:pos="1320"/>
          <w:tab w:val="right" w:leader="dot" w:pos="9350"/>
        </w:tabs>
        <w:rPr>
          <w:del w:id="272" w:author="VOYER Raphael" w:date="2021-07-07T12:57:00Z"/>
          <w:rFonts w:ascii="Calibri" w:hAnsi="Calibri"/>
          <w:noProof/>
          <w:sz w:val="22"/>
          <w:szCs w:val="22"/>
        </w:rPr>
      </w:pPr>
      <w:del w:id="273" w:author="VOYER Raphael" w:date="2021-07-07T12:57:00Z">
        <w:r w:rsidRPr="00DD3D06" w:rsidDel="00DD3D06">
          <w:rPr>
            <w:rPrChange w:id="274" w:author="VOYER Raphael" w:date="2021-07-07T12:57:00Z">
              <w:rPr>
                <w:rStyle w:val="Lienhypertexte"/>
                <w:noProof/>
              </w:rPr>
            </w:rPrChange>
          </w:rPr>
          <w:delText>3.2.1</w:delText>
        </w:r>
        <w:r w:rsidDel="00DD3D06">
          <w:rPr>
            <w:rFonts w:ascii="Calibri" w:hAnsi="Calibri"/>
            <w:noProof/>
            <w:sz w:val="22"/>
            <w:szCs w:val="22"/>
          </w:rPr>
          <w:tab/>
        </w:r>
        <w:r w:rsidRPr="00DD3D06" w:rsidDel="00DD3D06">
          <w:rPr>
            <w:rPrChange w:id="275" w:author="VOYER Raphael" w:date="2021-07-07T12:57:00Z">
              <w:rPr>
                <w:rStyle w:val="Lienhypertexte"/>
                <w:noProof/>
              </w:rPr>
            </w:rPrChange>
          </w:rPr>
          <w:delText>Data and Task Model</w:delText>
        </w:r>
        <w:r w:rsidDel="00DD3D06">
          <w:rPr>
            <w:noProof/>
            <w:webHidden/>
          </w:rPr>
          <w:tab/>
        </w:r>
        <w:r w:rsidR="00E201A9" w:rsidDel="00DD3D06">
          <w:rPr>
            <w:noProof/>
            <w:webHidden/>
          </w:rPr>
          <w:delText>18</w:delText>
        </w:r>
      </w:del>
    </w:p>
    <w:p w14:paraId="2FDA1CF4" w14:textId="77777777" w:rsidR="00C572C4" w:rsidDel="00DD3D06" w:rsidRDefault="00C572C4">
      <w:pPr>
        <w:pStyle w:val="TM3"/>
        <w:tabs>
          <w:tab w:val="left" w:pos="1320"/>
          <w:tab w:val="right" w:leader="dot" w:pos="9350"/>
        </w:tabs>
        <w:rPr>
          <w:del w:id="276" w:author="VOYER Raphael" w:date="2021-07-07T12:57:00Z"/>
          <w:rFonts w:ascii="Calibri" w:hAnsi="Calibri"/>
          <w:noProof/>
          <w:sz w:val="22"/>
          <w:szCs w:val="22"/>
        </w:rPr>
      </w:pPr>
      <w:del w:id="277" w:author="VOYER Raphael" w:date="2021-07-07T12:57:00Z">
        <w:r w:rsidRPr="00DD3D06" w:rsidDel="00DD3D06">
          <w:rPr>
            <w:rPrChange w:id="278" w:author="VOYER Raphael" w:date="2021-07-07T12:57:00Z">
              <w:rPr>
                <w:rStyle w:val="Lienhypertexte"/>
                <w:noProof/>
              </w:rPr>
            </w:rPrChange>
          </w:rPr>
          <w:delText>3.2.2</w:delText>
        </w:r>
        <w:r w:rsidDel="00DD3D06">
          <w:rPr>
            <w:rFonts w:ascii="Calibri" w:hAnsi="Calibri"/>
            <w:noProof/>
            <w:sz w:val="22"/>
            <w:szCs w:val="22"/>
          </w:rPr>
          <w:tab/>
        </w:r>
        <w:r w:rsidRPr="00DD3D06" w:rsidDel="00DD3D06">
          <w:rPr>
            <w:rPrChange w:id="279" w:author="VOYER Raphael" w:date="2021-07-07T12:57:00Z">
              <w:rPr>
                <w:rStyle w:val="Lienhypertexte"/>
                <w:noProof/>
              </w:rPr>
            </w:rPrChange>
          </w:rPr>
          <w:delText>Distributed Architecture, Takeover, Restart and Hot Swap</w:delText>
        </w:r>
        <w:r w:rsidDel="00DD3D06">
          <w:rPr>
            <w:noProof/>
            <w:webHidden/>
          </w:rPr>
          <w:tab/>
        </w:r>
        <w:r w:rsidR="00E201A9" w:rsidDel="00DD3D06">
          <w:rPr>
            <w:noProof/>
            <w:webHidden/>
          </w:rPr>
          <w:delText>18</w:delText>
        </w:r>
      </w:del>
    </w:p>
    <w:p w14:paraId="5D957AC1" w14:textId="77777777" w:rsidR="00C572C4" w:rsidDel="00DD3D06" w:rsidRDefault="00C572C4">
      <w:pPr>
        <w:pStyle w:val="TM3"/>
        <w:tabs>
          <w:tab w:val="left" w:pos="1320"/>
          <w:tab w:val="right" w:leader="dot" w:pos="9350"/>
        </w:tabs>
        <w:rPr>
          <w:del w:id="280" w:author="VOYER Raphael" w:date="2021-07-07T12:57:00Z"/>
          <w:rFonts w:ascii="Calibri" w:hAnsi="Calibri"/>
          <w:noProof/>
          <w:sz w:val="22"/>
          <w:szCs w:val="22"/>
        </w:rPr>
      </w:pPr>
      <w:del w:id="281" w:author="VOYER Raphael" w:date="2021-07-07T12:57:00Z">
        <w:r w:rsidRPr="00DD3D06" w:rsidDel="00DD3D06">
          <w:rPr>
            <w:rPrChange w:id="282" w:author="VOYER Raphael" w:date="2021-07-07T12:57:00Z">
              <w:rPr>
                <w:rStyle w:val="Lienhypertexte"/>
                <w:noProof/>
              </w:rPr>
            </w:rPrChange>
          </w:rPr>
          <w:delText>3.2.3</w:delText>
        </w:r>
        <w:r w:rsidDel="00DD3D06">
          <w:rPr>
            <w:rFonts w:ascii="Calibri" w:hAnsi="Calibri"/>
            <w:noProof/>
            <w:sz w:val="22"/>
            <w:szCs w:val="22"/>
          </w:rPr>
          <w:tab/>
        </w:r>
        <w:r w:rsidRPr="00DD3D06" w:rsidDel="00DD3D06">
          <w:rPr>
            <w:rPrChange w:id="283" w:author="VOYER Raphael" w:date="2021-07-07T12:57:00Z">
              <w:rPr>
                <w:rStyle w:val="Lienhypertexte"/>
                <w:noProof/>
              </w:rPr>
            </w:rPrChange>
          </w:rPr>
          <w:delText>ISSU Requirements</w:delText>
        </w:r>
        <w:r w:rsidDel="00DD3D06">
          <w:rPr>
            <w:noProof/>
            <w:webHidden/>
          </w:rPr>
          <w:tab/>
        </w:r>
        <w:r w:rsidR="00E201A9" w:rsidDel="00DD3D06">
          <w:rPr>
            <w:noProof/>
            <w:webHidden/>
          </w:rPr>
          <w:delText>19</w:delText>
        </w:r>
      </w:del>
    </w:p>
    <w:p w14:paraId="4A932E35" w14:textId="77777777" w:rsidR="00C572C4" w:rsidDel="00DD3D06" w:rsidRDefault="00C572C4">
      <w:pPr>
        <w:pStyle w:val="TM3"/>
        <w:tabs>
          <w:tab w:val="left" w:pos="1320"/>
          <w:tab w:val="right" w:leader="dot" w:pos="9350"/>
        </w:tabs>
        <w:rPr>
          <w:del w:id="284" w:author="VOYER Raphael" w:date="2021-07-07T12:57:00Z"/>
          <w:rFonts w:ascii="Calibri" w:hAnsi="Calibri"/>
          <w:noProof/>
          <w:sz w:val="22"/>
          <w:szCs w:val="22"/>
        </w:rPr>
      </w:pPr>
      <w:del w:id="285" w:author="VOYER Raphael" w:date="2021-07-07T12:57:00Z">
        <w:r w:rsidRPr="00DD3D06" w:rsidDel="00DD3D06">
          <w:rPr>
            <w:rPrChange w:id="286" w:author="VOYER Raphael" w:date="2021-07-07T12:57:00Z">
              <w:rPr>
                <w:rStyle w:val="Lienhypertexte"/>
                <w:noProof/>
              </w:rPr>
            </w:rPrChange>
          </w:rPr>
          <w:delText>3.2.4</w:delText>
        </w:r>
        <w:r w:rsidDel="00DD3D06">
          <w:rPr>
            <w:rFonts w:ascii="Calibri" w:hAnsi="Calibri"/>
            <w:noProof/>
            <w:sz w:val="22"/>
            <w:szCs w:val="22"/>
          </w:rPr>
          <w:tab/>
        </w:r>
        <w:r w:rsidRPr="00DD3D06" w:rsidDel="00DD3D06">
          <w:rPr>
            <w:rPrChange w:id="287" w:author="VOYER Raphael" w:date="2021-07-07T12:57:00Z">
              <w:rPr>
                <w:rStyle w:val="Lienhypertexte"/>
                <w:noProof/>
              </w:rPr>
            </w:rPrChange>
          </w:rPr>
          <w:delText>Scalability and Efficiency</w:delText>
        </w:r>
        <w:r w:rsidDel="00DD3D06">
          <w:rPr>
            <w:noProof/>
            <w:webHidden/>
          </w:rPr>
          <w:tab/>
        </w:r>
        <w:r w:rsidR="00E201A9" w:rsidDel="00DD3D06">
          <w:rPr>
            <w:noProof/>
            <w:webHidden/>
          </w:rPr>
          <w:delText>19</w:delText>
        </w:r>
      </w:del>
    </w:p>
    <w:p w14:paraId="0B6076E8" w14:textId="77777777" w:rsidR="00C572C4" w:rsidDel="00DD3D06" w:rsidRDefault="00C572C4">
      <w:pPr>
        <w:pStyle w:val="TM3"/>
        <w:tabs>
          <w:tab w:val="left" w:pos="1320"/>
          <w:tab w:val="right" w:leader="dot" w:pos="9350"/>
        </w:tabs>
        <w:rPr>
          <w:del w:id="288" w:author="VOYER Raphael" w:date="2021-07-07T12:57:00Z"/>
          <w:rFonts w:ascii="Calibri" w:hAnsi="Calibri"/>
          <w:noProof/>
          <w:sz w:val="22"/>
          <w:szCs w:val="22"/>
        </w:rPr>
      </w:pPr>
      <w:del w:id="289" w:author="VOYER Raphael" w:date="2021-07-07T12:57:00Z">
        <w:r w:rsidRPr="00DD3D06" w:rsidDel="00DD3D06">
          <w:rPr>
            <w:rPrChange w:id="290" w:author="VOYER Raphael" w:date="2021-07-07T12:57:00Z">
              <w:rPr>
                <w:rStyle w:val="Lienhypertexte"/>
                <w:noProof/>
              </w:rPr>
            </w:rPrChange>
          </w:rPr>
          <w:delText>3.2.5</w:delText>
        </w:r>
        <w:r w:rsidDel="00DD3D06">
          <w:rPr>
            <w:rFonts w:ascii="Calibri" w:hAnsi="Calibri"/>
            <w:noProof/>
            <w:sz w:val="22"/>
            <w:szCs w:val="22"/>
          </w:rPr>
          <w:tab/>
        </w:r>
        <w:r w:rsidRPr="00DD3D06" w:rsidDel="00DD3D06">
          <w:rPr>
            <w:rPrChange w:id="291" w:author="VOYER Raphael" w:date="2021-07-07T12:57:00Z">
              <w:rPr>
                <w:rStyle w:val="Lienhypertexte"/>
                <w:noProof/>
              </w:rPr>
            </w:rPrChange>
          </w:rPr>
          <w:delText>Platform Supported</w:delText>
        </w:r>
        <w:r w:rsidDel="00DD3D06">
          <w:rPr>
            <w:noProof/>
            <w:webHidden/>
          </w:rPr>
          <w:tab/>
        </w:r>
        <w:r w:rsidR="00E201A9" w:rsidDel="00DD3D06">
          <w:rPr>
            <w:noProof/>
            <w:webHidden/>
          </w:rPr>
          <w:delText>19</w:delText>
        </w:r>
      </w:del>
    </w:p>
    <w:p w14:paraId="0EBE58FB" w14:textId="77777777" w:rsidR="00C572C4" w:rsidDel="00DD3D06" w:rsidRDefault="00C572C4">
      <w:pPr>
        <w:pStyle w:val="TM2"/>
        <w:tabs>
          <w:tab w:val="left" w:pos="880"/>
          <w:tab w:val="right" w:leader="dot" w:pos="9350"/>
        </w:tabs>
        <w:rPr>
          <w:del w:id="292" w:author="VOYER Raphael" w:date="2021-07-07T12:57:00Z"/>
          <w:rFonts w:ascii="Calibri" w:hAnsi="Calibri"/>
          <w:noProof/>
          <w:sz w:val="22"/>
          <w:szCs w:val="22"/>
        </w:rPr>
      </w:pPr>
      <w:del w:id="293" w:author="VOYER Raphael" w:date="2021-07-07T12:57:00Z">
        <w:r w:rsidRPr="00DD3D06" w:rsidDel="00DD3D06">
          <w:rPr>
            <w:rPrChange w:id="294" w:author="VOYER Raphael" w:date="2021-07-07T12:57:00Z">
              <w:rPr>
                <w:rStyle w:val="Lienhypertexte"/>
                <w:noProof/>
              </w:rPr>
            </w:rPrChange>
          </w:rPr>
          <w:delText>3.3</w:delText>
        </w:r>
        <w:r w:rsidDel="00DD3D06">
          <w:rPr>
            <w:rFonts w:ascii="Calibri" w:hAnsi="Calibri"/>
            <w:noProof/>
            <w:sz w:val="22"/>
            <w:szCs w:val="22"/>
          </w:rPr>
          <w:tab/>
        </w:r>
        <w:r w:rsidRPr="00DD3D06" w:rsidDel="00DD3D06">
          <w:rPr>
            <w:rPrChange w:id="295" w:author="VOYER Raphael" w:date="2021-07-07T12:57:00Z">
              <w:rPr>
                <w:rStyle w:val="Lienhypertexte"/>
                <w:noProof/>
              </w:rPr>
            </w:rPrChange>
          </w:rPr>
          <w:delText>Functional Requirements</w:delText>
        </w:r>
        <w:r w:rsidDel="00DD3D06">
          <w:rPr>
            <w:noProof/>
            <w:webHidden/>
          </w:rPr>
          <w:tab/>
        </w:r>
        <w:r w:rsidR="00E201A9" w:rsidDel="00DD3D06">
          <w:rPr>
            <w:noProof/>
            <w:webHidden/>
          </w:rPr>
          <w:delText>19</w:delText>
        </w:r>
      </w:del>
    </w:p>
    <w:p w14:paraId="37685F97" w14:textId="77777777" w:rsidR="00C572C4" w:rsidDel="00DD3D06" w:rsidRDefault="00C572C4">
      <w:pPr>
        <w:pStyle w:val="TM3"/>
        <w:tabs>
          <w:tab w:val="left" w:pos="1320"/>
          <w:tab w:val="right" w:leader="dot" w:pos="9350"/>
        </w:tabs>
        <w:rPr>
          <w:del w:id="296" w:author="VOYER Raphael" w:date="2021-07-07T12:57:00Z"/>
          <w:rFonts w:ascii="Calibri" w:hAnsi="Calibri"/>
          <w:noProof/>
          <w:sz w:val="22"/>
          <w:szCs w:val="22"/>
        </w:rPr>
      </w:pPr>
      <w:del w:id="297" w:author="VOYER Raphael" w:date="2021-07-07T12:57:00Z">
        <w:r w:rsidRPr="00DD3D06" w:rsidDel="00DD3D06">
          <w:rPr>
            <w:rPrChange w:id="298" w:author="VOYER Raphael" w:date="2021-07-07T12:57:00Z">
              <w:rPr>
                <w:rStyle w:val="Lienhypertexte"/>
                <w:noProof/>
              </w:rPr>
            </w:rPrChange>
          </w:rPr>
          <w:delText>3.3.1</w:delText>
        </w:r>
        <w:r w:rsidDel="00DD3D06">
          <w:rPr>
            <w:rFonts w:ascii="Calibri" w:hAnsi="Calibri"/>
            <w:noProof/>
            <w:sz w:val="22"/>
            <w:szCs w:val="22"/>
          </w:rPr>
          <w:tab/>
        </w:r>
        <w:r w:rsidRPr="00DD3D06" w:rsidDel="00DD3D06">
          <w:rPr>
            <w:rPrChange w:id="299" w:author="VOYER Raphael" w:date="2021-07-07T12:57:00Z">
              <w:rPr>
                <w:rStyle w:val="Lienhypertexte"/>
                <w:noProof/>
              </w:rPr>
            </w:rPrChange>
          </w:rPr>
          <w:delText>Functionality Requirements</w:delText>
        </w:r>
        <w:r w:rsidDel="00DD3D06">
          <w:rPr>
            <w:noProof/>
            <w:webHidden/>
          </w:rPr>
          <w:tab/>
        </w:r>
        <w:r w:rsidR="00E201A9" w:rsidDel="00DD3D06">
          <w:rPr>
            <w:noProof/>
            <w:webHidden/>
          </w:rPr>
          <w:delText>19</w:delText>
        </w:r>
      </w:del>
    </w:p>
    <w:p w14:paraId="3A27E57E" w14:textId="77777777" w:rsidR="00C572C4" w:rsidDel="00DD3D06" w:rsidRDefault="00C572C4">
      <w:pPr>
        <w:pStyle w:val="TM3"/>
        <w:tabs>
          <w:tab w:val="right" w:leader="dot" w:pos="9350"/>
        </w:tabs>
        <w:rPr>
          <w:del w:id="300" w:author="VOYER Raphael" w:date="2021-07-07T12:57:00Z"/>
          <w:rFonts w:ascii="Calibri" w:hAnsi="Calibri"/>
          <w:noProof/>
          <w:sz w:val="22"/>
          <w:szCs w:val="22"/>
        </w:rPr>
      </w:pPr>
      <w:del w:id="301" w:author="VOYER Raphael" w:date="2021-07-07T12:57:00Z">
        <w:r w:rsidRPr="00DD3D06" w:rsidDel="00DD3D06">
          <w:rPr>
            <w:rPrChange w:id="302" w:author="VOYER Raphael" w:date="2021-07-07T12:57:00Z">
              <w:rPr>
                <w:rStyle w:val="Lienhypertexte"/>
                <w:noProof/>
              </w:rPr>
            </w:rPrChange>
          </w:rPr>
          <w:delText>3.3.2 Restriction Requirements</w:delText>
        </w:r>
        <w:r w:rsidDel="00DD3D06">
          <w:rPr>
            <w:noProof/>
            <w:webHidden/>
          </w:rPr>
          <w:tab/>
        </w:r>
        <w:r w:rsidR="00E201A9" w:rsidDel="00DD3D06">
          <w:rPr>
            <w:noProof/>
            <w:webHidden/>
          </w:rPr>
          <w:delText>20</w:delText>
        </w:r>
      </w:del>
    </w:p>
    <w:p w14:paraId="279BF11C" w14:textId="77777777" w:rsidR="00C572C4" w:rsidDel="00DD3D06" w:rsidRDefault="00C572C4">
      <w:pPr>
        <w:pStyle w:val="TM2"/>
        <w:tabs>
          <w:tab w:val="left" w:pos="880"/>
          <w:tab w:val="right" w:leader="dot" w:pos="9350"/>
        </w:tabs>
        <w:rPr>
          <w:del w:id="303" w:author="VOYER Raphael" w:date="2021-07-07T12:57:00Z"/>
          <w:rFonts w:ascii="Calibri" w:hAnsi="Calibri"/>
          <w:noProof/>
          <w:sz w:val="22"/>
          <w:szCs w:val="22"/>
        </w:rPr>
      </w:pPr>
      <w:del w:id="304" w:author="VOYER Raphael" w:date="2021-07-07T12:57:00Z">
        <w:r w:rsidRPr="00DD3D06" w:rsidDel="00DD3D06">
          <w:rPr>
            <w:rPrChange w:id="305" w:author="VOYER Raphael" w:date="2021-07-07T12:57:00Z">
              <w:rPr>
                <w:rStyle w:val="Lienhypertexte"/>
                <w:noProof/>
              </w:rPr>
            </w:rPrChange>
          </w:rPr>
          <w:delText>3.4</w:delText>
        </w:r>
        <w:r w:rsidDel="00DD3D06">
          <w:rPr>
            <w:rFonts w:ascii="Calibri" w:hAnsi="Calibri"/>
            <w:noProof/>
            <w:sz w:val="22"/>
            <w:szCs w:val="22"/>
          </w:rPr>
          <w:tab/>
        </w:r>
        <w:r w:rsidRPr="00DD3D06" w:rsidDel="00DD3D06">
          <w:rPr>
            <w:rPrChange w:id="306" w:author="VOYER Raphael" w:date="2021-07-07T12:57:00Z">
              <w:rPr>
                <w:rStyle w:val="Lienhypertexte"/>
                <w:noProof/>
              </w:rPr>
            </w:rPrChange>
          </w:rPr>
          <w:delText>System Requirements</w:delText>
        </w:r>
        <w:r w:rsidDel="00DD3D06">
          <w:rPr>
            <w:noProof/>
            <w:webHidden/>
          </w:rPr>
          <w:tab/>
        </w:r>
        <w:r w:rsidR="00E201A9" w:rsidDel="00DD3D06">
          <w:rPr>
            <w:noProof/>
            <w:webHidden/>
          </w:rPr>
          <w:delText>20</w:delText>
        </w:r>
      </w:del>
    </w:p>
    <w:p w14:paraId="247D8CF3" w14:textId="77777777" w:rsidR="00C572C4" w:rsidDel="00DD3D06" w:rsidRDefault="00C572C4">
      <w:pPr>
        <w:pStyle w:val="TM3"/>
        <w:tabs>
          <w:tab w:val="left" w:pos="1320"/>
          <w:tab w:val="right" w:leader="dot" w:pos="9350"/>
        </w:tabs>
        <w:rPr>
          <w:del w:id="307" w:author="VOYER Raphael" w:date="2021-07-07T12:57:00Z"/>
          <w:rFonts w:ascii="Calibri" w:hAnsi="Calibri"/>
          <w:noProof/>
          <w:sz w:val="22"/>
          <w:szCs w:val="22"/>
        </w:rPr>
      </w:pPr>
      <w:del w:id="308" w:author="VOYER Raphael" w:date="2021-07-07T12:57:00Z">
        <w:r w:rsidRPr="00DD3D06" w:rsidDel="00DD3D06">
          <w:rPr>
            <w:rPrChange w:id="309" w:author="VOYER Raphael" w:date="2021-07-07T12:57:00Z">
              <w:rPr>
                <w:rStyle w:val="Lienhypertexte"/>
                <w:noProof/>
              </w:rPr>
            </w:rPrChange>
          </w:rPr>
          <w:delText>3.4.1</w:delText>
        </w:r>
        <w:r w:rsidDel="00DD3D06">
          <w:rPr>
            <w:rFonts w:ascii="Calibri" w:hAnsi="Calibri"/>
            <w:noProof/>
            <w:sz w:val="22"/>
            <w:szCs w:val="22"/>
          </w:rPr>
          <w:tab/>
        </w:r>
        <w:r w:rsidRPr="00DD3D06" w:rsidDel="00DD3D06">
          <w:rPr>
            <w:rPrChange w:id="310" w:author="VOYER Raphael" w:date="2021-07-07T12:57:00Z">
              <w:rPr>
                <w:rStyle w:val="Lienhypertexte"/>
                <w:noProof/>
              </w:rPr>
            </w:rPrChange>
          </w:rPr>
          <w:delText>Configuration Limits</w:delText>
        </w:r>
        <w:r w:rsidDel="00DD3D06">
          <w:rPr>
            <w:noProof/>
            <w:webHidden/>
          </w:rPr>
          <w:tab/>
        </w:r>
        <w:r w:rsidR="00E201A9" w:rsidDel="00DD3D06">
          <w:rPr>
            <w:noProof/>
            <w:webHidden/>
          </w:rPr>
          <w:delText>20</w:delText>
        </w:r>
      </w:del>
    </w:p>
    <w:p w14:paraId="7F950E94" w14:textId="77777777" w:rsidR="00C572C4" w:rsidDel="00DD3D06" w:rsidRDefault="00C572C4">
      <w:pPr>
        <w:pStyle w:val="TM3"/>
        <w:tabs>
          <w:tab w:val="left" w:pos="1320"/>
          <w:tab w:val="right" w:leader="dot" w:pos="9350"/>
        </w:tabs>
        <w:rPr>
          <w:del w:id="311" w:author="VOYER Raphael" w:date="2021-07-07T12:57:00Z"/>
          <w:rFonts w:ascii="Calibri" w:hAnsi="Calibri"/>
          <w:noProof/>
          <w:sz w:val="22"/>
          <w:szCs w:val="22"/>
        </w:rPr>
      </w:pPr>
      <w:del w:id="312" w:author="VOYER Raphael" w:date="2021-07-07T12:57:00Z">
        <w:r w:rsidRPr="00DD3D06" w:rsidDel="00DD3D06">
          <w:rPr>
            <w:rPrChange w:id="313" w:author="VOYER Raphael" w:date="2021-07-07T12:57:00Z">
              <w:rPr>
                <w:rStyle w:val="Lienhypertexte"/>
                <w:noProof/>
              </w:rPr>
            </w:rPrChange>
          </w:rPr>
          <w:delText>3.4.2</w:delText>
        </w:r>
        <w:r w:rsidDel="00DD3D06">
          <w:rPr>
            <w:rFonts w:ascii="Calibri" w:hAnsi="Calibri"/>
            <w:noProof/>
            <w:sz w:val="22"/>
            <w:szCs w:val="22"/>
          </w:rPr>
          <w:tab/>
        </w:r>
        <w:r w:rsidRPr="00DD3D06" w:rsidDel="00DD3D06">
          <w:rPr>
            <w:rPrChange w:id="314" w:author="VOYER Raphael" w:date="2021-07-07T12:57:00Z">
              <w:rPr>
                <w:rStyle w:val="Lienhypertexte"/>
                <w:noProof/>
              </w:rPr>
            </w:rPrChange>
          </w:rPr>
          <w:delText>Performance Requirements</w:delText>
        </w:r>
        <w:r w:rsidDel="00DD3D06">
          <w:rPr>
            <w:noProof/>
            <w:webHidden/>
          </w:rPr>
          <w:tab/>
        </w:r>
        <w:r w:rsidR="00E201A9" w:rsidDel="00DD3D06">
          <w:rPr>
            <w:noProof/>
            <w:webHidden/>
          </w:rPr>
          <w:delText>20</w:delText>
        </w:r>
      </w:del>
    </w:p>
    <w:p w14:paraId="145D4ED6" w14:textId="77777777" w:rsidR="00C572C4" w:rsidDel="00DD3D06" w:rsidRDefault="00C572C4">
      <w:pPr>
        <w:pStyle w:val="TM3"/>
        <w:tabs>
          <w:tab w:val="left" w:pos="1320"/>
          <w:tab w:val="right" w:leader="dot" w:pos="9350"/>
        </w:tabs>
        <w:rPr>
          <w:del w:id="315" w:author="VOYER Raphael" w:date="2021-07-07T12:57:00Z"/>
          <w:rFonts w:ascii="Calibri" w:hAnsi="Calibri"/>
          <w:noProof/>
          <w:sz w:val="22"/>
          <w:szCs w:val="22"/>
        </w:rPr>
      </w:pPr>
      <w:del w:id="316" w:author="VOYER Raphael" w:date="2021-07-07T12:57:00Z">
        <w:r w:rsidRPr="00DD3D06" w:rsidDel="00DD3D06">
          <w:rPr>
            <w:rPrChange w:id="317" w:author="VOYER Raphael" w:date="2021-07-07T12:57:00Z">
              <w:rPr>
                <w:rStyle w:val="Lienhypertexte"/>
                <w:noProof/>
              </w:rPr>
            </w:rPrChange>
          </w:rPr>
          <w:delText>3.4.3</w:delText>
        </w:r>
        <w:r w:rsidDel="00DD3D06">
          <w:rPr>
            <w:rFonts w:ascii="Calibri" w:hAnsi="Calibri"/>
            <w:noProof/>
            <w:sz w:val="22"/>
            <w:szCs w:val="22"/>
          </w:rPr>
          <w:tab/>
        </w:r>
        <w:r w:rsidRPr="00DD3D06" w:rsidDel="00DD3D06">
          <w:rPr>
            <w:rPrChange w:id="318" w:author="VOYER Raphael" w:date="2021-07-07T12:57:00Z">
              <w:rPr>
                <w:rStyle w:val="Lienhypertexte"/>
                <w:noProof/>
              </w:rPr>
            </w:rPrChange>
          </w:rPr>
          <w:delText>Security Requirements</w:delText>
        </w:r>
        <w:r w:rsidDel="00DD3D06">
          <w:rPr>
            <w:noProof/>
            <w:webHidden/>
          </w:rPr>
          <w:tab/>
        </w:r>
        <w:r w:rsidR="00E201A9" w:rsidDel="00DD3D06">
          <w:rPr>
            <w:noProof/>
            <w:webHidden/>
          </w:rPr>
          <w:delText>20</w:delText>
        </w:r>
      </w:del>
    </w:p>
    <w:p w14:paraId="5AA62003" w14:textId="77777777" w:rsidR="00C572C4" w:rsidDel="00DD3D06" w:rsidRDefault="00C572C4">
      <w:pPr>
        <w:pStyle w:val="TM3"/>
        <w:tabs>
          <w:tab w:val="left" w:pos="1320"/>
          <w:tab w:val="right" w:leader="dot" w:pos="9350"/>
        </w:tabs>
        <w:rPr>
          <w:del w:id="319" w:author="VOYER Raphael" w:date="2021-07-07T12:57:00Z"/>
          <w:rFonts w:ascii="Calibri" w:hAnsi="Calibri"/>
          <w:noProof/>
          <w:sz w:val="22"/>
          <w:szCs w:val="22"/>
        </w:rPr>
      </w:pPr>
      <w:del w:id="320" w:author="VOYER Raphael" w:date="2021-07-07T12:57:00Z">
        <w:r w:rsidRPr="00DD3D06" w:rsidDel="00DD3D06">
          <w:rPr>
            <w:rPrChange w:id="321" w:author="VOYER Raphael" w:date="2021-07-07T12:57:00Z">
              <w:rPr>
                <w:rStyle w:val="Lienhypertexte"/>
                <w:noProof/>
              </w:rPr>
            </w:rPrChange>
          </w:rPr>
          <w:delText>3.4.4</w:delText>
        </w:r>
        <w:r w:rsidDel="00DD3D06">
          <w:rPr>
            <w:rFonts w:ascii="Calibri" w:hAnsi="Calibri"/>
            <w:noProof/>
            <w:sz w:val="22"/>
            <w:szCs w:val="22"/>
          </w:rPr>
          <w:tab/>
        </w:r>
        <w:r w:rsidRPr="00DD3D06" w:rsidDel="00DD3D06">
          <w:rPr>
            <w:rPrChange w:id="322" w:author="VOYER Raphael" w:date="2021-07-07T12:57:00Z">
              <w:rPr>
                <w:rStyle w:val="Lienhypertexte"/>
                <w:noProof/>
              </w:rPr>
            </w:rPrChange>
          </w:rPr>
          <w:delText>Interoperability Requirements</w:delText>
        </w:r>
        <w:r w:rsidDel="00DD3D06">
          <w:rPr>
            <w:noProof/>
            <w:webHidden/>
          </w:rPr>
          <w:tab/>
        </w:r>
        <w:r w:rsidR="00E201A9" w:rsidDel="00DD3D06">
          <w:rPr>
            <w:noProof/>
            <w:webHidden/>
          </w:rPr>
          <w:delText>20</w:delText>
        </w:r>
      </w:del>
    </w:p>
    <w:p w14:paraId="3226FCBD" w14:textId="77777777" w:rsidR="00C572C4" w:rsidDel="00DD3D06" w:rsidRDefault="00C572C4">
      <w:pPr>
        <w:pStyle w:val="TM2"/>
        <w:tabs>
          <w:tab w:val="left" w:pos="880"/>
          <w:tab w:val="right" w:leader="dot" w:pos="9350"/>
        </w:tabs>
        <w:rPr>
          <w:del w:id="323" w:author="VOYER Raphael" w:date="2021-07-07T12:57:00Z"/>
          <w:rFonts w:ascii="Calibri" w:hAnsi="Calibri"/>
          <w:noProof/>
          <w:sz w:val="22"/>
          <w:szCs w:val="22"/>
        </w:rPr>
      </w:pPr>
      <w:del w:id="324" w:author="VOYER Raphael" w:date="2021-07-07T12:57:00Z">
        <w:r w:rsidRPr="00DD3D06" w:rsidDel="00DD3D06">
          <w:rPr>
            <w:rPrChange w:id="325" w:author="VOYER Raphael" w:date="2021-07-07T12:57:00Z">
              <w:rPr>
                <w:rStyle w:val="Lienhypertexte"/>
                <w:noProof/>
              </w:rPr>
            </w:rPrChange>
          </w:rPr>
          <w:delText>3.5</w:delText>
        </w:r>
        <w:r w:rsidDel="00DD3D06">
          <w:rPr>
            <w:rFonts w:ascii="Calibri" w:hAnsi="Calibri"/>
            <w:noProof/>
            <w:sz w:val="22"/>
            <w:szCs w:val="22"/>
          </w:rPr>
          <w:tab/>
        </w:r>
        <w:r w:rsidRPr="00DD3D06" w:rsidDel="00DD3D06">
          <w:rPr>
            <w:rPrChange w:id="326" w:author="VOYER Raphael" w:date="2021-07-07T12:57:00Z">
              <w:rPr>
                <w:rStyle w:val="Lienhypertexte"/>
                <w:noProof/>
              </w:rPr>
            </w:rPrChange>
          </w:rPr>
          <w:delText>Diagnostics Requirements</w:delText>
        </w:r>
        <w:r w:rsidDel="00DD3D06">
          <w:rPr>
            <w:noProof/>
            <w:webHidden/>
          </w:rPr>
          <w:tab/>
        </w:r>
        <w:r w:rsidR="00E201A9" w:rsidDel="00DD3D06">
          <w:rPr>
            <w:noProof/>
            <w:webHidden/>
          </w:rPr>
          <w:delText>21</w:delText>
        </w:r>
      </w:del>
    </w:p>
    <w:p w14:paraId="1CBABCD9" w14:textId="77777777" w:rsidR="00C572C4" w:rsidDel="00DD3D06" w:rsidRDefault="00C572C4">
      <w:pPr>
        <w:pStyle w:val="TM3"/>
        <w:tabs>
          <w:tab w:val="left" w:pos="1320"/>
          <w:tab w:val="right" w:leader="dot" w:pos="9350"/>
        </w:tabs>
        <w:rPr>
          <w:del w:id="327" w:author="VOYER Raphael" w:date="2021-07-07T12:57:00Z"/>
          <w:rFonts w:ascii="Calibri" w:hAnsi="Calibri"/>
          <w:noProof/>
          <w:sz w:val="22"/>
          <w:szCs w:val="22"/>
        </w:rPr>
      </w:pPr>
      <w:del w:id="328" w:author="VOYER Raphael" w:date="2021-07-07T12:57:00Z">
        <w:r w:rsidRPr="00DD3D06" w:rsidDel="00DD3D06">
          <w:rPr>
            <w:rPrChange w:id="329" w:author="VOYER Raphael" w:date="2021-07-07T12:57:00Z">
              <w:rPr>
                <w:rStyle w:val="Lienhypertexte"/>
                <w:noProof/>
              </w:rPr>
            </w:rPrChange>
          </w:rPr>
          <w:delText>3.5.1</w:delText>
        </w:r>
        <w:r w:rsidDel="00DD3D06">
          <w:rPr>
            <w:rFonts w:ascii="Calibri" w:hAnsi="Calibri"/>
            <w:noProof/>
            <w:sz w:val="22"/>
            <w:szCs w:val="22"/>
          </w:rPr>
          <w:tab/>
        </w:r>
        <w:r w:rsidRPr="00DD3D06" w:rsidDel="00DD3D06">
          <w:rPr>
            <w:rPrChange w:id="330" w:author="VOYER Raphael" w:date="2021-07-07T12:57:00Z">
              <w:rPr>
                <w:rStyle w:val="Lienhypertexte"/>
                <w:noProof/>
              </w:rPr>
            </w:rPrChange>
          </w:rPr>
          <w:delText>Debug and Tracing Requirements</w:delText>
        </w:r>
        <w:r w:rsidDel="00DD3D06">
          <w:rPr>
            <w:noProof/>
            <w:webHidden/>
          </w:rPr>
          <w:tab/>
        </w:r>
        <w:r w:rsidR="00E201A9" w:rsidDel="00DD3D06">
          <w:rPr>
            <w:noProof/>
            <w:webHidden/>
          </w:rPr>
          <w:delText>21</w:delText>
        </w:r>
      </w:del>
    </w:p>
    <w:p w14:paraId="42EB90AC" w14:textId="77777777" w:rsidR="00C572C4" w:rsidDel="00DD3D06" w:rsidRDefault="00C572C4">
      <w:pPr>
        <w:pStyle w:val="TM2"/>
        <w:tabs>
          <w:tab w:val="left" w:pos="880"/>
          <w:tab w:val="right" w:leader="dot" w:pos="9350"/>
        </w:tabs>
        <w:rPr>
          <w:del w:id="331" w:author="VOYER Raphael" w:date="2021-07-07T12:57:00Z"/>
          <w:rFonts w:ascii="Calibri" w:hAnsi="Calibri"/>
          <w:noProof/>
          <w:sz w:val="22"/>
          <w:szCs w:val="22"/>
        </w:rPr>
      </w:pPr>
      <w:del w:id="332" w:author="VOYER Raphael" w:date="2021-07-07T12:57:00Z">
        <w:r w:rsidRPr="00DD3D06" w:rsidDel="00DD3D06">
          <w:rPr>
            <w:rPrChange w:id="333" w:author="VOYER Raphael" w:date="2021-07-07T12:57:00Z">
              <w:rPr>
                <w:rStyle w:val="Lienhypertexte"/>
                <w:noProof/>
              </w:rPr>
            </w:rPrChange>
          </w:rPr>
          <w:delText>3.6</w:delText>
        </w:r>
        <w:r w:rsidDel="00DD3D06">
          <w:rPr>
            <w:rFonts w:ascii="Calibri" w:hAnsi="Calibri"/>
            <w:noProof/>
            <w:sz w:val="22"/>
            <w:szCs w:val="22"/>
          </w:rPr>
          <w:tab/>
        </w:r>
        <w:r w:rsidRPr="00DD3D06" w:rsidDel="00DD3D06">
          <w:rPr>
            <w:rPrChange w:id="334" w:author="VOYER Raphael" w:date="2021-07-07T12:57:00Z">
              <w:rPr>
                <w:rStyle w:val="Lienhypertexte"/>
                <w:noProof/>
              </w:rPr>
            </w:rPrChange>
          </w:rPr>
          <w:delText>Future Enhancements</w:delText>
        </w:r>
        <w:r w:rsidDel="00DD3D06">
          <w:rPr>
            <w:noProof/>
            <w:webHidden/>
          </w:rPr>
          <w:tab/>
        </w:r>
        <w:r w:rsidR="00E201A9" w:rsidDel="00DD3D06">
          <w:rPr>
            <w:noProof/>
            <w:webHidden/>
          </w:rPr>
          <w:delText>21</w:delText>
        </w:r>
      </w:del>
    </w:p>
    <w:p w14:paraId="6219E708" w14:textId="77777777" w:rsidR="00C572C4" w:rsidDel="00DD3D06" w:rsidRDefault="00C572C4">
      <w:pPr>
        <w:pStyle w:val="TM2"/>
        <w:tabs>
          <w:tab w:val="left" w:pos="880"/>
          <w:tab w:val="right" w:leader="dot" w:pos="9350"/>
        </w:tabs>
        <w:rPr>
          <w:del w:id="335" w:author="VOYER Raphael" w:date="2021-07-07T12:57:00Z"/>
          <w:rFonts w:ascii="Calibri" w:hAnsi="Calibri"/>
          <w:noProof/>
          <w:sz w:val="22"/>
          <w:szCs w:val="22"/>
        </w:rPr>
      </w:pPr>
      <w:del w:id="336" w:author="VOYER Raphael" w:date="2021-07-07T12:57:00Z">
        <w:r w:rsidRPr="00DD3D06" w:rsidDel="00DD3D06">
          <w:rPr>
            <w:rPrChange w:id="337" w:author="VOYER Raphael" w:date="2021-07-07T12:57:00Z">
              <w:rPr>
                <w:rStyle w:val="Lienhypertexte"/>
                <w:noProof/>
              </w:rPr>
            </w:rPrChange>
          </w:rPr>
          <w:delText>3.7</w:delText>
        </w:r>
        <w:r w:rsidDel="00DD3D06">
          <w:rPr>
            <w:rFonts w:ascii="Calibri" w:hAnsi="Calibri"/>
            <w:noProof/>
            <w:sz w:val="22"/>
            <w:szCs w:val="22"/>
          </w:rPr>
          <w:tab/>
        </w:r>
        <w:r w:rsidRPr="00DD3D06" w:rsidDel="00DD3D06">
          <w:rPr>
            <w:rPrChange w:id="338" w:author="VOYER Raphael" w:date="2021-07-07T12:57:00Z">
              <w:rPr>
                <w:rStyle w:val="Lienhypertexte"/>
                <w:noProof/>
              </w:rPr>
            </w:rPrChange>
          </w:rPr>
          <w:delText>Takeover Requirements</w:delText>
        </w:r>
        <w:r w:rsidDel="00DD3D06">
          <w:rPr>
            <w:noProof/>
            <w:webHidden/>
          </w:rPr>
          <w:tab/>
        </w:r>
        <w:r w:rsidR="00E201A9" w:rsidDel="00DD3D06">
          <w:rPr>
            <w:noProof/>
            <w:webHidden/>
          </w:rPr>
          <w:delText>21</w:delText>
        </w:r>
      </w:del>
    </w:p>
    <w:p w14:paraId="16C101DD" w14:textId="77777777" w:rsidR="00C572C4" w:rsidDel="00DD3D06" w:rsidRDefault="00C572C4">
      <w:pPr>
        <w:pStyle w:val="TM2"/>
        <w:tabs>
          <w:tab w:val="left" w:pos="880"/>
          <w:tab w:val="right" w:leader="dot" w:pos="9350"/>
        </w:tabs>
        <w:rPr>
          <w:del w:id="339" w:author="VOYER Raphael" w:date="2021-07-07T12:57:00Z"/>
          <w:rFonts w:ascii="Calibri" w:hAnsi="Calibri"/>
          <w:noProof/>
          <w:sz w:val="22"/>
          <w:szCs w:val="22"/>
        </w:rPr>
      </w:pPr>
      <w:del w:id="340" w:author="VOYER Raphael" w:date="2021-07-07T12:57:00Z">
        <w:r w:rsidRPr="00DD3D06" w:rsidDel="00DD3D06">
          <w:rPr>
            <w:rPrChange w:id="341" w:author="VOYER Raphael" w:date="2021-07-07T12:57:00Z">
              <w:rPr>
                <w:rStyle w:val="Lienhypertexte"/>
                <w:noProof/>
              </w:rPr>
            </w:rPrChange>
          </w:rPr>
          <w:delText>3.8</w:delText>
        </w:r>
        <w:r w:rsidDel="00DD3D06">
          <w:rPr>
            <w:rFonts w:ascii="Calibri" w:hAnsi="Calibri"/>
            <w:noProof/>
            <w:sz w:val="22"/>
            <w:szCs w:val="22"/>
          </w:rPr>
          <w:tab/>
        </w:r>
        <w:r w:rsidRPr="00DD3D06" w:rsidDel="00DD3D06">
          <w:rPr>
            <w:rPrChange w:id="342" w:author="VOYER Raphael" w:date="2021-07-07T12:57:00Z">
              <w:rPr>
                <w:rStyle w:val="Lienhypertexte"/>
                <w:noProof/>
              </w:rPr>
            </w:rPrChange>
          </w:rPr>
          <w:delText>Hot swap Requirements</w:delText>
        </w:r>
        <w:r w:rsidDel="00DD3D06">
          <w:rPr>
            <w:noProof/>
            <w:webHidden/>
          </w:rPr>
          <w:tab/>
        </w:r>
        <w:r w:rsidR="00E201A9" w:rsidDel="00DD3D06">
          <w:rPr>
            <w:noProof/>
            <w:webHidden/>
          </w:rPr>
          <w:delText>21</w:delText>
        </w:r>
      </w:del>
    </w:p>
    <w:p w14:paraId="05713A9A" w14:textId="77777777" w:rsidR="00C572C4" w:rsidDel="00DD3D06" w:rsidRDefault="00C572C4">
      <w:pPr>
        <w:pStyle w:val="TM1"/>
        <w:tabs>
          <w:tab w:val="left" w:pos="480"/>
          <w:tab w:val="right" w:leader="dot" w:pos="9350"/>
        </w:tabs>
        <w:rPr>
          <w:del w:id="343" w:author="VOYER Raphael" w:date="2021-07-07T12:57:00Z"/>
          <w:rFonts w:ascii="Calibri" w:hAnsi="Calibri"/>
          <w:noProof/>
          <w:sz w:val="22"/>
          <w:szCs w:val="22"/>
        </w:rPr>
      </w:pPr>
      <w:del w:id="344" w:author="VOYER Raphael" w:date="2021-07-07T12:57:00Z">
        <w:r w:rsidRPr="00DD3D06" w:rsidDel="00DD3D06">
          <w:rPr>
            <w:rPrChange w:id="345" w:author="VOYER Raphael" w:date="2021-07-07T12:57:00Z">
              <w:rPr>
                <w:rStyle w:val="Lienhypertexte"/>
                <w:noProof/>
              </w:rPr>
            </w:rPrChange>
          </w:rPr>
          <w:delText>4</w:delText>
        </w:r>
        <w:r w:rsidDel="00DD3D06">
          <w:rPr>
            <w:rFonts w:ascii="Calibri" w:hAnsi="Calibri"/>
            <w:noProof/>
            <w:sz w:val="22"/>
            <w:szCs w:val="22"/>
          </w:rPr>
          <w:tab/>
        </w:r>
        <w:r w:rsidRPr="00DD3D06" w:rsidDel="00DD3D06">
          <w:rPr>
            <w:rPrChange w:id="346" w:author="VOYER Raphael" w:date="2021-07-07T12:57:00Z">
              <w:rPr>
                <w:rStyle w:val="Lienhypertexte"/>
                <w:noProof/>
              </w:rPr>
            </w:rPrChange>
          </w:rPr>
          <w:delText>MANAGEMENT INTERFACE</w:delText>
        </w:r>
        <w:r w:rsidDel="00DD3D06">
          <w:rPr>
            <w:noProof/>
            <w:webHidden/>
          </w:rPr>
          <w:tab/>
        </w:r>
        <w:r w:rsidR="00E201A9" w:rsidDel="00DD3D06">
          <w:rPr>
            <w:noProof/>
            <w:webHidden/>
          </w:rPr>
          <w:delText>23</w:delText>
        </w:r>
      </w:del>
    </w:p>
    <w:p w14:paraId="63E1EC14" w14:textId="77777777" w:rsidR="00C572C4" w:rsidDel="00DD3D06" w:rsidRDefault="00C572C4">
      <w:pPr>
        <w:pStyle w:val="TM2"/>
        <w:tabs>
          <w:tab w:val="left" w:pos="880"/>
          <w:tab w:val="right" w:leader="dot" w:pos="9350"/>
        </w:tabs>
        <w:rPr>
          <w:del w:id="347" w:author="VOYER Raphael" w:date="2021-07-07T12:57:00Z"/>
          <w:rFonts w:ascii="Calibri" w:hAnsi="Calibri"/>
          <w:noProof/>
          <w:sz w:val="22"/>
          <w:szCs w:val="22"/>
        </w:rPr>
      </w:pPr>
      <w:del w:id="348" w:author="VOYER Raphael" w:date="2021-07-07T12:57:00Z">
        <w:r w:rsidRPr="00DD3D06" w:rsidDel="00DD3D06">
          <w:rPr>
            <w:rPrChange w:id="349" w:author="VOYER Raphael" w:date="2021-07-07T12:57:00Z">
              <w:rPr>
                <w:rStyle w:val="Lienhypertexte"/>
                <w:noProof/>
              </w:rPr>
            </w:rPrChange>
          </w:rPr>
          <w:delText>4.1</w:delText>
        </w:r>
        <w:r w:rsidDel="00DD3D06">
          <w:rPr>
            <w:rFonts w:ascii="Calibri" w:hAnsi="Calibri"/>
            <w:noProof/>
            <w:sz w:val="22"/>
            <w:szCs w:val="22"/>
          </w:rPr>
          <w:tab/>
        </w:r>
        <w:r w:rsidRPr="00DD3D06" w:rsidDel="00DD3D06">
          <w:rPr>
            <w:rPrChange w:id="350" w:author="VOYER Raphael" w:date="2021-07-07T12:57:00Z">
              <w:rPr>
                <w:rStyle w:val="Lienhypertexte"/>
                <w:noProof/>
              </w:rPr>
            </w:rPrChange>
          </w:rPr>
          <w:delText>Command Line Interface (CLI)</w:delText>
        </w:r>
        <w:r w:rsidDel="00DD3D06">
          <w:rPr>
            <w:noProof/>
            <w:webHidden/>
          </w:rPr>
          <w:tab/>
        </w:r>
        <w:r w:rsidR="00E201A9" w:rsidDel="00DD3D06">
          <w:rPr>
            <w:noProof/>
            <w:webHidden/>
          </w:rPr>
          <w:delText>23</w:delText>
        </w:r>
      </w:del>
    </w:p>
    <w:p w14:paraId="6D2A95B4" w14:textId="77777777" w:rsidR="00C572C4" w:rsidDel="00DD3D06" w:rsidRDefault="00C572C4">
      <w:pPr>
        <w:pStyle w:val="TM3"/>
        <w:tabs>
          <w:tab w:val="left" w:pos="1320"/>
          <w:tab w:val="right" w:leader="dot" w:pos="9350"/>
        </w:tabs>
        <w:rPr>
          <w:del w:id="351" w:author="VOYER Raphael" w:date="2021-07-07T12:57:00Z"/>
          <w:rFonts w:ascii="Calibri" w:hAnsi="Calibri"/>
          <w:noProof/>
          <w:sz w:val="22"/>
          <w:szCs w:val="22"/>
        </w:rPr>
      </w:pPr>
      <w:del w:id="352" w:author="VOYER Raphael" w:date="2021-07-07T12:57:00Z">
        <w:r w:rsidRPr="00DD3D06" w:rsidDel="00DD3D06">
          <w:rPr>
            <w:rPrChange w:id="353" w:author="VOYER Raphael" w:date="2021-07-07T12:57:00Z">
              <w:rPr>
                <w:rStyle w:val="Lienhypertexte"/>
                <w:noProof/>
              </w:rPr>
            </w:rPrChange>
          </w:rPr>
          <w:delText>4.1.1</w:delText>
        </w:r>
        <w:r w:rsidDel="00DD3D06">
          <w:rPr>
            <w:rFonts w:ascii="Calibri" w:hAnsi="Calibri"/>
            <w:noProof/>
            <w:sz w:val="22"/>
            <w:szCs w:val="22"/>
          </w:rPr>
          <w:tab/>
        </w:r>
        <w:r w:rsidRPr="00DD3D06" w:rsidDel="00DD3D06">
          <w:rPr>
            <w:rPrChange w:id="354" w:author="VOYER Raphael" w:date="2021-07-07T12:57:00Z">
              <w:rPr>
                <w:rStyle w:val="Lienhypertexte"/>
                <w:noProof/>
              </w:rPr>
            </w:rPrChange>
          </w:rPr>
          <w:delText>CLI Syntax Conventions</w:delText>
        </w:r>
        <w:r w:rsidDel="00DD3D06">
          <w:rPr>
            <w:noProof/>
            <w:webHidden/>
          </w:rPr>
          <w:tab/>
        </w:r>
        <w:r w:rsidR="00E201A9" w:rsidDel="00DD3D06">
          <w:rPr>
            <w:noProof/>
            <w:webHidden/>
          </w:rPr>
          <w:delText>23</w:delText>
        </w:r>
      </w:del>
    </w:p>
    <w:p w14:paraId="15BDFD73" w14:textId="77777777" w:rsidR="00C572C4" w:rsidDel="00DD3D06" w:rsidRDefault="00C572C4">
      <w:pPr>
        <w:pStyle w:val="TM3"/>
        <w:tabs>
          <w:tab w:val="left" w:pos="1320"/>
          <w:tab w:val="right" w:leader="dot" w:pos="9350"/>
        </w:tabs>
        <w:rPr>
          <w:del w:id="355" w:author="VOYER Raphael" w:date="2021-07-07T12:57:00Z"/>
          <w:rFonts w:ascii="Calibri" w:hAnsi="Calibri"/>
          <w:noProof/>
          <w:sz w:val="22"/>
          <w:szCs w:val="22"/>
        </w:rPr>
      </w:pPr>
      <w:del w:id="356" w:author="VOYER Raphael" w:date="2021-07-07T12:57:00Z">
        <w:r w:rsidRPr="00DD3D06" w:rsidDel="00DD3D06">
          <w:rPr>
            <w:rPrChange w:id="357" w:author="VOYER Raphael" w:date="2021-07-07T12:57:00Z">
              <w:rPr>
                <w:rStyle w:val="Lienhypertexte"/>
                <w:noProof/>
              </w:rPr>
            </w:rPrChange>
          </w:rPr>
          <w:delText>4.1.2</w:delText>
        </w:r>
        <w:r w:rsidDel="00DD3D06">
          <w:rPr>
            <w:rFonts w:ascii="Calibri" w:hAnsi="Calibri"/>
            <w:noProof/>
            <w:sz w:val="22"/>
            <w:szCs w:val="22"/>
          </w:rPr>
          <w:tab/>
        </w:r>
        <w:r w:rsidRPr="00DD3D06" w:rsidDel="00DD3D06">
          <w:rPr>
            <w:rPrChange w:id="358" w:author="VOYER Raphael" w:date="2021-07-07T12:57:00Z">
              <w:rPr>
                <w:rStyle w:val="Lienhypertexte"/>
                <w:noProof/>
              </w:rPr>
            </w:rPrChange>
          </w:rPr>
          <w:delText>Configuration commands</w:delText>
        </w:r>
        <w:r w:rsidDel="00DD3D06">
          <w:rPr>
            <w:noProof/>
            <w:webHidden/>
          </w:rPr>
          <w:tab/>
        </w:r>
        <w:r w:rsidR="00E201A9" w:rsidDel="00DD3D06">
          <w:rPr>
            <w:noProof/>
            <w:webHidden/>
          </w:rPr>
          <w:delText>23</w:delText>
        </w:r>
      </w:del>
    </w:p>
    <w:p w14:paraId="34B0DD59" w14:textId="77777777" w:rsidR="00C572C4" w:rsidDel="00DD3D06" w:rsidRDefault="00C572C4">
      <w:pPr>
        <w:pStyle w:val="TM2"/>
        <w:tabs>
          <w:tab w:val="left" w:pos="880"/>
          <w:tab w:val="right" w:leader="dot" w:pos="9350"/>
        </w:tabs>
        <w:rPr>
          <w:del w:id="359" w:author="VOYER Raphael" w:date="2021-07-07T12:57:00Z"/>
          <w:rFonts w:ascii="Calibri" w:hAnsi="Calibri"/>
          <w:noProof/>
          <w:sz w:val="22"/>
          <w:szCs w:val="22"/>
        </w:rPr>
      </w:pPr>
      <w:del w:id="360" w:author="VOYER Raphael" w:date="2021-07-07T12:57:00Z">
        <w:r w:rsidRPr="00DD3D06" w:rsidDel="00DD3D06">
          <w:rPr>
            <w:rPrChange w:id="361" w:author="VOYER Raphael" w:date="2021-07-07T12:57:00Z">
              <w:rPr>
                <w:rStyle w:val="Lienhypertexte"/>
                <w:noProof/>
              </w:rPr>
            </w:rPrChange>
          </w:rPr>
          <w:delText>4.2</w:delText>
        </w:r>
        <w:r w:rsidDel="00DD3D06">
          <w:rPr>
            <w:rFonts w:ascii="Calibri" w:hAnsi="Calibri"/>
            <w:noProof/>
            <w:sz w:val="22"/>
            <w:szCs w:val="22"/>
          </w:rPr>
          <w:tab/>
        </w:r>
        <w:r w:rsidRPr="00DD3D06" w:rsidDel="00DD3D06">
          <w:rPr>
            <w:rPrChange w:id="362" w:author="VOYER Raphael" w:date="2021-07-07T12:57:00Z">
              <w:rPr>
                <w:rStyle w:val="Lienhypertexte"/>
                <w:noProof/>
              </w:rPr>
            </w:rPrChange>
          </w:rPr>
          <w:delText>SNMP Interface</w:delText>
        </w:r>
        <w:r w:rsidDel="00DD3D06">
          <w:rPr>
            <w:noProof/>
            <w:webHidden/>
          </w:rPr>
          <w:tab/>
        </w:r>
        <w:r w:rsidR="00E201A9" w:rsidDel="00DD3D06">
          <w:rPr>
            <w:noProof/>
            <w:webHidden/>
          </w:rPr>
          <w:delText>32</w:delText>
        </w:r>
      </w:del>
    </w:p>
    <w:p w14:paraId="00287E7F" w14:textId="77777777" w:rsidR="00C572C4" w:rsidDel="00DD3D06" w:rsidRDefault="00C572C4">
      <w:pPr>
        <w:pStyle w:val="TM3"/>
        <w:tabs>
          <w:tab w:val="left" w:pos="1320"/>
          <w:tab w:val="right" w:leader="dot" w:pos="9350"/>
        </w:tabs>
        <w:rPr>
          <w:del w:id="363" w:author="VOYER Raphael" w:date="2021-07-07T12:57:00Z"/>
          <w:rFonts w:ascii="Calibri" w:hAnsi="Calibri"/>
          <w:noProof/>
          <w:sz w:val="22"/>
          <w:szCs w:val="22"/>
        </w:rPr>
      </w:pPr>
      <w:del w:id="364" w:author="VOYER Raphael" w:date="2021-07-07T12:57:00Z">
        <w:r w:rsidRPr="00DD3D06" w:rsidDel="00DD3D06">
          <w:rPr>
            <w:rPrChange w:id="365" w:author="VOYER Raphael" w:date="2021-07-07T12:57:00Z">
              <w:rPr>
                <w:rStyle w:val="Lienhypertexte"/>
                <w:noProof/>
              </w:rPr>
            </w:rPrChange>
          </w:rPr>
          <w:delText>4.2.1</w:delText>
        </w:r>
        <w:r w:rsidDel="00DD3D06">
          <w:rPr>
            <w:rFonts w:ascii="Calibri" w:hAnsi="Calibri"/>
            <w:noProof/>
            <w:sz w:val="22"/>
            <w:szCs w:val="22"/>
          </w:rPr>
          <w:tab/>
        </w:r>
        <w:r w:rsidRPr="00DD3D06" w:rsidDel="00DD3D06">
          <w:rPr>
            <w:rPrChange w:id="366" w:author="VOYER Raphael" w:date="2021-07-07T12:57:00Z">
              <w:rPr>
                <w:rStyle w:val="Lienhypertexte"/>
                <w:noProof/>
              </w:rPr>
            </w:rPrChange>
          </w:rPr>
          <w:delText>New SNMP Tables</w:delText>
        </w:r>
        <w:r w:rsidDel="00DD3D06">
          <w:rPr>
            <w:noProof/>
            <w:webHidden/>
          </w:rPr>
          <w:tab/>
        </w:r>
        <w:r w:rsidR="00E201A9" w:rsidDel="00DD3D06">
          <w:rPr>
            <w:noProof/>
            <w:webHidden/>
          </w:rPr>
          <w:delText>32</w:delText>
        </w:r>
      </w:del>
    </w:p>
    <w:p w14:paraId="2C89757A" w14:textId="77777777" w:rsidR="00C572C4" w:rsidDel="00DD3D06" w:rsidRDefault="00C572C4">
      <w:pPr>
        <w:pStyle w:val="TM3"/>
        <w:tabs>
          <w:tab w:val="left" w:pos="1320"/>
          <w:tab w:val="right" w:leader="dot" w:pos="9350"/>
        </w:tabs>
        <w:rPr>
          <w:del w:id="367" w:author="VOYER Raphael" w:date="2021-07-07T12:57:00Z"/>
          <w:rFonts w:ascii="Calibri" w:hAnsi="Calibri"/>
          <w:noProof/>
          <w:sz w:val="22"/>
          <w:szCs w:val="22"/>
        </w:rPr>
      </w:pPr>
      <w:del w:id="368" w:author="VOYER Raphael" w:date="2021-07-07T12:57:00Z">
        <w:r w:rsidRPr="00DD3D06" w:rsidDel="00DD3D06">
          <w:rPr>
            <w:rPrChange w:id="369" w:author="VOYER Raphael" w:date="2021-07-07T12:57:00Z">
              <w:rPr>
                <w:rStyle w:val="Lienhypertexte"/>
                <w:noProof/>
              </w:rPr>
            </w:rPrChange>
          </w:rPr>
          <w:delText>4.2.2</w:delText>
        </w:r>
        <w:r w:rsidDel="00DD3D06">
          <w:rPr>
            <w:rFonts w:ascii="Calibri" w:hAnsi="Calibri"/>
            <w:noProof/>
            <w:sz w:val="22"/>
            <w:szCs w:val="22"/>
          </w:rPr>
          <w:tab/>
        </w:r>
        <w:r w:rsidRPr="00DD3D06" w:rsidDel="00DD3D06">
          <w:rPr>
            <w:rPrChange w:id="370" w:author="VOYER Raphael" w:date="2021-07-07T12:57:00Z">
              <w:rPr>
                <w:rStyle w:val="Lienhypertexte"/>
                <w:noProof/>
              </w:rPr>
            </w:rPrChange>
          </w:rPr>
          <w:delText>Conformance</w:delText>
        </w:r>
        <w:r w:rsidDel="00DD3D06">
          <w:rPr>
            <w:noProof/>
            <w:webHidden/>
          </w:rPr>
          <w:tab/>
        </w:r>
        <w:r w:rsidR="00E201A9" w:rsidDel="00DD3D06">
          <w:rPr>
            <w:noProof/>
            <w:webHidden/>
          </w:rPr>
          <w:delText>39</w:delText>
        </w:r>
      </w:del>
    </w:p>
    <w:p w14:paraId="306C8AA9" w14:textId="77777777" w:rsidR="00C572C4" w:rsidDel="00DD3D06" w:rsidRDefault="00C572C4">
      <w:pPr>
        <w:pStyle w:val="TM2"/>
        <w:tabs>
          <w:tab w:val="left" w:pos="880"/>
          <w:tab w:val="right" w:leader="dot" w:pos="9350"/>
        </w:tabs>
        <w:rPr>
          <w:del w:id="371" w:author="VOYER Raphael" w:date="2021-07-07T12:57:00Z"/>
          <w:rFonts w:ascii="Calibri" w:hAnsi="Calibri"/>
          <w:noProof/>
          <w:sz w:val="22"/>
          <w:szCs w:val="22"/>
        </w:rPr>
      </w:pPr>
      <w:del w:id="372" w:author="VOYER Raphael" w:date="2021-07-07T12:57:00Z">
        <w:r w:rsidRPr="00DD3D06" w:rsidDel="00DD3D06">
          <w:rPr>
            <w:rPrChange w:id="373" w:author="VOYER Raphael" w:date="2021-07-07T12:57:00Z">
              <w:rPr>
                <w:rStyle w:val="Lienhypertexte"/>
                <w:noProof/>
              </w:rPr>
            </w:rPrChange>
          </w:rPr>
          <w:delText>4.3</w:delText>
        </w:r>
        <w:r w:rsidDel="00DD3D06">
          <w:rPr>
            <w:rFonts w:ascii="Calibri" w:hAnsi="Calibri"/>
            <w:noProof/>
            <w:sz w:val="22"/>
            <w:szCs w:val="22"/>
          </w:rPr>
          <w:tab/>
        </w:r>
        <w:r w:rsidRPr="00DD3D06" w:rsidDel="00DD3D06">
          <w:rPr>
            <w:rPrChange w:id="374" w:author="VOYER Raphael" w:date="2021-07-07T12:57:00Z">
              <w:rPr>
                <w:rStyle w:val="Lienhypertexte"/>
                <w:noProof/>
              </w:rPr>
            </w:rPrChange>
          </w:rPr>
          <w:delText>Web Interface</w:delText>
        </w:r>
        <w:r w:rsidDel="00DD3D06">
          <w:rPr>
            <w:noProof/>
            <w:webHidden/>
          </w:rPr>
          <w:tab/>
        </w:r>
        <w:r w:rsidR="00E201A9" w:rsidDel="00DD3D06">
          <w:rPr>
            <w:noProof/>
            <w:webHidden/>
          </w:rPr>
          <w:delText>41</w:delText>
        </w:r>
      </w:del>
    </w:p>
    <w:p w14:paraId="4F10463E" w14:textId="77777777" w:rsidR="00C572C4" w:rsidDel="00DD3D06" w:rsidRDefault="00C572C4">
      <w:pPr>
        <w:pStyle w:val="TM1"/>
        <w:tabs>
          <w:tab w:val="left" w:pos="480"/>
          <w:tab w:val="right" w:leader="dot" w:pos="9350"/>
        </w:tabs>
        <w:rPr>
          <w:del w:id="375" w:author="VOYER Raphael" w:date="2021-07-07T12:57:00Z"/>
          <w:rFonts w:ascii="Calibri" w:hAnsi="Calibri"/>
          <w:noProof/>
          <w:sz w:val="22"/>
          <w:szCs w:val="22"/>
        </w:rPr>
      </w:pPr>
      <w:del w:id="376" w:author="VOYER Raphael" w:date="2021-07-07T12:57:00Z">
        <w:r w:rsidRPr="00DD3D06" w:rsidDel="00DD3D06">
          <w:rPr>
            <w:rPrChange w:id="377" w:author="VOYER Raphael" w:date="2021-07-07T12:57:00Z">
              <w:rPr>
                <w:rStyle w:val="Lienhypertexte"/>
                <w:noProof/>
              </w:rPr>
            </w:rPrChange>
          </w:rPr>
          <w:delText>5</w:delText>
        </w:r>
        <w:r w:rsidDel="00DD3D06">
          <w:rPr>
            <w:rFonts w:ascii="Calibri" w:hAnsi="Calibri"/>
            <w:noProof/>
            <w:sz w:val="22"/>
            <w:szCs w:val="22"/>
          </w:rPr>
          <w:tab/>
        </w:r>
        <w:r w:rsidRPr="00DD3D06" w:rsidDel="00DD3D06">
          <w:rPr>
            <w:rPrChange w:id="378" w:author="VOYER Raphael" w:date="2021-07-07T12:57:00Z">
              <w:rPr>
                <w:rStyle w:val="Lienhypertexte"/>
                <w:noProof/>
              </w:rPr>
            </w:rPrChange>
          </w:rPr>
          <w:delText>Use cases/ configuration Examples</w:delText>
        </w:r>
        <w:r w:rsidDel="00DD3D06">
          <w:rPr>
            <w:noProof/>
            <w:webHidden/>
          </w:rPr>
          <w:tab/>
        </w:r>
        <w:r w:rsidR="00E201A9" w:rsidDel="00DD3D06">
          <w:rPr>
            <w:noProof/>
            <w:webHidden/>
          </w:rPr>
          <w:delText>42</w:delText>
        </w:r>
      </w:del>
    </w:p>
    <w:p w14:paraId="3E6391FD" w14:textId="77777777" w:rsidR="00C572C4" w:rsidDel="00DD3D06" w:rsidRDefault="00C572C4">
      <w:pPr>
        <w:pStyle w:val="TM1"/>
        <w:tabs>
          <w:tab w:val="left" w:pos="480"/>
          <w:tab w:val="right" w:leader="dot" w:pos="9350"/>
        </w:tabs>
        <w:rPr>
          <w:del w:id="379" w:author="VOYER Raphael" w:date="2021-07-07T12:57:00Z"/>
          <w:rFonts w:ascii="Calibri" w:hAnsi="Calibri"/>
          <w:noProof/>
          <w:sz w:val="22"/>
          <w:szCs w:val="22"/>
        </w:rPr>
      </w:pPr>
      <w:del w:id="380" w:author="VOYER Raphael" w:date="2021-07-07T12:57:00Z">
        <w:r w:rsidRPr="00DD3D06" w:rsidDel="00DD3D06">
          <w:rPr>
            <w:rPrChange w:id="381" w:author="VOYER Raphael" w:date="2021-07-07T12:57:00Z">
              <w:rPr>
                <w:rStyle w:val="Lienhypertexte"/>
                <w:noProof/>
              </w:rPr>
            </w:rPrChange>
          </w:rPr>
          <w:delText>6</w:delText>
        </w:r>
        <w:r w:rsidDel="00DD3D06">
          <w:rPr>
            <w:rFonts w:ascii="Calibri" w:hAnsi="Calibri"/>
            <w:noProof/>
            <w:sz w:val="22"/>
            <w:szCs w:val="22"/>
          </w:rPr>
          <w:tab/>
        </w:r>
        <w:r w:rsidRPr="00DD3D06" w:rsidDel="00DD3D06">
          <w:rPr>
            <w:rPrChange w:id="382" w:author="VOYER Raphael" w:date="2021-07-07T12:57:00Z">
              <w:rPr>
                <w:rStyle w:val="Lienhypertexte"/>
                <w:noProof/>
              </w:rPr>
            </w:rPrChange>
          </w:rPr>
          <w:delText>FUNCTIONAL SPECIFICATIONS</w:delText>
        </w:r>
        <w:r w:rsidDel="00DD3D06">
          <w:rPr>
            <w:noProof/>
            <w:webHidden/>
          </w:rPr>
          <w:tab/>
        </w:r>
        <w:r w:rsidR="00E201A9" w:rsidDel="00DD3D06">
          <w:rPr>
            <w:noProof/>
            <w:webHidden/>
          </w:rPr>
          <w:delText>48</w:delText>
        </w:r>
      </w:del>
    </w:p>
    <w:p w14:paraId="0CE46C1B" w14:textId="77777777" w:rsidR="00C572C4" w:rsidDel="00DD3D06" w:rsidRDefault="00C572C4">
      <w:pPr>
        <w:pStyle w:val="TM2"/>
        <w:tabs>
          <w:tab w:val="left" w:pos="880"/>
          <w:tab w:val="right" w:leader="dot" w:pos="9350"/>
        </w:tabs>
        <w:rPr>
          <w:del w:id="383" w:author="VOYER Raphael" w:date="2021-07-07T12:57:00Z"/>
          <w:rFonts w:ascii="Calibri" w:hAnsi="Calibri"/>
          <w:noProof/>
          <w:sz w:val="22"/>
          <w:szCs w:val="22"/>
        </w:rPr>
      </w:pPr>
      <w:del w:id="384" w:author="VOYER Raphael" w:date="2021-07-07T12:57:00Z">
        <w:r w:rsidRPr="00DD3D06" w:rsidDel="00DD3D06">
          <w:rPr>
            <w:rPrChange w:id="385" w:author="VOYER Raphael" w:date="2021-07-07T12:57:00Z">
              <w:rPr>
                <w:rStyle w:val="Lienhypertexte"/>
                <w:noProof/>
              </w:rPr>
            </w:rPrChange>
          </w:rPr>
          <w:delText>6.1</w:delText>
        </w:r>
        <w:r w:rsidDel="00DD3D06">
          <w:rPr>
            <w:rFonts w:ascii="Calibri" w:hAnsi="Calibri"/>
            <w:noProof/>
            <w:sz w:val="22"/>
            <w:szCs w:val="22"/>
          </w:rPr>
          <w:tab/>
        </w:r>
        <w:r w:rsidRPr="00DD3D06" w:rsidDel="00DD3D06">
          <w:rPr>
            <w:rPrChange w:id="386" w:author="VOYER Raphael" w:date="2021-07-07T12:57:00Z">
              <w:rPr>
                <w:rStyle w:val="Lienhypertexte"/>
                <w:noProof/>
              </w:rPr>
            </w:rPrChange>
          </w:rPr>
          <w:delText>System Overview</w:delText>
        </w:r>
        <w:r w:rsidDel="00DD3D06">
          <w:rPr>
            <w:noProof/>
            <w:webHidden/>
          </w:rPr>
          <w:tab/>
        </w:r>
        <w:r w:rsidR="00E201A9" w:rsidDel="00DD3D06">
          <w:rPr>
            <w:noProof/>
            <w:webHidden/>
          </w:rPr>
          <w:delText>48</w:delText>
        </w:r>
      </w:del>
    </w:p>
    <w:p w14:paraId="32140F71" w14:textId="77777777" w:rsidR="00C572C4" w:rsidDel="00DD3D06" w:rsidRDefault="00C572C4">
      <w:pPr>
        <w:pStyle w:val="TM3"/>
        <w:tabs>
          <w:tab w:val="left" w:pos="1320"/>
          <w:tab w:val="right" w:leader="dot" w:pos="9350"/>
        </w:tabs>
        <w:rPr>
          <w:del w:id="387" w:author="VOYER Raphael" w:date="2021-07-07T12:57:00Z"/>
          <w:rFonts w:ascii="Calibri" w:hAnsi="Calibri"/>
          <w:noProof/>
          <w:sz w:val="22"/>
          <w:szCs w:val="22"/>
        </w:rPr>
      </w:pPr>
      <w:del w:id="388" w:author="VOYER Raphael" w:date="2021-07-07T12:57:00Z">
        <w:r w:rsidRPr="00DD3D06" w:rsidDel="00DD3D06">
          <w:rPr>
            <w:rPrChange w:id="389" w:author="VOYER Raphael" w:date="2021-07-07T12:57:00Z">
              <w:rPr>
                <w:rStyle w:val="Lienhypertexte"/>
                <w:noProof/>
              </w:rPr>
            </w:rPrChange>
          </w:rPr>
          <w:delText>6.1.1</w:delText>
        </w:r>
        <w:r w:rsidDel="00DD3D06">
          <w:rPr>
            <w:rFonts w:ascii="Calibri" w:hAnsi="Calibri"/>
            <w:noProof/>
            <w:sz w:val="22"/>
            <w:szCs w:val="22"/>
          </w:rPr>
          <w:tab/>
        </w:r>
        <w:r w:rsidRPr="00DD3D06" w:rsidDel="00DD3D06">
          <w:rPr>
            <w:rPrChange w:id="390" w:author="VOYER Raphael" w:date="2021-07-07T12:57:00Z">
              <w:rPr>
                <w:rStyle w:val="Lienhypertexte"/>
                <w:noProof/>
              </w:rPr>
            </w:rPrChange>
          </w:rPr>
          <w:delText>Module Placement</w:delText>
        </w:r>
        <w:r w:rsidDel="00DD3D06">
          <w:rPr>
            <w:noProof/>
            <w:webHidden/>
          </w:rPr>
          <w:tab/>
        </w:r>
        <w:r w:rsidR="00E201A9" w:rsidDel="00DD3D06">
          <w:rPr>
            <w:noProof/>
            <w:webHidden/>
          </w:rPr>
          <w:delText>48</w:delText>
        </w:r>
      </w:del>
    </w:p>
    <w:p w14:paraId="46A12E67" w14:textId="77777777" w:rsidR="00C572C4" w:rsidDel="00DD3D06" w:rsidRDefault="00C572C4">
      <w:pPr>
        <w:pStyle w:val="TM3"/>
        <w:tabs>
          <w:tab w:val="left" w:pos="1320"/>
          <w:tab w:val="right" w:leader="dot" w:pos="9350"/>
        </w:tabs>
        <w:rPr>
          <w:del w:id="391" w:author="VOYER Raphael" w:date="2021-07-07T12:57:00Z"/>
          <w:rFonts w:ascii="Calibri" w:hAnsi="Calibri"/>
          <w:noProof/>
          <w:sz w:val="22"/>
          <w:szCs w:val="22"/>
        </w:rPr>
      </w:pPr>
      <w:del w:id="392" w:author="VOYER Raphael" w:date="2021-07-07T12:57:00Z">
        <w:r w:rsidRPr="00DD3D06" w:rsidDel="00DD3D06">
          <w:rPr>
            <w:rPrChange w:id="393" w:author="VOYER Raphael" w:date="2021-07-07T12:57:00Z">
              <w:rPr>
                <w:rStyle w:val="Lienhypertexte"/>
                <w:noProof/>
              </w:rPr>
            </w:rPrChange>
          </w:rPr>
          <w:delText>6.1.2</w:delText>
        </w:r>
        <w:r w:rsidDel="00DD3D06">
          <w:rPr>
            <w:rFonts w:ascii="Calibri" w:hAnsi="Calibri"/>
            <w:noProof/>
            <w:sz w:val="22"/>
            <w:szCs w:val="22"/>
          </w:rPr>
          <w:tab/>
        </w:r>
        <w:r w:rsidRPr="00DD3D06" w:rsidDel="00DD3D06">
          <w:rPr>
            <w:rPrChange w:id="394" w:author="VOYER Raphael" w:date="2021-07-07T12:57:00Z">
              <w:rPr>
                <w:rStyle w:val="Lienhypertexte"/>
                <w:noProof/>
              </w:rPr>
            </w:rPrChange>
          </w:rPr>
          <w:delText>Task Model</w:delText>
        </w:r>
        <w:r w:rsidDel="00DD3D06">
          <w:rPr>
            <w:noProof/>
            <w:webHidden/>
          </w:rPr>
          <w:tab/>
        </w:r>
        <w:r w:rsidR="00E201A9" w:rsidDel="00DD3D06">
          <w:rPr>
            <w:noProof/>
            <w:webHidden/>
          </w:rPr>
          <w:delText>48</w:delText>
        </w:r>
      </w:del>
    </w:p>
    <w:p w14:paraId="307E02C8" w14:textId="77777777" w:rsidR="00C572C4" w:rsidDel="00DD3D06" w:rsidRDefault="00C572C4">
      <w:pPr>
        <w:pStyle w:val="TM3"/>
        <w:tabs>
          <w:tab w:val="left" w:pos="1320"/>
          <w:tab w:val="right" w:leader="dot" w:pos="9350"/>
        </w:tabs>
        <w:rPr>
          <w:del w:id="395" w:author="VOYER Raphael" w:date="2021-07-07T12:57:00Z"/>
          <w:rFonts w:ascii="Calibri" w:hAnsi="Calibri"/>
          <w:noProof/>
          <w:sz w:val="22"/>
          <w:szCs w:val="22"/>
        </w:rPr>
      </w:pPr>
      <w:del w:id="396" w:author="VOYER Raphael" w:date="2021-07-07T12:57:00Z">
        <w:r w:rsidRPr="00DD3D06" w:rsidDel="00DD3D06">
          <w:rPr>
            <w:rPrChange w:id="397" w:author="VOYER Raphael" w:date="2021-07-07T12:57:00Z">
              <w:rPr>
                <w:rStyle w:val="Lienhypertexte"/>
                <w:noProof/>
              </w:rPr>
            </w:rPrChange>
          </w:rPr>
          <w:delText>6.1.3</w:delText>
        </w:r>
        <w:r w:rsidDel="00DD3D06">
          <w:rPr>
            <w:rFonts w:ascii="Calibri" w:hAnsi="Calibri"/>
            <w:noProof/>
            <w:sz w:val="22"/>
            <w:szCs w:val="22"/>
          </w:rPr>
          <w:tab/>
        </w:r>
        <w:r w:rsidRPr="00DD3D06" w:rsidDel="00DD3D06">
          <w:rPr>
            <w:rPrChange w:id="398" w:author="VOYER Raphael" w:date="2021-07-07T12:57:00Z">
              <w:rPr>
                <w:rStyle w:val="Lienhypertexte"/>
                <w:noProof/>
              </w:rPr>
            </w:rPrChange>
          </w:rPr>
          <w:delText>Task Dependency Tree</w:delText>
        </w:r>
        <w:r w:rsidDel="00DD3D06">
          <w:rPr>
            <w:noProof/>
            <w:webHidden/>
          </w:rPr>
          <w:tab/>
        </w:r>
        <w:r w:rsidR="00E201A9" w:rsidDel="00DD3D06">
          <w:rPr>
            <w:noProof/>
            <w:webHidden/>
          </w:rPr>
          <w:delText>48</w:delText>
        </w:r>
      </w:del>
    </w:p>
    <w:p w14:paraId="6D3D7291" w14:textId="77777777" w:rsidR="00C572C4" w:rsidDel="00DD3D06" w:rsidRDefault="00C572C4">
      <w:pPr>
        <w:pStyle w:val="TM2"/>
        <w:tabs>
          <w:tab w:val="left" w:pos="880"/>
          <w:tab w:val="right" w:leader="dot" w:pos="9350"/>
        </w:tabs>
        <w:rPr>
          <w:del w:id="399" w:author="VOYER Raphael" w:date="2021-07-07T12:57:00Z"/>
          <w:rFonts w:ascii="Calibri" w:hAnsi="Calibri"/>
          <w:noProof/>
          <w:sz w:val="22"/>
          <w:szCs w:val="22"/>
        </w:rPr>
      </w:pPr>
      <w:del w:id="400" w:author="VOYER Raphael" w:date="2021-07-07T12:57:00Z">
        <w:r w:rsidRPr="00DD3D06" w:rsidDel="00DD3D06">
          <w:rPr>
            <w:rPrChange w:id="401" w:author="VOYER Raphael" w:date="2021-07-07T12:57:00Z">
              <w:rPr>
                <w:rStyle w:val="Lienhypertexte"/>
                <w:noProof/>
              </w:rPr>
            </w:rPrChange>
          </w:rPr>
          <w:delText>6.2</w:delText>
        </w:r>
        <w:r w:rsidDel="00DD3D06">
          <w:rPr>
            <w:rFonts w:ascii="Calibri" w:hAnsi="Calibri"/>
            <w:noProof/>
            <w:sz w:val="22"/>
            <w:szCs w:val="22"/>
          </w:rPr>
          <w:tab/>
        </w:r>
        <w:r w:rsidRPr="00DD3D06" w:rsidDel="00DD3D06">
          <w:rPr>
            <w:rPrChange w:id="402" w:author="VOYER Raphael" w:date="2021-07-07T12:57:00Z">
              <w:rPr>
                <w:rStyle w:val="Lienhypertexte"/>
                <w:noProof/>
              </w:rPr>
            </w:rPrChange>
          </w:rPr>
          <w:delText>System Details</w:delText>
        </w:r>
        <w:r w:rsidDel="00DD3D06">
          <w:rPr>
            <w:noProof/>
            <w:webHidden/>
          </w:rPr>
          <w:tab/>
        </w:r>
        <w:r w:rsidR="00E201A9" w:rsidDel="00DD3D06">
          <w:rPr>
            <w:noProof/>
            <w:webHidden/>
          </w:rPr>
          <w:delText>49</w:delText>
        </w:r>
      </w:del>
    </w:p>
    <w:p w14:paraId="6961228E" w14:textId="77777777" w:rsidR="00C572C4" w:rsidDel="00DD3D06" w:rsidRDefault="00C572C4">
      <w:pPr>
        <w:pStyle w:val="TM3"/>
        <w:tabs>
          <w:tab w:val="left" w:pos="1320"/>
          <w:tab w:val="right" w:leader="dot" w:pos="9350"/>
        </w:tabs>
        <w:rPr>
          <w:del w:id="403" w:author="VOYER Raphael" w:date="2021-07-07T12:57:00Z"/>
          <w:rFonts w:ascii="Calibri" w:hAnsi="Calibri"/>
          <w:noProof/>
          <w:sz w:val="22"/>
          <w:szCs w:val="22"/>
        </w:rPr>
      </w:pPr>
      <w:del w:id="404" w:author="VOYER Raphael" w:date="2021-07-07T12:57:00Z">
        <w:r w:rsidRPr="00DD3D06" w:rsidDel="00DD3D06">
          <w:rPr>
            <w:rPrChange w:id="405" w:author="VOYER Raphael" w:date="2021-07-07T12:57:00Z">
              <w:rPr>
                <w:rStyle w:val="Lienhypertexte"/>
                <w:noProof/>
              </w:rPr>
            </w:rPrChange>
          </w:rPr>
          <w:delText>6.2.1</w:delText>
        </w:r>
        <w:r w:rsidDel="00DD3D06">
          <w:rPr>
            <w:rFonts w:ascii="Calibri" w:hAnsi="Calibri"/>
            <w:noProof/>
            <w:sz w:val="22"/>
            <w:szCs w:val="22"/>
          </w:rPr>
          <w:tab/>
        </w:r>
        <w:r w:rsidRPr="00DD3D06" w:rsidDel="00DD3D06">
          <w:rPr>
            <w:rPrChange w:id="406" w:author="VOYER Raphael" w:date="2021-07-07T12:57:00Z">
              <w:rPr>
                <w:rStyle w:val="Lienhypertexte"/>
                <w:noProof/>
              </w:rPr>
            </w:rPrChange>
          </w:rPr>
          <w:delText>System Interfaces</w:delText>
        </w:r>
        <w:r w:rsidDel="00DD3D06">
          <w:rPr>
            <w:noProof/>
            <w:webHidden/>
          </w:rPr>
          <w:tab/>
        </w:r>
        <w:r w:rsidR="00E201A9" w:rsidDel="00DD3D06">
          <w:rPr>
            <w:noProof/>
            <w:webHidden/>
          </w:rPr>
          <w:delText>49</w:delText>
        </w:r>
      </w:del>
    </w:p>
    <w:p w14:paraId="4E77816B" w14:textId="77777777" w:rsidR="00C572C4" w:rsidDel="00DD3D06" w:rsidRDefault="00C572C4">
      <w:pPr>
        <w:pStyle w:val="TM3"/>
        <w:tabs>
          <w:tab w:val="left" w:pos="1320"/>
          <w:tab w:val="right" w:leader="dot" w:pos="9350"/>
        </w:tabs>
        <w:rPr>
          <w:del w:id="407" w:author="VOYER Raphael" w:date="2021-07-07T12:57:00Z"/>
          <w:rFonts w:ascii="Calibri" w:hAnsi="Calibri"/>
          <w:noProof/>
          <w:sz w:val="22"/>
          <w:szCs w:val="22"/>
        </w:rPr>
      </w:pPr>
      <w:del w:id="408" w:author="VOYER Raphael" w:date="2021-07-07T12:57:00Z">
        <w:r w:rsidRPr="00DD3D06" w:rsidDel="00DD3D06">
          <w:rPr>
            <w:rPrChange w:id="409" w:author="VOYER Raphael" w:date="2021-07-07T12:57:00Z">
              <w:rPr>
                <w:rStyle w:val="Lienhypertexte"/>
                <w:noProof/>
              </w:rPr>
            </w:rPrChange>
          </w:rPr>
          <w:delText>6.2.2</w:delText>
        </w:r>
        <w:r w:rsidDel="00DD3D06">
          <w:rPr>
            <w:rFonts w:ascii="Calibri" w:hAnsi="Calibri"/>
            <w:noProof/>
            <w:sz w:val="22"/>
            <w:szCs w:val="22"/>
          </w:rPr>
          <w:tab/>
        </w:r>
        <w:r w:rsidRPr="00DD3D06" w:rsidDel="00DD3D06">
          <w:rPr>
            <w:rPrChange w:id="410" w:author="VOYER Raphael" w:date="2021-07-07T12:57:00Z">
              <w:rPr>
                <w:rStyle w:val="Lienhypertexte"/>
                <w:noProof/>
              </w:rPr>
            </w:rPrChange>
          </w:rPr>
          <w:delText>CMM Data Structures Involved</w:delText>
        </w:r>
        <w:r w:rsidDel="00DD3D06">
          <w:rPr>
            <w:noProof/>
            <w:webHidden/>
          </w:rPr>
          <w:tab/>
        </w:r>
        <w:r w:rsidR="00E201A9" w:rsidDel="00DD3D06">
          <w:rPr>
            <w:noProof/>
            <w:webHidden/>
          </w:rPr>
          <w:delText>50</w:delText>
        </w:r>
      </w:del>
    </w:p>
    <w:p w14:paraId="59ACCBEC" w14:textId="77777777" w:rsidR="00C572C4" w:rsidDel="00DD3D06" w:rsidRDefault="00C572C4">
      <w:pPr>
        <w:pStyle w:val="TM3"/>
        <w:tabs>
          <w:tab w:val="left" w:pos="1320"/>
          <w:tab w:val="right" w:leader="dot" w:pos="9350"/>
        </w:tabs>
        <w:rPr>
          <w:del w:id="411" w:author="VOYER Raphael" w:date="2021-07-07T12:57:00Z"/>
          <w:rFonts w:ascii="Calibri" w:hAnsi="Calibri"/>
          <w:noProof/>
          <w:sz w:val="22"/>
          <w:szCs w:val="22"/>
        </w:rPr>
      </w:pPr>
      <w:del w:id="412" w:author="VOYER Raphael" w:date="2021-07-07T12:57:00Z">
        <w:r w:rsidRPr="00DD3D06" w:rsidDel="00DD3D06">
          <w:rPr>
            <w:rPrChange w:id="413" w:author="VOYER Raphael" w:date="2021-07-07T12:57:00Z">
              <w:rPr>
                <w:rStyle w:val="Lienhypertexte"/>
                <w:noProof/>
              </w:rPr>
            </w:rPrChange>
          </w:rPr>
          <w:delText>6.2.3</w:delText>
        </w:r>
        <w:r w:rsidDel="00DD3D06">
          <w:rPr>
            <w:rFonts w:ascii="Calibri" w:hAnsi="Calibri"/>
            <w:noProof/>
            <w:sz w:val="22"/>
            <w:szCs w:val="22"/>
          </w:rPr>
          <w:tab/>
        </w:r>
        <w:r w:rsidRPr="00DD3D06" w:rsidDel="00DD3D06">
          <w:rPr>
            <w:rPrChange w:id="414" w:author="VOYER Raphael" w:date="2021-07-07T12:57:00Z">
              <w:rPr>
                <w:rStyle w:val="Lienhypertexte"/>
                <w:noProof/>
              </w:rPr>
            </w:rPrChange>
          </w:rPr>
          <w:delText>Message Structures Involved</w:delText>
        </w:r>
        <w:r w:rsidDel="00DD3D06">
          <w:rPr>
            <w:noProof/>
            <w:webHidden/>
          </w:rPr>
          <w:tab/>
        </w:r>
        <w:r w:rsidR="00E201A9" w:rsidDel="00DD3D06">
          <w:rPr>
            <w:noProof/>
            <w:webHidden/>
          </w:rPr>
          <w:delText>52</w:delText>
        </w:r>
      </w:del>
    </w:p>
    <w:p w14:paraId="551805B5" w14:textId="77777777" w:rsidR="00C572C4" w:rsidDel="00DD3D06" w:rsidRDefault="00C572C4">
      <w:pPr>
        <w:pStyle w:val="TM2"/>
        <w:tabs>
          <w:tab w:val="left" w:pos="880"/>
          <w:tab w:val="right" w:leader="dot" w:pos="9350"/>
        </w:tabs>
        <w:rPr>
          <w:del w:id="415" w:author="VOYER Raphael" w:date="2021-07-07T12:57:00Z"/>
          <w:rFonts w:ascii="Calibri" w:hAnsi="Calibri"/>
          <w:noProof/>
          <w:sz w:val="22"/>
          <w:szCs w:val="22"/>
        </w:rPr>
      </w:pPr>
      <w:del w:id="416" w:author="VOYER Raphael" w:date="2021-07-07T12:57:00Z">
        <w:r w:rsidRPr="00DD3D06" w:rsidDel="00DD3D06">
          <w:rPr>
            <w:rPrChange w:id="417" w:author="VOYER Raphael" w:date="2021-07-07T12:57:00Z">
              <w:rPr>
                <w:rStyle w:val="Lienhypertexte"/>
                <w:noProof/>
              </w:rPr>
            </w:rPrChange>
          </w:rPr>
          <w:delText>6.3</w:delText>
        </w:r>
        <w:r w:rsidDel="00DD3D06">
          <w:rPr>
            <w:rFonts w:ascii="Calibri" w:hAnsi="Calibri"/>
            <w:noProof/>
            <w:sz w:val="22"/>
            <w:szCs w:val="22"/>
          </w:rPr>
          <w:tab/>
        </w:r>
        <w:r w:rsidRPr="00DD3D06" w:rsidDel="00DD3D06">
          <w:rPr>
            <w:rPrChange w:id="418" w:author="VOYER Raphael" w:date="2021-07-07T12:57:00Z">
              <w:rPr>
                <w:rStyle w:val="Lienhypertexte"/>
                <w:noProof/>
              </w:rPr>
            </w:rPrChange>
          </w:rPr>
          <w:delText>System Flows</w:delText>
        </w:r>
        <w:r w:rsidDel="00DD3D06">
          <w:rPr>
            <w:noProof/>
            <w:webHidden/>
          </w:rPr>
          <w:tab/>
        </w:r>
        <w:r w:rsidR="00E201A9" w:rsidDel="00DD3D06">
          <w:rPr>
            <w:noProof/>
            <w:webHidden/>
          </w:rPr>
          <w:delText>55</w:delText>
        </w:r>
      </w:del>
    </w:p>
    <w:p w14:paraId="159FDCF4" w14:textId="77777777" w:rsidR="00C572C4" w:rsidDel="00DD3D06" w:rsidRDefault="00C572C4">
      <w:pPr>
        <w:pStyle w:val="TM3"/>
        <w:tabs>
          <w:tab w:val="left" w:pos="1320"/>
          <w:tab w:val="right" w:leader="dot" w:pos="9350"/>
        </w:tabs>
        <w:rPr>
          <w:del w:id="419" w:author="VOYER Raphael" w:date="2021-07-07T12:57:00Z"/>
          <w:rFonts w:ascii="Calibri" w:hAnsi="Calibri"/>
          <w:noProof/>
          <w:sz w:val="22"/>
          <w:szCs w:val="22"/>
        </w:rPr>
      </w:pPr>
      <w:del w:id="420" w:author="VOYER Raphael" w:date="2021-07-07T12:57:00Z">
        <w:r w:rsidRPr="00DD3D06" w:rsidDel="00DD3D06">
          <w:rPr>
            <w:rPrChange w:id="421" w:author="VOYER Raphael" w:date="2021-07-07T12:57:00Z">
              <w:rPr>
                <w:rStyle w:val="Lienhypertexte"/>
                <w:noProof/>
              </w:rPr>
            </w:rPrChange>
          </w:rPr>
          <w:delText>6.3.1</w:delText>
        </w:r>
        <w:r w:rsidDel="00DD3D06">
          <w:rPr>
            <w:rFonts w:ascii="Calibri" w:hAnsi="Calibri"/>
            <w:noProof/>
            <w:sz w:val="22"/>
            <w:szCs w:val="22"/>
          </w:rPr>
          <w:tab/>
        </w:r>
        <w:r w:rsidRPr="00DD3D06" w:rsidDel="00DD3D06">
          <w:rPr>
            <w:rPrChange w:id="422" w:author="VOYER Raphael" w:date="2021-07-07T12:57:00Z">
              <w:rPr>
                <w:rStyle w:val="Lienhypertexte"/>
                <w:noProof/>
              </w:rPr>
            </w:rPrChange>
          </w:rPr>
          <w:delText>Summary of Flows</w:delText>
        </w:r>
        <w:r w:rsidDel="00DD3D06">
          <w:rPr>
            <w:noProof/>
            <w:webHidden/>
          </w:rPr>
          <w:tab/>
        </w:r>
        <w:r w:rsidR="00E201A9" w:rsidDel="00DD3D06">
          <w:rPr>
            <w:noProof/>
            <w:webHidden/>
          </w:rPr>
          <w:delText>55</w:delText>
        </w:r>
      </w:del>
    </w:p>
    <w:p w14:paraId="30EC3B35" w14:textId="77777777" w:rsidR="00C572C4" w:rsidDel="00DD3D06" w:rsidRDefault="00C572C4">
      <w:pPr>
        <w:pStyle w:val="TM3"/>
        <w:tabs>
          <w:tab w:val="left" w:pos="1320"/>
          <w:tab w:val="right" w:leader="dot" w:pos="9350"/>
        </w:tabs>
        <w:rPr>
          <w:del w:id="423" w:author="VOYER Raphael" w:date="2021-07-07T12:57:00Z"/>
          <w:rFonts w:ascii="Calibri" w:hAnsi="Calibri"/>
          <w:noProof/>
          <w:sz w:val="22"/>
          <w:szCs w:val="22"/>
        </w:rPr>
      </w:pPr>
      <w:del w:id="424" w:author="VOYER Raphael" w:date="2021-07-07T12:57:00Z">
        <w:r w:rsidRPr="00DD3D06" w:rsidDel="00DD3D06">
          <w:rPr>
            <w:rPrChange w:id="425" w:author="VOYER Raphael" w:date="2021-07-07T12:57:00Z">
              <w:rPr>
                <w:rStyle w:val="Lienhypertexte"/>
                <w:noProof/>
              </w:rPr>
            </w:rPrChange>
          </w:rPr>
          <w:delText>6.3.2</w:delText>
        </w:r>
        <w:r w:rsidDel="00DD3D06">
          <w:rPr>
            <w:rFonts w:ascii="Calibri" w:hAnsi="Calibri"/>
            <w:noProof/>
            <w:sz w:val="22"/>
            <w:szCs w:val="22"/>
          </w:rPr>
          <w:tab/>
        </w:r>
        <w:r w:rsidRPr="00DD3D06" w:rsidDel="00DD3D06">
          <w:rPr>
            <w:rPrChange w:id="426" w:author="VOYER Raphael" w:date="2021-07-07T12:57:00Z">
              <w:rPr>
                <w:rStyle w:val="Lienhypertexte"/>
                <w:noProof/>
              </w:rPr>
            </w:rPrChange>
          </w:rPr>
          <w:delText>Initialization Flows</w:delText>
        </w:r>
        <w:r w:rsidDel="00DD3D06">
          <w:rPr>
            <w:noProof/>
            <w:webHidden/>
          </w:rPr>
          <w:tab/>
        </w:r>
        <w:r w:rsidR="00E201A9" w:rsidDel="00DD3D06">
          <w:rPr>
            <w:noProof/>
            <w:webHidden/>
          </w:rPr>
          <w:delText>55</w:delText>
        </w:r>
      </w:del>
    </w:p>
    <w:p w14:paraId="71A82D6D" w14:textId="77777777" w:rsidR="00C572C4" w:rsidDel="00DD3D06" w:rsidRDefault="00C572C4">
      <w:pPr>
        <w:pStyle w:val="TM3"/>
        <w:tabs>
          <w:tab w:val="left" w:pos="1320"/>
          <w:tab w:val="right" w:leader="dot" w:pos="9350"/>
        </w:tabs>
        <w:rPr>
          <w:del w:id="427" w:author="VOYER Raphael" w:date="2021-07-07T12:57:00Z"/>
          <w:rFonts w:ascii="Calibri" w:hAnsi="Calibri"/>
          <w:noProof/>
          <w:sz w:val="22"/>
          <w:szCs w:val="22"/>
        </w:rPr>
      </w:pPr>
      <w:del w:id="428" w:author="VOYER Raphael" w:date="2021-07-07T12:57:00Z">
        <w:r w:rsidRPr="00DD3D06" w:rsidDel="00DD3D06">
          <w:rPr>
            <w:rPrChange w:id="429" w:author="VOYER Raphael" w:date="2021-07-07T12:57:00Z">
              <w:rPr>
                <w:rStyle w:val="Lienhypertexte"/>
                <w:noProof/>
              </w:rPr>
            </w:rPrChange>
          </w:rPr>
          <w:delText>6.3.3</w:delText>
        </w:r>
        <w:r w:rsidDel="00DD3D06">
          <w:rPr>
            <w:rFonts w:ascii="Calibri" w:hAnsi="Calibri"/>
            <w:noProof/>
            <w:sz w:val="22"/>
            <w:szCs w:val="22"/>
          </w:rPr>
          <w:tab/>
        </w:r>
        <w:r w:rsidRPr="00DD3D06" w:rsidDel="00DD3D06">
          <w:rPr>
            <w:rPrChange w:id="430" w:author="VOYER Raphael" w:date="2021-07-07T12:57:00Z">
              <w:rPr>
                <w:rStyle w:val="Lienhypertexte"/>
                <w:noProof/>
              </w:rPr>
            </w:rPrChange>
          </w:rPr>
          <w:delText>Configuration Flows</w:delText>
        </w:r>
        <w:r w:rsidDel="00DD3D06">
          <w:rPr>
            <w:noProof/>
            <w:webHidden/>
          </w:rPr>
          <w:tab/>
        </w:r>
        <w:r w:rsidR="00E201A9" w:rsidDel="00DD3D06">
          <w:rPr>
            <w:noProof/>
            <w:webHidden/>
          </w:rPr>
          <w:delText>58</w:delText>
        </w:r>
      </w:del>
    </w:p>
    <w:p w14:paraId="5BE3B23F" w14:textId="77777777" w:rsidR="00C572C4" w:rsidDel="00DD3D06" w:rsidRDefault="00C572C4">
      <w:pPr>
        <w:pStyle w:val="TM3"/>
        <w:tabs>
          <w:tab w:val="left" w:pos="1320"/>
          <w:tab w:val="right" w:leader="dot" w:pos="9350"/>
        </w:tabs>
        <w:rPr>
          <w:del w:id="431" w:author="VOYER Raphael" w:date="2021-07-07T12:57:00Z"/>
          <w:rFonts w:ascii="Calibri" w:hAnsi="Calibri"/>
          <w:noProof/>
          <w:sz w:val="22"/>
          <w:szCs w:val="22"/>
        </w:rPr>
      </w:pPr>
      <w:del w:id="432" w:author="VOYER Raphael" w:date="2021-07-07T12:57:00Z">
        <w:r w:rsidRPr="00DD3D06" w:rsidDel="00DD3D06">
          <w:rPr>
            <w:rPrChange w:id="433" w:author="VOYER Raphael" w:date="2021-07-07T12:57:00Z">
              <w:rPr>
                <w:rStyle w:val="Lienhypertexte"/>
                <w:noProof/>
              </w:rPr>
            </w:rPrChange>
          </w:rPr>
          <w:delText>6.3.4</w:delText>
        </w:r>
        <w:r w:rsidDel="00DD3D06">
          <w:rPr>
            <w:rFonts w:ascii="Calibri" w:hAnsi="Calibri"/>
            <w:noProof/>
            <w:sz w:val="22"/>
            <w:szCs w:val="22"/>
          </w:rPr>
          <w:tab/>
        </w:r>
        <w:r w:rsidRPr="00DD3D06" w:rsidDel="00DD3D06">
          <w:rPr>
            <w:rPrChange w:id="434" w:author="VOYER Raphael" w:date="2021-07-07T12:57:00Z">
              <w:rPr>
                <w:rStyle w:val="Lienhypertexte"/>
                <w:noProof/>
              </w:rPr>
            </w:rPrChange>
          </w:rPr>
          <w:delText>Interface Flows</w:delText>
        </w:r>
        <w:r w:rsidDel="00DD3D06">
          <w:rPr>
            <w:noProof/>
            <w:webHidden/>
          </w:rPr>
          <w:tab/>
        </w:r>
        <w:r w:rsidR="00E201A9" w:rsidDel="00DD3D06">
          <w:rPr>
            <w:noProof/>
            <w:webHidden/>
          </w:rPr>
          <w:delText>69</w:delText>
        </w:r>
      </w:del>
    </w:p>
    <w:p w14:paraId="4939FA45" w14:textId="77777777" w:rsidR="00C572C4" w:rsidDel="00DD3D06" w:rsidRDefault="00C572C4">
      <w:pPr>
        <w:pStyle w:val="TM1"/>
        <w:tabs>
          <w:tab w:val="left" w:pos="480"/>
          <w:tab w:val="right" w:leader="dot" w:pos="9350"/>
        </w:tabs>
        <w:rPr>
          <w:del w:id="435" w:author="VOYER Raphael" w:date="2021-07-07T12:57:00Z"/>
          <w:rFonts w:ascii="Calibri" w:hAnsi="Calibri"/>
          <w:noProof/>
          <w:sz w:val="22"/>
          <w:szCs w:val="22"/>
        </w:rPr>
      </w:pPr>
      <w:del w:id="436" w:author="VOYER Raphael" w:date="2021-07-07T12:57:00Z">
        <w:r w:rsidRPr="00DD3D06" w:rsidDel="00DD3D06">
          <w:rPr>
            <w:rPrChange w:id="437" w:author="VOYER Raphael" w:date="2021-07-07T12:57:00Z">
              <w:rPr>
                <w:rStyle w:val="Lienhypertexte"/>
                <w:noProof/>
              </w:rPr>
            </w:rPrChange>
          </w:rPr>
          <w:delText>7</w:delText>
        </w:r>
        <w:r w:rsidDel="00DD3D06">
          <w:rPr>
            <w:rFonts w:ascii="Calibri" w:hAnsi="Calibri"/>
            <w:noProof/>
            <w:sz w:val="22"/>
            <w:szCs w:val="22"/>
          </w:rPr>
          <w:tab/>
        </w:r>
        <w:r w:rsidRPr="00DD3D06" w:rsidDel="00DD3D06">
          <w:rPr>
            <w:rPrChange w:id="438" w:author="VOYER Raphael" w:date="2021-07-07T12:57:00Z">
              <w:rPr>
                <w:rStyle w:val="Lienhypertexte"/>
                <w:noProof/>
              </w:rPr>
            </w:rPrChange>
          </w:rPr>
          <w:delText>Implementation Strategy</w:delText>
        </w:r>
        <w:r w:rsidDel="00DD3D06">
          <w:rPr>
            <w:noProof/>
            <w:webHidden/>
          </w:rPr>
          <w:tab/>
        </w:r>
        <w:r w:rsidR="00E201A9" w:rsidDel="00DD3D06">
          <w:rPr>
            <w:noProof/>
            <w:webHidden/>
          </w:rPr>
          <w:delText>74</w:delText>
        </w:r>
      </w:del>
    </w:p>
    <w:p w14:paraId="50430BAC" w14:textId="77777777" w:rsidR="00C572C4" w:rsidDel="00DD3D06" w:rsidRDefault="00C572C4">
      <w:pPr>
        <w:pStyle w:val="TM2"/>
        <w:tabs>
          <w:tab w:val="left" w:pos="880"/>
          <w:tab w:val="right" w:leader="dot" w:pos="9350"/>
        </w:tabs>
        <w:rPr>
          <w:del w:id="439" w:author="VOYER Raphael" w:date="2021-07-07T12:57:00Z"/>
          <w:rFonts w:ascii="Calibri" w:hAnsi="Calibri"/>
          <w:noProof/>
          <w:sz w:val="22"/>
          <w:szCs w:val="22"/>
        </w:rPr>
      </w:pPr>
      <w:del w:id="440" w:author="VOYER Raphael" w:date="2021-07-07T12:57:00Z">
        <w:r w:rsidRPr="00DD3D06" w:rsidDel="00DD3D06">
          <w:rPr>
            <w:rPrChange w:id="441" w:author="VOYER Raphael" w:date="2021-07-07T12:57:00Z">
              <w:rPr>
                <w:rStyle w:val="Lienhypertexte"/>
                <w:noProof/>
              </w:rPr>
            </w:rPrChange>
          </w:rPr>
          <w:delText>7.1</w:delText>
        </w:r>
        <w:r w:rsidDel="00DD3D06">
          <w:rPr>
            <w:rFonts w:ascii="Calibri" w:hAnsi="Calibri"/>
            <w:noProof/>
            <w:sz w:val="22"/>
            <w:szCs w:val="22"/>
          </w:rPr>
          <w:tab/>
        </w:r>
        <w:r w:rsidRPr="00DD3D06" w:rsidDel="00DD3D06">
          <w:rPr>
            <w:rPrChange w:id="442" w:author="VOYER Raphael" w:date="2021-07-07T12:57:00Z">
              <w:rPr>
                <w:rStyle w:val="Lienhypertexte"/>
                <w:noProof/>
              </w:rPr>
            </w:rPrChange>
          </w:rPr>
          <w:delText>Basic Overview</w:delText>
        </w:r>
        <w:r w:rsidDel="00DD3D06">
          <w:rPr>
            <w:noProof/>
            <w:webHidden/>
          </w:rPr>
          <w:tab/>
        </w:r>
        <w:r w:rsidR="00E201A9" w:rsidDel="00DD3D06">
          <w:rPr>
            <w:noProof/>
            <w:webHidden/>
          </w:rPr>
          <w:delText>74</w:delText>
        </w:r>
      </w:del>
    </w:p>
    <w:p w14:paraId="3723A0D3" w14:textId="77777777" w:rsidR="00C572C4" w:rsidDel="00DD3D06" w:rsidRDefault="00C572C4">
      <w:pPr>
        <w:pStyle w:val="TM2"/>
        <w:tabs>
          <w:tab w:val="left" w:pos="880"/>
          <w:tab w:val="right" w:leader="dot" w:pos="9350"/>
        </w:tabs>
        <w:rPr>
          <w:del w:id="443" w:author="VOYER Raphael" w:date="2021-07-07T12:57:00Z"/>
          <w:rFonts w:ascii="Calibri" w:hAnsi="Calibri"/>
          <w:noProof/>
          <w:sz w:val="22"/>
          <w:szCs w:val="22"/>
        </w:rPr>
      </w:pPr>
      <w:del w:id="444" w:author="VOYER Raphael" w:date="2021-07-07T12:57:00Z">
        <w:r w:rsidRPr="00DD3D06" w:rsidDel="00DD3D06">
          <w:rPr>
            <w:rPrChange w:id="445" w:author="VOYER Raphael" w:date="2021-07-07T12:57:00Z">
              <w:rPr>
                <w:rStyle w:val="Lienhypertexte"/>
                <w:noProof/>
              </w:rPr>
            </w:rPrChange>
          </w:rPr>
          <w:delText>7.2</w:delText>
        </w:r>
        <w:r w:rsidDel="00DD3D06">
          <w:rPr>
            <w:rFonts w:ascii="Calibri" w:hAnsi="Calibri"/>
            <w:noProof/>
            <w:sz w:val="22"/>
            <w:szCs w:val="22"/>
          </w:rPr>
          <w:tab/>
        </w:r>
        <w:r w:rsidRPr="00DD3D06" w:rsidDel="00DD3D06">
          <w:rPr>
            <w:rPrChange w:id="446" w:author="VOYER Raphael" w:date="2021-07-07T12:57:00Z">
              <w:rPr>
                <w:rStyle w:val="Lienhypertexte"/>
                <w:noProof/>
              </w:rPr>
            </w:rPrChange>
          </w:rPr>
          <w:delText>Proposed Hardware Settings</w:delText>
        </w:r>
        <w:r w:rsidDel="00DD3D06">
          <w:rPr>
            <w:noProof/>
            <w:webHidden/>
          </w:rPr>
          <w:tab/>
        </w:r>
        <w:r w:rsidR="00E201A9" w:rsidDel="00DD3D06">
          <w:rPr>
            <w:noProof/>
            <w:webHidden/>
          </w:rPr>
          <w:delText>74</w:delText>
        </w:r>
      </w:del>
    </w:p>
    <w:p w14:paraId="6CDD823C" w14:textId="77777777" w:rsidR="00C572C4" w:rsidDel="00DD3D06" w:rsidRDefault="00C572C4">
      <w:pPr>
        <w:pStyle w:val="TM3"/>
        <w:tabs>
          <w:tab w:val="left" w:pos="1320"/>
          <w:tab w:val="right" w:leader="dot" w:pos="9350"/>
        </w:tabs>
        <w:rPr>
          <w:del w:id="447" w:author="VOYER Raphael" w:date="2021-07-07T12:57:00Z"/>
          <w:rFonts w:ascii="Calibri" w:hAnsi="Calibri"/>
          <w:noProof/>
          <w:sz w:val="22"/>
          <w:szCs w:val="22"/>
        </w:rPr>
      </w:pPr>
      <w:del w:id="448" w:author="VOYER Raphael" w:date="2021-07-07T12:57:00Z">
        <w:r w:rsidRPr="00DD3D06" w:rsidDel="00DD3D06">
          <w:rPr>
            <w:rPrChange w:id="449" w:author="VOYER Raphael" w:date="2021-07-07T12:57:00Z">
              <w:rPr>
                <w:rStyle w:val="Lienhypertexte"/>
                <w:noProof/>
              </w:rPr>
            </w:rPrChange>
          </w:rPr>
          <w:delText>7.2.1</w:delText>
        </w:r>
        <w:r w:rsidDel="00DD3D06">
          <w:rPr>
            <w:rFonts w:ascii="Calibri" w:hAnsi="Calibri"/>
            <w:noProof/>
            <w:sz w:val="22"/>
            <w:szCs w:val="22"/>
          </w:rPr>
          <w:tab/>
        </w:r>
        <w:r w:rsidRPr="00DD3D06" w:rsidDel="00DD3D06">
          <w:rPr>
            <w:rPrChange w:id="450" w:author="VOYER Raphael" w:date="2021-07-07T12:57:00Z">
              <w:rPr>
                <w:rStyle w:val="Lienhypertexte"/>
                <w:noProof/>
              </w:rPr>
            </w:rPrChange>
          </w:rPr>
          <w:delText>L2 Cluster Scenarios</w:delText>
        </w:r>
        <w:r w:rsidDel="00DD3D06">
          <w:rPr>
            <w:noProof/>
            <w:webHidden/>
          </w:rPr>
          <w:tab/>
        </w:r>
        <w:r w:rsidR="00E201A9" w:rsidDel="00DD3D06">
          <w:rPr>
            <w:noProof/>
            <w:webHidden/>
          </w:rPr>
          <w:delText>74</w:delText>
        </w:r>
      </w:del>
    </w:p>
    <w:p w14:paraId="08DA31DC" w14:textId="77777777" w:rsidR="00C572C4" w:rsidDel="00DD3D06" w:rsidRDefault="00C572C4">
      <w:pPr>
        <w:pStyle w:val="TM3"/>
        <w:tabs>
          <w:tab w:val="left" w:pos="1320"/>
          <w:tab w:val="right" w:leader="dot" w:pos="9350"/>
        </w:tabs>
        <w:rPr>
          <w:del w:id="451" w:author="VOYER Raphael" w:date="2021-07-07T12:57:00Z"/>
          <w:rFonts w:ascii="Calibri" w:hAnsi="Calibri"/>
          <w:noProof/>
          <w:sz w:val="22"/>
          <w:szCs w:val="22"/>
        </w:rPr>
      </w:pPr>
      <w:del w:id="452" w:author="VOYER Raphael" w:date="2021-07-07T12:57:00Z">
        <w:r w:rsidRPr="00DD3D06" w:rsidDel="00DD3D06">
          <w:rPr>
            <w:rPrChange w:id="453" w:author="VOYER Raphael" w:date="2021-07-07T12:57:00Z">
              <w:rPr>
                <w:rStyle w:val="Lienhypertexte"/>
                <w:noProof/>
              </w:rPr>
            </w:rPrChange>
          </w:rPr>
          <w:delText>7.2.2</w:delText>
        </w:r>
        <w:r w:rsidDel="00DD3D06">
          <w:rPr>
            <w:rFonts w:ascii="Calibri" w:hAnsi="Calibri"/>
            <w:noProof/>
            <w:sz w:val="22"/>
            <w:szCs w:val="22"/>
          </w:rPr>
          <w:tab/>
        </w:r>
        <w:r w:rsidRPr="00DD3D06" w:rsidDel="00DD3D06">
          <w:rPr>
            <w:rPrChange w:id="454" w:author="VOYER Raphael" w:date="2021-07-07T12:57:00Z">
              <w:rPr>
                <w:rStyle w:val="Lienhypertexte"/>
                <w:noProof/>
              </w:rPr>
            </w:rPrChange>
          </w:rPr>
          <w:delText>L3 Cluster Scenarios</w:delText>
        </w:r>
        <w:r w:rsidDel="00DD3D06">
          <w:rPr>
            <w:noProof/>
            <w:webHidden/>
          </w:rPr>
          <w:tab/>
        </w:r>
        <w:r w:rsidR="00E201A9" w:rsidDel="00DD3D06">
          <w:rPr>
            <w:noProof/>
            <w:webHidden/>
          </w:rPr>
          <w:delText>76</w:delText>
        </w:r>
      </w:del>
    </w:p>
    <w:p w14:paraId="35B7745A" w14:textId="77777777" w:rsidR="00C572C4" w:rsidDel="00DD3D06" w:rsidRDefault="00C572C4">
      <w:pPr>
        <w:pStyle w:val="TM1"/>
        <w:tabs>
          <w:tab w:val="left" w:pos="480"/>
          <w:tab w:val="right" w:leader="dot" w:pos="9350"/>
        </w:tabs>
        <w:rPr>
          <w:del w:id="455" w:author="VOYER Raphael" w:date="2021-07-07T12:57:00Z"/>
          <w:rFonts w:ascii="Calibri" w:hAnsi="Calibri"/>
          <w:noProof/>
          <w:sz w:val="22"/>
          <w:szCs w:val="22"/>
        </w:rPr>
      </w:pPr>
      <w:del w:id="456" w:author="VOYER Raphael" w:date="2021-07-07T12:57:00Z">
        <w:r w:rsidRPr="00DD3D06" w:rsidDel="00DD3D06">
          <w:rPr>
            <w:rPrChange w:id="457" w:author="VOYER Raphael" w:date="2021-07-07T12:57:00Z">
              <w:rPr>
                <w:rStyle w:val="Lienhypertexte"/>
                <w:noProof/>
              </w:rPr>
            </w:rPrChange>
          </w:rPr>
          <w:delText>8</w:delText>
        </w:r>
        <w:r w:rsidDel="00DD3D06">
          <w:rPr>
            <w:rFonts w:ascii="Calibri" w:hAnsi="Calibri"/>
            <w:noProof/>
            <w:sz w:val="22"/>
            <w:szCs w:val="22"/>
          </w:rPr>
          <w:tab/>
        </w:r>
        <w:r w:rsidRPr="00DD3D06" w:rsidDel="00DD3D06">
          <w:rPr>
            <w:rPrChange w:id="458" w:author="VOYER Raphael" w:date="2021-07-07T12:57:00Z">
              <w:rPr>
                <w:rStyle w:val="Lienhypertexte"/>
                <w:noProof/>
              </w:rPr>
            </w:rPrChange>
          </w:rPr>
          <w:delText>AOS Impact</w:delText>
        </w:r>
        <w:r w:rsidDel="00DD3D06">
          <w:rPr>
            <w:noProof/>
            <w:webHidden/>
          </w:rPr>
          <w:tab/>
        </w:r>
        <w:r w:rsidR="00E201A9" w:rsidDel="00DD3D06">
          <w:rPr>
            <w:noProof/>
            <w:webHidden/>
          </w:rPr>
          <w:delText>80</w:delText>
        </w:r>
      </w:del>
    </w:p>
    <w:p w14:paraId="59F779B5" w14:textId="77777777" w:rsidR="00C572C4" w:rsidDel="00DD3D06" w:rsidRDefault="00C572C4">
      <w:pPr>
        <w:pStyle w:val="TM2"/>
        <w:tabs>
          <w:tab w:val="left" w:pos="880"/>
          <w:tab w:val="right" w:leader="dot" w:pos="9350"/>
        </w:tabs>
        <w:rPr>
          <w:del w:id="459" w:author="VOYER Raphael" w:date="2021-07-07T12:57:00Z"/>
          <w:rFonts w:ascii="Calibri" w:hAnsi="Calibri"/>
          <w:noProof/>
          <w:sz w:val="22"/>
          <w:szCs w:val="22"/>
        </w:rPr>
      </w:pPr>
      <w:del w:id="460" w:author="VOYER Raphael" w:date="2021-07-07T12:57:00Z">
        <w:r w:rsidRPr="00DD3D06" w:rsidDel="00DD3D06">
          <w:rPr>
            <w:rPrChange w:id="461" w:author="VOYER Raphael" w:date="2021-07-07T12:57:00Z">
              <w:rPr>
                <w:rStyle w:val="Lienhypertexte"/>
                <w:noProof/>
              </w:rPr>
            </w:rPrChange>
          </w:rPr>
          <w:delText>8.1</w:delText>
        </w:r>
        <w:r w:rsidDel="00DD3D06">
          <w:rPr>
            <w:rFonts w:ascii="Calibri" w:hAnsi="Calibri"/>
            <w:noProof/>
            <w:sz w:val="22"/>
            <w:szCs w:val="22"/>
          </w:rPr>
          <w:tab/>
        </w:r>
        <w:r w:rsidRPr="00DD3D06" w:rsidDel="00DD3D06">
          <w:rPr>
            <w:rPrChange w:id="462" w:author="VOYER Raphael" w:date="2021-07-07T12:57:00Z">
              <w:rPr>
                <w:rStyle w:val="Lienhypertexte"/>
                <w:noProof/>
              </w:rPr>
            </w:rPrChange>
          </w:rPr>
          <w:delText>Source Learning CMM</w:delText>
        </w:r>
        <w:r w:rsidDel="00DD3D06">
          <w:rPr>
            <w:noProof/>
            <w:webHidden/>
          </w:rPr>
          <w:tab/>
        </w:r>
        <w:r w:rsidR="00E201A9" w:rsidDel="00DD3D06">
          <w:rPr>
            <w:noProof/>
            <w:webHidden/>
          </w:rPr>
          <w:delText>80</w:delText>
        </w:r>
      </w:del>
    </w:p>
    <w:p w14:paraId="06050CDE" w14:textId="77777777" w:rsidR="00C572C4" w:rsidDel="00DD3D06" w:rsidRDefault="00C572C4">
      <w:pPr>
        <w:pStyle w:val="TM2"/>
        <w:tabs>
          <w:tab w:val="left" w:pos="880"/>
          <w:tab w:val="right" w:leader="dot" w:pos="9350"/>
        </w:tabs>
        <w:rPr>
          <w:del w:id="463" w:author="VOYER Raphael" w:date="2021-07-07T12:57:00Z"/>
          <w:rFonts w:ascii="Calibri" w:hAnsi="Calibri"/>
          <w:noProof/>
          <w:sz w:val="22"/>
          <w:szCs w:val="22"/>
        </w:rPr>
      </w:pPr>
      <w:del w:id="464" w:author="VOYER Raphael" w:date="2021-07-07T12:57:00Z">
        <w:r w:rsidRPr="00DD3D06" w:rsidDel="00DD3D06">
          <w:rPr>
            <w:rPrChange w:id="465" w:author="VOYER Raphael" w:date="2021-07-07T12:57:00Z">
              <w:rPr>
                <w:rStyle w:val="Lienhypertexte"/>
                <w:noProof/>
              </w:rPr>
            </w:rPrChange>
          </w:rPr>
          <w:delText>8.2</w:delText>
        </w:r>
        <w:r w:rsidDel="00DD3D06">
          <w:rPr>
            <w:rFonts w:ascii="Calibri" w:hAnsi="Calibri"/>
            <w:noProof/>
            <w:sz w:val="22"/>
            <w:szCs w:val="22"/>
          </w:rPr>
          <w:tab/>
        </w:r>
        <w:r w:rsidRPr="00DD3D06" w:rsidDel="00DD3D06">
          <w:rPr>
            <w:rPrChange w:id="466" w:author="VOYER Raphael" w:date="2021-07-07T12:57:00Z">
              <w:rPr>
                <w:rStyle w:val="Lienhypertexte"/>
                <w:noProof/>
              </w:rPr>
            </w:rPrChange>
          </w:rPr>
          <w:delText>IP</w:delText>
        </w:r>
        <w:r w:rsidDel="00DD3D06">
          <w:rPr>
            <w:noProof/>
            <w:webHidden/>
          </w:rPr>
          <w:tab/>
        </w:r>
        <w:r w:rsidR="00E201A9" w:rsidDel="00DD3D06">
          <w:rPr>
            <w:noProof/>
            <w:webHidden/>
          </w:rPr>
          <w:delText>80</w:delText>
        </w:r>
      </w:del>
    </w:p>
    <w:p w14:paraId="0ACB5AA6" w14:textId="77777777" w:rsidR="00C572C4" w:rsidDel="00DD3D06" w:rsidRDefault="00C572C4">
      <w:pPr>
        <w:pStyle w:val="TM2"/>
        <w:tabs>
          <w:tab w:val="left" w:pos="880"/>
          <w:tab w:val="right" w:leader="dot" w:pos="9350"/>
        </w:tabs>
        <w:rPr>
          <w:del w:id="467" w:author="VOYER Raphael" w:date="2021-07-07T12:57:00Z"/>
          <w:rFonts w:ascii="Calibri" w:hAnsi="Calibri"/>
          <w:noProof/>
          <w:sz w:val="22"/>
          <w:szCs w:val="22"/>
        </w:rPr>
      </w:pPr>
      <w:del w:id="468" w:author="VOYER Raphael" w:date="2021-07-07T12:57:00Z">
        <w:r w:rsidRPr="00DD3D06" w:rsidDel="00DD3D06">
          <w:rPr>
            <w:rPrChange w:id="469" w:author="VOYER Raphael" w:date="2021-07-07T12:57:00Z">
              <w:rPr>
                <w:rStyle w:val="Lienhypertexte"/>
                <w:noProof/>
              </w:rPr>
            </w:rPrChange>
          </w:rPr>
          <w:delText>8.3</w:delText>
        </w:r>
        <w:r w:rsidDel="00DD3D06">
          <w:rPr>
            <w:rFonts w:ascii="Calibri" w:hAnsi="Calibri"/>
            <w:noProof/>
            <w:sz w:val="22"/>
            <w:szCs w:val="22"/>
          </w:rPr>
          <w:tab/>
        </w:r>
        <w:r w:rsidRPr="00DD3D06" w:rsidDel="00DD3D06">
          <w:rPr>
            <w:rPrChange w:id="470" w:author="VOYER Raphael" w:date="2021-07-07T12:57:00Z">
              <w:rPr>
                <w:rStyle w:val="Lienhypertexte"/>
                <w:noProof/>
              </w:rPr>
            </w:rPrChange>
          </w:rPr>
          <w:delText>IPMS CMM</w:delText>
        </w:r>
        <w:r w:rsidDel="00DD3D06">
          <w:rPr>
            <w:noProof/>
            <w:webHidden/>
          </w:rPr>
          <w:tab/>
        </w:r>
        <w:r w:rsidR="00E201A9" w:rsidDel="00DD3D06">
          <w:rPr>
            <w:noProof/>
            <w:webHidden/>
          </w:rPr>
          <w:delText>80</w:delText>
        </w:r>
      </w:del>
    </w:p>
    <w:p w14:paraId="3661360C" w14:textId="77777777" w:rsidR="00C572C4" w:rsidDel="00DD3D06" w:rsidRDefault="00C572C4">
      <w:pPr>
        <w:pStyle w:val="TM2"/>
        <w:tabs>
          <w:tab w:val="left" w:pos="880"/>
          <w:tab w:val="right" w:leader="dot" w:pos="9350"/>
        </w:tabs>
        <w:rPr>
          <w:del w:id="471" w:author="VOYER Raphael" w:date="2021-07-07T12:57:00Z"/>
          <w:rFonts w:ascii="Calibri" w:hAnsi="Calibri"/>
          <w:noProof/>
          <w:sz w:val="22"/>
          <w:szCs w:val="22"/>
        </w:rPr>
      </w:pPr>
      <w:del w:id="472" w:author="VOYER Raphael" w:date="2021-07-07T12:57:00Z">
        <w:r w:rsidRPr="00DD3D06" w:rsidDel="00DD3D06">
          <w:rPr>
            <w:rPrChange w:id="473" w:author="VOYER Raphael" w:date="2021-07-07T12:57:00Z">
              <w:rPr>
                <w:rStyle w:val="Lienhypertexte"/>
                <w:noProof/>
              </w:rPr>
            </w:rPrChange>
          </w:rPr>
          <w:delText>8.4</w:delText>
        </w:r>
        <w:r w:rsidDel="00DD3D06">
          <w:rPr>
            <w:rFonts w:ascii="Calibri" w:hAnsi="Calibri"/>
            <w:noProof/>
            <w:sz w:val="22"/>
            <w:szCs w:val="22"/>
          </w:rPr>
          <w:tab/>
        </w:r>
        <w:r w:rsidRPr="00DD3D06" w:rsidDel="00DD3D06">
          <w:rPr>
            <w:rPrChange w:id="474" w:author="VOYER Raphael" w:date="2021-07-07T12:57:00Z">
              <w:rPr>
                <w:rStyle w:val="Lienhypertexte"/>
                <w:noProof/>
              </w:rPr>
            </w:rPrChange>
          </w:rPr>
          <w:delText>QOS</w:delText>
        </w:r>
        <w:r w:rsidDel="00DD3D06">
          <w:rPr>
            <w:noProof/>
            <w:webHidden/>
          </w:rPr>
          <w:tab/>
        </w:r>
        <w:r w:rsidR="00E201A9" w:rsidDel="00DD3D06">
          <w:rPr>
            <w:noProof/>
            <w:webHidden/>
          </w:rPr>
          <w:delText>80</w:delText>
        </w:r>
      </w:del>
    </w:p>
    <w:p w14:paraId="4A63367C" w14:textId="77777777" w:rsidR="00C572C4" w:rsidDel="00DD3D06" w:rsidRDefault="00C572C4">
      <w:pPr>
        <w:pStyle w:val="TM1"/>
        <w:tabs>
          <w:tab w:val="left" w:pos="480"/>
          <w:tab w:val="right" w:leader="dot" w:pos="9350"/>
        </w:tabs>
        <w:rPr>
          <w:del w:id="475" w:author="VOYER Raphael" w:date="2021-07-07T12:57:00Z"/>
          <w:rFonts w:ascii="Calibri" w:hAnsi="Calibri"/>
          <w:noProof/>
          <w:sz w:val="22"/>
          <w:szCs w:val="22"/>
        </w:rPr>
      </w:pPr>
      <w:del w:id="476" w:author="VOYER Raphael" w:date="2021-07-07T12:57:00Z">
        <w:r w:rsidRPr="00DD3D06" w:rsidDel="00DD3D06">
          <w:rPr>
            <w:rPrChange w:id="477" w:author="VOYER Raphael" w:date="2021-07-07T12:57:00Z">
              <w:rPr>
                <w:rStyle w:val="Lienhypertexte"/>
                <w:noProof/>
              </w:rPr>
            </w:rPrChange>
          </w:rPr>
          <w:delText>9</w:delText>
        </w:r>
        <w:r w:rsidDel="00DD3D06">
          <w:rPr>
            <w:rFonts w:ascii="Calibri" w:hAnsi="Calibri"/>
            <w:noProof/>
            <w:sz w:val="22"/>
            <w:szCs w:val="22"/>
          </w:rPr>
          <w:tab/>
        </w:r>
        <w:r w:rsidRPr="00DD3D06" w:rsidDel="00DD3D06">
          <w:rPr>
            <w:rPrChange w:id="478" w:author="VOYER Raphael" w:date="2021-07-07T12:57:00Z">
              <w:rPr>
                <w:rStyle w:val="Lienhypertexte"/>
                <w:noProof/>
              </w:rPr>
            </w:rPrChange>
          </w:rPr>
          <w:delText>Tracing and Debug</w:delText>
        </w:r>
        <w:r w:rsidDel="00DD3D06">
          <w:rPr>
            <w:noProof/>
            <w:webHidden/>
          </w:rPr>
          <w:tab/>
        </w:r>
        <w:r w:rsidR="00E201A9" w:rsidDel="00DD3D06">
          <w:rPr>
            <w:noProof/>
            <w:webHidden/>
          </w:rPr>
          <w:delText>82</w:delText>
        </w:r>
      </w:del>
    </w:p>
    <w:p w14:paraId="5B2E21DD" w14:textId="77777777" w:rsidR="00C572C4" w:rsidDel="00DD3D06" w:rsidRDefault="00C572C4">
      <w:pPr>
        <w:pStyle w:val="TM2"/>
        <w:tabs>
          <w:tab w:val="left" w:pos="880"/>
          <w:tab w:val="right" w:leader="dot" w:pos="9350"/>
        </w:tabs>
        <w:rPr>
          <w:del w:id="479" w:author="VOYER Raphael" w:date="2021-07-07T12:57:00Z"/>
          <w:rFonts w:ascii="Calibri" w:hAnsi="Calibri"/>
          <w:noProof/>
          <w:sz w:val="22"/>
          <w:szCs w:val="22"/>
        </w:rPr>
      </w:pPr>
      <w:del w:id="480" w:author="VOYER Raphael" w:date="2021-07-07T12:57:00Z">
        <w:r w:rsidRPr="00DD3D06" w:rsidDel="00DD3D06">
          <w:rPr>
            <w:rPrChange w:id="481" w:author="VOYER Raphael" w:date="2021-07-07T12:57:00Z">
              <w:rPr>
                <w:rStyle w:val="Lienhypertexte"/>
                <w:noProof/>
              </w:rPr>
            </w:rPrChange>
          </w:rPr>
          <w:delText>9.1</w:delText>
        </w:r>
        <w:r w:rsidDel="00DD3D06">
          <w:rPr>
            <w:rFonts w:ascii="Calibri" w:hAnsi="Calibri"/>
            <w:noProof/>
            <w:sz w:val="22"/>
            <w:szCs w:val="22"/>
          </w:rPr>
          <w:tab/>
        </w:r>
        <w:r w:rsidRPr="00DD3D06" w:rsidDel="00DD3D06">
          <w:rPr>
            <w:rPrChange w:id="482" w:author="VOYER Raphael" w:date="2021-07-07T12:57:00Z">
              <w:rPr>
                <w:rStyle w:val="Lienhypertexte"/>
                <w:noProof/>
              </w:rPr>
            </w:rPrChange>
          </w:rPr>
          <w:delText>SWLOG</w:delText>
        </w:r>
        <w:r w:rsidDel="00DD3D06">
          <w:rPr>
            <w:noProof/>
            <w:webHidden/>
          </w:rPr>
          <w:tab/>
        </w:r>
        <w:r w:rsidR="00E201A9" w:rsidDel="00DD3D06">
          <w:rPr>
            <w:noProof/>
            <w:webHidden/>
          </w:rPr>
          <w:delText>82</w:delText>
        </w:r>
      </w:del>
    </w:p>
    <w:p w14:paraId="13D60DEE" w14:textId="77777777" w:rsidR="00C572C4" w:rsidDel="00DD3D06" w:rsidRDefault="00C572C4">
      <w:pPr>
        <w:pStyle w:val="TM2"/>
        <w:tabs>
          <w:tab w:val="left" w:pos="880"/>
          <w:tab w:val="right" w:leader="dot" w:pos="9350"/>
        </w:tabs>
        <w:rPr>
          <w:del w:id="483" w:author="VOYER Raphael" w:date="2021-07-07T12:57:00Z"/>
          <w:rFonts w:ascii="Calibri" w:hAnsi="Calibri"/>
          <w:noProof/>
          <w:sz w:val="22"/>
          <w:szCs w:val="22"/>
        </w:rPr>
      </w:pPr>
      <w:del w:id="484" w:author="VOYER Raphael" w:date="2021-07-07T12:57:00Z">
        <w:r w:rsidRPr="00DD3D06" w:rsidDel="00DD3D06">
          <w:rPr>
            <w:rPrChange w:id="485" w:author="VOYER Raphael" w:date="2021-07-07T12:57:00Z">
              <w:rPr>
                <w:rStyle w:val="Lienhypertexte"/>
                <w:noProof/>
              </w:rPr>
            </w:rPrChange>
          </w:rPr>
          <w:delText>9.2</w:delText>
        </w:r>
        <w:r w:rsidDel="00DD3D06">
          <w:rPr>
            <w:rFonts w:ascii="Calibri" w:hAnsi="Calibri"/>
            <w:noProof/>
            <w:sz w:val="22"/>
            <w:szCs w:val="22"/>
          </w:rPr>
          <w:tab/>
        </w:r>
        <w:r w:rsidRPr="00DD3D06" w:rsidDel="00DD3D06">
          <w:rPr>
            <w:rPrChange w:id="486" w:author="VOYER Raphael" w:date="2021-07-07T12:57:00Z">
              <w:rPr>
                <w:rStyle w:val="Lienhypertexte"/>
                <w:noProof/>
              </w:rPr>
            </w:rPrChange>
          </w:rPr>
          <w:delText>Internal Logging</w:delText>
        </w:r>
        <w:r w:rsidDel="00DD3D06">
          <w:rPr>
            <w:noProof/>
            <w:webHidden/>
          </w:rPr>
          <w:tab/>
        </w:r>
        <w:r w:rsidR="00E201A9" w:rsidDel="00DD3D06">
          <w:rPr>
            <w:noProof/>
            <w:webHidden/>
          </w:rPr>
          <w:delText>82</w:delText>
        </w:r>
      </w:del>
    </w:p>
    <w:p w14:paraId="15E1137E" w14:textId="77777777" w:rsidR="00C572C4" w:rsidDel="00DD3D06" w:rsidRDefault="00C572C4">
      <w:pPr>
        <w:pStyle w:val="TM2"/>
        <w:tabs>
          <w:tab w:val="left" w:pos="880"/>
          <w:tab w:val="right" w:leader="dot" w:pos="9350"/>
        </w:tabs>
        <w:rPr>
          <w:del w:id="487" w:author="VOYER Raphael" w:date="2021-07-07T12:57:00Z"/>
          <w:rFonts w:ascii="Calibri" w:hAnsi="Calibri"/>
          <w:noProof/>
          <w:sz w:val="22"/>
          <w:szCs w:val="22"/>
        </w:rPr>
      </w:pPr>
      <w:del w:id="488" w:author="VOYER Raphael" w:date="2021-07-07T12:57:00Z">
        <w:r w:rsidRPr="00DD3D06" w:rsidDel="00DD3D06">
          <w:rPr>
            <w:rPrChange w:id="489" w:author="VOYER Raphael" w:date="2021-07-07T12:57:00Z">
              <w:rPr>
                <w:rStyle w:val="Lienhypertexte"/>
                <w:noProof/>
              </w:rPr>
            </w:rPrChange>
          </w:rPr>
          <w:delText>9.3</w:delText>
        </w:r>
        <w:r w:rsidDel="00DD3D06">
          <w:rPr>
            <w:rFonts w:ascii="Calibri" w:hAnsi="Calibri"/>
            <w:noProof/>
            <w:sz w:val="22"/>
            <w:szCs w:val="22"/>
          </w:rPr>
          <w:tab/>
        </w:r>
        <w:r w:rsidRPr="00DD3D06" w:rsidDel="00DD3D06">
          <w:rPr>
            <w:rPrChange w:id="490" w:author="VOYER Raphael" w:date="2021-07-07T12:57:00Z">
              <w:rPr>
                <w:rStyle w:val="Lienhypertexte"/>
                <w:noProof/>
              </w:rPr>
            </w:rPrChange>
          </w:rPr>
          <w:delText>Debug Mechanism</w:delText>
        </w:r>
        <w:r w:rsidDel="00DD3D06">
          <w:rPr>
            <w:noProof/>
            <w:webHidden/>
          </w:rPr>
          <w:tab/>
        </w:r>
        <w:r w:rsidR="00E201A9" w:rsidDel="00DD3D06">
          <w:rPr>
            <w:noProof/>
            <w:webHidden/>
          </w:rPr>
          <w:delText>82</w:delText>
        </w:r>
      </w:del>
    </w:p>
    <w:p w14:paraId="76B58CCE" w14:textId="77777777" w:rsidR="00C572C4" w:rsidDel="00DD3D06" w:rsidRDefault="00C572C4">
      <w:pPr>
        <w:pStyle w:val="TM1"/>
        <w:tabs>
          <w:tab w:val="left" w:pos="480"/>
          <w:tab w:val="right" w:leader="dot" w:pos="9350"/>
        </w:tabs>
        <w:rPr>
          <w:del w:id="491" w:author="VOYER Raphael" w:date="2021-07-07T12:57:00Z"/>
          <w:rFonts w:ascii="Calibri" w:hAnsi="Calibri"/>
          <w:noProof/>
          <w:sz w:val="22"/>
          <w:szCs w:val="22"/>
        </w:rPr>
      </w:pPr>
      <w:del w:id="492" w:author="VOYER Raphael" w:date="2021-07-07T12:57:00Z">
        <w:r w:rsidRPr="00DD3D06" w:rsidDel="00DD3D06">
          <w:rPr>
            <w:rPrChange w:id="493" w:author="VOYER Raphael" w:date="2021-07-07T12:57:00Z">
              <w:rPr>
                <w:rStyle w:val="Lienhypertexte"/>
                <w:noProof/>
              </w:rPr>
            </w:rPrChange>
          </w:rPr>
          <w:delText>10</w:delText>
        </w:r>
        <w:r w:rsidDel="00DD3D06">
          <w:rPr>
            <w:rFonts w:ascii="Calibri" w:hAnsi="Calibri"/>
            <w:noProof/>
            <w:sz w:val="22"/>
            <w:szCs w:val="22"/>
          </w:rPr>
          <w:tab/>
        </w:r>
        <w:r w:rsidRPr="00DD3D06" w:rsidDel="00DD3D06">
          <w:rPr>
            <w:rPrChange w:id="494" w:author="VOYER Raphael" w:date="2021-07-07T12:57:00Z">
              <w:rPr>
                <w:rStyle w:val="Lienhypertexte"/>
                <w:noProof/>
              </w:rPr>
            </w:rPrChange>
          </w:rPr>
          <w:delText>Requirement Traceability Matrix</w:delText>
        </w:r>
        <w:r w:rsidDel="00DD3D06">
          <w:rPr>
            <w:noProof/>
            <w:webHidden/>
          </w:rPr>
          <w:tab/>
        </w:r>
        <w:r w:rsidR="00E201A9" w:rsidDel="00DD3D06">
          <w:rPr>
            <w:noProof/>
            <w:webHidden/>
          </w:rPr>
          <w:delText>83</w:delText>
        </w:r>
      </w:del>
    </w:p>
    <w:p w14:paraId="2DE7B858" w14:textId="77777777" w:rsidR="00C572C4" w:rsidDel="00DD3D06" w:rsidRDefault="00C572C4">
      <w:pPr>
        <w:pStyle w:val="TM1"/>
        <w:tabs>
          <w:tab w:val="left" w:pos="480"/>
          <w:tab w:val="right" w:leader="dot" w:pos="9350"/>
        </w:tabs>
        <w:rPr>
          <w:del w:id="495" w:author="VOYER Raphael" w:date="2021-07-07T12:57:00Z"/>
          <w:rFonts w:ascii="Calibri" w:hAnsi="Calibri"/>
          <w:noProof/>
          <w:sz w:val="22"/>
          <w:szCs w:val="22"/>
        </w:rPr>
      </w:pPr>
      <w:del w:id="496" w:author="VOYER Raphael" w:date="2021-07-07T12:57:00Z">
        <w:r w:rsidRPr="00DD3D06" w:rsidDel="00DD3D06">
          <w:rPr>
            <w:rPrChange w:id="497"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498" w:author="VOYER Raphael" w:date="2021-07-07T12:57:00Z">
              <w:rPr>
                <w:rStyle w:val="Lienhypertexte"/>
                <w:noProof/>
              </w:rPr>
            </w:rPrChange>
          </w:rPr>
          <w:delText>HAVLAN SUPPORT IN 8.3.1</w:delText>
        </w:r>
        <w:r w:rsidDel="00DD3D06">
          <w:rPr>
            <w:noProof/>
            <w:webHidden/>
          </w:rPr>
          <w:tab/>
        </w:r>
        <w:r w:rsidR="00E201A9" w:rsidDel="00DD3D06">
          <w:rPr>
            <w:noProof/>
            <w:webHidden/>
          </w:rPr>
          <w:delText>84</w:delText>
        </w:r>
      </w:del>
    </w:p>
    <w:p w14:paraId="2D97C509" w14:textId="77777777" w:rsidR="00C572C4" w:rsidDel="00DD3D06" w:rsidRDefault="00C572C4">
      <w:pPr>
        <w:pStyle w:val="TM2"/>
        <w:tabs>
          <w:tab w:val="left" w:pos="880"/>
          <w:tab w:val="right" w:leader="dot" w:pos="9350"/>
        </w:tabs>
        <w:rPr>
          <w:del w:id="499" w:author="VOYER Raphael" w:date="2021-07-07T12:57:00Z"/>
          <w:rFonts w:ascii="Calibri" w:hAnsi="Calibri"/>
          <w:noProof/>
          <w:sz w:val="22"/>
          <w:szCs w:val="22"/>
        </w:rPr>
      </w:pPr>
      <w:del w:id="500" w:author="VOYER Raphael" w:date="2021-07-07T12:57:00Z">
        <w:r w:rsidRPr="00DD3D06" w:rsidDel="00DD3D06">
          <w:rPr>
            <w:rPrChange w:id="501" w:author="VOYER Raphael" w:date="2021-07-07T12:57:00Z">
              <w:rPr>
                <w:rStyle w:val="Lienhypertexte"/>
                <w:noProof/>
              </w:rPr>
            </w:rPrChange>
          </w:rPr>
          <w:delText>11.1</w:delText>
        </w:r>
        <w:r w:rsidDel="00DD3D06">
          <w:rPr>
            <w:rFonts w:ascii="Calibri" w:hAnsi="Calibri"/>
            <w:noProof/>
            <w:sz w:val="22"/>
            <w:szCs w:val="22"/>
          </w:rPr>
          <w:tab/>
        </w:r>
        <w:r w:rsidRPr="00DD3D06" w:rsidDel="00DD3D06">
          <w:rPr>
            <w:rPrChange w:id="502" w:author="VOYER Raphael" w:date="2021-07-07T12:57:00Z">
              <w:rPr>
                <w:rStyle w:val="Lienhypertexte"/>
                <w:noProof/>
              </w:rPr>
            </w:rPrChange>
          </w:rPr>
          <w:delText>Introduction:</w:delText>
        </w:r>
        <w:r w:rsidDel="00DD3D06">
          <w:rPr>
            <w:noProof/>
            <w:webHidden/>
          </w:rPr>
          <w:tab/>
        </w:r>
        <w:r w:rsidR="00E201A9" w:rsidDel="00DD3D06">
          <w:rPr>
            <w:noProof/>
            <w:webHidden/>
          </w:rPr>
          <w:delText>84</w:delText>
        </w:r>
      </w:del>
    </w:p>
    <w:p w14:paraId="326EC589" w14:textId="77777777" w:rsidR="00C572C4" w:rsidDel="00DD3D06" w:rsidRDefault="00C572C4">
      <w:pPr>
        <w:pStyle w:val="TM2"/>
        <w:tabs>
          <w:tab w:val="left" w:pos="880"/>
          <w:tab w:val="right" w:leader="dot" w:pos="9350"/>
        </w:tabs>
        <w:rPr>
          <w:del w:id="503" w:author="VOYER Raphael" w:date="2021-07-07T12:57:00Z"/>
          <w:rFonts w:ascii="Calibri" w:hAnsi="Calibri"/>
          <w:noProof/>
          <w:sz w:val="22"/>
          <w:szCs w:val="22"/>
        </w:rPr>
      </w:pPr>
      <w:del w:id="504" w:author="VOYER Raphael" w:date="2021-07-07T12:57:00Z">
        <w:r w:rsidRPr="00DD3D06" w:rsidDel="00DD3D06">
          <w:rPr>
            <w:rPrChange w:id="505" w:author="VOYER Raphael" w:date="2021-07-07T12:57:00Z">
              <w:rPr>
                <w:rStyle w:val="Lienhypertexte"/>
                <w:noProof/>
              </w:rPr>
            </w:rPrChange>
          </w:rPr>
          <w:delText>11.2</w:delText>
        </w:r>
        <w:r w:rsidDel="00DD3D06">
          <w:rPr>
            <w:rFonts w:ascii="Calibri" w:hAnsi="Calibri"/>
            <w:noProof/>
            <w:sz w:val="22"/>
            <w:szCs w:val="22"/>
          </w:rPr>
          <w:tab/>
        </w:r>
        <w:r w:rsidRPr="00DD3D06" w:rsidDel="00DD3D06">
          <w:rPr>
            <w:rPrChange w:id="506" w:author="VOYER Raphael" w:date="2021-07-07T12:57:00Z">
              <w:rPr>
                <w:rStyle w:val="Lienhypertexte"/>
                <w:noProof/>
              </w:rPr>
            </w:rPrChange>
          </w:rPr>
          <w:delText>Proposed Changes:</w:delText>
        </w:r>
        <w:r w:rsidDel="00DD3D06">
          <w:rPr>
            <w:noProof/>
            <w:webHidden/>
          </w:rPr>
          <w:tab/>
        </w:r>
        <w:r w:rsidR="00E201A9" w:rsidDel="00DD3D06">
          <w:rPr>
            <w:noProof/>
            <w:webHidden/>
          </w:rPr>
          <w:delText>84</w:delText>
        </w:r>
      </w:del>
    </w:p>
    <w:p w14:paraId="5E9CD563" w14:textId="77777777" w:rsidR="00C572C4" w:rsidDel="00DD3D06" w:rsidRDefault="00C572C4">
      <w:pPr>
        <w:pStyle w:val="TM2"/>
        <w:tabs>
          <w:tab w:val="left" w:pos="880"/>
          <w:tab w:val="right" w:leader="dot" w:pos="9350"/>
        </w:tabs>
        <w:rPr>
          <w:del w:id="507" w:author="VOYER Raphael" w:date="2021-07-07T12:57:00Z"/>
          <w:rFonts w:ascii="Calibri" w:hAnsi="Calibri"/>
          <w:noProof/>
          <w:sz w:val="22"/>
          <w:szCs w:val="22"/>
        </w:rPr>
      </w:pPr>
      <w:del w:id="508" w:author="VOYER Raphael" w:date="2021-07-07T12:57:00Z">
        <w:r w:rsidRPr="00DD3D06" w:rsidDel="00DD3D06">
          <w:rPr>
            <w:rPrChange w:id="509" w:author="VOYER Raphael" w:date="2021-07-07T12:57:00Z">
              <w:rPr>
                <w:rStyle w:val="Lienhypertexte"/>
                <w:noProof/>
              </w:rPr>
            </w:rPrChange>
          </w:rPr>
          <w:delText>11.3</w:delText>
        </w:r>
        <w:r w:rsidDel="00DD3D06">
          <w:rPr>
            <w:rFonts w:ascii="Calibri" w:hAnsi="Calibri"/>
            <w:noProof/>
            <w:sz w:val="22"/>
            <w:szCs w:val="22"/>
          </w:rPr>
          <w:tab/>
        </w:r>
        <w:r w:rsidRPr="00DD3D06" w:rsidDel="00DD3D06">
          <w:rPr>
            <w:rPrChange w:id="510" w:author="VOYER Raphael" w:date="2021-07-07T12:57:00Z">
              <w:rPr>
                <w:rStyle w:val="Lienhypertexte"/>
                <w:noProof/>
              </w:rPr>
            </w:rPrChange>
          </w:rPr>
          <w:delText>Approach:</w:delText>
        </w:r>
        <w:r w:rsidDel="00DD3D06">
          <w:rPr>
            <w:noProof/>
            <w:webHidden/>
          </w:rPr>
          <w:tab/>
        </w:r>
        <w:r w:rsidR="00E201A9" w:rsidDel="00DD3D06">
          <w:rPr>
            <w:noProof/>
            <w:webHidden/>
          </w:rPr>
          <w:delText>84</w:delText>
        </w:r>
      </w:del>
    </w:p>
    <w:p w14:paraId="41B30EC8" w14:textId="77777777" w:rsidR="00C572C4" w:rsidDel="00DD3D06" w:rsidRDefault="00C572C4">
      <w:pPr>
        <w:pStyle w:val="TM2"/>
        <w:tabs>
          <w:tab w:val="left" w:pos="880"/>
          <w:tab w:val="right" w:leader="dot" w:pos="9350"/>
        </w:tabs>
        <w:rPr>
          <w:del w:id="511" w:author="VOYER Raphael" w:date="2021-07-07T12:57:00Z"/>
          <w:rFonts w:ascii="Calibri" w:hAnsi="Calibri"/>
          <w:noProof/>
          <w:sz w:val="22"/>
          <w:szCs w:val="22"/>
        </w:rPr>
      </w:pPr>
      <w:del w:id="512" w:author="VOYER Raphael" w:date="2021-07-07T12:57:00Z">
        <w:r w:rsidRPr="00DD3D06" w:rsidDel="00DD3D06">
          <w:rPr>
            <w:rPrChange w:id="513" w:author="VOYER Raphael" w:date="2021-07-07T12:57:00Z">
              <w:rPr>
                <w:rStyle w:val="Lienhypertexte"/>
                <w:noProof/>
              </w:rPr>
            </w:rPrChange>
          </w:rPr>
          <w:delText>11.4</w:delText>
        </w:r>
        <w:r w:rsidDel="00DD3D06">
          <w:rPr>
            <w:rFonts w:ascii="Calibri" w:hAnsi="Calibri"/>
            <w:noProof/>
            <w:sz w:val="22"/>
            <w:szCs w:val="22"/>
          </w:rPr>
          <w:tab/>
        </w:r>
        <w:r w:rsidRPr="00DD3D06" w:rsidDel="00DD3D06">
          <w:rPr>
            <w:rPrChange w:id="514" w:author="VOYER Raphael" w:date="2021-07-07T12:57:00Z">
              <w:rPr>
                <w:rStyle w:val="Lienhypertexte"/>
                <w:noProof/>
              </w:rPr>
            </w:rPrChange>
          </w:rPr>
          <w:delText>Design:</w:delText>
        </w:r>
        <w:r w:rsidDel="00DD3D06">
          <w:rPr>
            <w:noProof/>
            <w:webHidden/>
          </w:rPr>
          <w:tab/>
        </w:r>
        <w:r w:rsidR="00E201A9" w:rsidDel="00DD3D06">
          <w:rPr>
            <w:noProof/>
            <w:webHidden/>
          </w:rPr>
          <w:delText>85</w:delText>
        </w:r>
      </w:del>
    </w:p>
    <w:p w14:paraId="0D4AE401" w14:textId="77777777" w:rsidR="00C572C4" w:rsidDel="00DD3D06" w:rsidRDefault="00C572C4">
      <w:pPr>
        <w:pStyle w:val="TM3"/>
        <w:tabs>
          <w:tab w:val="left" w:pos="1320"/>
          <w:tab w:val="right" w:leader="dot" w:pos="9350"/>
        </w:tabs>
        <w:rPr>
          <w:del w:id="515" w:author="VOYER Raphael" w:date="2021-07-07T12:57:00Z"/>
          <w:rFonts w:ascii="Calibri" w:hAnsi="Calibri"/>
          <w:noProof/>
          <w:sz w:val="22"/>
          <w:szCs w:val="22"/>
        </w:rPr>
      </w:pPr>
      <w:del w:id="516" w:author="VOYER Raphael" w:date="2021-07-07T12:57:00Z">
        <w:r w:rsidRPr="00DD3D06" w:rsidDel="00DD3D06">
          <w:rPr>
            <w:rPrChange w:id="517" w:author="VOYER Raphael" w:date="2021-07-07T12:57:00Z">
              <w:rPr>
                <w:rStyle w:val="Lienhypertexte"/>
                <w:noProof/>
              </w:rPr>
            </w:rPrChange>
          </w:rPr>
          <w:delText>11.4.1</w:delText>
        </w:r>
        <w:r w:rsidDel="00DD3D06">
          <w:rPr>
            <w:rFonts w:ascii="Calibri" w:hAnsi="Calibri"/>
            <w:noProof/>
            <w:sz w:val="22"/>
            <w:szCs w:val="22"/>
          </w:rPr>
          <w:tab/>
        </w:r>
        <w:r w:rsidRPr="00DD3D06" w:rsidDel="00DD3D06">
          <w:rPr>
            <w:rPrChange w:id="518" w:author="VOYER Raphael" w:date="2021-07-07T12:57:00Z">
              <w:rPr>
                <w:rStyle w:val="Lienhypertexte"/>
                <w:noProof/>
              </w:rPr>
            </w:rPrChange>
          </w:rPr>
          <w:delText>Interfaces between HA-VLAN and other dependent modules:</w:delText>
        </w:r>
        <w:r w:rsidDel="00DD3D06">
          <w:rPr>
            <w:noProof/>
            <w:webHidden/>
          </w:rPr>
          <w:tab/>
        </w:r>
        <w:r w:rsidR="00E201A9" w:rsidDel="00DD3D06">
          <w:rPr>
            <w:noProof/>
            <w:webHidden/>
          </w:rPr>
          <w:delText>85</w:delText>
        </w:r>
      </w:del>
    </w:p>
    <w:p w14:paraId="0D19A992" w14:textId="77777777" w:rsidR="00C572C4" w:rsidDel="00DD3D06" w:rsidRDefault="00C572C4">
      <w:pPr>
        <w:pStyle w:val="TM2"/>
        <w:tabs>
          <w:tab w:val="left" w:pos="880"/>
          <w:tab w:val="right" w:leader="dot" w:pos="9350"/>
        </w:tabs>
        <w:rPr>
          <w:del w:id="519" w:author="VOYER Raphael" w:date="2021-07-07T12:57:00Z"/>
          <w:rFonts w:ascii="Calibri" w:hAnsi="Calibri"/>
          <w:noProof/>
          <w:sz w:val="22"/>
          <w:szCs w:val="22"/>
        </w:rPr>
      </w:pPr>
      <w:del w:id="520" w:author="VOYER Raphael" w:date="2021-07-07T12:57:00Z">
        <w:r w:rsidRPr="00DD3D06" w:rsidDel="00DD3D06">
          <w:rPr>
            <w:rPrChange w:id="521" w:author="VOYER Raphael" w:date="2021-07-07T12:57:00Z">
              <w:rPr>
                <w:rStyle w:val="Lienhypertexte"/>
                <w:noProof/>
              </w:rPr>
            </w:rPrChange>
          </w:rPr>
          <w:delText>11.5</w:delText>
        </w:r>
        <w:r w:rsidDel="00DD3D06">
          <w:rPr>
            <w:rFonts w:ascii="Calibri" w:hAnsi="Calibri"/>
            <w:noProof/>
            <w:sz w:val="22"/>
            <w:szCs w:val="22"/>
          </w:rPr>
          <w:tab/>
        </w:r>
        <w:r w:rsidRPr="00DD3D06" w:rsidDel="00DD3D06">
          <w:rPr>
            <w:rPrChange w:id="522" w:author="VOYER Raphael" w:date="2021-07-07T12:57:00Z">
              <w:rPr>
                <w:rStyle w:val="Lienhypertexte"/>
                <w:noProof/>
              </w:rPr>
            </w:rPrChange>
          </w:rPr>
          <w:delText>Hardware Resources:</w:delText>
        </w:r>
        <w:r w:rsidDel="00DD3D06">
          <w:rPr>
            <w:noProof/>
            <w:webHidden/>
          </w:rPr>
          <w:tab/>
        </w:r>
        <w:r w:rsidR="00E201A9" w:rsidDel="00DD3D06">
          <w:rPr>
            <w:noProof/>
            <w:webHidden/>
          </w:rPr>
          <w:delText>94</w:delText>
        </w:r>
      </w:del>
    </w:p>
    <w:p w14:paraId="2C8B0A27" w14:textId="77777777" w:rsidR="00C572C4" w:rsidDel="00DD3D06" w:rsidRDefault="00C572C4">
      <w:pPr>
        <w:pStyle w:val="TM2"/>
        <w:tabs>
          <w:tab w:val="left" w:pos="880"/>
          <w:tab w:val="right" w:leader="dot" w:pos="9350"/>
        </w:tabs>
        <w:rPr>
          <w:del w:id="523" w:author="VOYER Raphael" w:date="2021-07-07T12:57:00Z"/>
          <w:rFonts w:ascii="Calibri" w:hAnsi="Calibri"/>
          <w:noProof/>
          <w:sz w:val="22"/>
          <w:szCs w:val="22"/>
        </w:rPr>
      </w:pPr>
      <w:del w:id="524" w:author="VOYER Raphael" w:date="2021-07-07T12:57:00Z">
        <w:r w:rsidRPr="00DD3D06" w:rsidDel="00DD3D06">
          <w:rPr>
            <w:rPrChange w:id="525" w:author="VOYER Raphael" w:date="2021-07-07T12:57:00Z">
              <w:rPr>
                <w:rStyle w:val="Lienhypertexte"/>
                <w:noProof/>
              </w:rPr>
            </w:rPrChange>
          </w:rPr>
          <w:delText>11.6</w:delText>
        </w:r>
        <w:r w:rsidDel="00DD3D06">
          <w:rPr>
            <w:rFonts w:ascii="Calibri" w:hAnsi="Calibri"/>
            <w:noProof/>
            <w:sz w:val="22"/>
            <w:szCs w:val="22"/>
          </w:rPr>
          <w:tab/>
        </w:r>
        <w:r w:rsidRPr="00DD3D06" w:rsidDel="00DD3D06">
          <w:rPr>
            <w:rPrChange w:id="526" w:author="VOYER Raphael" w:date="2021-07-07T12:57:00Z">
              <w:rPr>
                <w:rStyle w:val="Lienhypertexte"/>
                <w:noProof/>
              </w:rPr>
            </w:rPrChange>
          </w:rPr>
          <w:delText>Software Resources:</w:delText>
        </w:r>
        <w:r w:rsidDel="00DD3D06">
          <w:rPr>
            <w:noProof/>
            <w:webHidden/>
          </w:rPr>
          <w:tab/>
        </w:r>
        <w:r w:rsidR="00E201A9" w:rsidDel="00DD3D06">
          <w:rPr>
            <w:noProof/>
            <w:webHidden/>
          </w:rPr>
          <w:delText>94</w:delText>
        </w:r>
      </w:del>
    </w:p>
    <w:p w14:paraId="6D1131EA" w14:textId="77777777" w:rsidR="00C572C4" w:rsidDel="00DD3D06" w:rsidRDefault="00C572C4">
      <w:pPr>
        <w:pStyle w:val="TM2"/>
        <w:tabs>
          <w:tab w:val="left" w:pos="880"/>
          <w:tab w:val="right" w:leader="dot" w:pos="9350"/>
        </w:tabs>
        <w:rPr>
          <w:del w:id="527" w:author="VOYER Raphael" w:date="2021-07-07T12:57:00Z"/>
          <w:rFonts w:ascii="Calibri" w:hAnsi="Calibri"/>
          <w:noProof/>
          <w:sz w:val="22"/>
          <w:szCs w:val="22"/>
        </w:rPr>
      </w:pPr>
      <w:del w:id="528" w:author="VOYER Raphael" w:date="2021-07-07T12:57:00Z">
        <w:r w:rsidRPr="00DD3D06" w:rsidDel="00DD3D06">
          <w:rPr>
            <w:rPrChange w:id="529" w:author="VOYER Raphael" w:date="2021-07-07T12:57:00Z">
              <w:rPr>
                <w:rStyle w:val="Lienhypertexte"/>
                <w:noProof/>
              </w:rPr>
            </w:rPrChange>
          </w:rPr>
          <w:delText>11.7</w:delText>
        </w:r>
        <w:r w:rsidDel="00DD3D06">
          <w:rPr>
            <w:rFonts w:ascii="Calibri" w:hAnsi="Calibri"/>
            <w:noProof/>
            <w:sz w:val="22"/>
            <w:szCs w:val="22"/>
          </w:rPr>
          <w:tab/>
        </w:r>
        <w:r w:rsidRPr="00DD3D06" w:rsidDel="00DD3D06">
          <w:rPr>
            <w:rPrChange w:id="530" w:author="VOYER Raphael" w:date="2021-07-07T12:57:00Z">
              <w:rPr>
                <w:rStyle w:val="Lienhypertexte"/>
                <w:noProof/>
              </w:rPr>
            </w:rPrChange>
          </w:rPr>
          <w:delText>Use case Scenarios:</w:delText>
        </w:r>
        <w:r w:rsidDel="00DD3D06">
          <w:rPr>
            <w:noProof/>
            <w:webHidden/>
          </w:rPr>
          <w:tab/>
        </w:r>
        <w:r w:rsidR="00E201A9" w:rsidDel="00DD3D06">
          <w:rPr>
            <w:noProof/>
            <w:webHidden/>
          </w:rPr>
          <w:delText>95</w:delText>
        </w:r>
      </w:del>
    </w:p>
    <w:p w14:paraId="47B4BD3E" w14:textId="77777777" w:rsidR="00C572C4" w:rsidDel="00DD3D06" w:rsidRDefault="00C572C4">
      <w:pPr>
        <w:pStyle w:val="TM3"/>
        <w:tabs>
          <w:tab w:val="left" w:pos="1320"/>
          <w:tab w:val="right" w:leader="dot" w:pos="9350"/>
        </w:tabs>
        <w:rPr>
          <w:del w:id="531" w:author="VOYER Raphael" w:date="2021-07-07T12:57:00Z"/>
          <w:rFonts w:ascii="Calibri" w:hAnsi="Calibri"/>
          <w:noProof/>
          <w:sz w:val="22"/>
          <w:szCs w:val="22"/>
        </w:rPr>
      </w:pPr>
      <w:del w:id="532" w:author="VOYER Raphael" w:date="2021-07-07T12:57:00Z">
        <w:r w:rsidRPr="00DD3D06" w:rsidDel="00DD3D06">
          <w:rPr>
            <w:rPrChange w:id="533" w:author="VOYER Raphael" w:date="2021-07-07T12:57:00Z">
              <w:rPr>
                <w:rStyle w:val="Lienhypertexte"/>
                <w:noProof/>
              </w:rPr>
            </w:rPrChange>
          </w:rPr>
          <w:delText>11.7.1</w:delText>
        </w:r>
        <w:r w:rsidDel="00DD3D06">
          <w:rPr>
            <w:rFonts w:ascii="Calibri" w:hAnsi="Calibri"/>
            <w:noProof/>
            <w:sz w:val="22"/>
            <w:szCs w:val="22"/>
          </w:rPr>
          <w:tab/>
        </w:r>
        <w:r w:rsidRPr="00DD3D06" w:rsidDel="00DD3D06">
          <w:rPr>
            <w:rPrChange w:id="534" w:author="VOYER Raphael" w:date="2021-07-07T12:57:00Z">
              <w:rPr>
                <w:rStyle w:val="Lienhypertexte"/>
                <w:noProof/>
              </w:rPr>
            </w:rPrChange>
          </w:rPr>
          <w:delText>L2 Cluster Scenario:</w:delText>
        </w:r>
        <w:r w:rsidDel="00DD3D06">
          <w:rPr>
            <w:noProof/>
            <w:webHidden/>
          </w:rPr>
          <w:tab/>
        </w:r>
        <w:r w:rsidR="00E201A9" w:rsidDel="00DD3D06">
          <w:rPr>
            <w:noProof/>
            <w:webHidden/>
          </w:rPr>
          <w:delText>95</w:delText>
        </w:r>
      </w:del>
    </w:p>
    <w:p w14:paraId="7BCCC844" w14:textId="77777777" w:rsidR="00C572C4" w:rsidDel="00DD3D06" w:rsidRDefault="00C572C4">
      <w:pPr>
        <w:pStyle w:val="TM3"/>
        <w:tabs>
          <w:tab w:val="left" w:pos="1320"/>
          <w:tab w:val="right" w:leader="dot" w:pos="9350"/>
        </w:tabs>
        <w:rPr>
          <w:del w:id="535" w:author="VOYER Raphael" w:date="2021-07-07T12:57:00Z"/>
          <w:rFonts w:ascii="Calibri" w:hAnsi="Calibri"/>
          <w:noProof/>
          <w:sz w:val="22"/>
          <w:szCs w:val="22"/>
        </w:rPr>
      </w:pPr>
      <w:del w:id="536" w:author="VOYER Raphael" w:date="2021-07-07T12:57:00Z">
        <w:r w:rsidRPr="00DD3D06" w:rsidDel="00DD3D06">
          <w:rPr>
            <w:rPrChange w:id="537" w:author="VOYER Raphael" w:date="2021-07-07T12:57:00Z">
              <w:rPr>
                <w:rStyle w:val="Lienhypertexte"/>
                <w:noProof/>
              </w:rPr>
            </w:rPrChange>
          </w:rPr>
          <w:delText>11.7.2</w:delText>
        </w:r>
        <w:r w:rsidDel="00DD3D06">
          <w:rPr>
            <w:rFonts w:ascii="Calibri" w:hAnsi="Calibri"/>
            <w:noProof/>
            <w:sz w:val="22"/>
            <w:szCs w:val="22"/>
          </w:rPr>
          <w:tab/>
        </w:r>
        <w:r w:rsidRPr="00DD3D06" w:rsidDel="00DD3D06">
          <w:rPr>
            <w:rPrChange w:id="538" w:author="VOYER Raphael" w:date="2021-07-07T12:57:00Z">
              <w:rPr>
                <w:rStyle w:val="Lienhypertexte"/>
                <w:noProof/>
              </w:rPr>
            </w:rPrChange>
          </w:rPr>
          <w:delText>L3 Cluster Scenario</w:delText>
        </w:r>
        <w:r w:rsidDel="00DD3D06">
          <w:rPr>
            <w:noProof/>
            <w:webHidden/>
          </w:rPr>
          <w:tab/>
        </w:r>
        <w:r w:rsidR="00E201A9" w:rsidDel="00DD3D06">
          <w:rPr>
            <w:noProof/>
            <w:webHidden/>
          </w:rPr>
          <w:delText>95</w:delText>
        </w:r>
      </w:del>
    </w:p>
    <w:p w14:paraId="7A2BC33F" w14:textId="77777777" w:rsidR="00C572C4" w:rsidDel="00DD3D06" w:rsidRDefault="00C572C4">
      <w:pPr>
        <w:pStyle w:val="TM2"/>
        <w:tabs>
          <w:tab w:val="left" w:pos="880"/>
          <w:tab w:val="right" w:leader="dot" w:pos="9350"/>
        </w:tabs>
        <w:rPr>
          <w:del w:id="539" w:author="VOYER Raphael" w:date="2021-07-07T12:57:00Z"/>
          <w:rFonts w:ascii="Calibri" w:hAnsi="Calibri"/>
          <w:noProof/>
          <w:sz w:val="22"/>
          <w:szCs w:val="22"/>
        </w:rPr>
      </w:pPr>
      <w:del w:id="540" w:author="VOYER Raphael" w:date="2021-07-07T12:57:00Z">
        <w:r w:rsidRPr="00DD3D06" w:rsidDel="00DD3D06">
          <w:rPr>
            <w:rPrChange w:id="541" w:author="VOYER Raphael" w:date="2021-07-07T12:57:00Z">
              <w:rPr>
                <w:rStyle w:val="Lienhypertexte"/>
                <w:noProof/>
              </w:rPr>
            </w:rPrChange>
          </w:rPr>
          <w:delText>11.8</w:delText>
        </w:r>
        <w:r w:rsidDel="00DD3D06">
          <w:rPr>
            <w:rFonts w:ascii="Calibri" w:hAnsi="Calibri"/>
            <w:noProof/>
            <w:sz w:val="22"/>
            <w:szCs w:val="22"/>
          </w:rPr>
          <w:tab/>
        </w:r>
        <w:r w:rsidRPr="00DD3D06" w:rsidDel="00DD3D06">
          <w:rPr>
            <w:rPrChange w:id="542" w:author="VOYER Raphael" w:date="2021-07-07T12:57:00Z">
              <w:rPr>
                <w:rStyle w:val="Lienhypertexte"/>
                <w:noProof/>
              </w:rPr>
            </w:rPrChange>
          </w:rPr>
          <w:delText>Debugging</w:delText>
        </w:r>
        <w:r w:rsidDel="00DD3D06">
          <w:rPr>
            <w:noProof/>
            <w:webHidden/>
          </w:rPr>
          <w:tab/>
        </w:r>
        <w:r w:rsidR="00E201A9" w:rsidDel="00DD3D06">
          <w:rPr>
            <w:noProof/>
            <w:webHidden/>
          </w:rPr>
          <w:delText>96</w:delText>
        </w:r>
      </w:del>
    </w:p>
    <w:p w14:paraId="7BEE537A" w14:textId="77777777" w:rsidR="00C572C4" w:rsidDel="00DD3D06" w:rsidRDefault="00C572C4">
      <w:pPr>
        <w:pStyle w:val="TM2"/>
        <w:tabs>
          <w:tab w:val="left" w:pos="880"/>
          <w:tab w:val="right" w:leader="dot" w:pos="9350"/>
        </w:tabs>
        <w:rPr>
          <w:del w:id="543" w:author="VOYER Raphael" w:date="2021-07-07T12:57:00Z"/>
          <w:rFonts w:ascii="Calibri" w:hAnsi="Calibri"/>
          <w:noProof/>
          <w:sz w:val="22"/>
          <w:szCs w:val="22"/>
        </w:rPr>
      </w:pPr>
      <w:del w:id="544" w:author="VOYER Raphael" w:date="2021-07-07T12:57:00Z">
        <w:r w:rsidRPr="00DD3D06" w:rsidDel="00DD3D06">
          <w:rPr>
            <w:rPrChange w:id="545" w:author="VOYER Raphael" w:date="2021-07-07T12:57:00Z">
              <w:rPr>
                <w:rStyle w:val="Lienhypertexte"/>
                <w:noProof/>
              </w:rPr>
            </w:rPrChange>
          </w:rPr>
          <w:delText>11.9</w:delText>
        </w:r>
        <w:r w:rsidDel="00DD3D06">
          <w:rPr>
            <w:rFonts w:ascii="Calibri" w:hAnsi="Calibri"/>
            <w:noProof/>
            <w:sz w:val="22"/>
            <w:szCs w:val="22"/>
          </w:rPr>
          <w:tab/>
        </w:r>
        <w:r w:rsidRPr="00DD3D06" w:rsidDel="00DD3D06">
          <w:rPr>
            <w:rPrChange w:id="546" w:author="VOYER Raphael" w:date="2021-07-07T12:57:00Z">
              <w:rPr>
                <w:rStyle w:val="Lienhypertexte"/>
                <w:noProof/>
              </w:rPr>
            </w:rPrChange>
          </w:rPr>
          <w:delText>TCAM Manager</w:delText>
        </w:r>
        <w:r w:rsidDel="00DD3D06">
          <w:rPr>
            <w:noProof/>
            <w:webHidden/>
          </w:rPr>
          <w:tab/>
        </w:r>
        <w:r w:rsidR="00E201A9" w:rsidDel="00DD3D06">
          <w:rPr>
            <w:noProof/>
            <w:webHidden/>
          </w:rPr>
          <w:delText>96</w:delText>
        </w:r>
      </w:del>
    </w:p>
    <w:p w14:paraId="01055873" w14:textId="77777777" w:rsidR="00C572C4" w:rsidDel="00DD3D06" w:rsidRDefault="00C572C4">
      <w:pPr>
        <w:pStyle w:val="TM1"/>
        <w:tabs>
          <w:tab w:val="right" w:leader="dot" w:pos="9350"/>
        </w:tabs>
        <w:rPr>
          <w:del w:id="547" w:author="VOYER Raphael" w:date="2021-07-07T12:57:00Z"/>
          <w:rFonts w:ascii="Calibri" w:hAnsi="Calibri"/>
          <w:noProof/>
          <w:sz w:val="22"/>
          <w:szCs w:val="22"/>
        </w:rPr>
      </w:pPr>
      <w:del w:id="548" w:author="VOYER Raphael" w:date="2021-07-07T12:57:00Z">
        <w:r w:rsidRPr="00DD3D06" w:rsidDel="00DD3D06">
          <w:rPr>
            <w:rPrChange w:id="549" w:author="VOYER Raphael" w:date="2021-07-07T12:57:00Z">
              <w:rPr>
                <w:rStyle w:val="Lienhypertexte"/>
                <w:noProof/>
              </w:rPr>
            </w:rPrChange>
          </w:rPr>
          <w:delText>APPENDIX A: MANAGEMENT INTERFACE CROSS-REFERENCE</w:delText>
        </w:r>
        <w:r w:rsidDel="00DD3D06">
          <w:rPr>
            <w:noProof/>
            <w:webHidden/>
          </w:rPr>
          <w:tab/>
        </w:r>
        <w:r w:rsidR="00E201A9" w:rsidDel="00DD3D06">
          <w:rPr>
            <w:noProof/>
            <w:webHidden/>
          </w:rPr>
          <w:delText>98</w:delText>
        </w:r>
      </w:del>
    </w:p>
    <w:p w14:paraId="451EE142" w14:textId="77777777" w:rsidR="00C572C4" w:rsidDel="00DD3D06" w:rsidRDefault="00C572C4">
      <w:pPr>
        <w:pStyle w:val="TM1"/>
        <w:tabs>
          <w:tab w:val="right" w:leader="dot" w:pos="9350"/>
        </w:tabs>
        <w:rPr>
          <w:del w:id="550" w:author="VOYER Raphael" w:date="2021-07-07T12:57:00Z"/>
          <w:rFonts w:ascii="Calibri" w:hAnsi="Calibri"/>
          <w:noProof/>
          <w:sz w:val="22"/>
          <w:szCs w:val="22"/>
        </w:rPr>
      </w:pPr>
      <w:del w:id="551" w:author="VOYER Raphael" w:date="2021-07-07T12:57:00Z">
        <w:r w:rsidRPr="00DD3D06" w:rsidDel="00DD3D06">
          <w:rPr>
            <w:rPrChange w:id="552" w:author="VOYER Raphael" w:date="2021-07-07T12:57:00Z">
              <w:rPr>
                <w:rStyle w:val="Lienhypertexte"/>
                <w:noProof/>
              </w:rPr>
            </w:rPrChange>
          </w:rPr>
          <w:delText>APPENDIX B: Critical Resources</w:delText>
        </w:r>
        <w:r w:rsidDel="00DD3D06">
          <w:rPr>
            <w:noProof/>
            <w:webHidden/>
          </w:rPr>
          <w:tab/>
        </w:r>
        <w:r w:rsidR="00E201A9" w:rsidDel="00DD3D06">
          <w:rPr>
            <w:noProof/>
            <w:webHidden/>
          </w:rPr>
          <w:delText>102</w:delText>
        </w:r>
      </w:del>
    </w:p>
    <w:p w14:paraId="4CB484A2" w14:textId="77777777" w:rsidR="00C572C4" w:rsidDel="00DD3D06" w:rsidRDefault="00C572C4">
      <w:pPr>
        <w:pStyle w:val="TM1"/>
        <w:tabs>
          <w:tab w:val="right" w:leader="dot" w:pos="9350"/>
        </w:tabs>
        <w:rPr>
          <w:del w:id="553" w:author="VOYER Raphael" w:date="2021-07-07T12:57:00Z"/>
          <w:rFonts w:ascii="Calibri" w:hAnsi="Calibri"/>
          <w:noProof/>
          <w:sz w:val="22"/>
          <w:szCs w:val="22"/>
        </w:rPr>
      </w:pPr>
      <w:del w:id="554" w:author="VOYER Raphael" w:date="2021-07-07T12:57:00Z">
        <w:r w:rsidRPr="00DD3D06" w:rsidDel="00DD3D06">
          <w:rPr>
            <w:rPrChange w:id="555" w:author="VOYER Raphael" w:date="2021-07-07T12:57:00Z">
              <w:rPr>
                <w:rStyle w:val="Lienhypertexte"/>
                <w:noProof/>
              </w:rPr>
            </w:rPrChange>
          </w:rPr>
          <w:delText>APPENDIX C: User Guidelines</w:delText>
        </w:r>
        <w:r w:rsidDel="00DD3D06">
          <w:rPr>
            <w:noProof/>
            <w:webHidden/>
          </w:rPr>
          <w:tab/>
        </w:r>
        <w:r w:rsidR="00E201A9" w:rsidDel="00DD3D06">
          <w:rPr>
            <w:noProof/>
            <w:webHidden/>
          </w:rPr>
          <w:delText>103</w:delText>
        </w:r>
      </w:del>
    </w:p>
    <w:p w14:paraId="4451101F" w14:textId="77777777" w:rsidR="00C572C4" w:rsidDel="00DD3D06" w:rsidRDefault="00C572C4">
      <w:pPr>
        <w:pStyle w:val="TM1"/>
        <w:tabs>
          <w:tab w:val="right" w:leader="dot" w:pos="9350"/>
        </w:tabs>
        <w:rPr>
          <w:del w:id="556" w:author="VOYER Raphael" w:date="2021-07-07T12:57:00Z"/>
          <w:rFonts w:ascii="Calibri" w:hAnsi="Calibri"/>
          <w:noProof/>
          <w:sz w:val="22"/>
          <w:szCs w:val="22"/>
        </w:rPr>
      </w:pPr>
      <w:del w:id="557" w:author="VOYER Raphael" w:date="2021-07-07T12:57:00Z">
        <w:r w:rsidRPr="00DD3D06" w:rsidDel="00DD3D06">
          <w:rPr>
            <w:rPrChange w:id="558" w:author="VOYER Raphael" w:date="2021-07-07T12:57:00Z">
              <w:rPr>
                <w:rStyle w:val="Lienhypertexte"/>
                <w:noProof/>
              </w:rPr>
            </w:rPrChange>
          </w:rPr>
          <w:delText>APPENDIX D : HAVLAN SUPPORT OVER VIRTUAL CHASSIS</w:delText>
        </w:r>
        <w:r w:rsidDel="00DD3D06">
          <w:rPr>
            <w:noProof/>
            <w:webHidden/>
          </w:rPr>
          <w:tab/>
        </w:r>
        <w:r w:rsidR="00E201A9" w:rsidDel="00DD3D06">
          <w:rPr>
            <w:noProof/>
            <w:webHidden/>
          </w:rPr>
          <w:delText>104</w:delText>
        </w:r>
      </w:del>
    </w:p>
    <w:p w14:paraId="74E443DC" w14:textId="77777777" w:rsidR="00C572C4" w:rsidDel="00DD3D06" w:rsidRDefault="00C572C4" w:rsidP="00E358D6">
      <w:pPr>
        <w:pStyle w:val="TM1"/>
        <w:tabs>
          <w:tab w:val="right" w:leader="dot" w:pos="9350"/>
        </w:tabs>
        <w:rPr>
          <w:del w:id="559" w:author="VOYER Raphael" w:date="2021-07-07T12:57:00Z"/>
          <w:rFonts w:ascii="Calibri" w:hAnsi="Calibri"/>
          <w:noProof/>
          <w:sz w:val="22"/>
          <w:szCs w:val="22"/>
        </w:rPr>
      </w:pPr>
      <w:del w:id="560" w:author="VOYER Raphael" w:date="2021-07-07T12:57:00Z">
        <w:r w:rsidRPr="00DD3D06" w:rsidDel="00DD3D06">
          <w:rPr>
            <w:rPrChange w:id="561" w:author="VOYER Raphael" w:date="2021-07-07T12:57:00Z">
              <w:rPr>
                <w:rStyle w:val="Lienhypertexte"/>
                <w:noProof/>
              </w:rPr>
            </w:rPrChange>
          </w:rPr>
          <w:delText>APPENDIX E: Egress and Ingress on Same interface</w:delText>
        </w:r>
        <w:r w:rsidDel="00DD3D06">
          <w:rPr>
            <w:noProof/>
            <w:webHidden/>
          </w:rPr>
          <w:tab/>
        </w:r>
        <w:r w:rsidR="00E201A9" w:rsidDel="00DD3D06">
          <w:rPr>
            <w:noProof/>
            <w:webHidden/>
          </w:rPr>
          <w:delText>107</w:delText>
        </w:r>
      </w:del>
    </w:p>
    <w:p w14:paraId="740C3D83" w14:textId="77777777" w:rsidR="00855336" w:rsidRDefault="005E533E" w:rsidP="00855336">
      <w:pPr>
        <w:jc w:val="left"/>
      </w:pPr>
      <w:r>
        <w:fldChar w:fldCharType="end"/>
      </w:r>
      <w:r w:rsidR="00855336">
        <w:br w:type="page"/>
      </w:r>
    </w:p>
    <w:p w14:paraId="14A0CEB1" w14:textId="5219E00A" w:rsidR="00855336" w:rsidDel="0061208D" w:rsidRDefault="006F5B81" w:rsidP="0061208D">
      <w:pPr>
        <w:outlineLvl w:val="0"/>
        <w:rPr>
          <w:del w:id="562" w:author="VOYER Raphael" w:date="2021-07-21T10:31:00Z"/>
          <w:b/>
        </w:rPr>
        <w:pPrChange w:id="563" w:author="VOYER Raphael" w:date="2021-07-21T10:31:00Z">
          <w:pPr>
            <w:jc w:val="center"/>
            <w:outlineLvl w:val="0"/>
          </w:pPr>
        </w:pPrChange>
      </w:pPr>
      <w:bookmarkStart w:id="564" w:name="_Toc214247582"/>
      <w:bookmarkStart w:id="565" w:name="_Toc381025676"/>
      <w:bookmarkStart w:id="566" w:name="_Toc424820264"/>
      <w:bookmarkStart w:id="567" w:name="_Toc76555042"/>
      <w:del w:id="568" w:author="VOYER Raphael" w:date="2021-07-21T10:31:00Z">
        <w:r w:rsidDel="0061208D">
          <w:rPr>
            <w:b/>
          </w:rPr>
          <w:lastRenderedPageBreak/>
          <w:delText>L</w:delText>
        </w:r>
      </w:del>
      <w:ins w:id="569" w:author="VOYER Raphael" w:date="2021-07-21T10:31:00Z">
        <w:r w:rsidR="0061208D" w:rsidDel="0061208D">
          <w:rPr>
            <w:b/>
          </w:rPr>
          <w:t xml:space="preserve"> </w:t>
        </w:r>
      </w:ins>
      <w:del w:id="570" w:author="VOYER Raphael" w:date="2021-07-21T10:31:00Z">
        <w:r w:rsidDel="0061208D">
          <w:rPr>
            <w:b/>
          </w:rPr>
          <w:delText>IST</w:delText>
        </w:r>
        <w:r w:rsidR="00855336" w:rsidDel="0061208D">
          <w:rPr>
            <w:b/>
          </w:rPr>
          <w:delText xml:space="preserve"> OF FIGURES</w:delText>
        </w:r>
        <w:bookmarkEnd w:id="564"/>
        <w:bookmarkEnd w:id="565"/>
        <w:bookmarkEnd w:id="566"/>
        <w:bookmarkEnd w:id="567"/>
      </w:del>
    </w:p>
    <w:p w14:paraId="782618C4" w14:textId="5B654B0D" w:rsidR="00F32A78" w:rsidDel="0061208D" w:rsidRDefault="005E533E" w:rsidP="0061208D">
      <w:pPr>
        <w:outlineLvl w:val="0"/>
        <w:rPr>
          <w:del w:id="571" w:author="VOYER Raphael" w:date="2021-07-21T10:31:00Z"/>
          <w:rFonts w:ascii="Calibri" w:hAnsi="Calibri" w:cs="Mangal"/>
          <w:noProof/>
          <w:sz w:val="22"/>
          <w:lang w:bidi="hi-IN"/>
        </w:rPr>
        <w:pPrChange w:id="572" w:author="VOYER Raphael" w:date="2021-07-21T10:31:00Z">
          <w:pPr>
            <w:pStyle w:val="Tabledesillustrations"/>
            <w:tabs>
              <w:tab w:val="right" w:leader="dot" w:pos="9350"/>
            </w:tabs>
          </w:pPr>
        </w:pPrChange>
      </w:pPr>
      <w:del w:id="573" w:author="VOYER Raphael" w:date="2021-07-21T10:31:00Z">
        <w:r w:rsidDel="0061208D">
          <w:rPr>
            <w:b/>
          </w:rPr>
          <w:fldChar w:fldCharType="begin"/>
        </w:r>
        <w:r w:rsidR="00855336" w:rsidDel="0061208D">
          <w:rPr>
            <w:b/>
          </w:rPr>
          <w:delInstrText xml:space="preserve"> TOC \h \z \c "Figure" </w:delInstrText>
        </w:r>
        <w:r w:rsidDel="0061208D">
          <w:rPr>
            <w:b/>
          </w:rPr>
          <w:fldChar w:fldCharType="separate"/>
        </w:r>
        <w:r w:rsidR="007D0473" w:rsidDel="0061208D">
          <w:fldChar w:fldCharType="begin"/>
        </w:r>
        <w:r w:rsidR="007D0473" w:rsidDel="0061208D">
          <w:delInstrText xml:space="preserve"> HYPERLINK \l "_Toc436661300" </w:delInstrText>
        </w:r>
        <w:r w:rsidR="007D0473" w:rsidDel="0061208D">
          <w:fldChar w:fldCharType="separate"/>
        </w:r>
        <w:r w:rsidR="00F32A78" w:rsidRPr="00B86349" w:rsidDel="0061208D">
          <w:rPr>
            <w:rStyle w:val="Lienhypertexte"/>
            <w:noProof/>
          </w:rPr>
          <w:delText>Figure 1:Typical Cluster IP address</w:delText>
        </w:r>
        <w:r w:rsidR="00F32A78" w:rsidDel="0061208D">
          <w:rPr>
            <w:noProof/>
            <w:webHidden/>
          </w:rPr>
          <w:tab/>
        </w:r>
        <w:r w:rsidDel="0061208D">
          <w:rPr>
            <w:noProof/>
            <w:webHidden/>
          </w:rPr>
          <w:fldChar w:fldCharType="begin"/>
        </w:r>
        <w:r w:rsidR="00F32A78" w:rsidDel="0061208D">
          <w:rPr>
            <w:noProof/>
            <w:webHidden/>
          </w:rPr>
          <w:delInstrText xml:space="preserve"> PAGEREF _Toc436661300 \h </w:delInstrText>
        </w:r>
        <w:r w:rsidDel="0061208D">
          <w:rPr>
            <w:noProof/>
            <w:webHidden/>
          </w:rPr>
        </w:r>
        <w:r w:rsidDel="0061208D">
          <w:rPr>
            <w:noProof/>
            <w:webHidden/>
          </w:rPr>
          <w:fldChar w:fldCharType="separate"/>
        </w:r>
        <w:r w:rsidR="00F32A78" w:rsidDel="0061208D">
          <w:rPr>
            <w:noProof/>
            <w:webHidden/>
          </w:rPr>
          <w:delText>13</w:delText>
        </w:r>
        <w:r w:rsidDel="0061208D">
          <w:rPr>
            <w:noProof/>
            <w:webHidden/>
          </w:rPr>
          <w:fldChar w:fldCharType="end"/>
        </w:r>
        <w:r w:rsidR="007D0473" w:rsidDel="0061208D">
          <w:rPr>
            <w:noProof/>
          </w:rPr>
          <w:fldChar w:fldCharType="end"/>
        </w:r>
      </w:del>
    </w:p>
    <w:p w14:paraId="68910772" w14:textId="1B9E392F" w:rsidR="00F32A78" w:rsidDel="0061208D" w:rsidRDefault="007D0473" w:rsidP="0061208D">
      <w:pPr>
        <w:outlineLvl w:val="0"/>
        <w:rPr>
          <w:del w:id="574" w:author="VOYER Raphael" w:date="2021-07-21T10:31:00Z"/>
          <w:rFonts w:ascii="Calibri" w:hAnsi="Calibri" w:cs="Mangal"/>
          <w:noProof/>
          <w:sz w:val="22"/>
          <w:lang w:bidi="hi-IN"/>
        </w:rPr>
        <w:pPrChange w:id="575" w:author="VOYER Raphael" w:date="2021-07-21T10:31:00Z">
          <w:pPr>
            <w:pStyle w:val="Tabledesillustrations"/>
            <w:tabs>
              <w:tab w:val="right" w:leader="dot" w:pos="9350"/>
            </w:tabs>
          </w:pPr>
        </w:pPrChange>
      </w:pPr>
      <w:del w:id="576" w:author="VOYER Raphael" w:date="2021-07-21T10:31:00Z">
        <w:r w:rsidDel="0061208D">
          <w:fldChar w:fldCharType="begin"/>
        </w:r>
        <w:r w:rsidDel="0061208D">
          <w:delInstrText xml:space="preserve"> HYPERLINK \l "_Toc436661301" </w:delInstrText>
        </w:r>
        <w:r w:rsidDel="0061208D">
          <w:fldChar w:fldCharType="separate"/>
        </w:r>
        <w:r w:rsidR="00F32A78" w:rsidRPr="00B86349" w:rsidDel="0061208D">
          <w:rPr>
            <w:rStyle w:val="Lienhypertexte"/>
            <w:noProof/>
          </w:rPr>
          <w:delText>Figure 2: Typical Cluster Deployment</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_Toc436661301 \h </w:delInstrText>
        </w:r>
        <w:r w:rsidR="005E533E" w:rsidDel="0061208D">
          <w:rPr>
            <w:noProof/>
            <w:webHidden/>
          </w:rPr>
        </w:r>
        <w:r w:rsidR="005E533E" w:rsidDel="0061208D">
          <w:rPr>
            <w:noProof/>
            <w:webHidden/>
          </w:rPr>
          <w:fldChar w:fldCharType="separate"/>
        </w:r>
        <w:r w:rsidR="00F32A78" w:rsidDel="0061208D">
          <w:rPr>
            <w:noProof/>
            <w:webHidden/>
          </w:rPr>
          <w:delText>14</w:delText>
        </w:r>
        <w:r w:rsidR="005E533E" w:rsidDel="0061208D">
          <w:rPr>
            <w:noProof/>
            <w:webHidden/>
          </w:rPr>
          <w:fldChar w:fldCharType="end"/>
        </w:r>
        <w:r w:rsidDel="0061208D">
          <w:rPr>
            <w:noProof/>
          </w:rPr>
          <w:fldChar w:fldCharType="end"/>
        </w:r>
      </w:del>
    </w:p>
    <w:p w14:paraId="1ED77E27" w14:textId="521D4864" w:rsidR="00F32A78" w:rsidDel="0061208D" w:rsidRDefault="007D0473" w:rsidP="0061208D">
      <w:pPr>
        <w:outlineLvl w:val="0"/>
        <w:rPr>
          <w:del w:id="577" w:author="VOYER Raphael" w:date="2021-07-21T10:31:00Z"/>
          <w:rFonts w:ascii="Calibri" w:hAnsi="Calibri" w:cs="Mangal"/>
          <w:noProof/>
          <w:sz w:val="22"/>
          <w:lang w:bidi="hi-IN"/>
        </w:rPr>
        <w:pPrChange w:id="578" w:author="VOYER Raphael" w:date="2021-07-21T10:31:00Z">
          <w:pPr>
            <w:pStyle w:val="Tabledesillustrations"/>
            <w:tabs>
              <w:tab w:val="right" w:leader="dot" w:pos="9350"/>
            </w:tabs>
          </w:pPr>
        </w:pPrChange>
      </w:pPr>
      <w:del w:id="579" w:author="VOYER Raphael" w:date="2021-07-21T10:31:00Z">
        <w:r w:rsidDel="0061208D">
          <w:fldChar w:fldCharType="begin"/>
        </w:r>
        <w:r w:rsidDel="0061208D">
          <w:delInstrText xml:space="preserve"> HYPERLINK \l "_Toc436661302" </w:delInstrText>
        </w:r>
        <w:r w:rsidDel="0061208D">
          <w:fldChar w:fldCharType="separate"/>
        </w:r>
        <w:r w:rsidR="00F32A78" w:rsidRPr="00B86349" w:rsidDel="0061208D">
          <w:rPr>
            <w:rStyle w:val="Lienhypertexte"/>
            <w:noProof/>
          </w:rPr>
          <w:delText>Figure 3: Switch connected to an L2 cluster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_Toc436661302 \h </w:delInstrText>
        </w:r>
        <w:r w:rsidR="005E533E" w:rsidDel="0061208D">
          <w:rPr>
            <w:noProof/>
            <w:webHidden/>
          </w:rPr>
        </w:r>
        <w:r w:rsidR="005E533E" w:rsidDel="0061208D">
          <w:rPr>
            <w:noProof/>
            <w:webHidden/>
          </w:rPr>
          <w:fldChar w:fldCharType="separate"/>
        </w:r>
        <w:r w:rsidR="00F32A78" w:rsidDel="0061208D">
          <w:rPr>
            <w:noProof/>
            <w:webHidden/>
          </w:rPr>
          <w:delText>40</w:delText>
        </w:r>
        <w:r w:rsidR="005E533E" w:rsidDel="0061208D">
          <w:rPr>
            <w:noProof/>
            <w:webHidden/>
          </w:rPr>
          <w:fldChar w:fldCharType="end"/>
        </w:r>
        <w:r w:rsidDel="0061208D">
          <w:rPr>
            <w:noProof/>
          </w:rPr>
          <w:fldChar w:fldCharType="end"/>
        </w:r>
      </w:del>
    </w:p>
    <w:p w14:paraId="4C0F5A8F" w14:textId="45E19367" w:rsidR="00F32A78" w:rsidDel="0061208D" w:rsidRDefault="007D0473" w:rsidP="0061208D">
      <w:pPr>
        <w:outlineLvl w:val="0"/>
        <w:rPr>
          <w:del w:id="580" w:author="VOYER Raphael" w:date="2021-07-21T10:31:00Z"/>
          <w:rFonts w:ascii="Calibri" w:hAnsi="Calibri" w:cs="Mangal"/>
          <w:noProof/>
          <w:sz w:val="22"/>
          <w:lang w:bidi="hi-IN"/>
        </w:rPr>
        <w:pPrChange w:id="581" w:author="VOYER Raphael" w:date="2021-07-21T10:31:00Z">
          <w:pPr>
            <w:pStyle w:val="Tabledesillustrations"/>
            <w:tabs>
              <w:tab w:val="right" w:leader="dot" w:pos="9350"/>
            </w:tabs>
          </w:pPr>
        </w:pPrChange>
      </w:pPr>
      <w:del w:id="582" w:author="VOYER Raphael" w:date="2021-07-21T10:31:00Z">
        <w:r w:rsidDel="0061208D">
          <w:fldChar w:fldCharType="begin"/>
        </w:r>
        <w:r w:rsidDel="0061208D">
          <w:delInstrText xml:space="preserve"> HYPERLINK \l "_Toc436661303" </w:delInstrText>
        </w:r>
        <w:r w:rsidDel="0061208D">
          <w:fldChar w:fldCharType="separate"/>
        </w:r>
        <w:r w:rsidR="00F32A78" w:rsidRPr="00B86349" w:rsidDel="0061208D">
          <w:rPr>
            <w:rStyle w:val="Lienhypertexte"/>
            <w:noProof/>
          </w:rPr>
          <w:delText>Figure 4: Switch connected to an L3 cluster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_Toc436661303 \h </w:delInstrText>
        </w:r>
        <w:r w:rsidR="005E533E" w:rsidDel="0061208D">
          <w:rPr>
            <w:noProof/>
            <w:webHidden/>
          </w:rPr>
        </w:r>
        <w:r w:rsidR="005E533E" w:rsidDel="0061208D">
          <w:rPr>
            <w:noProof/>
            <w:webHidden/>
          </w:rPr>
          <w:fldChar w:fldCharType="separate"/>
        </w:r>
        <w:r w:rsidR="00F32A78" w:rsidDel="0061208D">
          <w:rPr>
            <w:noProof/>
            <w:webHidden/>
          </w:rPr>
          <w:delText>41</w:delText>
        </w:r>
        <w:r w:rsidR="005E533E" w:rsidDel="0061208D">
          <w:rPr>
            <w:noProof/>
            <w:webHidden/>
          </w:rPr>
          <w:fldChar w:fldCharType="end"/>
        </w:r>
        <w:r w:rsidDel="0061208D">
          <w:rPr>
            <w:noProof/>
          </w:rPr>
          <w:fldChar w:fldCharType="end"/>
        </w:r>
      </w:del>
    </w:p>
    <w:p w14:paraId="0412093A" w14:textId="68678EDA" w:rsidR="00F32A78" w:rsidDel="0061208D" w:rsidRDefault="007D0473" w:rsidP="0061208D">
      <w:pPr>
        <w:outlineLvl w:val="0"/>
        <w:rPr>
          <w:del w:id="583" w:author="VOYER Raphael" w:date="2021-07-21T10:31:00Z"/>
          <w:rFonts w:ascii="Calibri" w:hAnsi="Calibri" w:cs="Mangal"/>
          <w:noProof/>
          <w:sz w:val="22"/>
          <w:lang w:bidi="hi-IN"/>
        </w:rPr>
        <w:pPrChange w:id="584" w:author="VOYER Raphael" w:date="2021-07-21T10:31:00Z">
          <w:pPr>
            <w:pStyle w:val="Tabledesillustrations"/>
            <w:tabs>
              <w:tab w:val="right" w:leader="dot" w:pos="9350"/>
            </w:tabs>
          </w:pPr>
        </w:pPrChange>
      </w:pPr>
      <w:del w:id="585" w:author="VOYER Raphael" w:date="2021-07-21T10:31:00Z">
        <w:r w:rsidDel="0061208D">
          <w:fldChar w:fldCharType="begin"/>
        </w:r>
        <w:r w:rsidDel="0061208D">
          <w:delInstrText xml:space="preserve"> HYPERLINK \l "_Toc436661304" </w:delInstrText>
        </w:r>
        <w:r w:rsidDel="0061208D">
          <w:fldChar w:fldCharType="separate"/>
        </w:r>
        <w:r w:rsidR="00F32A78" w:rsidRPr="00B86349" w:rsidDel="0061208D">
          <w:rPr>
            <w:rStyle w:val="Lienhypertexte"/>
            <w:noProof/>
          </w:rPr>
          <w:delText xml:space="preserve">Figure 5: Switch connected to an L3 cluster(IGMP) through 3 ports (1/3,1/4,1/5) on </w:delText>
        </w:r>
        <w:r w:rsidR="00E824B3" w:rsidDel="0061208D">
          <w:rPr>
            <w:rStyle w:val="Lienhypertexte"/>
            <w:noProof/>
          </w:rPr>
          <w:delText>VRF</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_Toc436661304 \h </w:delInstrText>
        </w:r>
        <w:r w:rsidR="005E533E" w:rsidDel="0061208D">
          <w:rPr>
            <w:noProof/>
            <w:webHidden/>
          </w:rPr>
        </w:r>
        <w:r w:rsidR="005E533E" w:rsidDel="0061208D">
          <w:rPr>
            <w:noProof/>
            <w:webHidden/>
          </w:rPr>
          <w:fldChar w:fldCharType="separate"/>
        </w:r>
        <w:r w:rsidR="00F32A78" w:rsidDel="0061208D">
          <w:rPr>
            <w:noProof/>
            <w:webHidden/>
          </w:rPr>
          <w:delText>43</w:delText>
        </w:r>
        <w:r w:rsidR="005E533E" w:rsidDel="0061208D">
          <w:rPr>
            <w:noProof/>
            <w:webHidden/>
          </w:rPr>
          <w:fldChar w:fldCharType="end"/>
        </w:r>
        <w:r w:rsidDel="0061208D">
          <w:rPr>
            <w:noProof/>
          </w:rPr>
          <w:fldChar w:fldCharType="end"/>
        </w:r>
      </w:del>
    </w:p>
    <w:p w14:paraId="42F8B16A" w14:textId="47D8F586" w:rsidR="00F32A78" w:rsidDel="0061208D" w:rsidRDefault="007D0473" w:rsidP="0061208D">
      <w:pPr>
        <w:outlineLvl w:val="0"/>
        <w:rPr>
          <w:del w:id="586" w:author="VOYER Raphael" w:date="2021-07-21T10:31:00Z"/>
          <w:rFonts w:ascii="Calibri" w:hAnsi="Calibri" w:cs="Mangal"/>
          <w:noProof/>
          <w:sz w:val="22"/>
          <w:lang w:bidi="hi-IN"/>
        </w:rPr>
        <w:pPrChange w:id="587" w:author="VOYER Raphael" w:date="2021-07-21T10:31:00Z">
          <w:pPr>
            <w:pStyle w:val="Tabledesillustrations"/>
            <w:tabs>
              <w:tab w:val="right" w:leader="dot" w:pos="9350"/>
            </w:tabs>
          </w:pPr>
        </w:pPrChange>
      </w:pPr>
      <w:del w:id="588" w:author="VOYER Raphael" w:date="2021-07-21T10:31:00Z">
        <w:r w:rsidDel="0061208D">
          <w:fldChar w:fldCharType="begin"/>
        </w:r>
        <w:r w:rsidDel="0061208D">
          <w:delInstrText xml:space="preserve"> HYPERLINK \l "_Toc436661305" </w:delInstrText>
        </w:r>
        <w:r w:rsidDel="0061208D">
          <w:fldChar w:fldCharType="separate"/>
        </w:r>
        <w:r w:rsidR="00F32A78" w:rsidRPr="00B86349" w:rsidDel="0061208D">
          <w:rPr>
            <w:rStyle w:val="Lienhypertexte"/>
            <w:noProof/>
          </w:rPr>
          <w:delText>Figure 6: Switch connected to an L3 cluster(IGMP) through 3 ports (1/3,1/4,1/5)</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_Toc436661305 \h </w:delInstrText>
        </w:r>
        <w:r w:rsidR="005E533E" w:rsidDel="0061208D">
          <w:rPr>
            <w:noProof/>
            <w:webHidden/>
          </w:rPr>
        </w:r>
        <w:r w:rsidR="005E533E" w:rsidDel="0061208D">
          <w:rPr>
            <w:noProof/>
            <w:webHidden/>
          </w:rPr>
          <w:fldChar w:fldCharType="separate"/>
        </w:r>
        <w:r w:rsidR="00F32A78" w:rsidDel="0061208D">
          <w:rPr>
            <w:noProof/>
            <w:webHidden/>
          </w:rPr>
          <w:delText>44</w:delText>
        </w:r>
        <w:r w:rsidR="005E533E" w:rsidDel="0061208D">
          <w:rPr>
            <w:noProof/>
            <w:webHidden/>
          </w:rPr>
          <w:fldChar w:fldCharType="end"/>
        </w:r>
        <w:r w:rsidDel="0061208D">
          <w:rPr>
            <w:noProof/>
          </w:rPr>
          <w:fldChar w:fldCharType="end"/>
        </w:r>
      </w:del>
    </w:p>
    <w:p w14:paraId="59BB03F3" w14:textId="116A0178" w:rsidR="00F32A78" w:rsidDel="0061208D" w:rsidRDefault="007D0473" w:rsidP="0061208D">
      <w:pPr>
        <w:outlineLvl w:val="0"/>
        <w:rPr>
          <w:del w:id="589" w:author="VOYER Raphael" w:date="2021-07-21T10:31:00Z"/>
          <w:rFonts w:ascii="Calibri" w:hAnsi="Calibri" w:cs="Mangal"/>
          <w:noProof/>
          <w:sz w:val="22"/>
          <w:lang w:bidi="hi-IN"/>
        </w:rPr>
        <w:pPrChange w:id="590" w:author="VOYER Raphael" w:date="2021-07-21T10:31:00Z">
          <w:pPr>
            <w:pStyle w:val="Tabledesillustrations"/>
            <w:tabs>
              <w:tab w:val="right" w:leader="dot" w:pos="9350"/>
            </w:tabs>
          </w:pPr>
        </w:pPrChange>
      </w:pPr>
      <w:del w:id="591" w:author="VOYER Raphael" w:date="2021-07-21T10:31:00Z">
        <w:r w:rsidDel="0061208D">
          <w:fldChar w:fldCharType="begin"/>
        </w:r>
        <w:r w:rsidDel="0061208D">
          <w:delInstrText xml:space="preserve"> HYPERLINK \l "_Toc436661306" </w:delInstrText>
        </w:r>
        <w:r w:rsidDel="0061208D">
          <w:fldChar w:fldCharType="separate"/>
        </w:r>
        <w:r w:rsidR="00F32A78" w:rsidRPr="00B86349" w:rsidDel="0061208D">
          <w:rPr>
            <w:rStyle w:val="Lienhypertexte"/>
            <w:noProof/>
          </w:rPr>
          <w:delText>Figure 7: HAVLAN CMM in AOS</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_Toc436661306 \h </w:delInstrText>
        </w:r>
        <w:r w:rsidR="005E533E" w:rsidDel="0061208D">
          <w:rPr>
            <w:noProof/>
            <w:webHidden/>
          </w:rPr>
        </w:r>
        <w:r w:rsidR="005E533E" w:rsidDel="0061208D">
          <w:rPr>
            <w:noProof/>
            <w:webHidden/>
          </w:rPr>
          <w:fldChar w:fldCharType="separate"/>
        </w:r>
        <w:r w:rsidR="00F32A78" w:rsidDel="0061208D">
          <w:rPr>
            <w:noProof/>
            <w:webHidden/>
          </w:rPr>
          <w:delText>46</w:delText>
        </w:r>
        <w:r w:rsidR="005E533E" w:rsidDel="0061208D">
          <w:rPr>
            <w:noProof/>
            <w:webHidden/>
          </w:rPr>
          <w:fldChar w:fldCharType="end"/>
        </w:r>
        <w:r w:rsidDel="0061208D">
          <w:rPr>
            <w:noProof/>
          </w:rPr>
          <w:fldChar w:fldCharType="end"/>
        </w:r>
      </w:del>
    </w:p>
    <w:p w14:paraId="76937650" w14:textId="22147099" w:rsidR="00F32A78" w:rsidDel="0061208D" w:rsidRDefault="007D0473" w:rsidP="0061208D">
      <w:pPr>
        <w:outlineLvl w:val="0"/>
        <w:rPr>
          <w:del w:id="592" w:author="VOYER Raphael" w:date="2021-07-21T10:31:00Z"/>
          <w:rFonts w:ascii="Calibri" w:hAnsi="Calibri" w:cs="Mangal"/>
          <w:noProof/>
          <w:sz w:val="22"/>
          <w:lang w:bidi="hi-IN"/>
        </w:rPr>
        <w:pPrChange w:id="593" w:author="VOYER Raphael" w:date="2021-07-21T10:31:00Z">
          <w:pPr>
            <w:pStyle w:val="Tabledesillustrations"/>
            <w:tabs>
              <w:tab w:val="right" w:leader="dot" w:pos="9350"/>
            </w:tabs>
          </w:pPr>
        </w:pPrChange>
      </w:pPr>
      <w:del w:id="594" w:author="VOYER Raphael" w:date="2021-07-21T10:31:00Z">
        <w:r w:rsidDel="0061208D">
          <w:fldChar w:fldCharType="begin"/>
        </w:r>
        <w:r w:rsidDel="0061208D">
          <w:delInstrText xml:space="preserve"> HYPERLINK \l "_Toc436661307" </w:delInstrText>
        </w:r>
        <w:r w:rsidDel="0061208D">
          <w:fldChar w:fldCharType="separate"/>
        </w:r>
        <w:r w:rsidR="00F32A78" w:rsidRPr="00B86349" w:rsidDel="0061208D">
          <w:rPr>
            <w:rStyle w:val="Lienhypertexte"/>
            <w:noProof/>
          </w:rPr>
          <w:delText>Figure 8: Boot Sequence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_Toc436661307 \h </w:delInstrText>
        </w:r>
        <w:r w:rsidR="005E533E" w:rsidDel="0061208D">
          <w:rPr>
            <w:noProof/>
            <w:webHidden/>
          </w:rPr>
        </w:r>
        <w:r w:rsidR="005E533E" w:rsidDel="0061208D">
          <w:rPr>
            <w:noProof/>
            <w:webHidden/>
          </w:rPr>
          <w:fldChar w:fldCharType="separate"/>
        </w:r>
        <w:r w:rsidR="00F32A78" w:rsidDel="0061208D">
          <w:rPr>
            <w:noProof/>
            <w:webHidden/>
          </w:rPr>
          <w:delText>54</w:delText>
        </w:r>
        <w:r w:rsidR="005E533E" w:rsidDel="0061208D">
          <w:rPr>
            <w:noProof/>
            <w:webHidden/>
          </w:rPr>
          <w:fldChar w:fldCharType="end"/>
        </w:r>
        <w:r w:rsidDel="0061208D">
          <w:rPr>
            <w:noProof/>
          </w:rPr>
          <w:fldChar w:fldCharType="end"/>
        </w:r>
      </w:del>
    </w:p>
    <w:p w14:paraId="122ED0A1" w14:textId="50658309" w:rsidR="00F32A78" w:rsidDel="0061208D" w:rsidRDefault="007D0473" w:rsidP="0061208D">
      <w:pPr>
        <w:outlineLvl w:val="0"/>
        <w:rPr>
          <w:del w:id="595" w:author="VOYER Raphael" w:date="2021-07-21T10:31:00Z"/>
          <w:rFonts w:ascii="Calibri" w:hAnsi="Calibri" w:cs="Mangal"/>
          <w:noProof/>
          <w:sz w:val="22"/>
          <w:lang w:bidi="hi-IN"/>
        </w:rPr>
        <w:pPrChange w:id="596" w:author="VOYER Raphael" w:date="2021-07-21T10:31:00Z">
          <w:pPr>
            <w:pStyle w:val="Tabledesillustrations"/>
            <w:tabs>
              <w:tab w:val="right" w:leader="dot" w:pos="9350"/>
            </w:tabs>
          </w:pPr>
        </w:pPrChange>
      </w:pPr>
      <w:del w:id="597" w:author="VOYER Raphael" w:date="2021-07-21T10:31:00Z">
        <w:r w:rsidDel="0061208D">
          <w:fldChar w:fldCharType="begin"/>
        </w:r>
        <w:r w:rsidDel="0061208D">
          <w:delInstrText xml:space="preserve"> HYPERLINK \l "_Toc436661308" </w:delInstrText>
        </w:r>
        <w:r w:rsidDel="0061208D">
          <w:fldChar w:fldCharType="separate"/>
        </w:r>
        <w:r w:rsidR="00F32A78" w:rsidRPr="00B86349" w:rsidDel="0061208D">
          <w:rPr>
            <w:rStyle w:val="Lienhypertexte"/>
            <w:noProof/>
          </w:rPr>
          <w:delText>Figure 9: NI Down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_Toc436661308 \h </w:delInstrText>
        </w:r>
        <w:r w:rsidR="005E533E" w:rsidDel="0061208D">
          <w:rPr>
            <w:noProof/>
            <w:webHidden/>
          </w:rPr>
        </w:r>
        <w:r w:rsidR="005E533E" w:rsidDel="0061208D">
          <w:rPr>
            <w:noProof/>
            <w:webHidden/>
          </w:rPr>
          <w:fldChar w:fldCharType="separate"/>
        </w:r>
        <w:r w:rsidR="00F32A78" w:rsidDel="0061208D">
          <w:rPr>
            <w:noProof/>
            <w:webHidden/>
          </w:rPr>
          <w:delText>54</w:delText>
        </w:r>
        <w:r w:rsidR="005E533E" w:rsidDel="0061208D">
          <w:rPr>
            <w:noProof/>
            <w:webHidden/>
          </w:rPr>
          <w:fldChar w:fldCharType="end"/>
        </w:r>
        <w:r w:rsidDel="0061208D">
          <w:rPr>
            <w:noProof/>
          </w:rPr>
          <w:fldChar w:fldCharType="end"/>
        </w:r>
      </w:del>
    </w:p>
    <w:p w14:paraId="290663D1" w14:textId="0E23EC7D" w:rsidR="00F32A78" w:rsidDel="0061208D" w:rsidRDefault="007D0473" w:rsidP="0061208D">
      <w:pPr>
        <w:outlineLvl w:val="0"/>
        <w:rPr>
          <w:del w:id="598" w:author="VOYER Raphael" w:date="2021-07-21T10:31:00Z"/>
          <w:rFonts w:ascii="Calibri" w:hAnsi="Calibri" w:cs="Mangal"/>
          <w:noProof/>
          <w:sz w:val="22"/>
          <w:lang w:bidi="hi-IN"/>
        </w:rPr>
        <w:pPrChange w:id="599" w:author="VOYER Raphael" w:date="2021-07-21T10:31:00Z">
          <w:pPr>
            <w:pStyle w:val="Tabledesillustrations"/>
            <w:tabs>
              <w:tab w:val="right" w:leader="dot" w:pos="9350"/>
            </w:tabs>
          </w:pPr>
        </w:pPrChange>
      </w:pPr>
      <w:del w:id="600" w:author="VOYER Raphael" w:date="2021-07-21T10:31:00Z">
        <w:r w:rsidDel="0061208D">
          <w:fldChar w:fldCharType="begin"/>
        </w:r>
        <w:r w:rsidDel="0061208D">
          <w:delInstrText xml:space="preserve"> HYPERLINK \l "_Toc436661309" </w:delInstrText>
        </w:r>
        <w:r w:rsidDel="0061208D">
          <w:fldChar w:fldCharType="separate"/>
        </w:r>
        <w:r w:rsidR="00F32A78" w:rsidRPr="00B86349" w:rsidDel="0061208D">
          <w:rPr>
            <w:rStyle w:val="Lienhypertexte"/>
            <w:noProof/>
          </w:rPr>
          <w:delText>Figure 10: CMM Takeover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_Toc436661309 \h </w:delInstrText>
        </w:r>
        <w:r w:rsidR="005E533E" w:rsidDel="0061208D">
          <w:rPr>
            <w:noProof/>
            <w:webHidden/>
          </w:rPr>
        </w:r>
        <w:r w:rsidR="005E533E" w:rsidDel="0061208D">
          <w:rPr>
            <w:noProof/>
            <w:webHidden/>
          </w:rPr>
          <w:fldChar w:fldCharType="separate"/>
        </w:r>
        <w:r w:rsidR="00F32A78" w:rsidDel="0061208D">
          <w:rPr>
            <w:noProof/>
            <w:webHidden/>
          </w:rPr>
          <w:delText>55</w:delText>
        </w:r>
        <w:r w:rsidR="005E533E" w:rsidDel="0061208D">
          <w:rPr>
            <w:noProof/>
            <w:webHidden/>
          </w:rPr>
          <w:fldChar w:fldCharType="end"/>
        </w:r>
        <w:r w:rsidDel="0061208D">
          <w:rPr>
            <w:noProof/>
          </w:rPr>
          <w:fldChar w:fldCharType="end"/>
        </w:r>
      </w:del>
    </w:p>
    <w:p w14:paraId="75300CA8" w14:textId="4B3A7C1F" w:rsidR="00F32A78" w:rsidDel="0061208D" w:rsidRDefault="007D0473" w:rsidP="0061208D">
      <w:pPr>
        <w:outlineLvl w:val="0"/>
        <w:rPr>
          <w:del w:id="601" w:author="VOYER Raphael" w:date="2021-07-21T10:31:00Z"/>
          <w:rFonts w:ascii="Calibri" w:hAnsi="Calibri" w:cs="Mangal"/>
          <w:noProof/>
          <w:sz w:val="22"/>
          <w:lang w:bidi="hi-IN"/>
        </w:rPr>
        <w:pPrChange w:id="602" w:author="VOYER Raphael" w:date="2021-07-21T10:31:00Z">
          <w:pPr>
            <w:pStyle w:val="Tabledesillustrations"/>
            <w:tabs>
              <w:tab w:val="right" w:leader="dot" w:pos="9350"/>
            </w:tabs>
          </w:pPr>
        </w:pPrChange>
      </w:pPr>
      <w:del w:id="603" w:author="VOYER Raphael" w:date="2021-07-21T10:31:00Z">
        <w:r w:rsidDel="0061208D">
          <w:fldChar w:fldCharType="begin"/>
        </w:r>
        <w:r w:rsidDel="0061208D">
          <w:delInstrText xml:space="preserve"> HYPERLINK \l "_Toc436661310" </w:delInstrText>
        </w:r>
        <w:r w:rsidDel="0061208D">
          <w:fldChar w:fldCharType="separate"/>
        </w:r>
        <w:r w:rsidR="00F32A78" w:rsidRPr="00B86349" w:rsidDel="0061208D">
          <w:rPr>
            <w:rStyle w:val="Lienhypertexte"/>
            <w:noProof/>
          </w:rPr>
          <w:delText>Figure 11: Cluster creation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_Toc436661310 \h </w:delInstrText>
        </w:r>
        <w:r w:rsidR="005E533E" w:rsidDel="0061208D">
          <w:rPr>
            <w:noProof/>
            <w:webHidden/>
          </w:rPr>
        </w:r>
        <w:r w:rsidR="005E533E" w:rsidDel="0061208D">
          <w:rPr>
            <w:noProof/>
            <w:webHidden/>
          </w:rPr>
          <w:fldChar w:fldCharType="separate"/>
        </w:r>
        <w:r w:rsidR="00F32A78" w:rsidDel="0061208D">
          <w:rPr>
            <w:noProof/>
            <w:webHidden/>
          </w:rPr>
          <w:delText>56</w:delText>
        </w:r>
        <w:r w:rsidR="005E533E" w:rsidDel="0061208D">
          <w:rPr>
            <w:noProof/>
            <w:webHidden/>
          </w:rPr>
          <w:fldChar w:fldCharType="end"/>
        </w:r>
        <w:r w:rsidDel="0061208D">
          <w:rPr>
            <w:noProof/>
          </w:rPr>
          <w:fldChar w:fldCharType="end"/>
        </w:r>
      </w:del>
    </w:p>
    <w:p w14:paraId="4F629107" w14:textId="46395C90" w:rsidR="00F32A78" w:rsidDel="0061208D" w:rsidRDefault="007D0473" w:rsidP="0061208D">
      <w:pPr>
        <w:outlineLvl w:val="0"/>
        <w:rPr>
          <w:del w:id="604" w:author="VOYER Raphael" w:date="2021-07-21T10:31:00Z"/>
          <w:rFonts w:ascii="Calibri" w:hAnsi="Calibri" w:cs="Mangal"/>
          <w:noProof/>
          <w:sz w:val="22"/>
          <w:lang w:bidi="hi-IN"/>
        </w:rPr>
        <w:pPrChange w:id="605" w:author="VOYER Raphael" w:date="2021-07-21T10:31:00Z">
          <w:pPr>
            <w:pStyle w:val="Tabledesillustrations"/>
            <w:tabs>
              <w:tab w:val="right" w:leader="dot" w:pos="9350"/>
            </w:tabs>
          </w:pPr>
        </w:pPrChange>
      </w:pPr>
      <w:del w:id="606" w:author="VOYER Raphael" w:date="2021-07-21T10:31:00Z">
        <w:r w:rsidDel="0061208D">
          <w:fldChar w:fldCharType="begin"/>
        </w:r>
        <w:r w:rsidDel="0061208D">
          <w:delInstrText xml:space="preserve"> HYPERLINK \l "_Toc436661311" </w:delInstrText>
        </w:r>
        <w:r w:rsidDel="0061208D">
          <w:fldChar w:fldCharType="separate"/>
        </w:r>
        <w:r w:rsidR="00F32A78" w:rsidRPr="00B86349" w:rsidDel="0061208D">
          <w:rPr>
            <w:rStyle w:val="Lienhypertexte"/>
            <w:noProof/>
          </w:rPr>
          <w:delText>Figure 12: L2 Cluster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_Toc436661311 \h </w:delInstrText>
        </w:r>
        <w:r w:rsidR="005E533E" w:rsidDel="0061208D">
          <w:rPr>
            <w:noProof/>
            <w:webHidden/>
          </w:rPr>
        </w:r>
        <w:r w:rsidR="005E533E" w:rsidDel="0061208D">
          <w:rPr>
            <w:noProof/>
            <w:webHidden/>
          </w:rPr>
          <w:fldChar w:fldCharType="separate"/>
        </w:r>
        <w:r w:rsidR="00F32A78" w:rsidDel="0061208D">
          <w:rPr>
            <w:noProof/>
            <w:webHidden/>
          </w:rPr>
          <w:delText>57</w:delText>
        </w:r>
        <w:r w:rsidR="005E533E" w:rsidDel="0061208D">
          <w:rPr>
            <w:noProof/>
            <w:webHidden/>
          </w:rPr>
          <w:fldChar w:fldCharType="end"/>
        </w:r>
        <w:r w:rsidDel="0061208D">
          <w:rPr>
            <w:noProof/>
          </w:rPr>
          <w:fldChar w:fldCharType="end"/>
        </w:r>
      </w:del>
    </w:p>
    <w:p w14:paraId="13628719" w14:textId="117F52C5" w:rsidR="00F32A78" w:rsidDel="0061208D" w:rsidRDefault="007D0473" w:rsidP="0061208D">
      <w:pPr>
        <w:outlineLvl w:val="0"/>
        <w:rPr>
          <w:del w:id="607" w:author="VOYER Raphael" w:date="2021-07-21T10:31:00Z"/>
          <w:rFonts w:ascii="Calibri" w:hAnsi="Calibri" w:cs="Mangal"/>
          <w:noProof/>
          <w:sz w:val="22"/>
          <w:lang w:bidi="hi-IN"/>
        </w:rPr>
        <w:pPrChange w:id="608" w:author="VOYER Raphael" w:date="2021-07-21T10:31:00Z">
          <w:pPr>
            <w:pStyle w:val="Tabledesillustrations"/>
            <w:tabs>
              <w:tab w:val="right" w:leader="dot" w:pos="9350"/>
            </w:tabs>
          </w:pPr>
        </w:pPrChange>
      </w:pPr>
      <w:del w:id="609" w:author="VOYER Raphael" w:date="2021-07-21T10:31:00Z">
        <w:r w:rsidDel="0061208D">
          <w:fldChar w:fldCharType="begin"/>
        </w:r>
        <w:r w:rsidDel="0061208D">
          <w:delInstrText xml:space="preserve"> HYPERLINK \l "_Toc436661312" </w:delInstrText>
        </w:r>
        <w:r w:rsidDel="0061208D">
          <w:fldChar w:fldCharType="separate"/>
        </w:r>
        <w:r w:rsidR="00F32A78" w:rsidRPr="00B86349" w:rsidDel="0061208D">
          <w:rPr>
            <w:rStyle w:val="Lienhypertexte"/>
            <w:noProof/>
          </w:rPr>
          <w:delText>Figure 13: L3 Cluster</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_Toc436661312 \h </w:delInstrText>
        </w:r>
        <w:r w:rsidR="005E533E" w:rsidDel="0061208D">
          <w:rPr>
            <w:noProof/>
            <w:webHidden/>
          </w:rPr>
        </w:r>
        <w:r w:rsidR="005E533E" w:rsidDel="0061208D">
          <w:rPr>
            <w:noProof/>
            <w:webHidden/>
          </w:rPr>
          <w:fldChar w:fldCharType="separate"/>
        </w:r>
        <w:r w:rsidR="00F32A78" w:rsidDel="0061208D">
          <w:rPr>
            <w:noProof/>
            <w:webHidden/>
          </w:rPr>
          <w:delText>59</w:delText>
        </w:r>
        <w:r w:rsidR="005E533E" w:rsidDel="0061208D">
          <w:rPr>
            <w:noProof/>
            <w:webHidden/>
          </w:rPr>
          <w:fldChar w:fldCharType="end"/>
        </w:r>
        <w:r w:rsidDel="0061208D">
          <w:rPr>
            <w:noProof/>
          </w:rPr>
          <w:fldChar w:fldCharType="end"/>
        </w:r>
      </w:del>
    </w:p>
    <w:p w14:paraId="45E57D7C" w14:textId="6EB71CA1" w:rsidR="00F32A78" w:rsidDel="0061208D" w:rsidRDefault="007D0473" w:rsidP="0061208D">
      <w:pPr>
        <w:outlineLvl w:val="0"/>
        <w:rPr>
          <w:del w:id="610" w:author="VOYER Raphael" w:date="2021-07-21T10:31:00Z"/>
          <w:rFonts w:ascii="Calibri" w:hAnsi="Calibri" w:cs="Mangal"/>
          <w:noProof/>
          <w:sz w:val="22"/>
          <w:lang w:bidi="hi-IN"/>
        </w:rPr>
        <w:pPrChange w:id="611" w:author="VOYER Raphael" w:date="2021-07-21T10:31:00Z">
          <w:pPr>
            <w:pStyle w:val="Tabledesillustrations"/>
            <w:tabs>
              <w:tab w:val="right" w:leader="dot" w:pos="9350"/>
            </w:tabs>
          </w:pPr>
        </w:pPrChange>
      </w:pPr>
      <w:del w:id="612" w:author="VOYER Raphael" w:date="2021-07-21T10:31:00Z">
        <w:r w:rsidDel="0061208D">
          <w:fldChar w:fldCharType="begin"/>
        </w:r>
        <w:r w:rsidDel="0061208D">
          <w:delInstrText xml:space="preserve"> HYPERLINK \l "_Toc436661313" </w:delInstrText>
        </w:r>
        <w:r w:rsidDel="0061208D">
          <w:fldChar w:fldCharType="separate"/>
        </w:r>
        <w:r w:rsidR="00F32A78" w:rsidRPr="00B86349" w:rsidDel="0061208D">
          <w:rPr>
            <w:rStyle w:val="Lienhypertexte"/>
            <w:noProof/>
          </w:rPr>
          <w:delText>Figure 14: L3 cluster(IGMP)</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_Toc436661313 \h </w:delInstrText>
        </w:r>
        <w:r w:rsidR="005E533E" w:rsidDel="0061208D">
          <w:rPr>
            <w:noProof/>
            <w:webHidden/>
          </w:rPr>
        </w:r>
        <w:r w:rsidR="005E533E" w:rsidDel="0061208D">
          <w:rPr>
            <w:noProof/>
            <w:webHidden/>
          </w:rPr>
          <w:fldChar w:fldCharType="separate"/>
        </w:r>
        <w:r w:rsidR="00F32A78" w:rsidDel="0061208D">
          <w:rPr>
            <w:noProof/>
            <w:webHidden/>
          </w:rPr>
          <w:delText>61</w:delText>
        </w:r>
        <w:r w:rsidR="005E533E" w:rsidDel="0061208D">
          <w:rPr>
            <w:noProof/>
            <w:webHidden/>
          </w:rPr>
          <w:fldChar w:fldCharType="end"/>
        </w:r>
        <w:r w:rsidDel="0061208D">
          <w:rPr>
            <w:noProof/>
          </w:rPr>
          <w:fldChar w:fldCharType="end"/>
        </w:r>
      </w:del>
    </w:p>
    <w:p w14:paraId="100BC8C1" w14:textId="50BB45D5" w:rsidR="00F32A78" w:rsidDel="0061208D" w:rsidRDefault="007D0473" w:rsidP="0061208D">
      <w:pPr>
        <w:outlineLvl w:val="0"/>
        <w:rPr>
          <w:del w:id="613" w:author="VOYER Raphael" w:date="2021-07-21T10:31:00Z"/>
          <w:rFonts w:ascii="Calibri" w:hAnsi="Calibri" w:cs="Mangal"/>
          <w:noProof/>
          <w:sz w:val="22"/>
          <w:lang w:bidi="hi-IN"/>
        </w:rPr>
        <w:pPrChange w:id="614" w:author="VOYER Raphael" w:date="2021-07-21T10:31:00Z">
          <w:pPr>
            <w:pStyle w:val="Tabledesillustrations"/>
            <w:tabs>
              <w:tab w:val="right" w:leader="dot" w:pos="9350"/>
            </w:tabs>
          </w:pPr>
        </w:pPrChange>
      </w:pPr>
      <w:del w:id="615" w:author="VOYER Raphael" w:date="2021-07-21T10:31:00Z">
        <w:r w:rsidDel="0061208D">
          <w:fldChar w:fldCharType="begin"/>
        </w:r>
        <w:r w:rsidDel="0061208D">
          <w:delInstrText xml:space="preserve"> HYPERLINK \l "_Toc436661314" </w:delInstrText>
        </w:r>
        <w:r w:rsidDel="0061208D">
          <w:fldChar w:fldCharType="separate"/>
        </w:r>
        <w:r w:rsidR="00F32A78" w:rsidRPr="00B86349" w:rsidDel="0061208D">
          <w:rPr>
            <w:rStyle w:val="Lienhypertexte"/>
            <w:noProof/>
          </w:rPr>
          <w:delText>Figure 15 Cluster Modification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_Toc436661314 \h </w:delInstrText>
        </w:r>
        <w:r w:rsidR="005E533E" w:rsidDel="0061208D">
          <w:rPr>
            <w:noProof/>
            <w:webHidden/>
          </w:rPr>
        </w:r>
        <w:r w:rsidR="005E533E" w:rsidDel="0061208D">
          <w:rPr>
            <w:noProof/>
            <w:webHidden/>
          </w:rPr>
          <w:fldChar w:fldCharType="separate"/>
        </w:r>
        <w:r w:rsidR="00F32A78" w:rsidDel="0061208D">
          <w:rPr>
            <w:noProof/>
            <w:webHidden/>
          </w:rPr>
          <w:delText>62</w:delText>
        </w:r>
        <w:r w:rsidR="005E533E" w:rsidDel="0061208D">
          <w:rPr>
            <w:noProof/>
            <w:webHidden/>
          </w:rPr>
          <w:fldChar w:fldCharType="end"/>
        </w:r>
        <w:r w:rsidDel="0061208D">
          <w:rPr>
            <w:noProof/>
          </w:rPr>
          <w:fldChar w:fldCharType="end"/>
        </w:r>
      </w:del>
    </w:p>
    <w:p w14:paraId="2F214B43" w14:textId="61E2F89E" w:rsidR="00F32A78" w:rsidDel="0061208D" w:rsidRDefault="007D0473" w:rsidP="0061208D">
      <w:pPr>
        <w:outlineLvl w:val="0"/>
        <w:rPr>
          <w:del w:id="616" w:author="VOYER Raphael" w:date="2021-07-21T10:31:00Z"/>
          <w:rFonts w:ascii="Calibri" w:hAnsi="Calibri" w:cs="Mangal"/>
          <w:noProof/>
          <w:sz w:val="22"/>
          <w:lang w:bidi="hi-IN"/>
        </w:rPr>
        <w:pPrChange w:id="617" w:author="VOYER Raphael" w:date="2021-07-21T10:31:00Z">
          <w:pPr>
            <w:pStyle w:val="Tabledesillustrations"/>
            <w:tabs>
              <w:tab w:val="right" w:leader="dot" w:pos="9350"/>
            </w:tabs>
          </w:pPr>
        </w:pPrChange>
      </w:pPr>
      <w:del w:id="618" w:author="VOYER Raphael" w:date="2021-07-21T10:31:00Z">
        <w:r w:rsidDel="0061208D">
          <w:fldChar w:fldCharType="begin"/>
        </w:r>
        <w:r w:rsidDel="0061208D">
          <w:delInstrText xml:space="preserve"> HYPERLINK \l "_Toc436661315" </w:delInstrText>
        </w:r>
        <w:r w:rsidDel="0061208D">
          <w:fldChar w:fldCharType="separate"/>
        </w:r>
        <w:r w:rsidR="00F32A78" w:rsidRPr="00B86349" w:rsidDel="0061208D">
          <w:rPr>
            <w:rStyle w:val="Lienhypertexte"/>
            <w:noProof/>
          </w:rPr>
          <w:delText>Figure 16: Cluster Deletion</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_Toc436661315 \h </w:delInstrText>
        </w:r>
        <w:r w:rsidR="005E533E" w:rsidDel="0061208D">
          <w:rPr>
            <w:noProof/>
            <w:webHidden/>
          </w:rPr>
        </w:r>
        <w:r w:rsidR="005E533E" w:rsidDel="0061208D">
          <w:rPr>
            <w:noProof/>
            <w:webHidden/>
          </w:rPr>
          <w:fldChar w:fldCharType="separate"/>
        </w:r>
        <w:r w:rsidR="00F32A78" w:rsidDel="0061208D">
          <w:rPr>
            <w:noProof/>
            <w:webHidden/>
          </w:rPr>
          <w:delText>63</w:delText>
        </w:r>
        <w:r w:rsidR="005E533E" w:rsidDel="0061208D">
          <w:rPr>
            <w:noProof/>
            <w:webHidden/>
          </w:rPr>
          <w:fldChar w:fldCharType="end"/>
        </w:r>
        <w:r w:rsidDel="0061208D">
          <w:rPr>
            <w:noProof/>
          </w:rPr>
          <w:fldChar w:fldCharType="end"/>
        </w:r>
      </w:del>
    </w:p>
    <w:p w14:paraId="2B511731" w14:textId="670C131E" w:rsidR="00F32A78" w:rsidDel="0061208D" w:rsidRDefault="007D0473" w:rsidP="0061208D">
      <w:pPr>
        <w:outlineLvl w:val="0"/>
        <w:rPr>
          <w:del w:id="619" w:author="VOYER Raphael" w:date="2021-07-21T10:31:00Z"/>
          <w:rFonts w:ascii="Calibri" w:hAnsi="Calibri" w:cs="Mangal"/>
          <w:noProof/>
          <w:sz w:val="22"/>
          <w:lang w:bidi="hi-IN"/>
        </w:rPr>
        <w:pPrChange w:id="620" w:author="VOYER Raphael" w:date="2021-07-21T10:31:00Z">
          <w:pPr>
            <w:pStyle w:val="Tabledesillustrations"/>
            <w:tabs>
              <w:tab w:val="right" w:leader="dot" w:pos="9350"/>
            </w:tabs>
          </w:pPr>
        </w:pPrChange>
      </w:pPr>
      <w:del w:id="621" w:author="VOYER Raphael" w:date="2021-07-21T10:31:00Z">
        <w:r w:rsidDel="0061208D">
          <w:fldChar w:fldCharType="begin"/>
        </w:r>
        <w:r w:rsidDel="0061208D">
          <w:delInstrText xml:space="preserve"> HYPERLINK \l "_Toc436661316" </w:delInstrText>
        </w:r>
        <w:r w:rsidDel="0061208D">
          <w:fldChar w:fldCharType="separate"/>
        </w:r>
        <w:r w:rsidR="00F32A78" w:rsidRPr="00B86349" w:rsidDel="0061208D">
          <w:rPr>
            <w:rStyle w:val="Lienhypertexte"/>
            <w:noProof/>
          </w:rPr>
          <w:delText>Figure 17: Cluster Disable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_Toc436661316 \h </w:delInstrText>
        </w:r>
        <w:r w:rsidR="005E533E" w:rsidDel="0061208D">
          <w:rPr>
            <w:noProof/>
            <w:webHidden/>
          </w:rPr>
        </w:r>
        <w:r w:rsidR="005E533E" w:rsidDel="0061208D">
          <w:rPr>
            <w:noProof/>
            <w:webHidden/>
          </w:rPr>
          <w:fldChar w:fldCharType="separate"/>
        </w:r>
        <w:r w:rsidR="00F32A78" w:rsidDel="0061208D">
          <w:rPr>
            <w:noProof/>
            <w:webHidden/>
          </w:rPr>
          <w:delText>65</w:delText>
        </w:r>
        <w:r w:rsidR="005E533E" w:rsidDel="0061208D">
          <w:rPr>
            <w:noProof/>
            <w:webHidden/>
          </w:rPr>
          <w:fldChar w:fldCharType="end"/>
        </w:r>
        <w:r w:rsidDel="0061208D">
          <w:rPr>
            <w:noProof/>
          </w:rPr>
          <w:fldChar w:fldCharType="end"/>
        </w:r>
      </w:del>
    </w:p>
    <w:p w14:paraId="60F38213" w14:textId="36AB3BA1" w:rsidR="00F32A78" w:rsidDel="0061208D" w:rsidRDefault="007D0473" w:rsidP="0061208D">
      <w:pPr>
        <w:outlineLvl w:val="0"/>
        <w:rPr>
          <w:del w:id="622" w:author="VOYER Raphael" w:date="2021-07-21T10:31:00Z"/>
          <w:rFonts w:ascii="Calibri" w:hAnsi="Calibri" w:cs="Mangal"/>
          <w:noProof/>
          <w:sz w:val="22"/>
          <w:lang w:bidi="hi-IN"/>
        </w:rPr>
        <w:pPrChange w:id="623" w:author="VOYER Raphael" w:date="2021-07-21T10:31:00Z">
          <w:pPr>
            <w:pStyle w:val="Tabledesillustrations"/>
            <w:tabs>
              <w:tab w:val="right" w:leader="dot" w:pos="9350"/>
            </w:tabs>
          </w:pPr>
        </w:pPrChange>
      </w:pPr>
      <w:del w:id="624" w:author="VOYER Raphael" w:date="2021-07-21T10:31:00Z">
        <w:r w:rsidDel="0061208D">
          <w:fldChar w:fldCharType="begin"/>
        </w:r>
        <w:r w:rsidDel="0061208D">
          <w:delInstrText xml:space="preserve"> HYPERLINK \l "_Toc436661317" </w:delInstrText>
        </w:r>
        <w:r w:rsidDel="0061208D">
          <w:fldChar w:fldCharType="separate"/>
        </w:r>
        <w:r w:rsidR="00F32A78" w:rsidRPr="00B86349" w:rsidDel="0061208D">
          <w:rPr>
            <w:rStyle w:val="Lienhypertexte"/>
            <w:noProof/>
          </w:rPr>
          <w:delText>Figure 18: Cluster Enable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_Toc436661317 \h </w:delInstrText>
        </w:r>
        <w:r w:rsidR="005E533E" w:rsidDel="0061208D">
          <w:rPr>
            <w:noProof/>
            <w:webHidden/>
          </w:rPr>
        </w:r>
        <w:r w:rsidR="005E533E" w:rsidDel="0061208D">
          <w:rPr>
            <w:noProof/>
            <w:webHidden/>
          </w:rPr>
          <w:fldChar w:fldCharType="separate"/>
        </w:r>
        <w:r w:rsidR="00F32A78" w:rsidDel="0061208D">
          <w:rPr>
            <w:noProof/>
            <w:webHidden/>
          </w:rPr>
          <w:delText>66</w:delText>
        </w:r>
        <w:r w:rsidR="005E533E" w:rsidDel="0061208D">
          <w:rPr>
            <w:noProof/>
            <w:webHidden/>
          </w:rPr>
          <w:fldChar w:fldCharType="end"/>
        </w:r>
        <w:r w:rsidDel="0061208D">
          <w:rPr>
            <w:noProof/>
          </w:rPr>
          <w:fldChar w:fldCharType="end"/>
        </w:r>
      </w:del>
    </w:p>
    <w:p w14:paraId="78D1F37B" w14:textId="172429F2" w:rsidR="00F32A78" w:rsidDel="0061208D" w:rsidRDefault="007D0473" w:rsidP="0061208D">
      <w:pPr>
        <w:outlineLvl w:val="0"/>
        <w:rPr>
          <w:del w:id="625" w:author="VOYER Raphael" w:date="2021-07-21T10:31:00Z"/>
          <w:rFonts w:ascii="Calibri" w:hAnsi="Calibri" w:cs="Mangal"/>
          <w:noProof/>
          <w:sz w:val="22"/>
          <w:lang w:bidi="hi-IN"/>
        </w:rPr>
        <w:pPrChange w:id="626" w:author="VOYER Raphael" w:date="2021-07-21T10:31:00Z">
          <w:pPr>
            <w:pStyle w:val="Tabledesillustrations"/>
            <w:tabs>
              <w:tab w:val="right" w:leader="dot" w:pos="9350"/>
            </w:tabs>
          </w:pPr>
        </w:pPrChange>
      </w:pPr>
      <w:del w:id="627" w:author="VOYER Raphael" w:date="2021-07-21T10:31:00Z">
        <w:r w:rsidDel="0061208D">
          <w:fldChar w:fldCharType="begin"/>
        </w:r>
        <w:r w:rsidDel="0061208D">
          <w:delInstrText xml:space="preserve"> HYPERLINK \l "_Toc436661318" </w:delInstrText>
        </w:r>
        <w:r w:rsidDel="0061208D">
          <w:fldChar w:fldCharType="separate"/>
        </w:r>
        <w:r w:rsidR="00F32A78" w:rsidRPr="00B86349" w:rsidDel="0061208D">
          <w:rPr>
            <w:rStyle w:val="Lienhypertexte"/>
            <w:noProof/>
          </w:rPr>
          <w:delText>Figure 19: PM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_Toc436661318 \h </w:delInstrText>
        </w:r>
        <w:r w:rsidR="005E533E" w:rsidDel="0061208D">
          <w:rPr>
            <w:noProof/>
            <w:webHidden/>
          </w:rPr>
        </w:r>
        <w:r w:rsidR="005E533E" w:rsidDel="0061208D">
          <w:rPr>
            <w:noProof/>
            <w:webHidden/>
          </w:rPr>
          <w:fldChar w:fldCharType="separate"/>
        </w:r>
        <w:r w:rsidR="00F32A78" w:rsidDel="0061208D">
          <w:rPr>
            <w:noProof/>
            <w:webHidden/>
          </w:rPr>
          <w:delText>67</w:delText>
        </w:r>
        <w:r w:rsidR="005E533E" w:rsidDel="0061208D">
          <w:rPr>
            <w:noProof/>
            <w:webHidden/>
          </w:rPr>
          <w:fldChar w:fldCharType="end"/>
        </w:r>
        <w:r w:rsidDel="0061208D">
          <w:rPr>
            <w:noProof/>
          </w:rPr>
          <w:fldChar w:fldCharType="end"/>
        </w:r>
      </w:del>
    </w:p>
    <w:p w14:paraId="2976BB0F" w14:textId="0565D5D2" w:rsidR="00F32A78" w:rsidDel="0061208D" w:rsidRDefault="007D0473" w:rsidP="0061208D">
      <w:pPr>
        <w:outlineLvl w:val="0"/>
        <w:rPr>
          <w:del w:id="628" w:author="VOYER Raphael" w:date="2021-07-21T10:31:00Z"/>
          <w:rFonts w:ascii="Calibri" w:hAnsi="Calibri" w:cs="Mangal"/>
          <w:noProof/>
          <w:sz w:val="22"/>
          <w:lang w:bidi="hi-IN"/>
        </w:rPr>
        <w:pPrChange w:id="629" w:author="VOYER Raphael" w:date="2021-07-21T10:31:00Z">
          <w:pPr>
            <w:pStyle w:val="Tabledesillustrations"/>
            <w:tabs>
              <w:tab w:val="right" w:leader="dot" w:pos="9350"/>
            </w:tabs>
          </w:pPr>
        </w:pPrChange>
      </w:pPr>
      <w:del w:id="630" w:author="VOYER Raphael" w:date="2021-07-21T10:31:00Z">
        <w:r w:rsidDel="0061208D">
          <w:fldChar w:fldCharType="begin"/>
        </w:r>
        <w:r w:rsidDel="0061208D">
          <w:delInstrText xml:space="preserve"> HYPERLINK \l "_Toc436661319" </w:delInstrText>
        </w:r>
        <w:r w:rsidDel="0061208D">
          <w:fldChar w:fldCharType="separate"/>
        </w:r>
        <w:r w:rsidR="00F32A78" w:rsidRPr="00B86349" w:rsidDel="0061208D">
          <w:rPr>
            <w:rStyle w:val="Lienhypertexte"/>
            <w:noProof/>
          </w:rPr>
          <w:delText>Figure 20: VM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_Toc436661319 \h </w:delInstrText>
        </w:r>
        <w:r w:rsidR="005E533E" w:rsidDel="0061208D">
          <w:rPr>
            <w:noProof/>
            <w:webHidden/>
          </w:rPr>
        </w:r>
        <w:r w:rsidR="005E533E" w:rsidDel="0061208D">
          <w:rPr>
            <w:noProof/>
            <w:webHidden/>
          </w:rPr>
          <w:fldChar w:fldCharType="separate"/>
        </w:r>
        <w:r w:rsidR="00F32A78" w:rsidDel="0061208D">
          <w:rPr>
            <w:noProof/>
            <w:webHidden/>
          </w:rPr>
          <w:delText>67</w:delText>
        </w:r>
        <w:r w:rsidR="005E533E" w:rsidDel="0061208D">
          <w:rPr>
            <w:noProof/>
            <w:webHidden/>
          </w:rPr>
          <w:fldChar w:fldCharType="end"/>
        </w:r>
        <w:r w:rsidDel="0061208D">
          <w:rPr>
            <w:noProof/>
          </w:rPr>
          <w:fldChar w:fldCharType="end"/>
        </w:r>
      </w:del>
    </w:p>
    <w:p w14:paraId="4AF2EE36" w14:textId="2F96D02A" w:rsidR="00F32A78" w:rsidDel="0061208D" w:rsidRDefault="007D0473" w:rsidP="0061208D">
      <w:pPr>
        <w:outlineLvl w:val="0"/>
        <w:rPr>
          <w:del w:id="631" w:author="VOYER Raphael" w:date="2021-07-21T10:31:00Z"/>
          <w:rFonts w:ascii="Calibri" w:hAnsi="Calibri" w:cs="Mangal"/>
          <w:noProof/>
          <w:sz w:val="22"/>
          <w:lang w:bidi="hi-IN"/>
        </w:rPr>
        <w:pPrChange w:id="632" w:author="VOYER Raphael" w:date="2021-07-21T10:31:00Z">
          <w:pPr>
            <w:pStyle w:val="Tabledesillustrations"/>
            <w:tabs>
              <w:tab w:val="right" w:leader="dot" w:pos="9350"/>
            </w:tabs>
          </w:pPr>
        </w:pPrChange>
      </w:pPr>
      <w:del w:id="633" w:author="VOYER Raphael" w:date="2021-07-21T10:31:00Z">
        <w:r w:rsidDel="0061208D">
          <w:fldChar w:fldCharType="begin"/>
        </w:r>
        <w:r w:rsidDel="0061208D">
          <w:delInstrText xml:space="preserve"> HYPERLINK \l "_Toc436661320" </w:delInstrText>
        </w:r>
        <w:r w:rsidDel="0061208D">
          <w:fldChar w:fldCharType="separate"/>
        </w:r>
        <w:r w:rsidR="00F32A78" w:rsidRPr="00B86349" w:rsidDel="0061208D">
          <w:rPr>
            <w:rStyle w:val="Lienhypertexte"/>
            <w:noProof/>
          </w:rPr>
          <w:delText>Figure 21: IP CMM interface.</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_Toc436661320 \h </w:delInstrText>
        </w:r>
        <w:r w:rsidR="005E533E" w:rsidDel="0061208D">
          <w:rPr>
            <w:noProof/>
            <w:webHidden/>
          </w:rPr>
        </w:r>
        <w:r w:rsidR="005E533E" w:rsidDel="0061208D">
          <w:rPr>
            <w:noProof/>
            <w:webHidden/>
          </w:rPr>
          <w:fldChar w:fldCharType="separate"/>
        </w:r>
        <w:r w:rsidR="00F32A78" w:rsidDel="0061208D">
          <w:rPr>
            <w:noProof/>
            <w:webHidden/>
          </w:rPr>
          <w:delText>68</w:delText>
        </w:r>
        <w:r w:rsidR="005E533E" w:rsidDel="0061208D">
          <w:rPr>
            <w:noProof/>
            <w:webHidden/>
          </w:rPr>
          <w:fldChar w:fldCharType="end"/>
        </w:r>
        <w:r w:rsidDel="0061208D">
          <w:rPr>
            <w:noProof/>
          </w:rPr>
          <w:fldChar w:fldCharType="end"/>
        </w:r>
      </w:del>
    </w:p>
    <w:p w14:paraId="64A97D8F" w14:textId="58614E9C" w:rsidR="00F32A78" w:rsidDel="0061208D" w:rsidRDefault="007D0473" w:rsidP="0061208D">
      <w:pPr>
        <w:outlineLvl w:val="0"/>
        <w:rPr>
          <w:del w:id="634" w:author="VOYER Raphael" w:date="2021-07-21T10:31:00Z"/>
          <w:rFonts w:ascii="Calibri" w:hAnsi="Calibri" w:cs="Mangal"/>
          <w:noProof/>
          <w:sz w:val="22"/>
          <w:lang w:bidi="hi-IN"/>
        </w:rPr>
        <w:pPrChange w:id="635" w:author="VOYER Raphael" w:date="2021-07-21T10:31:00Z">
          <w:pPr>
            <w:pStyle w:val="Tabledesillustrations"/>
            <w:tabs>
              <w:tab w:val="right" w:leader="dot" w:pos="9350"/>
            </w:tabs>
          </w:pPr>
        </w:pPrChange>
      </w:pPr>
      <w:del w:id="636" w:author="VOYER Raphael" w:date="2021-07-21T10:31:00Z">
        <w:r w:rsidDel="0061208D">
          <w:fldChar w:fldCharType="begin"/>
        </w:r>
        <w:r w:rsidDel="0061208D">
          <w:delInstrText xml:space="preserve"> HYPERLINK \l "_Toc436661321" </w:delInstrText>
        </w:r>
        <w:r w:rsidDel="0061208D">
          <w:fldChar w:fldCharType="separate"/>
        </w:r>
        <w:r w:rsidR="00F32A78" w:rsidRPr="00B86349" w:rsidDel="0061208D">
          <w:rPr>
            <w:rStyle w:val="Lienhypertexte"/>
            <w:noProof/>
          </w:rPr>
          <w:delText>Figure 22 : Interface with IPMS CMM</w:delText>
        </w:r>
        <w:r w:rsidR="00F32A78" w:rsidDel="0061208D">
          <w:rPr>
            <w:noProof/>
            <w:webHidden/>
          </w:rPr>
          <w:tab/>
        </w:r>
        <w:r w:rsidR="005E533E" w:rsidDel="0061208D">
          <w:rPr>
            <w:noProof/>
            <w:webHidden/>
          </w:rPr>
          <w:fldChar w:fldCharType="begin"/>
        </w:r>
        <w:r w:rsidR="00F32A78" w:rsidDel="0061208D">
          <w:rPr>
            <w:noProof/>
            <w:webHidden/>
          </w:rPr>
          <w:delInstrText xml:space="preserve"> PAGEREF _Toc436661321 \h </w:delInstrText>
        </w:r>
        <w:r w:rsidR="005E533E" w:rsidDel="0061208D">
          <w:rPr>
            <w:noProof/>
            <w:webHidden/>
          </w:rPr>
        </w:r>
        <w:r w:rsidR="005E533E" w:rsidDel="0061208D">
          <w:rPr>
            <w:noProof/>
            <w:webHidden/>
          </w:rPr>
          <w:fldChar w:fldCharType="separate"/>
        </w:r>
        <w:r w:rsidR="00F32A78" w:rsidDel="0061208D">
          <w:rPr>
            <w:noProof/>
            <w:webHidden/>
          </w:rPr>
          <w:delText>69</w:delText>
        </w:r>
        <w:r w:rsidR="005E533E" w:rsidDel="0061208D">
          <w:rPr>
            <w:noProof/>
            <w:webHidden/>
          </w:rPr>
          <w:fldChar w:fldCharType="end"/>
        </w:r>
        <w:r w:rsidDel="0061208D">
          <w:rPr>
            <w:noProof/>
          </w:rPr>
          <w:fldChar w:fldCharType="end"/>
        </w:r>
      </w:del>
    </w:p>
    <w:p w14:paraId="5542BF06" w14:textId="3588373B" w:rsidR="00855336" w:rsidDel="0061208D" w:rsidRDefault="00E824B3" w:rsidP="0061208D">
      <w:pPr>
        <w:outlineLvl w:val="0"/>
        <w:rPr>
          <w:del w:id="637" w:author="VOYER Raphael" w:date="2021-07-21T10:31:00Z"/>
        </w:rPr>
        <w:pPrChange w:id="638" w:author="VOYER Raphael" w:date="2021-07-21T10:31:00Z">
          <w:pPr>
            <w:jc w:val="left"/>
          </w:pPr>
        </w:pPrChange>
      </w:pPr>
      <w:del w:id="639" w:author="VOYER Raphael" w:date="2021-07-21T10:31:00Z">
        <w:r w:rsidDel="0061208D">
          <w:rPr>
            <w:rStyle w:val="Lienhypertexte"/>
            <w:noProof/>
          </w:rPr>
          <w:delText>VRF</w:delText>
        </w:r>
        <w:r w:rsidR="005E533E" w:rsidDel="0061208D">
          <w:rPr>
            <w:b/>
          </w:rPr>
          <w:fldChar w:fldCharType="end"/>
        </w:r>
        <w:r w:rsidR="00855336" w:rsidDel="0061208D">
          <w:br w:type="page"/>
        </w:r>
      </w:del>
    </w:p>
    <w:p w14:paraId="7CA72E7B" w14:textId="5527F7B0" w:rsidR="00855336" w:rsidDel="0061208D" w:rsidRDefault="00855336" w:rsidP="0061208D">
      <w:pPr>
        <w:outlineLvl w:val="0"/>
        <w:rPr>
          <w:del w:id="640" w:author="VOYER Raphael" w:date="2021-07-21T10:31:00Z"/>
          <w:b/>
        </w:rPr>
        <w:pPrChange w:id="641" w:author="VOYER Raphael" w:date="2021-07-21T10:31:00Z">
          <w:pPr>
            <w:jc w:val="center"/>
            <w:outlineLvl w:val="0"/>
          </w:pPr>
        </w:pPrChange>
      </w:pPr>
      <w:bookmarkStart w:id="642" w:name="_Toc214247583"/>
      <w:bookmarkStart w:id="643" w:name="_Toc381025677"/>
      <w:bookmarkStart w:id="644" w:name="_Toc424820265"/>
      <w:bookmarkStart w:id="645" w:name="_Toc76555043"/>
      <w:del w:id="646" w:author="VOYER Raphael" w:date="2021-07-21T10:31:00Z">
        <w:r w:rsidDel="0061208D">
          <w:rPr>
            <w:b/>
          </w:rPr>
          <w:delText>LIST OF TABLES</w:delText>
        </w:r>
        <w:bookmarkEnd w:id="642"/>
        <w:bookmarkEnd w:id="643"/>
        <w:bookmarkEnd w:id="644"/>
        <w:bookmarkEnd w:id="645"/>
      </w:del>
    </w:p>
    <w:p w14:paraId="34AF14B4" w14:textId="79560D0D" w:rsidR="00855336" w:rsidDel="0061208D" w:rsidRDefault="00855336" w:rsidP="0061208D">
      <w:pPr>
        <w:outlineLvl w:val="0"/>
        <w:rPr>
          <w:del w:id="647" w:author="VOYER Raphael" w:date="2021-07-21T10:31:00Z"/>
          <w:b/>
        </w:rPr>
        <w:pPrChange w:id="648" w:author="VOYER Raphael" w:date="2021-07-21T10:31:00Z">
          <w:pPr>
            <w:tabs>
              <w:tab w:val="left" w:pos="3825"/>
            </w:tabs>
            <w:jc w:val="left"/>
          </w:pPr>
        </w:pPrChange>
      </w:pPr>
    </w:p>
    <w:p w14:paraId="3BBA0626" w14:textId="47F02094" w:rsidR="000D7646" w:rsidDel="0061208D" w:rsidRDefault="005E533E" w:rsidP="0061208D">
      <w:pPr>
        <w:outlineLvl w:val="0"/>
        <w:rPr>
          <w:del w:id="649" w:author="VOYER Raphael" w:date="2021-07-21T10:31:00Z"/>
          <w:rFonts w:ascii="Times New Roman" w:hAnsi="Times New Roman"/>
          <w:noProof/>
          <w:sz w:val="24"/>
          <w:szCs w:val="24"/>
        </w:rPr>
        <w:pPrChange w:id="650" w:author="VOYER Raphael" w:date="2021-07-21T10:31:00Z">
          <w:pPr>
            <w:pStyle w:val="Tabledesillustrations"/>
            <w:tabs>
              <w:tab w:val="right" w:leader="dot" w:pos="9350"/>
            </w:tabs>
          </w:pPr>
        </w:pPrChange>
      </w:pPr>
      <w:del w:id="651" w:author="VOYER Raphael" w:date="2021-07-21T10:31:00Z">
        <w:r w:rsidDel="0061208D">
          <w:fldChar w:fldCharType="begin"/>
        </w:r>
        <w:r w:rsidR="006F5B81" w:rsidDel="0061208D">
          <w:delInstrText xml:space="preserve"> TOC \h \z \c "Table" </w:delInstrText>
        </w:r>
        <w:r w:rsidDel="0061208D">
          <w:fldChar w:fldCharType="separate"/>
        </w:r>
        <w:r w:rsidR="007D0473" w:rsidDel="0061208D">
          <w:fldChar w:fldCharType="begin"/>
        </w:r>
        <w:r w:rsidR="007D0473" w:rsidDel="0061208D">
          <w:delInstrText xml:space="preserve"> HYPERLINK \l "_Toc270435668" </w:delInstrText>
        </w:r>
        <w:r w:rsidR="007D0473" w:rsidDel="0061208D">
          <w:fldChar w:fldCharType="separate"/>
        </w:r>
        <w:r w:rsidR="000D7646" w:rsidRPr="00D012E8" w:rsidDel="0061208D">
          <w:rPr>
            <w:rStyle w:val="Lienhypertexte"/>
            <w:noProof/>
          </w:rPr>
          <w:delText>Table 1: Document Organization</w:delText>
        </w:r>
        <w:r w:rsidR="000D7646" w:rsidDel="0061208D">
          <w:rPr>
            <w:noProof/>
            <w:webHidden/>
          </w:rPr>
          <w:tab/>
        </w:r>
        <w:r w:rsidDel="0061208D">
          <w:rPr>
            <w:noProof/>
            <w:webHidden/>
          </w:rPr>
          <w:fldChar w:fldCharType="begin"/>
        </w:r>
        <w:r w:rsidR="000D7646" w:rsidDel="0061208D">
          <w:rPr>
            <w:noProof/>
            <w:webHidden/>
          </w:rPr>
          <w:delInstrText xml:space="preserve"> PAGEREF _Toc270435668 \h </w:delInstrText>
        </w:r>
        <w:r w:rsidDel="0061208D">
          <w:rPr>
            <w:noProof/>
            <w:webHidden/>
          </w:rPr>
        </w:r>
        <w:r w:rsidDel="0061208D">
          <w:rPr>
            <w:noProof/>
            <w:webHidden/>
          </w:rPr>
          <w:fldChar w:fldCharType="separate"/>
        </w:r>
        <w:r w:rsidR="00062A8D" w:rsidDel="0061208D">
          <w:rPr>
            <w:noProof/>
            <w:webHidden/>
          </w:rPr>
          <w:delText>10</w:delText>
        </w:r>
        <w:r w:rsidDel="0061208D">
          <w:rPr>
            <w:noProof/>
            <w:webHidden/>
          </w:rPr>
          <w:fldChar w:fldCharType="end"/>
        </w:r>
        <w:r w:rsidR="007D0473" w:rsidDel="0061208D">
          <w:rPr>
            <w:noProof/>
          </w:rPr>
          <w:fldChar w:fldCharType="end"/>
        </w:r>
      </w:del>
    </w:p>
    <w:p w14:paraId="6A8AA197" w14:textId="0173215A" w:rsidR="000D7646" w:rsidDel="0061208D" w:rsidRDefault="007D0473" w:rsidP="0061208D">
      <w:pPr>
        <w:outlineLvl w:val="0"/>
        <w:rPr>
          <w:del w:id="652" w:author="VOYER Raphael" w:date="2021-07-21T10:31:00Z"/>
          <w:rFonts w:ascii="Times New Roman" w:hAnsi="Times New Roman"/>
          <w:noProof/>
          <w:sz w:val="24"/>
          <w:szCs w:val="24"/>
        </w:rPr>
        <w:pPrChange w:id="653" w:author="VOYER Raphael" w:date="2021-07-21T10:31:00Z">
          <w:pPr>
            <w:pStyle w:val="Tabledesillustrations"/>
            <w:tabs>
              <w:tab w:val="right" w:leader="dot" w:pos="9350"/>
            </w:tabs>
          </w:pPr>
        </w:pPrChange>
      </w:pPr>
      <w:del w:id="654" w:author="VOYER Raphael" w:date="2021-07-21T10:31:00Z">
        <w:r w:rsidDel="0061208D">
          <w:fldChar w:fldCharType="begin"/>
        </w:r>
        <w:r w:rsidDel="0061208D">
          <w:delInstrText xml:space="preserve"> HYPERLINK \l "_Toc270435669" </w:delInstrText>
        </w:r>
        <w:r w:rsidDel="0061208D">
          <w:fldChar w:fldCharType="separate"/>
        </w:r>
        <w:r w:rsidR="000D7646" w:rsidRPr="00D012E8" w:rsidDel="0061208D">
          <w:rPr>
            <w:rStyle w:val="Lienhypertexte"/>
            <w:noProof/>
          </w:rPr>
          <w:delText>Table 2: CLI Syntax Conventions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_Toc270435669 \h </w:delInstrText>
        </w:r>
        <w:r w:rsidR="005E533E" w:rsidDel="0061208D">
          <w:rPr>
            <w:noProof/>
            <w:webHidden/>
          </w:rPr>
        </w:r>
        <w:r w:rsidR="005E533E" w:rsidDel="0061208D">
          <w:rPr>
            <w:noProof/>
            <w:webHidden/>
          </w:rPr>
          <w:fldChar w:fldCharType="separate"/>
        </w:r>
        <w:r w:rsidR="00062A8D" w:rsidDel="0061208D">
          <w:rPr>
            <w:noProof/>
            <w:webHidden/>
          </w:rPr>
          <w:delText>30</w:delText>
        </w:r>
        <w:r w:rsidR="005E533E" w:rsidDel="0061208D">
          <w:rPr>
            <w:noProof/>
            <w:webHidden/>
          </w:rPr>
          <w:fldChar w:fldCharType="end"/>
        </w:r>
        <w:r w:rsidDel="0061208D">
          <w:rPr>
            <w:noProof/>
          </w:rPr>
          <w:fldChar w:fldCharType="end"/>
        </w:r>
      </w:del>
    </w:p>
    <w:p w14:paraId="63660A20" w14:textId="6005D1E5" w:rsidR="000D7646" w:rsidDel="0061208D" w:rsidRDefault="007D0473" w:rsidP="0061208D">
      <w:pPr>
        <w:outlineLvl w:val="0"/>
        <w:rPr>
          <w:del w:id="655" w:author="VOYER Raphael" w:date="2021-07-21T10:31:00Z"/>
          <w:rFonts w:ascii="Times New Roman" w:hAnsi="Times New Roman"/>
          <w:noProof/>
          <w:sz w:val="24"/>
          <w:szCs w:val="24"/>
        </w:rPr>
        <w:pPrChange w:id="656" w:author="VOYER Raphael" w:date="2021-07-21T10:31:00Z">
          <w:pPr>
            <w:pStyle w:val="Tabledesillustrations"/>
            <w:tabs>
              <w:tab w:val="right" w:leader="dot" w:pos="9350"/>
            </w:tabs>
          </w:pPr>
        </w:pPrChange>
      </w:pPr>
      <w:del w:id="657" w:author="VOYER Raphael" w:date="2021-07-21T10:31:00Z">
        <w:r w:rsidDel="0061208D">
          <w:fldChar w:fldCharType="begin"/>
        </w:r>
        <w:r w:rsidDel="0061208D">
          <w:delInstrText xml:space="preserve"> HYPERLINK \l "_Toc270435670" </w:delInstrText>
        </w:r>
        <w:r w:rsidDel="0061208D">
          <w:fldChar w:fldCharType="separate"/>
        </w:r>
        <w:r w:rsidR="000D7646" w:rsidRPr="00D012E8" w:rsidDel="0061208D">
          <w:rPr>
            <w:rStyle w:val="Lienhypertexte"/>
            <w:noProof/>
          </w:rPr>
          <w:delText>Table 3: System Flows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_Toc270435670 \h </w:delInstrText>
        </w:r>
        <w:r w:rsidR="005E533E" w:rsidDel="0061208D">
          <w:rPr>
            <w:noProof/>
            <w:webHidden/>
          </w:rPr>
        </w:r>
        <w:r w:rsidR="005E533E" w:rsidDel="0061208D">
          <w:rPr>
            <w:noProof/>
            <w:webHidden/>
          </w:rPr>
          <w:fldChar w:fldCharType="separate"/>
        </w:r>
        <w:r w:rsidR="00062A8D" w:rsidDel="0061208D">
          <w:rPr>
            <w:noProof/>
            <w:webHidden/>
          </w:rPr>
          <w:delText>77</w:delText>
        </w:r>
        <w:r w:rsidR="005E533E" w:rsidDel="0061208D">
          <w:rPr>
            <w:noProof/>
            <w:webHidden/>
          </w:rPr>
          <w:fldChar w:fldCharType="end"/>
        </w:r>
        <w:r w:rsidDel="0061208D">
          <w:rPr>
            <w:noProof/>
          </w:rPr>
          <w:fldChar w:fldCharType="end"/>
        </w:r>
      </w:del>
    </w:p>
    <w:p w14:paraId="5C9F5985" w14:textId="72747A72" w:rsidR="000D7646" w:rsidDel="0061208D" w:rsidRDefault="007D0473" w:rsidP="0061208D">
      <w:pPr>
        <w:outlineLvl w:val="0"/>
        <w:rPr>
          <w:del w:id="658" w:author="VOYER Raphael" w:date="2021-07-21T10:31:00Z"/>
          <w:rFonts w:ascii="Times New Roman" w:hAnsi="Times New Roman"/>
          <w:noProof/>
          <w:sz w:val="24"/>
          <w:szCs w:val="24"/>
        </w:rPr>
        <w:pPrChange w:id="659" w:author="VOYER Raphael" w:date="2021-07-21T10:31:00Z">
          <w:pPr>
            <w:pStyle w:val="Tabledesillustrations"/>
            <w:tabs>
              <w:tab w:val="right" w:leader="dot" w:pos="9350"/>
            </w:tabs>
          </w:pPr>
        </w:pPrChange>
      </w:pPr>
      <w:del w:id="660" w:author="VOYER Raphael" w:date="2021-07-21T10:31:00Z">
        <w:r w:rsidDel="0061208D">
          <w:fldChar w:fldCharType="begin"/>
        </w:r>
        <w:r w:rsidDel="0061208D">
          <w:delInstrText xml:space="preserve"> HYPERLINK \l "_Toc270435671" </w:delInstrText>
        </w:r>
        <w:r w:rsidDel="0061208D">
          <w:fldChar w:fldCharType="separate"/>
        </w:r>
        <w:r w:rsidR="000D7646" w:rsidRPr="00D012E8" w:rsidDel="0061208D">
          <w:rPr>
            <w:rStyle w:val="Lienhypertexte"/>
            <w:noProof/>
          </w:rPr>
          <w:delText>Table 4: CMM Critical Computing Resources</w:delText>
        </w:r>
        <w:r w:rsidR="000D7646" w:rsidDel="0061208D">
          <w:rPr>
            <w:noProof/>
            <w:webHidden/>
          </w:rPr>
          <w:tab/>
        </w:r>
        <w:r w:rsidR="005E533E" w:rsidDel="0061208D">
          <w:rPr>
            <w:noProof/>
            <w:webHidden/>
          </w:rPr>
          <w:fldChar w:fldCharType="begin"/>
        </w:r>
        <w:r w:rsidR="000D7646" w:rsidDel="0061208D">
          <w:rPr>
            <w:noProof/>
            <w:webHidden/>
          </w:rPr>
          <w:delInstrText xml:space="preserve"> PAGEREF _Toc270435671 \h </w:delInstrText>
        </w:r>
        <w:r w:rsidR="005E533E" w:rsidDel="0061208D">
          <w:rPr>
            <w:noProof/>
            <w:webHidden/>
          </w:rPr>
        </w:r>
        <w:r w:rsidR="005E533E" w:rsidDel="0061208D">
          <w:rPr>
            <w:noProof/>
            <w:webHidden/>
          </w:rPr>
          <w:fldChar w:fldCharType="separate"/>
        </w:r>
        <w:r w:rsidR="00062A8D" w:rsidDel="0061208D">
          <w:rPr>
            <w:noProof/>
            <w:webHidden/>
          </w:rPr>
          <w:delText>122</w:delText>
        </w:r>
        <w:r w:rsidR="005E533E" w:rsidDel="0061208D">
          <w:rPr>
            <w:noProof/>
            <w:webHidden/>
          </w:rPr>
          <w:fldChar w:fldCharType="end"/>
        </w:r>
        <w:r w:rsidDel="0061208D">
          <w:rPr>
            <w:noProof/>
          </w:rPr>
          <w:fldChar w:fldCharType="end"/>
        </w:r>
      </w:del>
    </w:p>
    <w:p w14:paraId="683A32BC" w14:textId="798A4B71" w:rsidR="00855336" w:rsidRDefault="005E533E" w:rsidP="0061208D">
      <w:pPr>
        <w:outlineLvl w:val="0"/>
        <w:pPrChange w:id="661" w:author="VOYER Raphael" w:date="2021-07-21T10:31:00Z">
          <w:pPr>
            <w:jc w:val="left"/>
          </w:pPr>
        </w:pPrChange>
      </w:pPr>
      <w:del w:id="662" w:author="VOYER Raphael" w:date="2021-07-21T10:31:00Z">
        <w:r w:rsidDel="0061208D">
          <w:fldChar w:fldCharType="end"/>
        </w:r>
        <w:r w:rsidR="00855336" w:rsidDel="0061208D">
          <w:br w:type="page"/>
        </w:r>
      </w:del>
    </w:p>
    <w:p w14:paraId="1BB933F6" w14:textId="77777777" w:rsidR="00855336" w:rsidRDefault="00855336" w:rsidP="00622755">
      <w:pPr>
        <w:jc w:val="center"/>
        <w:outlineLvl w:val="0"/>
        <w:rPr>
          <w:b/>
        </w:rPr>
      </w:pPr>
      <w:bookmarkStart w:id="663" w:name="_Toc214247584"/>
      <w:bookmarkStart w:id="664" w:name="_Toc381025678"/>
      <w:bookmarkStart w:id="665" w:name="_Toc424820266"/>
      <w:bookmarkStart w:id="666" w:name="_Toc76555044"/>
      <w:r>
        <w:rPr>
          <w:b/>
        </w:rPr>
        <w:t>REVISION HISTORY</w:t>
      </w:r>
      <w:bookmarkEnd w:id="663"/>
      <w:bookmarkEnd w:id="664"/>
      <w:bookmarkEnd w:id="665"/>
      <w:bookmarkEnd w:id="666"/>
    </w:p>
    <w:p w14:paraId="2B0B19CB" w14:textId="77777777" w:rsidR="00855336" w:rsidRDefault="00855336" w:rsidP="00855336">
      <w:pPr>
        <w:jc w:val="left"/>
        <w:rPr>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667" w:author="VOYER Raphael" w:date="2021-06-16T09:31: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81"/>
        <w:gridCol w:w="1895"/>
        <w:gridCol w:w="1081"/>
        <w:gridCol w:w="1478"/>
        <w:gridCol w:w="3692"/>
        <w:gridCol w:w="1017"/>
        <w:tblGridChange w:id="668">
          <w:tblGrid>
            <w:gridCol w:w="1081"/>
            <w:gridCol w:w="1309"/>
            <w:gridCol w:w="1146"/>
            <w:gridCol w:w="1499"/>
            <w:gridCol w:w="3692"/>
            <w:gridCol w:w="1101"/>
          </w:tblGrid>
        </w:tblGridChange>
      </w:tblGrid>
      <w:tr w:rsidR="00855336" w14:paraId="6012C404" w14:textId="77777777" w:rsidTr="00A87B5C">
        <w:trPr>
          <w:trHeight w:val="256"/>
          <w:trPrChange w:id="669" w:author="VOYER Raphael" w:date="2021-06-16T09:31:00Z">
            <w:trPr>
              <w:trHeight w:val="256"/>
            </w:trPr>
          </w:trPrChange>
        </w:trPr>
        <w:tc>
          <w:tcPr>
            <w:tcW w:w="1081" w:type="dxa"/>
            <w:tcPrChange w:id="670" w:author="VOYER Raphael" w:date="2021-06-16T09:31:00Z">
              <w:tcPr>
                <w:tcW w:w="1081" w:type="dxa"/>
              </w:tcPr>
            </w:tcPrChange>
          </w:tcPr>
          <w:p w14:paraId="63E947C7" w14:textId="77777777" w:rsidR="00855336" w:rsidRDefault="00855336" w:rsidP="00D70809">
            <w:pPr>
              <w:pStyle w:val="TableHeading"/>
            </w:pPr>
            <w:r>
              <w:t>Revision</w:t>
            </w:r>
          </w:p>
        </w:tc>
        <w:tc>
          <w:tcPr>
            <w:tcW w:w="1309" w:type="dxa"/>
            <w:tcPrChange w:id="671" w:author="VOYER Raphael" w:date="2021-06-16T09:31:00Z">
              <w:tcPr>
                <w:tcW w:w="1342" w:type="dxa"/>
              </w:tcPr>
            </w:tcPrChange>
          </w:tcPr>
          <w:p w14:paraId="07737EA1" w14:textId="77777777" w:rsidR="00855336" w:rsidRDefault="00855336" w:rsidP="00D70809">
            <w:pPr>
              <w:pStyle w:val="TableHeading"/>
            </w:pPr>
            <w:r>
              <w:t>Date</w:t>
            </w:r>
          </w:p>
        </w:tc>
        <w:tc>
          <w:tcPr>
            <w:tcW w:w="1146" w:type="dxa"/>
            <w:tcPrChange w:id="672" w:author="VOYER Raphael" w:date="2021-06-16T09:31:00Z">
              <w:tcPr>
                <w:tcW w:w="1194" w:type="dxa"/>
              </w:tcPr>
            </w:tcPrChange>
          </w:tcPr>
          <w:p w14:paraId="74CD9817" w14:textId="77777777" w:rsidR="00855336" w:rsidRDefault="00855336" w:rsidP="00D70809">
            <w:pPr>
              <w:pStyle w:val="TableHeading"/>
            </w:pPr>
            <w:r>
              <w:t>Agile Revision</w:t>
            </w:r>
          </w:p>
        </w:tc>
        <w:tc>
          <w:tcPr>
            <w:tcW w:w="1499" w:type="dxa"/>
            <w:tcPrChange w:id="673" w:author="VOYER Raphael" w:date="2021-06-16T09:31:00Z">
              <w:tcPr>
                <w:tcW w:w="1669" w:type="dxa"/>
              </w:tcPr>
            </w:tcPrChange>
          </w:tcPr>
          <w:p w14:paraId="0E508DA4" w14:textId="77777777" w:rsidR="00855336" w:rsidRDefault="00855336" w:rsidP="00D70809">
            <w:pPr>
              <w:pStyle w:val="TableHeading"/>
            </w:pPr>
            <w:r>
              <w:t>Update By</w:t>
            </w:r>
          </w:p>
        </w:tc>
        <w:tc>
          <w:tcPr>
            <w:tcW w:w="3692" w:type="dxa"/>
            <w:tcPrChange w:id="674" w:author="VOYER Raphael" w:date="2021-06-16T09:31:00Z">
              <w:tcPr>
                <w:tcW w:w="3378" w:type="dxa"/>
              </w:tcPr>
            </w:tcPrChange>
          </w:tcPr>
          <w:p w14:paraId="4356739E" w14:textId="77777777" w:rsidR="00855336" w:rsidRDefault="00855336" w:rsidP="00D70809">
            <w:pPr>
              <w:pStyle w:val="TableHeading"/>
            </w:pPr>
            <w:r>
              <w:t>Revision Description</w:t>
            </w:r>
          </w:p>
        </w:tc>
        <w:tc>
          <w:tcPr>
            <w:tcW w:w="1101" w:type="dxa"/>
            <w:tcPrChange w:id="675" w:author="VOYER Raphael" w:date="2021-06-16T09:31:00Z">
              <w:tcPr>
                <w:tcW w:w="1164" w:type="dxa"/>
              </w:tcPr>
            </w:tcPrChange>
          </w:tcPr>
          <w:p w14:paraId="669E4039" w14:textId="77777777" w:rsidR="00855336" w:rsidRDefault="00855336" w:rsidP="00D70809">
            <w:pPr>
              <w:pStyle w:val="TableHeading"/>
            </w:pPr>
            <w:r>
              <w:t>Status</w:t>
            </w:r>
          </w:p>
        </w:tc>
      </w:tr>
      <w:tr w:rsidR="00855336" w14:paraId="53F69498" w14:textId="77777777" w:rsidTr="00A87B5C">
        <w:trPr>
          <w:trHeight w:val="256"/>
          <w:trPrChange w:id="676" w:author="VOYER Raphael" w:date="2021-06-16T09:31:00Z">
            <w:trPr>
              <w:trHeight w:val="256"/>
            </w:trPr>
          </w:trPrChange>
        </w:trPr>
        <w:tc>
          <w:tcPr>
            <w:tcW w:w="1081" w:type="dxa"/>
            <w:tcPrChange w:id="677" w:author="VOYER Raphael" w:date="2021-06-16T09:31:00Z">
              <w:tcPr>
                <w:tcW w:w="1081" w:type="dxa"/>
              </w:tcPr>
            </w:tcPrChange>
          </w:tcPr>
          <w:p w14:paraId="4AF6AA37" w14:textId="77777777" w:rsidR="00855336" w:rsidRDefault="00856BD3" w:rsidP="00D70809">
            <w:pPr>
              <w:pStyle w:val="Tabletext"/>
            </w:pPr>
            <w:r>
              <w:t>0.1</w:t>
            </w:r>
          </w:p>
        </w:tc>
        <w:tc>
          <w:tcPr>
            <w:tcW w:w="1309" w:type="dxa"/>
            <w:tcPrChange w:id="678" w:author="VOYER Raphael" w:date="2021-06-16T09:31:00Z">
              <w:tcPr>
                <w:tcW w:w="1342" w:type="dxa"/>
              </w:tcPr>
            </w:tcPrChange>
          </w:tcPr>
          <w:p w14:paraId="73ECD4DF" w14:textId="77777777" w:rsidR="00855336" w:rsidRPr="00D96D24" w:rsidRDefault="00A87B5C" w:rsidP="00D70809">
            <w:pPr>
              <w:pStyle w:val="Tabletext"/>
            </w:pPr>
            <w:ins w:id="679" w:author="VOYER Raphael" w:date="2021-06-16T09:33:00Z">
              <w:r>
                <w:t>16</w:t>
              </w:r>
            </w:ins>
            <w:del w:id="680" w:author="VOYER Raphael" w:date="2021-06-16T09:33:00Z">
              <w:r w:rsidR="00855336" w:rsidDel="00A87B5C">
                <w:delText>04</w:delText>
              </w:r>
            </w:del>
            <w:r w:rsidR="00855336">
              <w:t>/06/</w:t>
            </w:r>
            <w:del w:id="681" w:author="VOYER Raphael" w:date="2021-06-16T09:33:00Z">
              <w:r w:rsidR="00855336" w:rsidDel="00A87B5C">
                <w:delText>2010</w:delText>
              </w:r>
            </w:del>
            <w:ins w:id="682" w:author="VOYER Raphael" w:date="2021-06-16T09:33:00Z">
              <w:r>
                <w:t>2021</w:t>
              </w:r>
            </w:ins>
          </w:p>
        </w:tc>
        <w:tc>
          <w:tcPr>
            <w:tcW w:w="1146" w:type="dxa"/>
            <w:tcPrChange w:id="683" w:author="VOYER Raphael" w:date="2021-06-16T09:31:00Z">
              <w:tcPr>
                <w:tcW w:w="1194" w:type="dxa"/>
              </w:tcPr>
            </w:tcPrChange>
          </w:tcPr>
          <w:p w14:paraId="5FAF677F" w14:textId="77777777" w:rsidR="00855336" w:rsidRDefault="00855336" w:rsidP="00D70809">
            <w:pPr>
              <w:pStyle w:val="Tabletext"/>
            </w:pPr>
          </w:p>
        </w:tc>
        <w:tc>
          <w:tcPr>
            <w:tcW w:w="1499" w:type="dxa"/>
            <w:tcPrChange w:id="684" w:author="VOYER Raphael" w:date="2021-06-16T09:31:00Z">
              <w:tcPr>
                <w:tcW w:w="1669" w:type="dxa"/>
              </w:tcPr>
            </w:tcPrChange>
          </w:tcPr>
          <w:p w14:paraId="67224FF9" w14:textId="77777777" w:rsidR="00855336" w:rsidRPr="0075761C" w:rsidRDefault="00A87B5C" w:rsidP="00D70809">
            <w:pPr>
              <w:pStyle w:val="Tabletext"/>
              <w:rPr>
                <w:lang w:val="sv-SE"/>
              </w:rPr>
            </w:pPr>
            <w:ins w:id="685" w:author="VOYER Raphael" w:date="2021-06-16T09:32:00Z">
              <w:r>
                <w:rPr>
                  <w:lang w:val="sv-SE"/>
                </w:rPr>
                <w:t>Raphael Voyer</w:t>
              </w:r>
            </w:ins>
            <w:del w:id="686" w:author="VOYER Raphael" w:date="2021-06-16T09:32:00Z">
              <w:r w:rsidR="00855336" w:rsidDel="00A87B5C">
                <w:rPr>
                  <w:lang w:val="sv-SE"/>
                </w:rPr>
                <w:delText>Sandeep Sreerangam</w:delText>
              </w:r>
            </w:del>
          </w:p>
        </w:tc>
        <w:tc>
          <w:tcPr>
            <w:tcW w:w="3692" w:type="dxa"/>
            <w:tcPrChange w:id="687" w:author="VOYER Raphael" w:date="2021-06-16T09:31:00Z">
              <w:tcPr>
                <w:tcW w:w="3378" w:type="dxa"/>
              </w:tcPr>
            </w:tcPrChange>
          </w:tcPr>
          <w:p w14:paraId="2A62DF52" w14:textId="7067E1A6" w:rsidR="00855336" w:rsidRDefault="00855336" w:rsidP="00D70809">
            <w:pPr>
              <w:pStyle w:val="Tabletext"/>
            </w:pPr>
            <w:r>
              <w:t>Initial document,</w:t>
            </w:r>
            <w:del w:id="688" w:author="VOYER Raphael" w:date="2021-07-21T09:15:00Z">
              <w:r w:rsidDel="008E388E">
                <w:delText xml:space="preserve"> capturing the HA Vlan functional specifications and design.</w:delText>
              </w:r>
            </w:del>
          </w:p>
        </w:tc>
        <w:tc>
          <w:tcPr>
            <w:tcW w:w="1101" w:type="dxa"/>
            <w:tcPrChange w:id="689" w:author="VOYER Raphael" w:date="2021-06-16T09:31:00Z">
              <w:tcPr>
                <w:tcW w:w="1164" w:type="dxa"/>
              </w:tcPr>
            </w:tcPrChange>
          </w:tcPr>
          <w:p w14:paraId="2E1E1ACA" w14:textId="77777777" w:rsidR="00855336" w:rsidRDefault="00855336" w:rsidP="00D70809">
            <w:pPr>
              <w:pStyle w:val="Tabletext"/>
            </w:pPr>
            <w:r>
              <w:t>Draft</w:t>
            </w:r>
          </w:p>
        </w:tc>
      </w:tr>
      <w:tr w:rsidR="00321B73" w:rsidDel="00A87B5C" w14:paraId="72C9962C" w14:textId="77777777" w:rsidTr="00A87B5C">
        <w:trPr>
          <w:trHeight w:val="256"/>
          <w:del w:id="690" w:author="VOYER Raphael" w:date="2021-06-16T09:31:00Z"/>
          <w:trPrChange w:id="691" w:author="VOYER Raphael" w:date="2021-06-16T09:31:00Z">
            <w:trPr>
              <w:trHeight w:val="256"/>
            </w:trPr>
          </w:trPrChange>
        </w:trPr>
        <w:tc>
          <w:tcPr>
            <w:tcW w:w="1081" w:type="dxa"/>
            <w:tcPrChange w:id="692" w:author="VOYER Raphael" w:date="2021-06-16T09:31:00Z">
              <w:tcPr>
                <w:tcW w:w="1081" w:type="dxa"/>
              </w:tcPr>
            </w:tcPrChange>
          </w:tcPr>
          <w:p w14:paraId="35AF638F" w14:textId="77777777" w:rsidR="00321B73" w:rsidDel="00A87B5C" w:rsidRDefault="00C40713" w:rsidP="00D70809">
            <w:pPr>
              <w:pStyle w:val="Tabletext"/>
              <w:rPr>
                <w:del w:id="693" w:author="VOYER Raphael" w:date="2021-06-16T09:31:00Z"/>
              </w:rPr>
            </w:pPr>
            <w:del w:id="694" w:author="VOYER Raphael" w:date="2021-06-16T09:31:00Z">
              <w:r w:rsidDel="00A87B5C">
                <w:delText>1.0</w:delText>
              </w:r>
            </w:del>
          </w:p>
        </w:tc>
        <w:tc>
          <w:tcPr>
            <w:tcW w:w="1309" w:type="dxa"/>
            <w:tcPrChange w:id="695" w:author="VOYER Raphael" w:date="2021-06-16T09:31:00Z">
              <w:tcPr>
                <w:tcW w:w="1342" w:type="dxa"/>
              </w:tcPr>
            </w:tcPrChange>
          </w:tcPr>
          <w:p w14:paraId="248B44B6" w14:textId="77777777" w:rsidR="00321B73" w:rsidDel="00A87B5C" w:rsidRDefault="00321B73" w:rsidP="00D70809">
            <w:pPr>
              <w:pStyle w:val="Tabletext"/>
              <w:rPr>
                <w:del w:id="696" w:author="VOYER Raphael" w:date="2021-06-16T09:31:00Z"/>
              </w:rPr>
            </w:pPr>
            <w:del w:id="697" w:author="VOYER Raphael" w:date="2021-06-16T09:31:00Z">
              <w:r w:rsidDel="00A87B5C">
                <w:delText>31/07/2010</w:delText>
              </w:r>
            </w:del>
          </w:p>
        </w:tc>
        <w:tc>
          <w:tcPr>
            <w:tcW w:w="1146" w:type="dxa"/>
            <w:tcPrChange w:id="698" w:author="VOYER Raphael" w:date="2021-06-16T09:31:00Z">
              <w:tcPr>
                <w:tcW w:w="1194" w:type="dxa"/>
              </w:tcPr>
            </w:tcPrChange>
          </w:tcPr>
          <w:p w14:paraId="0DD7B2D7" w14:textId="77777777" w:rsidR="00321B73" w:rsidDel="00A87B5C" w:rsidRDefault="001405BF" w:rsidP="001405BF">
            <w:pPr>
              <w:pStyle w:val="Tabletext"/>
              <w:jc w:val="center"/>
              <w:rPr>
                <w:del w:id="699" w:author="VOYER Raphael" w:date="2021-06-16T09:31:00Z"/>
              </w:rPr>
            </w:pPr>
            <w:del w:id="700" w:author="VOYER Raphael" w:date="2021-06-16T09:31:00Z">
              <w:r w:rsidDel="00A87B5C">
                <w:delText>1</w:delText>
              </w:r>
            </w:del>
          </w:p>
        </w:tc>
        <w:tc>
          <w:tcPr>
            <w:tcW w:w="1499" w:type="dxa"/>
            <w:tcPrChange w:id="701" w:author="VOYER Raphael" w:date="2021-06-16T09:31:00Z">
              <w:tcPr>
                <w:tcW w:w="1669" w:type="dxa"/>
              </w:tcPr>
            </w:tcPrChange>
          </w:tcPr>
          <w:p w14:paraId="26F4A8D7" w14:textId="77777777" w:rsidR="00321B73" w:rsidDel="00A87B5C" w:rsidRDefault="00321B73" w:rsidP="00D70809">
            <w:pPr>
              <w:pStyle w:val="Tabletext"/>
              <w:rPr>
                <w:del w:id="702" w:author="VOYER Raphael" w:date="2021-06-16T09:31:00Z"/>
                <w:lang w:val="sv-SE"/>
              </w:rPr>
            </w:pPr>
            <w:del w:id="703" w:author="VOYER Raphael" w:date="2021-06-16T09:31:00Z">
              <w:r w:rsidDel="00A87B5C">
                <w:rPr>
                  <w:lang w:val="sv-SE"/>
                </w:rPr>
                <w:delText>Sandeep Sreerangam</w:delText>
              </w:r>
            </w:del>
          </w:p>
        </w:tc>
        <w:tc>
          <w:tcPr>
            <w:tcW w:w="3692" w:type="dxa"/>
            <w:tcPrChange w:id="704" w:author="VOYER Raphael" w:date="2021-06-16T09:31:00Z">
              <w:tcPr>
                <w:tcW w:w="3378" w:type="dxa"/>
              </w:tcPr>
            </w:tcPrChange>
          </w:tcPr>
          <w:p w14:paraId="12FE0591" w14:textId="77777777" w:rsidR="00321B73" w:rsidDel="00A87B5C" w:rsidRDefault="00321B73" w:rsidP="00D70809">
            <w:pPr>
              <w:pStyle w:val="Tabletext"/>
              <w:rPr>
                <w:del w:id="705" w:author="VOYER Raphael" w:date="2021-06-16T09:31:00Z"/>
              </w:rPr>
            </w:pPr>
            <w:del w:id="706" w:author="VOYER Raphael" w:date="2021-06-16T09:31:00Z">
              <w:r w:rsidDel="00A87B5C">
                <w:delText xml:space="preserve">Updated the internal review comments and preliminary </w:delText>
              </w:r>
            </w:del>
          </w:p>
          <w:p w14:paraId="36284DC3" w14:textId="77777777" w:rsidR="00321B73" w:rsidRPr="00321B73" w:rsidDel="00A87B5C" w:rsidRDefault="00321B73" w:rsidP="00321B73">
            <w:pPr>
              <w:rPr>
                <w:del w:id="707" w:author="VOYER Raphael" w:date="2021-06-16T09:31:00Z"/>
              </w:rPr>
            </w:pPr>
            <w:del w:id="708" w:author="VOYER Raphael" w:date="2021-06-16T09:31:00Z">
              <w:r w:rsidDel="00A87B5C">
                <w:delText>review comments</w:delText>
              </w:r>
            </w:del>
          </w:p>
        </w:tc>
        <w:tc>
          <w:tcPr>
            <w:tcW w:w="1101" w:type="dxa"/>
            <w:tcPrChange w:id="709" w:author="VOYER Raphael" w:date="2021-06-16T09:31:00Z">
              <w:tcPr>
                <w:tcW w:w="1164" w:type="dxa"/>
              </w:tcPr>
            </w:tcPrChange>
          </w:tcPr>
          <w:p w14:paraId="433C139F" w14:textId="77777777" w:rsidR="00321B73" w:rsidDel="00A87B5C" w:rsidRDefault="00F146F4" w:rsidP="00D70809">
            <w:pPr>
              <w:pStyle w:val="Tabletext"/>
              <w:rPr>
                <w:del w:id="710" w:author="VOYER Raphael" w:date="2021-06-16T09:31:00Z"/>
              </w:rPr>
            </w:pPr>
            <w:del w:id="711" w:author="VOYER Raphael" w:date="2021-06-16T09:31:00Z">
              <w:r w:rsidDel="00A87B5C">
                <w:delText xml:space="preserve">721R01 </w:delText>
              </w:r>
              <w:r w:rsidR="001405BF" w:rsidDel="00A87B5C">
                <w:delText xml:space="preserve">Review </w:delText>
              </w:r>
              <w:r w:rsidR="00321B73" w:rsidDel="00A87B5C">
                <w:delText>Draft</w:delText>
              </w:r>
            </w:del>
          </w:p>
        </w:tc>
      </w:tr>
      <w:tr w:rsidR="000D7646" w:rsidDel="00A87B5C" w14:paraId="46FCC6C7" w14:textId="77777777" w:rsidTr="00A87B5C">
        <w:trPr>
          <w:trHeight w:val="256"/>
          <w:del w:id="712" w:author="VOYER Raphael" w:date="2021-06-16T09:31:00Z"/>
          <w:trPrChange w:id="713" w:author="VOYER Raphael" w:date="2021-06-16T09:31:00Z">
            <w:trPr>
              <w:trHeight w:val="256"/>
            </w:trPr>
          </w:trPrChange>
        </w:trPr>
        <w:tc>
          <w:tcPr>
            <w:tcW w:w="1081" w:type="dxa"/>
            <w:tcPrChange w:id="714" w:author="VOYER Raphael" w:date="2021-06-16T09:31:00Z">
              <w:tcPr>
                <w:tcW w:w="1081" w:type="dxa"/>
              </w:tcPr>
            </w:tcPrChange>
          </w:tcPr>
          <w:p w14:paraId="3A9306E7" w14:textId="77777777" w:rsidR="000D7646" w:rsidDel="00A87B5C" w:rsidRDefault="000D7646" w:rsidP="00D70809">
            <w:pPr>
              <w:pStyle w:val="Tabletext"/>
              <w:rPr>
                <w:del w:id="715" w:author="VOYER Raphael" w:date="2021-06-16T09:31:00Z"/>
              </w:rPr>
            </w:pPr>
            <w:del w:id="716" w:author="VOYER Raphael" w:date="2021-06-16T09:31:00Z">
              <w:r w:rsidDel="00A87B5C">
                <w:delText>1.1</w:delText>
              </w:r>
            </w:del>
          </w:p>
        </w:tc>
        <w:tc>
          <w:tcPr>
            <w:tcW w:w="1309" w:type="dxa"/>
            <w:tcPrChange w:id="717" w:author="VOYER Raphael" w:date="2021-06-16T09:31:00Z">
              <w:tcPr>
                <w:tcW w:w="1342" w:type="dxa"/>
              </w:tcPr>
            </w:tcPrChange>
          </w:tcPr>
          <w:p w14:paraId="357C9B91" w14:textId="77777777" w:rsidR="000D7646" w:rsidDel="00A87B5C" w:rsidRDefault="000D7646" w:rsidP="00D70809">
            <w:pPr>
              <w:pStyle w:val="Tabletext"/>
              <w:rPr>
                <w:del w:id="718" w:author="VOYER Raphael" w:date="2021-06-16T09:31:00Z"/>
              </w:rPr>
            </w:pPr>
            <w:del w:id="719" w:author="VOYER Raphael" w:date="2021-06-16T09:31:00Z">
              <w:r w:rsidDel="00A87B5C">
                <w:delText>24/08/</w:delText>
              </w:r>
              <w:r w:rsidR="009C6311" w:rsidDel="00A87B5C">
                <w:delText>20</w:delText>
              </w:r>
              <w:r w:rsidDel="00A87B5C">
                <w:delText>10</w:delText>
              </w:r>
            </w:del>
          </w:p>
        </w:tc>
        <w:tc>
          <w:tcPr>
            <w:tcW w:w="1146" w:type="dxa"/>
            <w:tcPrChange w:id="720" w:author="VOYER Raphael" w:date="2021-06-16T09:31:00Z">
              <w:tcPr>
                <w:tcW w:w="1194" w:type="dxa"/>
              </w:tcPr>
            </w:tcPrChange>
          </w:tcPr>
          <w:p w14:paraId="0868E6BE" w14:textId="77777777" w:rsidR="000D7646" w:rsidDel="00A87B5C" w:rsidRDefault="000D7646" w:rsidP="00D70809">
            <w:pPr>
              <w:pStyle w:val="Tabletext"/>
              <w:rPr>
                <w:del w:id="721" w:author="VOYER Raphael" w:date="2021-06-16T09:31:00Z"/>
              </w:rPr>
            </w:pPr>
          </w:p>
        </w:tc>
        <w:tc>
          <w:tcPr>
            <w:tcW w:w="1499" w:type="dxa"/>
            <w:tcPrChange w:id="722" w:author="VOYER Raphael" w:date="2021-06-16T09:31:00Z">
              <w:tcPr>
                <w:tcW w:w="1669" w:type="dxa"/>
              </w:tcPr>
            </w:tcPrChange>
          </w:tcPr>
          <w:p w14:paraId="3B68AB11" w14:textId="77777777" w:rsidR="000D7646" w:rsidDel="00A87B5C" w:rsidRDefault="000D7646" w:rsidP="00D70809">
            <w:pPr>
              <w:pStyle w:val="Tabletext"/>
              <w:rPr>
                <w:del w:id="723" w:author="VOYER Raphael" w:date="2021-06-16T09:31:00Z"/>
                <w:lang w:val="sv-SE"/>
              </w:rPr>
            </w:pPr>
            <w:del w:id="724" w:author="VOYER Raphael" w:date="2021-06-16T09:31:00Z">
              <w:r w:rsidDel="00A87B5C">
                <w:rPr>
                  <w:lang w:val="sv-SE"/>
                </w:rPr>
                <w:delText>Sandeep</w:delText>
              </w:r>
            </w:del>
          </w:p>
          <w:p w14:paraId="39776CD0" w14:textId="77777777" w:rsidR="000D7646" w:rsidRPr="000D7646" w:rsidDel="00A87B5C" w:rsidRDefault="000D7646" w:rsidP="000D7646">
            <w:pPr>
              <w:rPr>
                <w:del w:id="725" w:author="VOYER Raphael" w:date="2021-06-16T09:31:00Z"/>
                <w:lang w:val="sv-SE"/>
              </w:rPr>
            </w:pPr>
            <w:del w:id="726" w:author="VOYER Raphael" w:date="2021-06-16T09:31:00Z">
              <w:r w:rsidDel="00A87B5C">
                <w:rPr>
                  <w:lang w:val="sv-SE"/>
                </w:rPr>
                <w:delText>Sreerangam</w:delText>
              </w:r>
            </w:del>
          </w:p>
        </w:tc>
        <w:tc>
          <w:tcPr>
            <w:tcW w:w="3692" w:type="dxa"/>
            <w:tcPrChange w:id="727" w:author="VOYER Raphael" w:date="2021-06-16T09:31:00Z">
              <w:tcPr>
                <w:tcW w:w="3378" w:type="dxa"/>
              </w:tcPr>
            </w:tcPrChange>
          </w:tcPr>
          <w:p w14:paraId="359645E6" w14:textId="77777777" w:rsidR="000D7646" w:rsidDel="00A87B5C" w:rsidRDefault="000D7646" w:rsidP="00D70809">
            <w:pPr>
              <w:pStyle w:val="Tabletext"/>
              <w:rPr>
                <w:del w:id="728" w:author="VOYER Raphael" w:date="2021-06-16T09:31:00Z"/>
              </w:rPr>
            </w:pPr>
            <w:del w:id="729" w:author="VOYER Raphael" w:date="2021-06-16T09:31:00Z">
              <w:r w:rsidDel="00A87B5C">
                <w:delText>Updated the internal review comments and external review</w:delText>
              </w:r>
            </w:del>
          </w:p>
          <w:p w14:paraId="61045654" w14:textId="77777777" w:rsidR="000D7646" w:rsidRPr="000D7646" w:rsidDel="00A87B5C" w:rsidRDefault="000D7646" w:rsidP="000D7646">
            <w:pPr>
              <w:rPr>
                <w:del w:id="730" w:author="VOYER Raphael" w:date="2021-06-16T09:31:00Z"/>
              </w:rPr>
            </w:pPr>
            <w:del w:id="731" w:author="VOYER Raphael" w:date="2021-06-16T09:31:00Z">
              <w:r w:rsidDel="00A87B5C">
                <w:delText>Comments.</w:delText>
              </w:r>
            </w:del>
          </w:p>
        </w:tc>
        <w:tc>
          <w:tcPr>
            <w:tcW w:w="1101" w:type="dxa"/>
            <w:tcPrChange w:id="732" w:author="VOYER Raphael" w:date="2021-06-16T09:31:00Z">
              <w:tcPr>
                <w:tcW w:w="1164" w:type="dxa"/>
              </w:tcPr>
            </w:tcPrChange>
          </w:tcPr>
          <w:p w14:paraId="7E70C32E" w14:textId="77777777" w:rsidR="000D7646" w:rsidDel="00A87B5C" w:rsidRDefault="001405BF" w:rsidP="00D70809">
            <w:pPr>
              <w:pStyle w:val="Tabletext"/>
              <w:rPr>
                <w:del w:id="733" w:author="VOYER Raphael" w:date="2021-06-16T09:31:00Z"/>
              </w:rPr>
            </w:pPr>
            <w:del w:id="734" w:author="VOYER Raphael" w:date="2021-06-16T09:31:00Z">
              <w:r w:rsidDel="00A87B5C">
                <w:delText xml:space="preserve"> Update</w:delText>
              </w:r>
            </w:del>
          </w:p>
        </w:tc>
      </w:tr>
      <w:tr w:rsidR="004E6280" w:rsidDel="00A87B5C" w14:paraId="3669092D" w14:textId="77777777" w:rsidTr="00A87B5C">
        <w:trPr>
          <w:trHeight w:val="256"/>
          <w:del w:id="735" w:author="VOYER Raphael" w:date="2021-06-16T09:31:00Z"/>
          <w:trPrChange w:id="736" w:author="VOYER Raphael" w:date="2021-06-16T09:31:00Z">
            <w:trPr>
              <w:trHeight w:val="256"/>
            </w:trPr>
          </w:trPrChange>
        </w:trPr>
        <w:tc>
          <w:tcPr>
            <w:tcW w:w="1081" w:type="dxa"/>
            <w:tcPrChange w:id="737" w:author="VOYER Raphael" w:date="2021-06-16T09:31:00Z">
              <w:tcPr>
                <w:tcW w:w="1081" w:type="dxa"/>
              </w:tcPr>
            </w:tcPrChange>
          </w:tcPr>
          <w:p w14:paraId="6A629EED" w14:textId="77777777" w:rsidR="004E6280" w:rsidDel="00A87B5C" w:rsidRDefault="004E6280" w:rsidP="00D4718B">
            <w:pPr>
              <w:pStyle w:val="Tabletext"/>
              <w:rPr>
                <w:del w:id="738" w:author="VOYER Raphael" w:date="2021-06-16T09:31:00Z"/>
              </w:rPr>
            </w:pPr>
            <w:del w:id="739" w:author="VOYER Raphael" w:date="2021-06-16T09:31:00Z">
              <w:r w:rsidDel="00A87B5C">
                <w:delText>1.2</w:delText>
              </w:r>
            </w:del>
          </w:p>
        </w:tc>
        <w:tc>
          <w:tcPr>
            <w:tcW w:w="1309" w:type="dxa"/>
            <w:tcPrChange w:id="740" w:author="VOYER Raphael" w:date="2021-06-16T09:31:00Z">
              <w:tcPr>
                <w:tcW w:w="1342" w:type="dxa"/>
              </w:tcPr>
            </w:tcPrChange>
          </w:tcPr>
          <w:p w14:paraId="6477D3BF" w14:textId="77777777" w:rsidR="004E6280" w:rsidDel="00A87B5C" w:rsidRDefault="004E6280" w:rsidP="00D4718B">
            <w:pPr>
              <w:pStyle w:val="Tabletext"/>
              <w:rPr>
                <w:del w:id="741" w:author="VOYER Raphael" w:date="2021-06-16T09:31:00Z"/>
              </w:rPr>
            </w:pPr>
            <w:del w:id="742" w:author="VOYER Raphael" w:date="2021-06-16T09:31:00Z">
              <w:r w:rsidDel="00A87B5C">
                <w:delText>22/09/2010</w:delText>
              </w:r>
            </w:del>
          </w:p>
        </w:tc>
        <w:tc>
          <w:tcPr>
            <w:tcW w:w="1146" w:type="dxa"/>
            <w:tcPrChange w:id="743" w:author="VOYER Raphael" w:date="2021-06-16T09:31:00Z">
              <w:tcPr>
                <w:tcW w:w="1194" w:type="dxa"/>
              </w:tcPr>
            </w:tcPrChange>
          </w:tcPr>
          <w:p w14:paraId="64032492" w14:textId="77777777" w:rsidR="004E6280" w:rsidDel="00A87B5C" w:rsidRDefault="004E6280" w:rsidP="00D4718B">
            <w:pPr>
              <w:pStyle w:val="Tabletext"/>
              <w:jc w:val="center"/>
              <w:rPr>
                <w:del w:id="744" w:author="VOYER Raphael" w:date="2021-06-16T09:31:00Z"/>
              </w:rPr>
            </w:pPr>
          </w:p>
        </w:tc>
        <w:tc>
          <w:tcPr>
            <w:tcW w:w="1499" w:type="dxa"/>
            <w:tcPrChange w:id="745" w:author="VOYER Raphael" w:date="2021-06-16T09:31:00Z">
              <w:tcPr>
                <w:tcW w:w="1669" w:type="dxa"/>
              </w:tcPr>
            </w:tcPrChange>
          </w:tcPr>
          <w:p w14:paraId="679EDB3D" w14:textId="77777777" w:rsidR="004E6280" w:rsidDel="00A87B5C" w:rsidRDefault="004E6280" w:rsidP="00D4718B">
            <w:pPr>
              <w:pStyle w:val="Tabletext"/>
              <w:rPr>
                <w:del w:id="746" w:author="VOYER Raphael" w:date="2021-06-16T09:31:00Z"/>
                <w:lang w:val="sv-SE"/>
              </w:rPr>
            </w:pPr>
            <w:del w:id="747" w:author="VOYER Raphael" w:date="2021-06-16T09:31:00Z">
              <w:r w:rsidDel="00A87B5C">
                <w:rPr>
                  <w:lang w:val="sv-SE"/>
                </w:rPr>
                <w:delText>Sandeep</w:delText>
              </w:r>
            </w:del>
          </w:p>
          <w:p w14:paraId="544DAA12" w14:textId="77777777" w:rsidR="004E6280" w:rsidRPr="008A16DB" w:rsidDel="00A87B5C" w:rsidRDefault="004E6280" w:rsidP="00D4718B">
            <w:pPr>
              <w:rPr>
                <w:del w:id="748" w:author="VOYER Raphael" w:date="2021-06-16T09:31:00Z"/>
                <w:lang w:val="sv-SE"/>
              </w:rPr>
            </w:pPr>
            <w:del w:id="749" w:author="VOYER Raphael" w:date="2021-06-16T09:31:00Z">
              <w:r w:rsidDel="00A87B5C">
                <w:rPr>
                  <w:lang w:val="sv-SE"/>
                </w:rPr>
                <w:delText>Sreerangam</w:delText>
              </w:r>
            </w:del>
          </w:p>
        </w:tc>
        <w:tc>
          <w:tcPr>
            <w:tcW w:w="3692" w:type="dxa"/>
            <w:tcPrChange w:id="750" w:author="VOYER Raphael" w:date="2021-06-16T09:31:00Z">
              <w:tcPr>
                <w:tcW w:w="3378" w:type="dxa"/>
              </w:tcPr>
            </w:tcPrChange>
          </w:tcPr>
          <w:p w14:paraId="4282587E" w14:textId="77777777" w:rsidR="004E6280" w:rsidDel="00A87B5C" w:rsidRDefault="004E6280" w:rsidP="00D4718B">
            <w:pPr>
              <w:pStyle w:val="Tabletext"/>
              <w:rPr>
                <w:del w:id="751" w:author="VOYER Raphael" w:date="2021-06-16T09:31:00Z"/>
              </w:rPr>
            </w:pPr>
            <w:del w:id="752" w:author="VOYER Raphael" w:date="2021-06-16T09:31:00Z">
              <w:r w:rsidDel="00A87B5C">
                <w:delText xml:space="preserve">Updated the </w:delText>
              </w:r>
              <w:smartTag w:uri="urn:schemas-microsoft-com:office:smarttags" w:element="stockticker">
                <w:r w:rsidDel="00A87B5C">
                  <w:delText>CLI</w:delText>
                </w:r>
              </w:smartTag>
              <w:r w:rsidDel="00A87B5C">
                <w:delText xml:space="preserve"> with the</w:delText>
              </w:r>
            </w:del>
          </w:p>
          <w:p w14:paraId="1D89BF74" w14:textId="77777777" w:rsidR="004E6280" w:rsidDel="00A87B5C" w:rsidRDefault="004E6280" w:rsidP="00D4718B">
            <w:pPr>
              <w:rPr>
                <w:del w:id="753" w:author="VOYER Raphael" w:date="2021-06-16T09:31:00Z"/>
              </w:rPr>
            </w:pPr>
            <w:del w:id="754" w:author="VOYER Raphael" w:date="2021-06-16T09:31:00Z">
              <w:r w:rsidDel="00A87B5C">
                <w:delText xml:space="preserve">Keyword server-cluster instead </w:delText>
              </w:r>
            </w:del>
          </w:p>
          <w:p w14:paraId="48828B46" w14:textId="77777777" w:rsidR="004E6280" w:rsidRPr="008A16DB" w:rsidDel="00A87B5C" w:rsidRDefault="004E6280" w:rsidP="00D4718B">
            <w:pPr>
              <w:rPr>
                <w:del w:id="755" w:author="VOYER Raphael" w:date="2021-06-16T09:31:00Z"/>
              </w:rPr>
            </w:pPr>
            <w:del w:id="756" w:author="VOYER Raphael" w:date="2021-06-16T09:31:00Z">
              <w:r w:rsidDel="00A87B5C">
                <w:delText>of cluster.</w:delText>
              </w:r>
            </w:del>
          </w:p>
        </w:tc>
        <w:tc>
          <w:tcPr>
            <w:tcW w:w="1101" w:type="dxa"/>
            <w:tcPrChange w:id="757" w:author="VOYER Raphael" w:date="2021-06-16T09:31:00Z">
              <w:tcPr>
                <w:tcW w:w="1164" w:type="dxa"/>
              </w:tcPr>
            </w:tcPrChange>
          </w:tcPr>
          <w:p w14:paraId="5325D6DE" w14:textId="77777777" w:rsidR="004E6280" w:rsidDel="00A87B5C" w:rsidRDefault="004E6280" w:rsidP="00F146F4">
            <w:pPr>
              <w:pStyle w:val="Tabletext"/>
              <w:rPr>
                <w:del w:id="758" w:author="VOYER Raphael" w:date="2021-06-16T09:31:00Z"/>
              </w:rPr>
            </w:pPr>
          </w:p>
          <w:p w14:paraId="6DB0E5B4" w14:textId="77777777" w:rsidR="00F146F4" w:rsidRPr="00F146F4" w:rsidDel="00A87B5C" w:rsidRDefault="00F146F4" w:rsidP="00F146F4">
            <w:pPr>
              <w:rPr>
                <w:del w:id="759" w:author="VOYER Raphael" w:date="2021-06-16T09:31:00Z"/>
              </w:rPr>
            </w:pPr>
            <w:del w:id="760" w:author="VOYER Raphael" w:date="2021-06-16T09:31:00Z">
              <w:r w:rsidDel="00A87B5C">
                <w:delText>Update</w:delText>
              </w:r>
            </w:del>
          </w:p>
        </w:tc>
      </w:tr>
      <w:tr w:rsidR="00457B46" w:rsidDel="00A87B5C" w14:paraId="78C6C183" w14:textId="77777777" w:rsidTr="00A87B5C">
        <w:trPr>
          <w:trHeight w:val="256"/>
          <w:del w:id="761" w:author="VOYER Raphael" w:date="2021-06-16T09:31:00Z"/>
          <w:trPrChange w:id="762" w:author="VOYER Raphael" w:date="2021-06-16T09:31:00Z">
            <w:trPr>
              <w:trHeight w:val="256"/>
            </w:trPr>
          </w:trPrChange>
        </w:trPr>
        <w:tc>
          <w:tcPr>
            <w:tcW w:w="1081" w:type="dxa"/>
            <w:tcPrChange w:id="763" w:author="VOYER Raphael" w:date="2021-06-16T09:31:00Z">
              <w:tcPr>
                <w:tcW w:w="1081" w:type="dxa"/>
              </w:tcPr>
            </w:tcPrChange>
          </w:tcPr>
          <w:p w14:paraId="7691D4A4" w14:textId="77777777" w:rsidR="00457B46" w:rsidDel="00A87B5C" w:rsidRDefault="00457B46" w:rsidP="00B70E21">
            <w:pPr>
              <w:pStyle w:val="Tabletext"/>
              <w:rPr>
                <w:del w:id="764" w:author="VOYER Raphael" w:date="2021-06-16T09:31:00Z"/>
              </w:rPr>
            </w:pPr>
            <w:del w:id="765" w:author="VOYER Raphael" w:date="2021-06-16T09:31:00Z">
              <w:r w:rsidDel="00A87B5C">
                <w:delText xml:space="preserve">1.3 </w:delText>
              </w:r>
            </w:del>
          </w:p>
        </w:tc>
        <w:tc>
          <w:tcPr>
            <w:tcW w:w="1309" w:type="dxa"/>
            <w:tcPrChange w:id="766" w:author="VOYER Raphael" w:date="2021-06-16T09:31:00Z">
              <w:tcPr>
                <w:tcW w:w="1342" w:type="dxa"/>
              </w:tcPr>
            </w:tcPrChange>
          </w:tcPr>
          <w:p w14:paraId="53979ADA" w14:textId="77777777" w:rsidR="00457B46" w:rsidDel="00A87B5C" w:rsidRDefault="00457B46" w:rsidP="00B70E21">
            <w:pPr>
              <w:pStyle w:val="Tabletext"/>
              <w:rPr>
                <w:del w:id="767" w:author="VOYER Raphael" w:date="2021-06-16T09:31:00Z"/>
              </w:rPr>
            </w:pPr>
            <w:del w:id="768" w:author="VOYER Raphael" w:date="2021-06-16T09:31:00Z">
              <w:r w:rsidDel="00A87B5C">
                <w:delText>21/12/2010</w:delText>
              </w:r>
            </w:del>
          </w:p>
        </w:tc>
        <w:tc>
          <w:tcPr>
            <w:tcW w:w="1146" w:type="dxa"/>
            <w:tcPrChange w:id="769" w:author="VOYER Raphael" w:date="2021-06-16T09:31:00Z">
              <w:tcPr>
                <w:tcW w:w="1194" w:type="dxa"/>
              </w:tcPr>
            </w:tcPrChange>
          </w:tcPr>
          <w:p w14:paraId="7A1C8006" w14:textId="77777777" w:rsidR="00457B46" w:rsidDel="00A87B5C" w:rsidRDefault="00457B46" w:rsidP="00B70E21">
            <w:pPr>
              <w:pStyle w:val="Tabletext"/>
              <w:jc w:val="center"/>
              <w:rPr>
                <w:del w:id="770" w:author="VOYER Raphael" w:date="2021-06-16T09:31:00Z"/>
              </w:rPr>
            </w:pPr>
          </w:p>
        </w:tc>
        <w:tc>
          <w:tcPr>
            <w:tcW w:w="1499" w:type="dxa"/>
            <w:tcPrChange w:id="771" w:author="VOYER Raphael" w:date="2021-06-16T09:31:00Z">
              <w:tcPr>
                <w:tcW w:w="1669" w:type="dxa"/>
              </w:tcPr>
            </w:tcPrChange>
          </w:tcPr>
          <w:p w14:paraId="3268566C" w14:textId="77777777" w:rsidR="00457B46" w:rsidDel="00A87B5C" w:rsidRDefault="00457B46" w:rsidP="00B70E21">
            <w:pPr>
              <w:pStyle w:val="Tabletext"/>
              <w:rPr>
                <w:del w:id="772" w:author="VOYER Raphael" w:date="2021-06-16T09:31:00Z"/>
                <w:lang w:val="sv-SE"/>
              </w:rPr>
            </w:pPr>
            <w:del w:id="773" w:author="VOYER Raphael" w:date="2021-06-16T09:31:00Z">
              <w:r w:rsidDel="00A87B5C">
                <w:rPr>
                  <w:lang w:val="sv-SE"/>
                </w:rPr>
                <w:delText>Chandra Gorentla</w:delText>
              </w:r>
            </w:del>
          </w:p>
        </w:tc>
        <w:tc>
          <w:tcPr>
            <w:tcW w:w="3692" w:type="dxa"/>
            <w:tcPrChange w:id="774" w:author="VOYER Raphael" w:date="2021-06-16T09:31:00Z">
              <w:tcPr>
                <w:tcW w:w="3378" w:type="dxa"/>
              </w:tcPr>
            </w:tcPrChange>
          </w:tcPr>
          <w:p w14:paraId="67C84AF8" w14:textId="77777777" w:rsidR="00457B46" w:rsidDel="00A87B5C" w:rsidRDefault="00457B46" w:rsidP="00B70E21">
            <w:pPr>
              <w:rPr>
                <w:del w:id="775" w:author="VOYER Raphael" w:date="2021-06-16T09:31:00Z"/>
              </w:rPr>
            </w:pPr>
            <w:del w:id="776" w:author="VOYER Raphael" w:date="2021-06-16T09:31:00Z">
              <w:r w:rsidDel="00A87B5C">
                <w:delText xml:space="preserve">Updated the ‘alaHAVlanClusterMacAddressType’ entry of </w:delText>
              </w:r>
            </w:del>
          </w:p>
          <w:p w14:paraId="09F0EEDA" w14:textId="77777777" w:rsidR="00457B46" w:rsidDel="00A87B5C" w:rsidRDefault="00457B46" w:rsidP="00B70E21">
            <w:pPr>
              <w:rPr>
                <w:del w:id="777" w:author="VOYER Raphael" w:date="2021-06-16T09:31:00Z"/>
              </w:rPr>
            </w:pPr>
            <w:del w:id="778" w:author="VOYER Raphael" w:date="2021-06-16T09:31:00Z">
              <w:r w:rsidDel="00A87B5C">
                <w:delText>Appendix A</w:delText>
              </w:r>
            </w:del>
          </w:p>
        </w:tc>
        <w:tc>
          <w:tcPr>
            <w:tcW w:w="1101" w:type="dxa"/>
            <w:tcPrChange w:id="779" w:author="VOYER Raphael" w:date="2021-06-16T09:31:00Z">
              <w:tcPr>
                <w:tcW w:w="1164" w:type="dxa"/>
              </w:tcPr>
            </w:tcPrChange>
          </w:tcPr>
          <w:p w14:paraId="7B07E41A" w14:textId="77777777" w:rsidR="00457B46" w:rsidDel="00A87B5C" w:rsidRDefault="00F146F4" w:rsidP="00B70E21">
            <w:pPr>
              <w:pStyle w:val="Tabletext"/>
              <w:rPr>
                <w:del w:id="780" w:author="VOYER Raphael" w:date="2021-06-16T09:31:00Z"/>
              </w:rPr>
            </w:pPr>
            <w:del w:id="781" w:author="VOYER Raphael" w:date="2021-06-16T09:31:00Z">
              <w:r w:rsidDel="00A87B5C">
                <w:delText>Update</w:delText>
              </w:r>
            </w:del>
          </w:p>
        </w:tc>
      </w:tr>
      <w:tr w:rsidR="000E3A5C" w:rsidDel="00A87B5C" w14:paraId="1D4C29D7" w14:textId="77777777" w:rsidTr="00A87B5C">
        <w:trPr>
          <w:trHeight w:val="2177"/>
          <w:del w:id="782" w:author="VOYER Raphael" w:date="2021-06-16T09:31:00Z"/>
          <w:trPrChange w:id="783" w:author="VOYER Raphael" w:date="2021-06-16T09:31:00Z">
            <w:trPr>
              <w:trHeight w:val="2177"/>
            </w:trPr>
          </w:trPrChange>
        </w:trPr>
        <w:tc>
          <w:tcPr>
            <w:tcW w:w="1081" w:type="dxa"/>
            <w:tcPrChange w:id="784" w:author="VOYER Raphael" w:date="2021-06-16T09:31:00Z">
              <w:tcPr>
                <w:tcW w:w="1081" w:type="dxa"/>
              </w:tcPr>
            </w:tcPrChange>
          </w:tcPr>
          <w:p w14:paraId="7BFAB965" w14:textId="77777777" w:rsidR="000E3A5C" w:rsidDel="00A87B5C" w:rsidRDefault="000E3A5C" w:rsidP="00F146F4">
            <w:pPr>
              <w:pStyle w:val="Tabletext"/>
              <w:rPr>
                <w:del w:id="785" w:author="VOYER Raphael" w:date="2021-06-16T09:31:00Z"/>
              </w:rPr>
            </w:pPr>
            <w:del w:id="786" w:author="VOYER Raphael" w:date="2021-06-16T09:31:00Z">
              <w:r w:rsidDel="00A87B5C">
                <w:delText xml:space="preserve">1.4  </w:delText>
              </w:r>
            </w:del>
          </w:p>
        </w:tc>
        <w:tc>
          <w:tcPr>
            <w:tcW w:w="1309" w:type="dxa"/>
            <w:tcPrChange w:id="787" w:author="VOYER Raphael" w:date="2021-06-16T09:31:00Z">
              <w:tcPr>
                <w:tcW w:w="1342" w:type="dxa"/>
              </w:tcPr>
            </w:tcPrChange>
          </w:tcPr>
          <w:p w14:paraId="5CA74CCE" w14:textId="77777777" w:rsidR="000E3A5C" w:rsidDel="00A87B5C" w:rsidRDefault="000E3A5C" w:rsidP="00F146F4">
            <w:pPr>
              <w:pStyle w:val="Tabletext"/>
              <w:rPr>
                <w:del w:id="788" w:author="VOYER Raphael" w:date="2021-06-16T09:31:00Z"/>
              </w:rPr>
            </w:pPr>
            <w:del w:id="789" w:author="VOYER Raphael" w:date="2021-06-16T09:31:00Z">
              <w:r w:rsidDel="00A87B5C">
                <w:delText xml:space="preserve">01-Mar-2011 </w:delText>
              </w:r>
            </w:del>
          </w:p>
        </w:tc>
        <w:tc>
          <w:tcPr>
            <w:tcW w:w="1146" w:type="dxa"/>
            <w:tcPrChange w:id="790" w:author="VOYER Raphael" w:date="2021-06-16T09:31:00Z">
              <w:tcPr>
                <w:tcW w:w="1194" w:type="dxa"/>
              </w:tcPr>
            </w:tcPrChange>
          </w:tcPr>
          <w:p w14:paraId="193A5115" w14:textId="77777777" w:rsidR="000E3A5C" w:rsidDel="00A87B5C" w:rsidRDefault="00D845A6" w:rsidP="001405BF">
            <w:pPr>
              <w:pStyle w:val="Tabletext"/>
              <w:jc w:val="center"/>
              <w:rPr>
                <w:del w:id="791" w:author="VOYER Raphael" w:date="2021-06-16T09:31:00Z"/>
              </w:rPr>
            </w:pPr>
            <w:del w:id="792" w:author="VOYER Raphael" w:date="2021-06-16T09:31:00Z">
              <w:r w:rsidDel="00A87B5C">
                <w:delText>A</w:delText>
              </w:r>
            </w:del>
          </w:p>
        </w:tc>
        <w:tc>
          <w:tcPr>
            <w:tcW w:w="1499" w:type="dxa"/>
            <w:tcPrChange w:id="793" w:author="VOYER Raphael" w:date="2021-06-16T09:31:00Z">
              <w:tcPr>
                <w:tcW w:w="1669" w:type="dxa"/>
              </w:tcPr>
            </w:tcPrChange>
          </w:tcPr>
          <w:p w14:paraId="6D4548BA" w14:textId="77777777" w:rsidR="000E3A5C" w:rsidDel="00A87B5C" w:rsidRDefault="000E3A5C" w:rsidP="00D70809">
            <w:pPr>
              <w:pStyle w:val="Tabletext"/>
              <w:rPr>
                <w:del w:id="794" w:author="VOYER Raphael" w:date="2021-06-16T09:31:00Z"/>
                <w:lang w:val="sv-SE"/>
              </w:rPr>
            </w:pPr>
            <w:del w:id="795" w:author="VOYER Raphael" w:date="2021-06-16T09:31:00Z">
              <w:r w:rsidDel="00A87B5C">
                <w:rPr>
                  <w:lang w:val="sv-SE"/>
                </w:rPr>
                <w:delText>Chandra Gorentla</w:delText>
              </w:r>
            </w:del>
          </w:p>
        </w:tc>
        <w:tc>
          <w:tcPr>
            <w:tcW w:w="3692" w:type="dxa"/>
            <w:tcPrChange w:id="796" w:author="VOYER Raphael" w:date="2021-06-16T09:31:00Z">
              <w:tcPr>
                <w:tcW w:w="3378" w:type="dxa"/>
              </w:tcPr>
            </w:tcPrChange>
          </w:tcPr>
          <w:p w14:paraId="1603E6F5" w14:textId="77777777" w:rsidR="000E3A5C" w:rsidDel="00A87B5C" w:rsidRDefault="000E3A5C" w:rsidP="00C0786B">
            <w:pPr>
              <w:rPr>
                <w:del w:id="797" w:author="VOYER Raphael" w:date="2021-06-16T09:31:00Z"/>
              </w:rPr>
            </w:pPr>
            <w:del w:id="798" w:author="VOYER Raphael" w:date="2021-06-16T09:31:00Z">
              <w:r w:rsidDel="00A87B5C">
                <w:delText>As per suggestions of Tamarai and Abhay Karthik -</w:delText>
              </w:r>
            </w:del>
          </w:p>
          <w:p w14:paraId="2EC00153" w14:textId="77777777" w:rsidR="000E3A5C" w:rsidDel="00A87B5C" w:rsidRDefault="000E3A5C" w:rsidP="000E3A5C">
            <w:pPr>
              <w:numPr>
                <w:ilvl w:val="0"/>
                <w:numId w:val="43"/>
              </w:numPr>
              <w:rPr>
                <w:del w:id="799" w:author="VOYER Raphael" w:date="2021-06-16T09:31:00Z"/>
              </w:rPr>
            </w:pPr>
            <w:del w:id="800" w:author="VOYER Raphael" w:date="2021-06-16T09:31:00Z">
              <w:r w:rsidDel="00A87B5C">
                <w:delText>Updated section ‘2.1 Basic Overview’</w:delText>
              </w:r>
            </w:del>
          </w:p>
          <w:p w14:paraId="16FF8919" w14:textId="77777777" w:rsidR="000E3A5C" w:rsidDel="00A87B5C" w:rsidRDefault="000E3A5C" w:rsidP="000E3A5C">
            <w:pPr>
              <w:numPr>
                <w:ilvl w:val="0"/>
                <w:numId w:val="43"/>
              </w:numPr>
              <w:rPr>
                <w:del w:id="801" w:author="VOYER Raphael" w:date="2021-06-16T09:31:00Z"/>
              </w:rPr>
            </w:pPr>
            <w:del w:id="802" w:author="VOYER Raphael" w:date="2021-06-16T09:31:00Z">
              <w:r w:rsidDel="00A87B5C">
                <w:delText>Updated the section ‘4.1.2 Configuration commands’ by modifying the output of some of the commands</w:delText>
              </w:r>
            </w:del>
          </w:p>
        </w:tc>
        <w:tc>
          <w:tcPr>
            <w:tcW w:w="1101" w:type="dxa"/>
            <w:tcPrChange w:id="803" w:author="VOYER Raphael" w:date="2021-06-16T09:31:00Z">
              <w:tcPr>
                <w:tcW w:w="1164" w:type="dxa"/>
              </w:tcPr>
            </w:tcPrChange>
          </w:tcPr>
          <w:p w14:paraId="643B438B" w14:textId="77777777" w:rsidR="000E3A5C" w:rsidDel="00A87B5C" w:rsidRDefault="00D845A6" w:rsidP="00D70809">
            <w:pPr>
              <w:pStyle w:val="Tabletext"/>
              <w:rPr>
                <w:del w:id="804" w:author="VOYER Raphael" w:date="2021-06-16T09:31:00Z"/>
              </w:rPr>
            </w:pPr>
            <w:del w:id="805" w:author="VOYER Raphael" w:date="2021-06-16T09:31:00Z">
              <w:r w:rsidDel="00A87B5C">
                <w:delText>Final</w:delText>
              </w:r>
            </w:del>
          </w:p>
          <w:p w14:paraId="509B25EE" w14:textId="77777777" w:rsidR="00D845A6" w:rsidDel="00A87B5C" w:rsidRDefault="00D845A6" w:rsidP="00D845A6">
            <w:pPr>
              <w:rPr>
                <w:del w:id="806" w:author="VOYER Raphael" w:date="2021-06-16T09:31:00Z"/>
              </w:rPr>
            </w:pPr>
            <w:del w:id="807" w:author="VOYER Raphael" w:date="2021-06-16T09:31:00Z">
              <w:r w:rsidDel="00A87B5C">
                <w:delText>Released</w:delText>
              </w:r>
            </w:del>
          </w:p>
          <w:p w14:paraId="6B0AEDA8" w14:textId="77777777" w:rsidR="009F2DC4" w:rsidRPr="00D845A6" w:rsidDel="00A87B5C" w:rsidRDefault="009F2DC4" w:rsidP="00D845A6">
            <w:pPr>
              <w:rPr>
                <w:del w:id="808" w:author="VOYER Raphael" w:date="2021-06-16T09:31:00Z"/>
              </w:rPr>
            </w:pPr>
            <w:del w:id="809" w:author="VOYER Raphael" w:date="2021-06-16T09:31:00Z">
              <w:r w:rsidDel="00A87B5C">
                <w:delText>DCO1716</w:delText>
              </w:r>
            </w:del>
          </w:p>
        </w:tc>
      </w:tr>
      <w:tr w:rsidR="003B6131" w:rsidDel="00A87B5C" w14:paraId="60CCC0D6" w14:textId="77777777" w:rsidTr="00A87B5C">
        <w:trPr>
          <w:trHeight w:val="256"/>
          <w:del w:id="810" w:author="VOYER Raphael" w:date="2021-06-16T09:31:00Z"/>
          <w:trPrChange w:id="811" w:author="VOYER Raphael" w:date="2021-06-16T09:31:00Z">
            <w:trPr>
              <w:trHeight w:val="256"/>
            </w:trPr>
          </w:trPrChange>
        </w:trPr>
        <w:tc>
          <w:tcPr>
            <w:tcW w:w="1081" w:type="dxa"/>
            <w:tcPrChange w:id="812" w:author="VOYER Raphael" w:date="2021-06-16T09:31:00Z">
              <w:tcPr>
                <w:tcW w:w="1081" w:type="dxa"/>
              </w:tcPr>
            </w:tcPrChange>
          </w:tcPr>
          <w:p w14:paraId="0DEDCE7D" w14:textId="77777777" w:rsidR="003B6131" w:rsidDel="00A87B5C" w:rsidRDefault="003B6131" w:rsidP="00107CBD">
            <w:pPr>
              <w:pStyle w:val="Tabletext"/>
              <w:rPr>
                <w:del w:id="813" w:author="VOYER Raphael" w:date="2021-06-16T09:31:00Z"/>
              </w:rPr>
            </w:pPr>
            <w:del w:id="814" w:author="VOYER Raphael" w:date="2021-06-16T09:31:00Z">
              <w:r w:rsidDel="00A87B5C">
                <w:delText xml:space="preserve">1.5  </w:delText>
              </w:r>
            </w:del>
          </w:p>
        </w:tc>
        <w:tc>
          <w:tcPr>
            <w:tcW w:w="1309" w:type="dxa"/>
            <w:tcPrChange w:id="815" w:author="VOYER Raphael" w:date="2021-06-16T09:31:00Z">
              <w:tcPr>
                <w:tcW w:w="1342" w:type="dxa"/>
              </w:tcPr>
            </w:tcPrChange>
          </w:tcPr>
          <w:p w14:paraId="7717396B" w14:textId="77777777" w:rsidR="003B6131" w:rsidDel="00A87B5C" w:rsidRDefault="003B6131" w:rsidP="00107CBD">
            <w:pPr>
              <w:pStyle w:val="Tabletext"/>
              <w:rPr>
                <w:del w:id="816" w:author="VOYER Raphael" w:date="2021-06-16T09:31:00Z"/>
              </w:rPr>
            </w:pPr>
            <w:del w:id="817" w:author="VOYER Raphael" w:date="2021-06-16T09:31:00Z">
              <w:r w:rsidDel="00A87B5C">
                <w:delText>08-April-11</w:delText>
              </w:r>
            </w:del>
          </w:p>
          <w:p w14:paraId="5102BDEC" w14:textId="77777777" w:rsidR="003B6131" w:rsidDel="00A87B5C" w:rsidRDefault="003B6131" w:rsidP="00107CBD">
            <w:pPr>
              <w:pStyle w:val="Tabletext"/>
              <w:rPr>
                <w:del w:id="818" w:author="VOYER Raphael" w:date="2021-06-16T09:31:00Z"/>
              </w:rPr>
            </w:pPr>
          </w:p>
        </w:tc>
        <w:tc>
          <w:tcPr>
            <w:tcW w:w="1146" w:type="dxa"/>
            <w:tcPrChange w:id="819" w:author="VOYER Raphael" w:date="2021-06-16T09:31:00Z">
              <w:tcPr>
                <w:tcW w:w="1194" w:type="dxa"/>
              </w:tcPr>
            </w:tcPrChange>
          </w:tcPr>
          <w:p w14:paraId="713CF0E8" w14:textId="77777777" w:rsidR="003B6131" w:rsidDel="00A87B5C" w:rsidRDefault="003B6131" w:rsidP="00107CBD">
            <w:pPr>
              <w:pStyle w:val="Tabletext"/>
              <w:jc w:val="center"/>
              <w:rPr>
                <w:del w:id="820" w:author="VOYER Raphael" w:date="2021-06-16T09:31:00Z"/>
              </w:rPr>
            </w:pPr>
            <w:del w:id="821" w:author="VOYER Raphael" w:date="2021-06-16T09:31:00Z">
              <w:r w:rsidDel="00A87B5C">
                <w:delText>B</w:delText>
              </w:r>
            </w:del>
          </w:p>
        </w:tc>
        <w:tc>
          <w:tcPr>
            <w:tcW w:w="1499" w:type="dxa"/>
            <w:tcPrChange w:id="822" w:author="VOYER Raphael" w:date="2021-06-16T09:31:00Z">
              <w:tcPr>
                <w:tcW w:w="1669" w:type="dxa"/>
              </w:tcPr>
            </w:tcPrChange>
          </w:tcPr>
          <w:p w14:paraId="49F2DCE2" w14:textId="77777777" w:rsidR="003B6131" w:rsidDel="00A87B5C" w:rsidRDefault="003B6131" w:rsidP="00107CBD">
            <w:pPr>
              <w:pStyle w:val="Tabletext"/>
              <w:rPr>
                <w:del w:id="823" w:author="VOYER Raphael" w:date="2021-06-16T09:31:00Z"/>
                <w:lang w:val="sv-SE"/>
              </w:rPr>
            </w:pPr>
            <w:del w:id="824" w:author="VOYER Raphael" w:date="2021-06-16T09:31:00Z">
              <w:r w:rsidDel="00A87B5C">
                <w:rPr>
                  <w:lang w:val="sv-SE"/>
                </w:rPr>
                <w:delText>Chandra Gorentla</w:delText>
              </w:r>
            </w:del>
          </w:p>
        </w:tc>
        <w:tc>
          <w:tcPr>
            <w:tcW w:w="3692" w:type="dxa"/>
            <w:tcPrChange w:id="825" w:author="VOYER Raphael" w:date="2021-06-16T09:31:00Z">
              <w:tcPr>
                <w:tcW w:w="3378" w:type="dxa"/>
              </w:tcPr>
            </w:tcPrChange>
          </w:tcPr>
          <w:p w14:paraId="05109376" w14:textId="77777777" w:rsidR="003B6131" w:rsidDel="00A87B5C" w:rsidRDefault="003B6131" w:rsidP="00107CBD">
            <w:pPr>
              <w:numPr>
                <w:ilvl w:val="0"/>
                <w:numId w:val="47"/>
              </w:numPr>
              <w:rPr>
                <w:del w:id="826" w:author="VOYER Raphael" w:date="2021-06-16T09:31:00Z"/>
              </w:rPr>
            </w:pPr>
            <w:del w:id="827" w:author="VOYER Raphael" w:date="2021-06-16T09:31:00Z">
              <w:r w:rsidDel="00A87B5C">
                <w:delText>The command ‘debug havlan help’ is removed (section 9.3).</w:delText>
              </w:r>
            </w:del>
          </w:p>
          <w:p w14:paraId="67F5C2AC" w14:textId="77777777" w:rsidR="003B6131" w:rsidDel="00A87B5C" w:rsidRDefault="003B6131" w:rsidP="00107CBD">
            <w:pPr>
              <w:numPr>
                <w:ilvl w:val="0"/>
                <w:numId w:val="47"/>
              </w:numPr>
              <w:rPr>
                <w:del w:id="828" w:author="VOYER Raphael" w:date="2021-06-16T09:31:00Z"/>
              </w:rPr>
            </w:pPr>
            <w:del w:id="829" w:author="VOYER Raphael" w:date="2021-06-16T09:31:00Z">
              <w:r w:rsidDel="00A87B5C">
                <w:delText>Added 2 MIBs ‘alaHAVlanClusterPortType’, and ‘alaHAVlanClusterPortValid’ (section ‘4.2.1 New SNMP Tables’).</w:delText>
              </w:r>
            </w:del>
          </w:p>
          <w:p w14:paraId="5A3A3226" w14:textId="77777777" w:rsidR="003B6131" w:rsidDel="00A87B5C" w:rsidRDefault="003B6131" w:rsidP="00107CBD">
            <w:pPr>
              <w:numPr>
                <w:ilvl w:val="0"/>
                <w:numId w:val="47"/>
              </w:numPr>
              <w:rPr>
                <w:del w:id="830" w:author="VOYER Raphael" w:date="2021-06-16T09:31:00Z"/>
              </w:rPr>
            </w:pPr>
            <w:del w:id="831" w:author="VOYER Raphael" w:date="2021-06-16T09:31:00Z">
              <w:r w:rsidDel="00A87B5C">
                <w:delText>Above 2 items are added to the SEQUECE of ‘alaHAVlanClusterPortEntry’, in the same section.</w:delText>
              </w:r>
            </w:del>
          </w:p>
          <w:p w14:paraId="05A2CAB4" w14:textId="77777777" w:rsidR="003B6131" w:rsidDel="00A87B5C" w:rsidRDefault="003B6131" w:rsidP="00107CBD">
            <w:pPr>
              <w:numPr>
                <w:ilvl w:val="0"/>
                <w:numId w:val="47"/>
              </w:numPr>
              <w:rPr>
                <w:del w:id="832" w:author="VOYER Raphael" w:date="2021-06-16T09:31:00Z"/>
              </w:rPr>
            </w:pPr>
            <w:del w:id="833" w:author="VOYER Raphael" w:date="2021-06-16T09:31:00Z">
              <w:r w:rsidDel="00A87B5C">
                <w:delText>Above 2 items are added to the ‘alaHAVlanClusterPortGroup’ object (section 4.2.2 Conformance).  Also a correction is made to the same table by adding ‘alaHAVlanClusterPortIfIndex’.</w:delText>
              </w:r>
            </w:del>
          </w:p>
          <w:p w14:paraId="51470846" w14:textId="77777777" w:rsidR="003B6131" w:rsidDel="00A87B5C" w:rsidRDefault="003B6131" w:rsidP="00107CBD">
            <w:pPr>
              <w:numPr>
                <w:ilvl w:val="0"/>
                <w:numId w:val="47"/>
              </w:numPr>
              <w:rPr>
                <w:del w:id="834" w:author="VOYER Raphael" w:date="2021-06-16T09:31:00Z"/>
              </w:rPr>
            </w:pPr>
            <w:del w:id="835" w:author="VOYER Raphael" w:date="2021-06-16T09:31:00Z">
              <w:r w:rsidDel="00A87B5C">
                <w:delText>‘Legend’ is modified in the output description of the command ‘show server-cluster’ in section ‘4.1.2 Configuration Commands’.</w:delText>
              </w:r>
            </w:del>
          </w:p>
          <w:p w14:paraId="2D1537B4" w14:textId="77777777" w:rsidR="003B6131" w:rsidDel="00A87B5C" w:rsidRDefault="003B6131" w:rsidP="00107CBD">
            <w:pPr>
              <w:numPr>
                <w:ilvl w:val="0"/>
                <w:numId w:val="47"/>
              </w:numPr>
              <w:rPr>
                <w:del w:id="836" w:author="VOYER Raphael" w:date="2021-06-16T09:31:00Z"/>
              </w:rPr>
            </w:pPr>
            <w:del w:id="837" w:author="VOYER Raphael" w:date="2021-06-16T09:31:00Z">
              <w:r w:rsidDel="00A87B5C">
                <w:delText>‘DUT1’ and ‘DUT2’ in figures 3, 4 and 5 of section 5 ‘Use cases/configuration Examples’ changed to ‘HOST 1’ and ‘HOST 2’.</w:delText>
              </w:r>
            </w:del>
          </w:p>
        </w:tc>
        <w:tc>
          <w:tcPr>
            <w:tcW w:w="1101" w:type="dxa"/>
            <w:tcPrChange w:id="838" w:author="VOYER Raphael" w:date="2021-06-16T09:31:00Z">
              <w:tcPr>
                <w:tcW w:w="1164" w:type="dxa"/>
              </w:tcPr>
            </w:tcPrChange>
          </w:tcPr>
          <w:p w14:paraId="2206B8CD" w14:textId="77777777" w:rsidR="003B6131" w:rsidDel="00A87B5C" w:rsidRDefault="003B6131" w:rsidP="00107CBD">
            <w:pPr>
              <w:pStyle w:val="Tabletext"/>
              <w:rPr>
                <w:del w:id="839" w:author="VOYER Raphael" w:date="2021-06-16T09:31:00Z"/>
              </w:rPr>
            </w:pPr>
            <w:del w:id="840" w:author="VOYER Raphael" w:date="2021-06-16T09:31:00Z">
              <w:r w:rsidDel="00A87B5C">
                <w:delText>Update</w:delText>
              </w:r>
            </w:del>
          </w:p>
          <w:p w14:paraId="76EC6417" w14:textId="77777777" w:rsidR="003B6131" w:rsidDel="00A87B5C" w:rsidRDefault="003B6131" w:rsidP="00107CBD">
            <w:pPr>
              <w:pStyle w:val="Tabletext"/>
              <w:rPr>
                <w:del w:id="841" w:author="VOYER Raphael" w:date="2021-06-16T09:31:00Z"/>
              </w:rPr>
            </w:pPr>
            <w:del w:id="842" w:author="VOYER Raphael" w:date="2021-06-16T09:31:00Z">
              <w:r w:rsidDel="00A87B5C">
                <w:delText>Released</w:delText>
              </w:r>
            </w:del>
          </w:p>
          <w:p w14:paraId="65C8BB77" w14:textId="77777777" w:rsidR="003B6131" w:rsidDel="00A87B5C" w:rsidRDefault="003B6131" w:rsidP="00107CBD">
            <w:pPr>
              <w:pStyle w:val="Tabletext"/>
              <w:rPr>
                <w:del w:id="843" w:author="VOYER Raphael" w:date="2021-06-16T09:31:00Z"/>
              </w:rPr>
            </w:pPr>
            <w:del w:id="844" w:author="VOYER Raphael" w:date="2021-06-16T09:31:00Z">
              <w:r w:rsidDel="00A87B5C">
                <w:delText xml:space="preserve">DCO1945 </w:delText>
              </w:r>
            </w:del>
          </w:p>
        </w:tc>
      </w:tr>
      <w:tr w:rsidR="003B6131" w:rsidDel="00A87B5C" w14:paraId="66EFDF04" w14:textId="77777777" w:rsidTr="00A87B5C">
        <w:trPr>
          <w:trHeight w:val="256"/>
          <w:del w:id="845" w:author="VOYER Raphael" w:date="2021-06-16T09:31:00Z"/>
          <w:trPrChange w:id="846" w:author="VOYER Raphael" w:date="2021-06-16T09:31:00Z">
            <w:trPr>
              <w:trHeight w:val="256"/>
            </w:trPr>
          </w:trPrChange>
        </w:trPr>
        <w:tc>
          <w:tcPr>
            <w:tcW w:w="1081" w:type="dxa"/>
            <w:tcPrChange w:id="847" w:author="VOYER Raphael" w:date="2021-06-16T09:31:00Z">
              <w:tcPr>
                <w:tcW w:w="1081" w:type="dxa"/>
              </w:tcPr>
            </w:tcPrChange>
          </w:tcPr>
          <w:p w14:paraId="2A0EAE35" w14:textId="77777777" w:rsidR="003B6131" w:rsidDel="00A87B5C" w:rsidRDefault="003B6131" w:rsidP="00F146F4">
            <w:pPr>
              <w:pStyle w:val="Tabletext"/>
              <w:rPr>
                <w:del w:id="848" w:author="VOYER Raphael" w:date="2021-06-16T09:31:00Z"/>
              </w:rPr>
            </w:pPr>
            <w:del w:id="849" w:author="VOYER Raphael" w:date="2021-06-16T09:31:00Z">
              <w:r w:rsidDel="00A87B5C">
                <w:delText>1.6</w:delText>
              </w:r>
            </w:del>
          </w:p>
        </w:tc>
        <w:tc>
          <w:tcPr>
            <w:tcW w:w="1309" w:type="dxa"/>
            <w:tcPrChange w:id="850" w:author="VOYER Raphael" w:date="2021-06-16T09:31:00Z">
              <w:tcPr>
                <w:tcW w:w="1342" w:type="dxa"/>
              </w:tcPr>
            </w:tcPrChange>
          </w:tcPr>
          <w:p w14:paraId="103DE047" w14:textId="77777777" w:rsidR="003B6131" w:rsidDel="00A87B5C" w:rsidRDefault="003B6131" w:rsidP="00F146F4">
            <w:pPr>
              <w:pStyle w:val="Tabletext"/>
              <w:rPr>
                <w:del w:id="851" w:author="VOYER Raphael" w:date="2021-06-16T09:31:00Z"/>
              </w:rPr>
            </w:pPr>
            <w:del w:id="852" w:author="VOYER Raphael" w:date="2021-06-16T09:31:00Z">
              <w:r w:rsidDel="00A87B5C">
                <w:delText>23-May-2011</w:delText>
              </w:r>
            </w:del>
          </w:p>
        </w:tc>
        <w:tc>
          <w:tcPr>
            <w:tcW w:w="1146" w:type="dxa"/>
            <w:tcPrChange w:id="853" w:author="VOYER Raphael" w:date="2021-06-16T09:31:00Z">
              <w:tcPr>
                <w:tcW w:w="1194" w:type="dxa"/>
              </w:tcPr>
            </w:tcPrChange>
          </w:tcPr>
          <w:p w14:paraId="30D1C009" w14:textId="77777777" w:rsidR="003B6131" w:rsidDel="00A87B5C" w:rsidRDefault="00737912" w:rsidP="001405BF">
            <w:pPr>
              <w:pStyle w:val="Tabletext"/>
              <w:jc w:val="center"/>
              <w:rPr>
                <w:del w:id="854" w:author="VOYER Raphael" w:date="2021-06-16T09:31:00Z"/>
              </w:rPr>
            </w:pPr>
            <w:del w:id="855" w:author="VOYER Raphael" w:date="2021-06-16T09:31:00Z">
              <w:r w:rsidDel="00A87B5C">
                <w:delText>C</w:delText>
              </w:r>
            </w:del>
          </w:p>
        </w:tc>
        <w:tc>
          <w:tcPr>
            <w:tcW w:w="1499" w:type="dxa"/>
            <w:tcPrChange w:id="856" w:author="VOYER Raphael" w:date="2021-06-16T09:31:00Z">
              <w:tcPr>
                <w:tcW w:w="1669" w:type="dxa"/>
              </w:tcPr>
            </w:tcPrChange>
          </w:tcPr>
          <w:p w14:paraId="79C0F49B" w14:textId="77777777" w:rsidR="003B6131" w:rsidDel="00A87B5C" w:rsidRDefault="003B6131" w:rsidP="00D70809">
            <w:pPr>
              <w:pStyle w:val="Tabletext"/>
              <w:rPr>
                <w:del w:id="857" w:author="VOYER Raphael" w:date="2021-06-16T09:31:00Z"/>
                <w:lang w:val="sv-SE"/>
              </w:rPr>
            </w:pPr>
            <w:del w:id="858" w:author="VOYER Raphael" w:date="2021-06-16T09:31:00Z">
              <w:r w:rsidDel="00A87B5C">
                <w:rPr>
                  <w:lang w:val="sv-SE"/>
                </w:rPr>
                <w:delText>Chandra Sekhar Gorentla</w:delText>
              </w:r>
            </w:del>
          </w:p>
        </w:tc>
        <w:tc>
          <w:tcPr>
            <w:tcW w:w="3692" w:type="dxa"/>
            <w:tcPrChange w:id="859" w:author="VOYER Raphael" w:date="2021-06-16T09:31:00Z">
              <w:tcPr>
                <w:tcW w:w="3378" w:type="dxa"/>
              </w:tcPr>
            </w:tcPrChange>
          </w:tcPr>
          <w:p w14:paraId="7A74C841" w14:textId="77777777" w:rsidR="003B6131" w:rsidDel="00A87B5C" w:rsidRDefault="003B6131" w:rsidP="00AC6983">
            <w:pPr>
              <w:rPr>
                <w:del w:id="860" w:author="VOYER Raphael" w:date="2021-06-16T09:31:00Z"/>
              </w:rPr>
            </w:pPr>
            <w:del w:id="861" w:author="VOYER Raphael" w:date="2021-06-16T09:31:00Z">
              <w:r w:rsidDel="00A87B5C">
                <w:delText>A note added in section 5.</w:delText>
              </w:r>
            </w:del>
          </w:p>
        </w:tc>
        <w:tc>
          <w:tcPr>
            <w:tcW w:w="1101" w:type="dxa"/>
            <w:tcPrChange w:id="862" w:author="VOYER Raphael" w:date="2021-06-16T09:31:00Z">
              <w:tcPr>
                <w:tcW w:w="1164" w:type="dxa"/>
              </w:tcPr>
            </w:tcPrChange>
          </w:tcPr>
          <w:p w14:paraId="6D335FD2" w14:textId="77777777" w:rsidR="003B6131" w:rsidDel="00A87B5C" w:rsidRDefault="003B6131" w:rsidP="009F2DC4">
            <w:pPr>
              <w:pStyle w:val="Tabletext"/>
              <w:rPr>
                <w:del w:id="863" w:author="VOYER Raphael" w:date="2021-06-16T09:31:00Z"/>
              </w:rPr>
            </w:pPr>
            <w:del w:id="864" w:author="VOYER Raphael" w:date="2021-06-16T09:31:00Z">
              <w:r w:rsidDel="00A87B5C">
                <w:delText>Updated</w:delText>
              </w:r>
            </w:del>
          </w:p>
        </w:tc>
      </w:tr>
      <w:tr w:rsidR="00D3043C" w:rsidDel="00A87B5C" w14:paraId="7922D069" w14:textId="77777777" w:rsidTr="00A87B5C">
        <w:trPr>
          <w:trHeight w:val="256"/>
          <w:del w:id="865" w:author="VOYER Raphael" w:date="2021-06-16T09:31:00Z"/>
          <w:trPrChange w:id="866" w:author="VOYER Raphael" w:date="2021-06-16T09:31:00Z">
            <w:trPr>
              <w:trHeight w:val="256"/>
            </w:trPr>
          </w:trPrChange>
        </w:trPr>
        <w:tc>
          <w:tcPr>
            <w:tcW w:w="1081" w:type="dxa"/>
            <w:tcPrChange w:id="867" w:author="VOYER Raphael" w:date="2021-06-16T09:31:00Z">
              <w:tcPr>
                <w:tcW w:w="1081" w:type="dxa"/>
              </w:tcPr>
            </w:tcPrChange>
          </w:tcPr>
          <w:p w14:paraId="1B4B93AB" w14:textId="77777777" w:rsidR="00D3043C" w:rsidDel="00A87B5C" w:rsidRDefault="00D3043C" w:rsidP="001A3B28">
            <w:pPr>
              <w:pStyle w:val="Tabletext"/>
              <w:rPr>
                <w:del w:id="868" w:author="VOYER Raphael" w:date="2021-06-16T09:31:00Z"/>
              </w:rPr>
            </w:pPr>
            <w:del w:id="869" w:author="VOYER Raphael" w:date="2021-06-16T09:31:00Z">
              <w:r w:rsidDel="00A87B5C">
                <w:delText>1.7</w:delText>
              </w:r>
            </w:del>
          </w:p>
        </w:tc>
        <w:tc>
          <w:tcPr>
            <w:tcW w:w="1309" w:type="dxa"/>
            <w:tcPrChange w:id="870" w:author="VOYER Raphael" w:date="2021-06-16T09:31:00Z">
              <w:tcPr>
                <w:tcW w:w="1342" w:type="dxa"/>
              </w:tcPr>
            </w:tcPrChange>
          </w:tcPr>
          <w:p w14:paraId="3D6CBA39" w14:textId="77777777" w:rsidR="00D3043C" w:rsidDel="00A87B5C" w:rsidRDefault="00D3043C" w:rsidP="001A3B28">
            <w:pPr>
              <w:pStyle w:val="Tabletext"/>
              <w:rPr>
                <w:del w:id="871" w:author="VOYER Raphael" w:date="2021-06-16T09:31:00Z"/>
              </w:rPr>
            </w:pPr>
            <w:del w:id="872" w:author="VOYER Raphael" w:date="2021-06-16T09:31:00Z">
              <w:r w:rsidDel="00A87B5C">
                <w:delText>13-June-2011</w:delText>
              </w:r>
            </w:del>
          </w:p>
        </w:tc>
        <w:tc>
          <w:tcPr>
            <w:tcW w:w="1146" w:type="dxa"/>
            <w:tcPrChange w:id="873" w:author="VOYER Raphael" w:date="2021-06-16T09:31:00Z">
              <w:tcPr>
                <w:tcW w:w="1194" w:type="dxa"/>
              </w:tcPr>
            </w:tcPrChange>
          </w:tcPr>
          <w:p w14:paraId="0F30F1E7" w14:textId="77777777" w:rsidR="00D3043C" w:rsidDel="00A87B5C" w:rsidRDefault="00D3043C" w:rsidP="001A3B28">
            <w:pPr>
              <w:pStyle w:val="Tabletext"/>
              <w:jc w:val="center"/>
              <w:rPr>
                <w:del w:id="874" w:author="VOYER Raphael" w:date="2021-06-16T09:31:00Z"/>
              </w:rPr>
            </w:pPr>
          </w:p>
        </w:tc>
        <w:tc>
          <w:tcPr>
            <w:tcW w:w="1499" w:type="dxa"/>
            <w:tcPrChange w:id="875" w:author="VOYER Raphael" w:date="2021-06-16T09:31:00Z">
              <w:tcPr>
                <w:tcW w:w="1669" w:type="dxa"/>
              </w:tcPr>
            </w:tcPrChange>
          </w:tcPr>
          <w:p w14:paraId="63BCF28C" w14:textId="77777777" w:rsidR="00D3043C" w:rsidDel="00A87B5C" w:rsidRDefault="00D3043C" w:rsidP="001A3B28">
            <w:pPr>
              <w:pStyle w:val="Tabletext"/>
              <w:rPr>
                <w:del w:id="876" w:author="VOYER Raphael" w:date="2021-06-16T09:31:00Z"/>
                <w:lang w:val="sv-SE"/>
              </w:rPr>
            </w:pPr>
            <w:del w:id="877" w:author="VOYER Raphael" w:date="2021-06-16T09:31:00Z">
              <w:r w:rsidDel="00A87B5C">
                <w:rPr>
                  <w:lang w:val="sv-SE"/>
                </w:rPr>
                <w:delText>Chandra Sekhar Gorentla</w:delText>
              </w:r>
            </w:del>
          </w:p>
        </w:tc>
        <w:tc>
          <w:tcPr>
            <w:tcW w:w="3692" w:type="dxa"/>
            <w:tcPrChange w:id="878" w:author="VOYER Raphael" w:date="2021-06-16T09:31:00Z">
              <w:tcPr>
                <w:tcW w:w="3378" w:type="dxa"/>
              </w:tcPr>
            </w:tcPrChange>
          </w:tcPr>
          <w:p w14:paraId="62B1D793" w14:textId="77777777" w:rsidR="00D3043C" w:rsidDel="00A87B5C" w:rsidRDefault="00D3043C" w:rsidP="00D3043C">
            <w:pPr>
              <w:numPr>
                <w:ilvl w:val="0"/>
                <w:numId w:val="49"/>
              </w:numPr>
              <w:rPr>
                <w:del w:id="879" w:author="VOYER Raphael" w:date="2021-06-16T09:31:00Z"/>
              </w:rPr>
            </w:pPr>
            <w:del w:id="880" w:author="VOYER Raphael" w:date="2021-06-16T09:31:00Z">
              <w:r w:rsidDel="00A87B5C">
                <w:delText>‘all’ port option is removed for L2 mode server-cluster</w:delText>
              </w:r>
            </w:del>
          </w:p>
          <w:p w14:paraId="5BA7FFC3" w14:textId="77777777" w:rsidR="00D3043C" w:rsidDel="00A87B5C" w:rsidRDefault="00D3043C" w:rsidP="00D3043C">
            <w:pPr>
              <w:numPr>
                <w:ilvl w:val="0"/>
                <w:numId w:val="49"/>
              </w:numPr>
              <w:rPr>
                <w:del w:id="881" w:author="VOYER Raphael" w:date="2021-06-16T09:31:00Z"/>
              </w:rPr>
            </w:pPr>
            <w:del w:id="882" w:author="VOYER Raphael" w:date="2021-06-16T09:31:00Z">
              <w:r w:rsidDel="00A87B5C">
                <w:delText>Command formats and examples corrected in several sections.</w:delText>
              </w:r>
            </w:del>
          </w:p>
        </w:tc>
        <w:tc>
          <w:tcPr>
            <w:tcW w:w="1101" w:type="dxa"/>
            <w:tcPrChange w:id="883" w:author="VOYER Raphael" w:date="2021-06-16T09:31:00Z">
              <w:tcPr>
                <w:tcW w:w="1164" w:type="dxa"/>
              </w:tcPr>
            </w:tcPrChange>
          </w:tcPr>
          <w:p w14:paraId="570BC21E" w14:textId="77777777" w:rsidR="00D3043C" w:rsidDel="00A87B5C" w:rsidRDefault="00D3043C" w:rsidP="001A3B28">
            <w:pPr>
              <w:pStyle w:val="Tabletext"/>
              <w:rPr>
                <w:del w:id="884" w:author="VOYER Raphael" w:date="2021-06-16T09:31:00Z"/>
              </w:rPr>
            </w:pPr>
          </w:p>
        </w:tc>
      </w:tr>
      <w:tr w:rsidR="00D3043C" w:rsidDel="00A87B5C" w14:paraId="5DD41C33" w14:textId="77777777" w:rsidTr="00A87B5C">
        <w:trPr>
          <w:trHeight w:val="256"/>
          <w:del w:id="885" w:author="VOYER Raphael" w:date="2021-06-16T09:31:00Z"/>
          <w:trPrChange w:id="886" w:author="VOYER Raphael" w:date="2021-06-16T09:31:00Z">
            <w:trPr>
              <w:trHeight w:val="256"/>
            </w:trPr>
          </w:trPrChange>
        </w:trPr>
        <w:tc>
          <w:tcPr>
            <w:tcW w:w="1081" w:type="dxa"/>
            <w:tcPrChange w:id="887" w:author="VOYER Raphael" w:date="2021-06-16T09:31:00Z">
              <w:tcPr>
                <w:tcW w:w="1081" w:type="dxa"/>
              </w:tcPr>
            </w:tcPrChange>
          </w:tcPr>
          <w:p w14:paraId="47A25257" w14:textId="77777777" w:rsidR="00D3043C" w:rsidDel="00A87B5C" w:rsidRDefault="00610DF2" w:rsidP="001A3B28">
            <w:pPr>
              <w:pStyle w:val="Tabletext"/>
              <w:rPr>
                <w:del w:id="888" w:author="VOYER Raphael" w:date="2021-06-16T09:31:00Z"/>
              </w:rPr>
            </w:pPr>
            <w:del w:id="889" w:author="VOYER Raphael" w:date="2021-06-16T09:31:00Z">
              <w:r w:rsidDel="00A87B5C">
                <w:delText>1.8</w:delText>
              </w:r>
            </w:del>
          </w:p>
        </w:tc>
        <w:tc>
          <w:tcPr>
            <w:tcW w:w="1309" w:type="dxa"/>
            <w:tcPrChange w:id="890" w:author="VOYER Raphael" w:date="2021-06-16T09:31:00Z">
              <w:tcPr>
                <w:tcW w:w="1342" w:type="dxa"/>
              </w:tcPr>
            </w:tcPrChange>
          </w:tcPr>
          <w:p w14:paraId="393DB9BC" w14:textId="77777777" w:rsidR="00D3043C" w:rsidDel="00A87B5C" w:rsidRDefault="00610DF2" w:rsidP="001A3B28">
            <w:pPr>
              <w:pStyle w:val="Tabletext"/>
              <w:rPr>
                <w:del w:id="891" w:author="VOYER Raphael" w:date="2021-06-16T09:31:00Z"/>
              </w:rPr>
            </w:pPr>
            <w:del w:id="892" w:author="VOYER Raphael" w:date="2021-06-16T09:31:00Z">
              <w:r w:rsidDel="00A87B5C">
                <w:delText>14-May-2012</w:delText>
              </w:r>
            </w:del>
          </w:p>
        </w:tc>
        <w:tc>
          <w:tcPr>
            <w:tcW w:w="1146" w:type="dxa"/>
            <w:tcPrChange w:id="893" w:author="VOYER Raphael" w:date="2021-06-16T09:31:00Z">
              <w:tcPr>
                <w:tcW w:w="1194" w:type="dxa"/>
              </w:tcPr>
            </w:tcPrChange>
          </w:tcPr>
          <w:p w14:paraId="100B2AE1" w14:textId="77777777" w:rsidR="00D3043C" w:rsidDel="00A87B5C" w:rsidRDefault="00C8702B" w:rsidP="001A3B28">
            <w:pPr>
              <w:pStyle w:val="Tabletext"/>
              <w:jc w:val="center"/>
              <w:rPr>
                <w:del w:id="894" w:author="VOYER Raphael" w:date="2021-06-16T09:31:00Z"/>
              </w:rPr>
            </w:pPr>
            <w:del w:id="895" w:author="VOYER Raphael" w:date="2021-06-16T09:31:00Z">
              <w:r w:rsidDel="00A87B5C">
                <w:delText>D</w:delText>
              </w:r>
            </w:del>
          </w:p>
        </w:tc>
        <w:tc>
          <w:tcPr>
            <w:tcW w:w="1499" w:type="dxa"/>
            <w:tcPrChange w:id="896" w:author="VOYER Raphael" w:date="2021-06-16T09:31:00Z">
              <w:tcPr>
                <w:tcW w:w="1669" w:type="dxa"/>
              </w:tcPr>
            </w:tcPrChange>
          </w:tcPr>
          <w:p w14:paraId="1778BB74" w14:textId="77777777" w:rsidR="00D3043C" w:rsidDel="00A87B5C" w:rsidRDefault="00610DF2" w:rsidP="001A3B28">
            <w:pPr>
              <w:pStyle w:val="Tabletext"/>
              <w:rPr>
                <w:del w:id="897" w:author="VOYER Raphael" w:date="2021-06-16T09:31:00Z"/>
                <w:lang w:val="sv-SE"/>
              </w:rPr>
            </w:pPr>
            <w:del w:id="898" w:author="VOYER Raphael" w:date="2021-06-16T09:31:00Z">
              <w:r w:rsidDel="00A87B5C">
                <w:rPr>
                  <w:lang w:val="sv-SE"/>
                </w:rPr>
                <w:delText>Pratheep Yadalla</w:delText>
              </w:r>
            </w:del>
          </w:p>
        </w:tc>
        <w:tc>
          <w:tcPr>
            <w:tcW w:w="3692" w:type="dxa"/>
            <w:tcPrChange w:id="899" w:author="VOYER Raphael" w:date="2021-06-16T09:31:00Z">
              <w:tcPr>
                <w:tcW w:w="3378" w:type="dxa"/>
              </w:tcPr>
            </w:tcPrChange>
          </w:tcPr>
          <w:p w14:paraId="0DBC1015" w14:textId="77777777" w:rsidR="00D3043C" w:rsidDel="00A87B5C" w:rsidRDefault="00610DF2" w:rsidP="001A3B28">
            <w:pPr>
              <w:rPr>
                <w:del w:id="900" w:author="VOYER Raphael" w:date="2021-06-16T09:31:00Z"/>
              </w:rPr>
            </w:pPr>
            <w:del w:id="901" w:author="VOYER Raphael" w:date="2021-06-16T09:31:00Z">
              <w:r w:rsidDel="00A87B5C">
                <w:delText>Updating the SFS and SDS Changes for HAVLAN feature over Virtual Chassis Support for 731R01 Release</w:delText>
              </w:r>
            </w:del>
          </w:p>
        </w:tc>
        <w:tc>
          <w:tcPr>
            <w:tcW w:w="1101" w:type="dxa"/>
            <w:tcPrChange w:id="902" w:author="VOYER Raphael" w:date="2021-06-16T09:31:00Z">
              <w:tcPr>
                <w:tcW w:w="1164" w:type="dxa"/>
              </w:tcPr>
            </w:tcPrChange>
          </w:tcPr>
          <w:p w14:paraId="02C1BF4A" w14:textId="77777777" w:rsidR="00D3043C" w:rsidDel="00A87B5C" w:rsidRDefault="00C8702B" w:rsidP="001A3B28">
            <w:pPr>
              <w:pStyle w:val="Tabletext"/>
              <w:rPr>
                <w:del w:id="903" w:author="VOYER Raphael" w:date="2021-06-16T09:31:00Z"/>
              </w:rPr>
            </w:pPr>
            <w:del w:id="904" w:author="VOYER Raphael" w:date="2021-06-16T09:31:00Z">
              <w:r w:rsidDel="00A87B5C">
                <w:delText>Final</w:delText>
              </w:r>
            </w:del>
          </w:p>
        </w:tc>
      </w:tr>
      <w:tr w:rsidR="00D3043C" w:rsidDel="00A87B5C" w14:paraId="1DF3D6EB" w14:textId="77777777" w:rsidTr="00A87B5C">
        <w:trPr>
          <w:trHeight w:val="256"/>
          <w:del w:id="905" w:author="VOYER Raphael" w:date="2021-06-16T09:31:00Z"/>
          <w:trPrChange w:id="906" w:author="VOYER Raphael" w:date="2021-06-16T09:31:00Z">
            <w:trPr>
              <w:trHeight w:val="256"/>
            </w:trPr>
          </w:trPrChange>
        </w:trPr>
        <w:tc>
          <w:tcPr>
            <w:tcW w:w="1081" w:type="dxa"/>
            <w:tcPrChange w:id="907" w:author="VOYER Raphael" w:date="2021-06-16T09:31:00Z">
              <w:tcPr>
                <w:tcW w:w="1081" w:type="dxa"/>
              </w:tcPr>
            </w:tcPrChange>
          </w:tcPr>
          <w:p w14:paraId="2D4AB1B7" w14:textId="77777777" w:rsidR="00D3043C" w:rsidDel="00A87B5C" w:rsidRDefault="00331675" w:rsidP="001A3B28">
            <w:pPr>
              <w:pStyle w:val="Tabletext"/>
              <w:rPr>
                <w:del w:id="908" w:author="VOYER Raphael" w:date="2021-06-16T09:31:00Z"/>
              </w:rPr>
            </w:pPr>
            <w:del w:id="909" w:author="VOYER Raphael" w:date="2021-06-16T09:31:00Z">
              <w:r w:rsidDel="00A87B5C">
                <w:delText>1.9</w:delText>
              </w:r>
            </w:del>
          </w:p>
        </w:tc>
        <w:tc>
          <w:tcPr>
            <w:tcW w:w="1309" w:type="dxa"/>
            <w:tcPrChange w:id="910" w:author="VOYER Raphael" w:date="2021-06-16T09:31:00Z">
              <w:tcPr>
                <w:tcW w:w="1342" w:type="dxa"/>
              </w:tcPr>
            </w:tcPrChange>
          </w:tcPr>
          <w:p w14:paraId="25907427" w14:textId="77777777" w:rsidR="00D3043C" w:rsidDel="00A87B5C" w:rsidRDefault="003206D2" w:rsidP="001A3B28">
            <w:pPr>
              <w:pStyle w:val="Tabletext"/>
              <w:rPr>
                <w:del w:id="911" w:author="VOYER Raphael" w:date="2021-06-16T09:31:00Z"/>
              </w:rPr>
            </w:pPr>
            <w:del w:id="912" w:author="VOYER Raphael" w:date="2021-06-16T09:31:00Z">
              <w:r w:rsidDel="00A87B5C">
                <w:delText>07-March</w:delText>
              </w:r>
              <w:r w:rsidR="00331675" w:rsidDel="00A87B5C">
                <w:delText>-2014</w:delText>
              </w:r>
            </w:del>
          </w:p>
        </w:tc>
        <w:tc>
          <w:tcPr>
            <w:tcW w:w="1146" w:type="dxa"/>
            <w:tcPrChange w:id="913" w:author="VOYER Raphael" w:date="2021-06-16T09:31:00Z">
              <w:tcPr>
                <w:tcW w:w="1194" w:type="dxa"/>
              </w:tcPr>
            </w:tcPrChange>
          </w:tcPr>
          <w:p w14:paraId="31C4B843" w14:textId="77777777" w:rsidR="00D3043C" w:rsidDel="00A87B5C" w:rsidRDefault="002C1EF2" w:rsidP="001A3B28">
            <w:pPr>
              <w:pStyle w:val="Tabletext"/>
              <w:jc w:val="center"/>
              <w:rPr>
                <w:del w:id="914" w:author="VOYER Raphael" w:date="2021-06-16T09:31:00Z"/>
              </w:rPr>
            </w:pPr>
            <w:del w:id="915" w:author="VOYER Raphael" w:date="2021-06-16T09:31:00Z">
              <w:r w:rsidDel="00A87B5C">
                <w:delText>1</w:delText>
              </w:r>
            </w:del>
          </w:p>
        </w:tc>
        <w:tc>
          <w:tcPr>
            <w:tcW w:w="1499" w:type="dxa"/>
            <w:tcPrChange w:id="916" w:author="VOYER Raphael" w:date="2021-06-16T09:31:00Z">
              <w:tcPr>
                <w:tcW w:w="1669" w:type="dxa"/>
              </w:tcPr>
            </w:tcPrChange>
          </w:tcPr>
          <w:p w14:paraId="62DDAFBD" w14:textId="77777777" w:rsidR="00D3043C" w:rsidDel="00A87B5C" w:rsidRDefault="00B97B41" w:rsidP="001A3B28">
            <w:pPr>
              <w:pStyle w:val="Tabletext"/>
              <w:rPr>
                <w:del w:id="917" w:author="VOYER Raphael" w:date="2021-06-16T09:31:00Z"/>
                <w:lang w:val="sv-SE"/>
              </w:rPr>
            </w:pPr>
            <w:del w:id="918" w:author="VOYER Raphael" w:date="2021-06-16T09:31:00Z">
              <w:r w:rsidDel="00A87B5C">
                <w:rPr>
                  <w:lang w:val="sv-SE"/>
                </w:rPr>
                <w:delText>Pandi Priya</w:delText>
              </w:r>
              <w:r w:rsidR="003206D2" w:rsidDel="00A87B5C">
                <w:rPr>
                  <w:lang w:val="sv-SE"/>
                </w:rPr>
                <w:delText>, Chandra Sekhar Gorentla, Abhijeet Chandran</w:delText>
              </w:r>
            </w:del>
          </w:p>
        </w:tc>
        <w:tc>
          <w:tcPr>
            <w:tcW w:w="3692" w:type="dxa"/>
            <w:tcPrChange w:id="919" w:author="VOYER Raphael" w:date="2021-06-16T09:31:00Z">
              <w:tcPr>
                <w:tcW w:w="3378" w:type="dxa"/>
              </w:tcPr>
            </w:tcPrChange>
          </w:tcPr>
          <w:p w14:paraId="6DABD7D9" w14:textId="77777777" w:rsidR="00D3043C" w:rsidDel="00A87B5C" w:rsidRDefault="00331675" w:rsidP="001A3B28">
            <w:pPr>
              <w:rPr>
                <w:del w:id="920" w:author="VOYER Raphael" w:date="2021-06-16T09:31:00Z"/>
              </w:rPr>
            </w:pPr>
            <w:del w:id="921" w:author="VOYER Raphael" w:date="2021-06-16T09:31:00Z">
              <w:r w:rsidDel="00A87B5C">
                <w:delText xml:space="preserve">Updated with </w:delText>
              </w:r>
              <w:r w:rsidR="00697356" w:rsidDel="00A87B5C">
                <w:delText>8.3.1</w:delText>
              </w:r>
              <w:r w:rsidDel="00A87B5C">
                <w:delText>.R01 specific details</w:delText>
              </w:r>
              <w:r w:rsidR="00F33151" w:rsidDel="00A87B5C">
                <w:delText xml:space="preserve"> to support HA-VLAN on Marvell platform.</w:delText>
              </w:r>
            </w:del>
          </w:p>
        </w:tc>
        <w:tc>
          <w:tcPr>
            <w:tcW w:w="1101" w:type="dxa"/>
            <w:tcPrChange w:id="922" w:author="VOYER Raphael" w:date="2021-06-16T09:31:00Z">
              <w:tcPr>
                <w:tcW w:w="1164" w:type="dxa"/>
              </w:tcPr>
            </w:tcPrChange>
          </w:tcPr>
          <w:p w14:paraId="74849923" w14:textId="77777777" w:rsidR="00D3043C" w:rsidDel="00A87B5C" w:rsidRDefault="00697356" w:rsidP="001A3B28">
            <w:pPr>
              <w:pStyle w:val="Tabletext"/>
              <w:rPr>
                <w:del w:id="923" w:author="VOYER Raphael" w:date="2021-06-16T09:31:00Z"/>
              </w:rPr>
            </w:pPr>
            <w:del w:id="924" w:author="VOYER Raphael" w:date="2021-06-16T09:31:00Z">
              <w:r w:rsidDel="00A87B5C">
                <w:delText>831</w:delText>
              </w:r>
              <w:r w:rsidR="002C1EF2" w:rsidDel="00A87B5C">
                <w:delText>R01 Review draft</w:delText>
              </w:r>
            </w:del>
          </w:p>
        </w:tc>
      </w:tr>
      <w:tr w:rsidR="000E3A5C" w:rsidDel="00A87B5C" w14:paraId="250E2F3D" w14:textId="77777777" w:rsidTr="00A87B5C">
        <w:trPr>
          <w:trHeight w:val="256"/>
          <w:del w:id="925" w:author="VOYER Raphael" w:date="2021-06-16T09:31:00Z"/>
          <w:trPrChange w:id="926" w:author="VOYER Raphael" w:date="2021-06-16T09:31:00Z">
            <w:trPr>
              <w:trHeight w:val="256"/>
            </w:trPr>
          </w:trPrChange>
        </w:trPr>
        <w:tc>
          <w:tcPr>
            <w:tcW w:w="1081" w:type="dxa"/>
            <w:tcPrChange w:id="927" w:author="VOYER Raphael" w:date="2021-06-16T09:31:00Z">
              <w:tcPr>
                <w:tcW w:w="1081" w:type="dxa"/>
              </w:tcPr>
            </w:tcPrChange>
          </w:tcPr>
          <w:p w14:paraId="2E88AAF2" w14:textId="77777777" w:rsidR="000E3A5C" w:rsidDel="00A87B5C" w:rsidRDefault="00B97B41" w:rsidP="00F146F4">
            <w:pPr>
              <w:pStyle w:val="Tabletext"/>
              <w:rPr>
                <w:del w:id="928" w:author="VOYER Raphael" w:date="2021-06-16T09:31:00Z"/>
              </w:rPr>
            </w:pPr>
            <w:del w:id="929" w:author="VOYER Raphael" w:date="2021-06-16T09:31:00Z">
              <w:r w:rsidDel="00A87B5C">
                <w:delText>1.91</w:delText>
              </w:r>
            </w:del>
          </w:p>
        </w:tc>
        <w:tc>
          <w:tcPr>
            <w:tcW w:w="1309" w:type="dxa"/>
            <w:tcPrChange w:id="930" w:author="VOYER Raphael" w:date="2021-06-16T09:31:00Z">
              <w:tcPr>
                <w:tcW w:w="1342" w:type="dxa"/>
              </w:tcPr>
            </w:tcPrChange>
          </w:tcPr>
          <w:p w14:paraId="4C12DAE2" w14:textId="77777777" w:rsidR="000E3A5C" w:rsidDel="00A87B5C" w:rsidRDefault="00181F33" w:rsidP="00BE4918">
            <w:pPr>
              <w:pStyle w:val="Tabletext"/>
              <w:rPr>
                <w:del w:id="931" w:author="VOYER Raphael" w:date="2021-06-16T09:31:00Z"/>
              </w:rPr>
            </w:pPr>
            <w:del w:id="932" w:author="VOYER Raphael" w:date="2021-06-16T09:31:00Z">
              <w:r w:rsidDel="00A87B5C">
                <w:delText>6-</w:delText>
              </w:r>
              <w:r w:rsidR="00BE4918" w:rsidDel="00A87B5C">
                <w:delText>7</w:delText>
              </w:r>
              <w:r w:rsidR="00B97B41" w:rsidDel="00A87B5C">
                <w:delText>-2014</w:delText>
              </w:r>
            </w:del>
          </w:p>
        </w:tc>
        <w:tc>
          <w:tcPr>
            <w:tcW w:w="1146" w:type="dxa"/>
            <w:tcPrChange w:id="933" w:author="VOYER Raphael" w:date="2021-06-16T09:31:00Z">
              <w:tcPr>
                <w:tcW w:w="1194" w:type="dxa"/>
              </w:tcPr>
            </w:tcPrChange>
          </w:tcPr>
          <w:p w14:paraId="0A63E932" w14:textId="77777777" w:rsidR="00B13ACB" w:rsidDel="00A87B5C" w:rsidRDefault="00E86A20" w:rsidP="00B13ACB">
            <w:pPr>
              <w:pStyle w:val="Tabletext"/>
              <w:jc w:val="center"/>
              <w:rPr>
                <w:del w:id="934" w:author="VOYER Raphael" w:date="2021-06-16T09:31:00Z"/>
              </w:rPr>
            </w:pPr>
            <w:del w:id="935" w:author="VOYER Raphael" w:date="2021-06-16T09:31:00Z">
              <w:r w:rsidDel="00A87B5C">
                <w:delText>A</w:delText>
              </w:r>
            </w:del>
          </w:p>
          <w:p w14:paraId="35F5D584" w14:textId="77777777" w:rsidR="000E3A5C" w:rsidDel="00A87B5C" w:rsidRDefault="000E3A5C" w:rsidP="00B13ACB">
            <w:pPr>
              <w:pStyle w:val="Tabletext"/>
              <w:jc w:val="center"/>
              <w:rPr>
                <w:del w:id="936" w:author="VOYER Raphael" w:date="2021-06-16T09:31:00Z"/>
              </w:rPr>
            </w:pPr>
          </w:p>
        </w:tc>
        <w:tc>
          <w:tcPr>
            <w:tcW w:w="1499" w:type="dxa"/>
            <w:tcPrChange w:id="937" w:author="VOYER Raphael" w:date="2021-06-16T09:31:00Z">
              <w:tcPr>
                <w:tcW w:w="1669" w:type="dxa"/>
              </w:tcPr>
            </w:tcPrChange>
          </w:tcPr>
          <w:p w14:paraId="330D0531" w14:textId="77777777" w:rsidR="000E3A5C" w:rsidDel="00A87B5C" w:rsidRDefault="00B97B41" w:rsidP="00D70809">
            <w:pPr>
              <w:pStyle w:val="Tabletext"/>
              <w:rPr>
                <w:del w:id="938" w:author="VOYER Raphael" w:date="2021-06-16T09:31:00Z"/>
                <w:lang w:val="sv-SE"/>
              </w:rPr>
            </w:pPr>
            <w:del w:id="939" w:author="VOYER Raphael" w:date="2021-06-16T09:31:00Z">
              <w:r w:rsidDel="00A87B5C">
                <w:rPr>
                  <w:lang w:val="sv-SE"/>
                </w:rPr>
                <w:delText>Pandi Priya, Chandra Sekhar Gorentla</w:delText>
              </w:r>
            </w:del>
          </w:p>
        </w:tc>
        <w:tc>
          <w:tcPr>
            <w:tcW w:w="3692" w:type="dxa"/>
            <w:tcPrChange w:id="940" w:author="VOYER Raphael" w:date="2021-06-16T09:31:00Z">
              <w:tcPr>
                <w:tcW w:w="3378" w:type="dxa"/>
              </w:tcPr>
            </w:tcPrChange>
          </w:tcPr>
          <w:p w14:paraId="158CF348" w14:textId="77777777" w:rsidR="00B97B41" w:rsidDel="00A87B5C" w:rsidRDefault="00B97B41" w:rsidP="00B97B41">
            <w:pPr>
              <w:rPr>
                <w:del w:id="941" w:author="VOYER Raphael" w:date="2021-06-16T09:31:00Z"/>
              </w:rPr>
            </w:pPr>
            <w:del w:id="942" w:author="VOYER Raphael" w:date="2021-06-16T09:31:00Z">
              <w:r w:rsidDel="00A87B5C">
                <w:delText>RTR number (3690) is updated in the Chapter Appendix E.</w:delText>
              </w:r>
            </w:del>
          </w:p>
          <w:p w14:paraId="5B5DD9C3" w14:textId="77777777" w:rsidR="004878D2" w:rsidDel="00A87B5C" w:rsidRDefault="00B97B41" w:rsidP="00B97B41">
            <w:pPr>
              <w:rPr>
                <w:del w:id="943" w:author="VOYER Raphael" w:date="2021-06-16T09:31:00Z"/>
              </w:rPr>
            </w:pPr>
            <w:del w:id="944" w:author="VOYER Raphael" w:date="2021-06-16T09:31:00Z">
              <w:r w:rsidDel="00A87B5C">
                <w:delText>Updated 2</w:delText>
              </w:r>
              <w:r w:rsidRPr="00240EDA" w:rsidDel="00A87B5C">
                <w:rPr>
                  <w:vertAlign w:val="superscript"/>
                </w:rPr>
                <w:delText>nd</w:delText>
              </w:r>
              <w:r w:rsidDel="00A87B5C">
                <w:delText xml:space="preserve"> approach for L3 server-cluster implementation, after prototyping.</w:delText>
              </w:r>
              <w:r w:rsidR="00ED79C3" w:rsidDel="00A87B5C">
                <w:delText xml:space="preserve">  Review comments are taken care.</w:delText>
              </w:r>
            </w:del>
          </w:p>
        </w:tc>
        <w:tc>
          <w:tcPr>
            <w:tcW w:w="1101" w:type="dxa"/>
            <w:tcPrChange w:id="945" w:author="VOYER Raphael" w:date="2021-06-16T09:31:00Z">
              <w:tcPr>
                <w:tcW w:w="1164" w:type="dxa"/>
              </w:tcPr>
            </w:tcPrChange>
          </w:tcPr>
          <w:p w14:paraId="3A77E80E" w14:textId="77777777" w:rsidR="000E3A5C" w:rsidDel="00A87B5C" w:rsidRDefault="00697356" w:rsidP="009F2DC4">
            <w:pPr>
              <w:pStyle w:val="Tabletext"/>
              <w:rPr>
                <w:del w:id="946" w:author="VOYER Raphael" w:date="2021-06-16T09:31:00Z"/>
              </w:rPr>
            </w:pPr>
            <w:del w:id="947" w:author="VOYER Raphael" w:date="2021-06-16T09:31:00Z">
              <w:r w:rsidDel="00A87B5C">
                <w:delText>831</w:delText>
              </w:r>
              <w:r w:rsidR="00B97B41" w:rsidDel="00A87B5C">
                <w:delText>R01 - Updated</w:delText>
              </w:r>
            </w:del>
          </w:p>
        </w:tc>
      </w:tr>
      <w:tr w:rsidR="00697356" w:rsidDel="00A87B5C" w14:paraId="1A573A5F" w14:textId="77777777" w:rsidTr="00A87B5C">
        <w:trPr>
          <w:trHeight w:val="256"/>
          <w:del w:id="948" w:author="VOYER Raphael" w:date="2021-06-16T09:31:00Z"/>
          <w:trPrChange w:id="949" w:author="VOYER Raphael" w:date="2021-06-16T09:31:00Z">
            <w:trPr>
              <w:trHeight w:val="256"/>
            </w:trPr>
          </w:trPrChange>
        </w:trPr>
        <w:tc>
          <w:tcPr>
            <w:tcW w:w="1081" w:type="dxa"/>
            <w:tcPrChange w:id="950" w:author="VOYER Raphael" w:date="2021-06-16T09:31:00Z">
              <w:tcPr>
                <w:tcW w:w="1081" w:type="dxa"/>
              </w:tcPr>
            </w:tcPrChange>
          </w:tcPr>
          <w:p w14:paraId="2C36FBF2" w14:textId="77777777" w:rsidR="00697356" w:rsidDel="00A87B5C" w:rsidRDefault="00697356" w:rsidP="00F146F4">
            <w:pPr>
              <w:pStyle w:val="Tabletext"/>
              <w:rPr>
                <w:del w:id="951" w:author="VOYER Raphael" w:date="2021-06-16T09:31:00Z"/>
              </w:rPr>
            </w:pPr>
            <w:del w:id="952" w:author="VOYER Raphael" w:date="2021-06-16T09:31:00Z">
              <w:r w:rsidDel="00A87B5C">
                <w:delText>2.0</w:delText>
              </w:r>
            </w:del>
          </w:p>
        </w:tc>
        <w:tc>
          <w:tcPr>
            <w:tcW w:w="1309" w:type="dxa"/>
            <w:tcPrChange w:id="953" w:author="VOYER Raphael" w:date="2021-06-16T09:31:00Z">
              <w:tcPr>
                <w:tcW w:w="1342" w:type="dxa"/>
              </w:tcPr>
            </w:tcPrChange>
          </w:tcPr>
          <w:p w14:paraId="546C4303" w14:textId="77777777" w:rsidR="00697356" w:rsidDel="00A87B5C" w:rsidRDefault="00697356" w:rsidP="00BE4918">
            <w:pPr>
              <w:pStyle w:val="Tabletext"/>
              <w:rPr>
                <w:del w:id="954" w:author="VOYER Raphael" w:date="2021-06-16T09:31:00Z"/>
              </w:rPr>
            </w:pPr>
            <w:del w:id="955" w:author="VOYER Raphael" w:date="2021-06-16T09:31:00Z">
              <w:r w:rsidDel="00A87B5C">
                <w:delText>15-July-2015</w:delText>
              </w:r>
            </w:del>
          </w:p>
        </w:tc>
        <w:tc>
          <w:tcPr>
            <w:tcW w:w="1146" w:type="dxa"/>
            <w:tcPrChange w:id="956" w:author="VOYER Raphael" w:date="2021-06-16T09:31:00Z">
              <w:tcPr>
                <w:tcW w:w="1194" w:type="dxa"/>
              </w:tcPr>
            </w:tcPrChange>
          </w:tcPr>
          <w:p w14:paraId="5853AA99" w14:textId="77777777" w:rsidR="00697356" w:rsidDel="00A87B5C" w:rsidRDefault="007353DB" w:rsidP="00B13ACB">
            <w:pPr>
              <w:pStyle w:val="Tabletext"/>
              <w:jc w:val="center"/>
              <w:rPr>
                <w:del w:id="957" w:author="VOYER Raphael" w:date="2021-06-16T09:31:00Z"/>
              </w:rPr>
            </w:pPr>
            <w:del w:id="958" w:author="VOYER Raphael" w:date="2021-06-16T09:31:00Z">
              <w:r w:rsidDel="00A87B5C">
                <w:delText>A1</w:delText>
              </w:r>
            </w:del>
          </w:p>
        </w:tc>
        <w:tc>
          <w:tcPr>
            <w:tcW w:w="1499" w:type="dxa"/>
            <w:tcPrChange w:id="959" w:author="VOYER Raphael" w:date="2021-06-16T09:31:00Z">
              <w:tcPr>
                <w:tcW w:w="1669" w:type="dxa"/>
              </w:tcPr>
            </w:tcPrChange>
          </w:tcPr>
          <w:p w14:paraId="1CC487A0" w14:textId="77777777" w:rsidR="00697356" w:rsidDel="00A87B5C" w:rsidRDefault="00697356" w:rsidP="00D70809">
            <w:pPr>
              <w:pStyle w:val="Tabletext"/>
              <w:rPr>
                <w:del w:id="960" w:author="VOYER Raphael" w:date="2021-06-16T09:31:00Z"/>
                <w:lang w:val="sv-SE"/>
              </w:rPr>
            </w:pPr>
            <w:del w:id="961" w:author="VOYER Raphael" w:date="2021-06-16T09:31:00Z">
              <w:r w:rsidDel="00A87B5C">
                <w:rPr>
                  <w:lang w:val="sv-SE"/>
                </w:rPr>
                <w:delText>Srisailam,</w:delText>
              </w:r>
            </w:del>
          </w:p>
          <w:p w14:paraId="3A93C903" w14:textId="77777777" w:rsidR="00697356" w:rsidRPr="00697356" w:rsidDel="00A87B5C" w:rsidRDefault="00697356" w:rsidP="00697356">
            <w:pPr>
              <w:rPr>
                <w:del w:id="962" w:author="VOYER Raphael" w:date="2021-06-16T09:31:00Z"/>
                <w:lang w:val="sv-SE"/>
              </w:rPr>
            </w:pPr>
            <w:del w:id="963" w:author="VOYER Raphael" w:date="2021-06-16T09:31:00Z">
              <w:r w:rsidDel="00A87B5C">
                <w:rPr>
                  <w:lang w:val="sv-SE"/>
                </w:rPr>
                <w:delText>Chandra Sekhar Gorentla</w:delText>
              </w:r>
            </w:del>
          </w:p>
        </w:tc>
        <w:tc>
          <w:tcPr>
            <w:tcW w:w="3692" w:type="dxa"/>
            <w:tcPrChange w:id="964" w:author="VOYER Raphael" w:date="2021-06-16T09:31:00Z">
              <w:tcPr>
                <w:tcW w:w="3378" w:type="dxa"/>
              </w:tcPr>
            </w:tcPrChange>
          </w:tcPr>
          <w:p w14:paraId="5293414B" w14:textId="77777777" w:rsidR="00697356" w:rsidDel="00A87B5C" w:rsidRDefault="00697356" w:rsidP="00697356">
            <w:pPr>
              <w:numPr>
                <w:ilvl w:val="0"/>
                <w:numId w:val="70"/>
              </w:numPr>
              <w:rPr>
                <w:del w:id="965" w:author="VOYER Raphael" w:date="2021-06-16T09:31:00Z"/>
              </w:rPr>
            </w:pPr>
            <w:del w:id="966" w:author="VOYER Raphael" w:date="2021-06-16T09:31:00Z">
              <w:r w:rsidDel="00A87B5C">
                <w:delText>Loopback feature details are added.</w:delText>
              </w:r>
            </w:del>
          </w:p>
          <w:p w14:paraId="763CC5D7" w14:textId="77777777" w:rsidR="00697356" w:rsidDel="00A87B5C" w:rsidRDefault="00697356" w:rsidP="00697356">
            <w:pPr>
              <w:numPr>
                <w:ilvl w:val="0"/>
                <w:numId w:val="70"/>
              </w:numPr>
              <w:rPr>
                <w:del w:id="967" w:author="VOYER Raphael" w:date="2021-06-16T09:31:00Z"/>
              </w:rPr>
            </w:pPr>
            <w:del w:id="968" w:author="VOYER Raphael" w:date="2021-06-16T09:31:00Z">
              <w:r w:rsidDel="00A87B5C">
                <w:delText>Number of server-clusters supported is reduced 16.</w:delText>
              </w:r>
            </w:del>
          </w:p>
          <w:p w14:paraId="147EC304" w14:textId="77777777" w:rsidR="00697356" w:rsidDel="00A87B5C" w:rsidRDefault="00697356" w:rsidP="00697356">
            <w:pPr>
              <w:numPr>
                <w:ilvl w:val="0"/>
                <w:numId w:val="70"/>
              </w:numPr>
              <w:rPr>
                <w:del w:id="969" w:author="VOYER Raphael" w:date="2021-06-16T09:31:00Z"/>
              </w:rPr>
            </w:pPr>
            <w:del w:id="970" w:author="VOYER Raphael" w:date="2021-06-16T09:31:00Z">
              <w:r w:rsidDel="00A87B5C">
                <w:delText>Formatting.</w:delText>
              </w:r>
            </w:del>
          </w:p>
          <w:p w14:paraId="5E0C384F" w14:textId="77777777" w:rsidR="00697356" w:rsidDel="00A87B5C" w:rsidRDefault="00697356" w:rsidP="00697356">
            <w:pPr>
              <w:numPr>
                <w:ilvl w:val="0"/>
                <w:numId w:val="70"/>
              </w:numPr>
              <w:rPr>
                <w:del w:id="971" w:author="VOYER Raphael" w:date="2021-06-16T09:31:00Z"/>
              </w:rPr>
            </w:pPr>
            <w:del w:id="972" w:author="VOYER Raphael" w:date="2021-06-16T09:31:00Z">
              <w:r w:rsidDel="00A87B5C">
                <w:delText>Appendix sections moved to the end of the document.</w:delText>
              </w:r>
            </w:del>
          </w:p>
          <w:p w14:paraId="15D90FF6" w14:textId="77777777" w:rsidR="00697356" w:rsidDel="00A87B5C" w:rsidRDefault="00697356" w:rsidP="00697356">
            <w:pPr>
              <w:numPr>
                <w:ilvl w:val="0"/>
                <w:numId w:val="70"/>
              </w:numPr>
              <w:rPr>
                <w:del w:id="973" w:author="VOYER Raphael" w:date="2021-06-16T09:31:00Z"/>
              </w:rPr>
            </w:pPr>
            <w:del w:id="974" w:author="VOYER Raphael" w:date="2021-06-16T09:31:00Z">
              <w:r w:rsidDel="00A87B5C">
                <w:delText>7.4.1.R01 is changed to 8.3.1.R01.</w:delText>
              </w:r>
            </w:del>
          </w:p>
          <w:p w14:paraId="4345FB00" w14:textId="77777777" w:rsidR="00B37659" w:rsidDel="00A87B5C" w:rsidRDefault="00B37659" w:rsidP="00B37659">
            <w:pPr>
              <w:numPr>
                <w:ilvl w:val="0"/>
                <w:numId w:val="70"/>
              </w:numPr>
              <w:rPr>
                <w:del w:id="975" w:author="VOYER Raphael" w:date="2021-06-16T09:31:00Z"/>
              </w:rPr>
            </w:pPr>
            <w:del w:id="976" w:author="VOYER Raphael" w:date="2021-06-16T09:31:00Z">
              <w:r w:rsidDel="00A87B5C">
                <w:delText>RTR # for 8.3.1.R01 release is changed from 3690 to 4048.</w:delText>
              </w:r>
            </w:del>
          </w:p>
        </w:tc>
        <w:tc>
          <w:tcPr>
            <w:tcW w:w="1101" w:type="dxa"/>
            <w:tcPrChange w:id="977" w:author="VOYER Raphael" w:date="2021-06-16T09:31:00Z">
              <w:tcPr>
                <w:tcW w:w="1164" w:type="dxa"/>
              </w:tcPr>
            </w:tcPrChange>
          </w:tcPr>
          <w:p w14:paraId="6EBB1666" w14:textId="77777777" w:rsidR="00697356" w:rsidDel="00A87B5C" w:rsidRDefault="00697356" w:rsidP="009F2DC4">
            <w:pPr>
              <w:pStyle w:val="Tabletext"/>
              <w:rPr>
                <w:del w:id="978" w:author="VOYER Raphael" w:date="2021-06-16T09:31:00Z"/>
              </w:rPr>
            </w:pPr>
          </w:p>
        </w:tc>
      </w:tr>
      <w:tr w:rsidR="00192CAA" w:rsidDel="00A87B5C" w14:paraId="11718A91" w14:textId="77777777" w:rsidTr="00A87B5C">
        <w:trPr>
          <w:trHeight w:val="256"/>
          <w:del w:id="979" w:author="VOYER Raphael" w:date="2021-06-16T09:31:00Z"/>
          <w:trPrChange w:id="980" w:author="VOYER Raphael" w:date="2021-06-16T09:31:00Z">
            <w:trPr>
              <w:trHeight w:val="256"/>
            </w:trPr>
          </w:trPrChange>
        </w:trPr>
        <w:tc>
          <w:tcPr>
            <w:tcW w:w="1081" w:type="dxa"/>
            <w:tcPrChange w:id="981" w:author="VOYER Raphael" w:date="2021-06-16T09:31:00Z">
              <w:tcPr>
                <w:tcW w:w="1081" w:type="dxa"/>
              </w:tcPr>
            </w:tcPrChange>
          </w:tcPr>
          <w:p w14:paraId="1F6716F8" w14:textId="77777777" w:rsidR="00192CAA" w:rsidDel="00A87B5C" w:rsidRDefault="00192CAA" w:rsidP="00F146F4">
            <w:pPr>
              <w:pStyle w:val="Tabletext"/>
              <w:rPr>
                <w:del w:id="982" w:author="VOYER Raphael" w:date="2021-06-16T09:31:00Z"/>
              </w:rPr>
            </w:pPr>
            <w:del w:id="983" w:author="VOYER Raphael" w:date="2021-06-16T09:31:00Z">
              <w:r w:rsidDel="00A87B5C">
                <w:delText>2.1</w:delText>
              </w:r>
            </w:del>
          </w:p>
        </w:tc>
        <w:tc>
          <w:tcPr>
            <w:tcW w:w="1309" w:type="dxa"/>
            <w:tcPrChange w:id="984" w:author="VOYER Raphael" w:date="2021-06-16T09:31:00Z">
              <w:tcPr>
                <w:tcW w:w="1342" w:type="dxa"/>
              </w:tcPr>
            </w:tcPrChange>
          </w:tcPr>
          <w:p w14:paraId="50E8F45F" w14:textId="77777777" w:rsidR="00192CAA" w:rsidDel="00A87B5C" w:rsidRDefault="00192CAA" w:rsidP="00BE4918">
            <w:pPr>
              <w:pStyle w:val="Tabletext"/>
              <w:rPr>
                <w:del w:id="985" w:author="VOYER Raphael" w:date="2021-06-16T09:31:00Z"/>
              </w:rPr>
            </w:pPr>
            <w:del w:id="986" w:author="VOYER Raphael" w:date="2021-06-16T09:31:00Z">
              <w:r w:rsidDel="00A87B5C">
                <w:delText>25-Nov-2015</w:delText>
              </w:r>
            </w:del>
          </w:p>
        </w:tc>
        <w:tc>
          <w:tcPr>
            <w:tcW w:w="1146" w:type="dxa"/>
            <w:tcPrChange w:id="987" w:author="VOYER Raphael" w:date="2021-06-16T09:31:00Z">
              <w:tcPr>
                <w:tcW w:w="1194" w:type="dxa"/>
              </w:tcPr>
            </w:tcPrChange>
          </w:tcPr>
          <w:p w14:paraId="13F3B6E8" w14:textId="77777777" w:rsidR="000A63B2" w:rsidDel="00A87B5C" w:rsidRDefault="000A63B2" w:rsidP="00B13ACB">
            <w:pPr>
              <w:pStyle w:val="Tabletext"/>
              <w:jc w:val="center"/>
              <w:rPr>
                <w:del w:id="988" w:author="VOYER Raphael" w:date="2021-06-16T09:31:00Z"/>
              </w:rPr>
            </w:pPr>
            <w:del w:id="989" w:author="VOYER Raphael" w:date="2021-06-16T09:31:00Z">
              <w:r w:rsidDel="00A87B5C">
                <w:delText>B</w:delText>
              </w:r>
            </w:del>
          </w:p>
          <w:p w14:paraId="07BCA652" w14:textId="77777777" w:rsidR="00192CAA" w:rsidDel="00A87B5C" w:rsidRDefault="00192CAA" w:rsidP="000A63B2">
            <w:pPr>
              <w:pStyle w:val="Tabletext"/>
              <w:jc w:val="center"/>
              <w:rPr>
                <w:del w:id="990" w:author="VOYER Raphael" w:date="2021-06-16T09:31:00Z"/>
              </w:rPr>
            </w:pPr>
          </w:p>
        </w:tc>
        <w:tc>
          <w:tcPr>
            <w:tcW w:w="1499" w:type="dxa"/>
            <w:tcPrChange w:id="991" w:author="VOYER Raphael" w:date="2021-06-16T09:31:00Z">
              <w:tcPr>
                <w:tcW w:w="1669" w:type="dxa"/>
              </w:tcPr>
            </w:tcPrChange>
          </w:tcPr>
          <w:p w14:paraId="6B454891" w14:textId="77777777" w:rsidR="00192CAA" w:rsidDel="00A87B5C" w:rsidRDefault="00192CAA" w:rsidP="00D70809">
            <w:pPr>
              <w:pStyle w:val="Tabletext"/>
              <w:rPr>
                <w:del w:id="992" w:author="VOYER Raphael" w:date="2021-06-16T09:31:00Z"/>
                <w:lang w:val="sv-SE"/>
              </w:rPr>
            </w:pPr>
            <w:del w:id="993" w:author="VOYER Raphael" w:date="2021-06-16T09:31:00Z">
              <w:r w:rsidDel="00A87B5C">
                <w:rPr>
                  <w:lang w:val="sv-SE"/>
                </w:rPr>
                <w:delText>Srisailam</w:delText>
              </w:r>
            </w:del>
          </w:p>
        </w:tc>
        <w:tc>
          <w:tcPr>
            <w:tcW w:w="3692" w:type="dxa"/>
            <w:tcPrChange w:id="994" w:author="VOYER Raphael" w:date="2021-06-16T09:31:00Z">
              <w:tcPr>
                <w:tcW w:w="3378" w:type="dxa"/>
              </w:tcPr>
            </w:tcPrChange>
          </w:tcPr>
          <w:p w14:paraId="5BFDC608" w14:textId="77777777" w:rsidR="00192CAA" w:rsidDel="00A87B5C" w:rsidRDefault="007E18DF" w:rsidP="00D41B2C">
            <w:pPr>
              <w:numPr>
                <w:ilvl w:val="0"/>
                <w:numId w:val="70"/>
              </w:numPr>
              <w:rPr>
                <w:del w:id="995" w:author="VOYER Raphael" w:date="2021-06-16T09:31:00Z"/>
              </w:rPr>
            </w:pPr>
            <w:del w:id="996" w:author="VOYER Raphael" w:date="2021-06-16T09:31:00Z">
              <w:r w:rsidRPr="007E18DF" w:rsidDel="00A87B5C">
                <w:delText xml:space="preserve">In section </w:delText>
              </w:r>
              <w:r w:rsidR="0085681B" w:rsidRPr="007E18DF" w:rsidDel="00A87B5C">
                <w:delText>3.1 and 3.3</w:delText>
              </w:r>
              <w:r w:rsidRPr="007E18DF" w:rsidDel="00A87B5C">
                <w:delText xml:space="preserve"> added support of cluster on </w:delText>
              </w:r>
              <w:r w:rsidR="00E824B3" w:rsidDel="00A87B5C">
                <w:delText>VRF</w:delText>
              </w:r>
              <w:r w:rsidRPr="007E18DF" w:rsidDel="00A87B5C">
                <w:delText>.</w:delText>
              </w:r>
            </w:del>
          </w:p>
          <w:p w14:paraId="31A2F55A" w14:textId="77777777" w:rsidR="007E18DF" w:rsidDel="00A87B5C" w:rsidRDefault="0004729F" w:rsidP="00D41B2C">
            <w:pPr>
              <w:numPr>
                <w:ilvl w:val="0"/>
                <w:numId w:val="70"/>
              </w:numPr>
              <w:rPr>
                <w:del w:id="997" w:author="VOYER Raphael" w:date="2021-06-16T09:31:00Z"/>
              </w:rPr>
            </w:pPr>
            <w:del w:id="998" w:author="VOYER Raphael" w:date="2021-06-16T09:31:00Z">
              <w:r w:rsidDel="00A87B5C">
                <w:delText xml:space="preserve">In section 4 </w:delText>
              </w:r>
              <w:r w:rsidR="007E18DF" w:rsidRPr="007E18DF" w:rsidDel="00A87B5C">
                <w:delText xml:space="preserve">added configuration command examples for L3 cluster on </w:delText>
              </w:r>
              <w:r w:rsidR="00E824B3" w:rsidDel="00A87B5C">
                <w:delText>VRF</w:delText>
              </w:r>
              <w:r w:rsidR="007E18DF" w:rsidDel="00A87B5C">
                <w:delText>.</w:delText>
              </w:r>
            </w:del>
          </w:p>
          <w:p w14:paraId="53AB4C5F" w14:textId="77777777" w:rsidR="007E18DF" w:rsidDel="00A87B5C" w:rsidRDefault="007E18DF" w:rsidP="00D41B2C">
            <w:pPr>
              <w:numPr>
                <w:ilvl w:val="0"/>
                <w:numId w:val="70"/>
              </w:numPr>
              <w:rPr>
                <w:del w:id="999" w:author="VOYER Raphael" w:date="2021-06-16T09:31:00Z"/>
              </w:rPr>
            </w:pPr>
            <w:del w:id="1000" w:author="VOYER Raphael" w:date="2021-06-16T09:31:00Z">
              <w:r w:rsidRPr="007E18DF" w:rsidDel="00A87B5C">
                <w:delText xml:space="preserve">In section 5 use </w:delText>
              </w:r>
              <w:r w:rsidR="0085681B" w:rsidRPr="007E18DF" w:rsidDel="00A87B5C">
                <w:delText>cases, added</w:delText>
              </w:r>
              <w:r w:rsidRPr="007E18DF" w:rsidDel="00A87B5C">
                <w:delText xml:space="preserve"> cluster on </w:delText>
              </w:r>
              <w:r w:rsidR="00E824B3" w:rsidDel="00A87B5C">
                <w:delText>VRF</w:delText>
              </w:r>
              <w:r w:rsidRPr="007E18DF" w:rsidDel="00A87B5C">
                <w:delText xml:space="preserve"> with example.</w:delText>
              </w:r>
            </w:del>
          </w:p>
          <w:p w14:paraId="6D9DA7B5" w14:textId="77777777" w:rsidR="007E18DF" w:rsidDel="00A87B5C" w:rsidRDefault="007E18DF" w:rsidP="00D41B2C">
            <w:pPr>
              <w:numPr>
                <w:ilvl w:val="0"/>
                <w:numId w:val="70"/>
              </w:numPr>
              <w:rPr>
                <w:del w:id="1001" w:author="VOYER Raphael" w:date="2021-06-16T09:31:00Z"/>
              </w:rPr>
            </w:pPr>
            <w:del w:id="1002" w:author="VOYER Raphael" w:date="2021-06-16T09:31:00Z">
              <w:r w:rsidRPr="007E18DF" w:rsidDel="00A87B5C">
                <w:delText xml:space="preserve">In section 6.2.2 data </w:delText>
              </w:r>
              <w:r w:rsidR="0085681B" w:rsidRPr="007E18DF" w:rsidDel="00A87B5C">
                <w:delText>structures, added</w:delText>
              </w:r>
              <w:r w:rsidRPr="007E18DF" w:rsidDel="00A87B5C">
                <w:delText xml:space="preserve"> </w:delText>
              </w:r>
              <w:r w:rsidR="00E824B3" w:rsidDel="00A87B5C">
                <w:delText>VRF</w:delText>
              </w:r>
              <w:r w:rsidRPr="007E18DF" w:rsidDel="00A87B5C">
                <w:delText xml:space="preserve"> field in L3 cluster</w:delText>
              </w:r>
              <w:r w:rsidDel="00A87B5C">
                <w:delText>.</w:delText>
              </w:r>
            </w:del>
          </w:p>
          <w:p w14:paraId="5437CABB" w14:textId="77777777" w:rsidR="007E18DF" w:rsidDel="00A87B5C" w:rsidRDefault="007E18DF" w:rsidP="00D41B2C">
            <w:pPr>
              <w:numPr>
                <w:ilvl w:val="0"/>
                <w:numId w:val="70"/>
              </w:numPr>
              <w:rPr>
                <w:del w:id="1003" w:author="VOYER Raphael" w:date="2021-06-16T09:31:00Z"/>
              </w:rPr>
            </w:pPr>
            <w:del w:id="1004" w:author="VOYER Raphael" w:date="2021-06-16T09:31:00Z">
              <w:r w:rsidRPr="007E18DF" w:rsidDel="00A87B5C">
                <w:delText xml:space="preserve">In Sec 7.2 hardware </w:delText>
              </w:r>
              <w:r w:rsidR="0085681B" w:rsidRPr="007E18DF" w:rsidDel="00A87B5C">
                <w:delText>settings, added</w:delText>
              </w:r>
              <w:r w:rsidRPr="007E18DF" w:rsidDel="00A87B5C">
                <w:delText xml:space="preserve"> </w:delText>
              </w:r>
              <w:r w:rsidR="00E824B3" w:rsidDel="00A87B5C">
                <w:delText>VRF</w:delText>
              </w:r>
              <w:r w:rsidRPr="007E18DF" w:rsidDel="00A87B5C">
                <w:delText xml:space="preserve"> in the fp policy table along with ip.</w:delText>
              </w:r>
            </w:del>
          </w:p>
        </w:tc>
        <w:tc>
          <w:tcPr>
            <w:tcW w:w="1101" w:type="dxa"/>
            <w:tcPrChange w:id="1005" w:author="VOYER Raphael" w:date="2021-06-16T09:31:00Z">
              <w:tcPr>
                <w:tcW w:w="1164" w:type="dxa"/>
              </w:tcPr>
            </w:tcPrChange>
          </w:tcPr>
          <w:p w14:paraId="7B694B0F" w14:textId="77777777" w:rsidR="00192CAA" w:rsidDel="00A87B5C" w:rsidRDefault="00192CAA" w:rsidP="009F2DC4">
            <w:pPr>
              <w:pStyle w:val="Tabletext"/>
              <w:rPr>
                <w:del w:id="1006" w:author="VOYER Raphael" w:date="2021-06-16T09:31:00Z"/>
              </w:rPr>
            </w:pPr>
          </w:p>
        </w:tc>
      </w:tr>
      <w:tr w:rsidR="00C2626A" w:rsidDel="00A87B5C" w14:paraId="75BDE10E" w14:textId="77777777" w:rsidTr="00A87B5C">
        <w:trPr>
          <w:trHeight w:val="256"/>
          <w:del w:id="1007" w:author="VOYER Raphael" w:date="2021-06-16T09:31:00Z"/>
          <w:trPrChange w:id="1008" w:author="VOYER Raphael" w:date="2021-06-16T09:31:00Z">
            <w:trPr>
              <w:trHeight w:val="256"/>
            </w:trPr>
          </w:trPrChange>
        </w:trPr>
        <w:tc>
          <w:tcPr>
            <w:tcW w:w="1081" w:type="dxa"/>
            <w:tcPrChange w:id="1009" w:author="VOYER Raphael" w:date="2021-06-16T09:31:00Z">
              <w:tcPr>
                <w:tcW w:w="1081" w:type="dxa"/>
              </w:tcPr>
            </w:tcPrChange>
          </w:tcPr>
          <w:p w14:paraId="4BDDA9ED" w14:textId="77777777" w:rsidR="00C2626A" w:rsidDel="00A87B5C" w:rsidRDefault="00C2626A" w:rsidP="00F146F4">
            <w:pPr>
              <w:pStyle w:val="Tabletext"/>
              <w:rPr>
                <w:del w:id="1010" w:author="VOYER Raphael" w:date="2021-06-16T09:31:00Z"/>
              </w:rPr>
            </w:pPr>
            <w:del w:id="1011" w:author="VOYER Raphael" w:date="2021-06-16T09:31:00Z">
              <w:r w:rsidDel="00A87B5C">
                <w:delText>2.2</w:delText>
              </w:r>
            </w:del>
          </w:p>
        </w:tc>
        <w:tc>
          <w:tcPr>
            <w:tcW w:w="1309" w:type="dxa"/>
            <w:tcPrChange w:id="1012" w:author="VOYER Raphael" w:date="2021-06-16T09:31:00Z">
              <w:tcPr>
                <w:tcW w:w="1342" w:type="dxa"/>
              </w:tcPr>
            </w:tcPrChange>
          </w:tcPr>
          <w:p w14:paraId="11CCCD5B" w14:textId="77777777" w:rsidR="00C2626A" w:rsidDel="00A87B5C" w:rsidRDefault="00C2626A" w:rsidP="00BE4918">
            <w:pPr>
              <w:pStyle w:val="Tabletext"/>
              <w:rPr>
                <w:del w:id="1013" w:author="VOYER Raphael" w:date="2021-06-16T09:31:00Z"/>
              </w:rPr>
            </w:pPr>
            <w:del w:id="1014" w:author="VOYER Raphael" w:date="2021-06-16T09:31:00Z">
              <w:r w:rsidDel="00A87B5C">
                <w:delText>20-May-2016</w:delText>
              </w:r>
            </w:del>
          </w:p>
        </w:tc>
        <w:tc>
          <w:tcPr>
            <w:tcW w:w="1146" w:type="dxa"/>
            <w:tcPrChange w:id="1015" w:author="VOYER Raphael" w:date="2021-06-16T09:31:00Z">
              <w:tcPr>
                <w:tcW w:w="1194" w:type="dxa"/>
              </w:tcPr>
            </w:tcPrChange>
          </w:tcPr>
          <w:p w14:paraId="78EED0E1" w14:textId="77777777" w:rsidR="00C2626A" w:rsidDel="00A87B5C" w:rsidRDefault="00243895" w:rsidP="00B13ACB">
            <w:pPr>
              <w:pStyle w:val="Tabletext"/>
              <w:jc w:val="center"/>
              <w:rPr>
                <w:del w:id="1016" w:author="VOYER Raphael" w:date="2021-06-16T09:31:00Z"/>
              </w:rPr>
            </w:pPr>
            <w:del w:id="1017" w:author="VOYER Raphael" w:date="2021-06-16T09:31:00Z">
              <w:r w:rsidDel="00A87B5C">
                <w:delText>C</w:delText>
              </w:r>
            </w:del>
          </w:p>
        </w:tc>
        <w:tc>
          <w:tcPr>
            <w:tcW w:w="1499" w:type="dxa"/>
            <w:tcPrChange w:id="1018" w:author="VOYER Raphael" w:date="2021-06-16T09:31:00Z">
              <w:tcPr>
                <w:tcW w:w="1669" w:type="dxa"/>
              </w:tcPr>
            </w:tcPrChange>
          </w:tcPr>
          <w:p w14:paraId="7CD04A1C" w14:textId="77777777" w:rsidR="00C2626A" w:rsidDel="00A87B5C" w:rsidRDefault="00C2626A" w:rsidP="00D70809">
            <w:pPr>
              <w:pStyle w:val="Tabletext"/>
              <w:rPr>
                <w:del w:id="1019" w:author="VOYER Raphael" w:date="2021-06-16T09:31:00Z"/>
                <w:lang w:val="sv-SE"/>
              </w:rPr>
            </w:pPr>
            <w:del w:id="1020" w:author="VOYER Raphael" w:date="2021-06-16T09:31:00Z">
              <w:r w:rsidDel="00A87B5C">
                <w:rPr>
                  <w:lang w:val="sv-SE"/>
                </w:rPr>
                <w:delText>Srisailam</w:delText>
              </w:r>
            </w:del>
          </w:p>
        </w:tc>
        <w:tc>
          <w:tcPr>
            <w:tcW w:w="3692" w:type="dxa"/>
            <w:tcPrChange w:id="1021" w:author="VOYER Raphael" w:date="2021-06-16T09:31:00Z">
              <w:tcPr>
                <w:tcW w:w="3378" w:type="dxa"/>
              </w:tcPr>
            </w:tcPrChange>
          </w:tcPr>
          <w:p w14:paraId="5DB81678" w14:textId="77777777" w:rsidR="00534A44" w:rsidDel="00A87B5C" w:rsidRDefault="00C2626A" w:rsidP="00534A44">
            <w:pPr>
              <w:ind w:left="720"/>
              <w:rPr>
                <w:del w:id="1022" w:author="VOYER Raphael" w:date="2021-06-16T09:31:00Z"/>
              </w:rPr>
            </w:pPr>
            <w:del w:id="1023" w:author="VOYER Raphael" w:date="2021-06-16T09:31:00Z">
              <w:r w:rsidDel="00A87B5C">
                <w:delText>Added support for OS6865.</w:delText>
              </w:r>
            </w:del>
          </w:p>
        </w:tc>
        <w:tc>
          <w:tcPr>
            <w:tcW w:w="1101" w:type="dxa"/>
            <w:tcPrChange w:id="1024" w:author="VOYER Raphael" w:date="2021-06-16T09:31:00Z">
              <w:tcPr>
                <w:tcW w:w="1164" w:type="dxa"/>
              </w:tcPr>
            </w:tcPrChange>
          </w:tcPr>
          <w:p w14:paraId="7A42F4FF" w14:textId="77777777" w:rsidR="00C2626A" w:rsidDel="00A87B5C" w:rsidRDefault="000755D4" w:rsidP="009F2DC4">
            <w:pPr>
              <w:pStyle w:val="Tabletext"/>
              <w:rPr>
                <w:del w:id="1025" w:author="VOYER Raphael" w:date="2021-06-16T09:31:00Z"/>
              </w:rPr>
            </w:pPr>
            <w:ins w:id="1026" w:author="gwhite" w:date="2016-08-15T16:06:00Z">
              <w:del w:id="1027" w:author="VOYER Raphael" w:date="2021-06-16T09:31:00Z">
                <w:r w:rsidDel="00A87B5C">
                  <w:delText>Released</w:delText>
                </w:r>
              </w:del>
            </w:ins>
          </w:p>
        </w:tc>
      </w:tr>
      <w:tr w:rsidR="00BD461A" w:rsidDel="00A87B5C" w14:paraId="08304DE1" w14:textId="77777777" w:rsidTr="00A87B5C">
        <w:trPr>
          <w:trHeight w:val="256"/>
          <w:ins w:id="1028" w:author="cgorentl" w:date="2016-07-28T16:47:00Z"/>
          <w:del w:id="1029" w:author="VOYER Raphael" w:date="2021-06-16T09:31:00Z"/>
          <w:trPrChange w:id="1030" w:author="VOYER Raphael" w:date="2021-06-16T09:31:00Z">
            <w:trPr>
              <w:trHeight w:val="256"/>
            </w:trPr>
          </w:trPrChange>
        </w:trPr>
        <w:tc>
          <w:tcPr>
            <w:tcW w:w="1081" w:type="dxa"/>
            <w:tcPrChange w:id="1031" w:author="VOYER Raphael" w:date="2021-06-16T09:31:00Z">
              <w:tcPr>
                <w:tcW w:w="1081" w:type="dxa"/>
              </w:tcPr>
            </w:tcPrChange>
          </w:tcPr>
          <w:p w14:paraId="106FD132" w14:textId="77777777" w:rsidR="00BD461A" w:rsidDel="00A87B5C" w:rsidRDefault="001D4CC9" w:rsidP="00F146F4">
            <w:pPr>
              <w:pStyle w:val="Tabletext"/>
              <w:rPr>
                <w:ins w:id="1032" w:author="cgorentl" w:date="2016-07-28T16:47:00Z"/>
                <w:del w:id="1033" w:author="VOYER Raphael" w:date="2021-06-16T09:31:00Z"/>
              </w:rPr>
            </w:pPr>
            <w:ins w:id="1034" w:author="cgorentl" w:date="2016-07-28T16:56:00Z">
              <w:del w:id="1035" w:author="VOYER Raphael" w:date="2021-06-16T09:31:00Z">
                <w:r w:rsidDel="00A87B5C">
                  <w:delText>2.3</w:delText>
                </w:r>
              </w:del>
            </w:ins>
          </w:p>
        </w:tc>
        <w:tc>
          <w:tcPr>
            <w:tcW w:w="1309" w:type="dxa"/>
            <w:tcPrChange w:id="1036" w:author="VOYER Raphael" w:date="2021-06-16T09:31:00Z">
              <w:tcPr>
                <w:tcW w:w="1342" w:type="dxa"/>
              </w:tcPr>
            </w:tcPrChange>
          </w:tcPr>
          <w:p w14:paraId="2CB92F6D" w14:textId="77777777" w:rsidR="00BD461A" w:rsidDel="00A87B5C" w:rsidRDefault="001D4CC9" w:rsidP="00BE4918">
            <w:pPr>
              <w:pStyle w:val="Tabletext"/>
              <w:rPr>
                <w:ins w:id="1037" w:author="cgorentl" w:date="2016-07-28T16:47:00Z"/>
                <w:del w:id="1038" w:author="VOYER Raphael" w:date="2021-06-16T09:31:00Z"/>
              </w:rPr>
            </w:pPr>
            <w:ins w:id="1039" w:author="cgorentl" w:date="2016-07-28T16:56:00Z">
              <w:del w:id="1040" w:author="VOYER Raphael" w:date="2021-06-16T09:31:00Z">
                <w:r w:rsidDel="00A87B5C">
                  <w:delText>28-July-2016</w:delText>
                </w:r>
              </w:del>
            </w:ins>
          </w:p>
        </w:tc>
        <w:tc>
          <w:tcPr>
            <w:tcW w:w="1146" w:type="dxa"/>
            <w:tcPrChange w:id="1041" w:author="VOYER Raphael" w:date="2021-06-16T09:31:00Z">
              <w:tcPr>
                <w:tcW w:w="1194" w:type="dxa"/>
              </w:tcPr>
            </w:tcPrChange>
          </w:tcPr>
          <w:p w14:paraId="575D2E48" w14:textId="77777777" w:rsidR="00BD461A" w:rsidDel="00A87B5C" w:rsidRDefault="000755D4" w:rsidP="00B13ACB">
            <w:pPr>
              <w:pStyle w:val="Tabletext"/>
              <w:jc w:val="center"/>
              <w:rPr>
                <w:ins w:id="1042" w:author="cgorentl" w:date="2016-07-28T16:47:00Z"/>
                <w:del w:id="1043" w:author="VOYER Raphael" w:date="2021-06-16T09:31:00Z"/>
              </w:rPr>
            </w:pPr>
            <w:ins w:id="1044" w:author="gwhite" w:date="2016-08-15T16:10:00Z">
              <w:del w:id="1045" w:author="VOYER Raphael" w:date="2021-06-16T09:31:00Z">
                <w:r w:rsidDel="00A87B5C">
                  <w:delText>D</w:delText>
                </w:r>
              </w:del>
            </w:ins>
          </w:p>
        </w:tc>
        <w:tc>
          <w:tcPr>
            <w:tcW w:w="1499" w:type="dxa"/>
            <w:tcPrChange w:id="1046" w:author="VOYER Raphael" w:date="2021-06-16T09:31:00Z">
              <w:tcPr>
                <w:tcW w:w="1669" w:type="dxa"/>
              </w:tcPr>
            </w:tcPrChange>
          </w:tcPr>
          <w:p w14:paraId="2CC55726" w14:textId="77777777" w:rsidR="00BD461A" w:rsidDel="00A87B5C" w:rsidRDefault="001D4CC9" w:rsidP="00D70809">
            <w:pPr>
              <w:pStyle w:val="Tabletext"/>
              <w:rPr>
                <w:ins w:id="1047" w:author="cgorentl" w:date="2016-07-28T16:47:00Z"/>
                <w:del w:id="1048" w:author="VOYER Raphael" w:date="2021-06-16T09:31:00Z"/>
                <w:lang w:val="sv-SE"/>
              </w:rPr>
            </w:pPr>
            <w:ins w:id="1049" w:author="cgorentl" w:date="2016-07-28T16:56:00Z">
              <w:del w:id="1050" w:author="VOYER Raphael" w:date="2021-06-16T09:31:00Z">
                <w:r w:rsidDel="00A87B5C">
                  <w:rPr>
                    <w:lang w:val="sv-SE"/>
                  </w:rPr>
                  <w:delText>Chandra Gorentla</w:delText>
                </w:r>
              </w:del>
            </w:ins>
          </w:p>
        </w:tc>
        <w:tc>
          <w:tcPr>
            <w:tcW w:w="3692" w:type="dxa"/>
            <w:tcPrChange w:id="1051" w:author="VOYER Raphael" w:date="2021-06-16T09:31:00Z">
              <w:tcPr>
                <w:tcW w:w="3378" w:type="dxa"/>
              </w:tcPr>
            </w:tcPrChange>
          </w:tcPr>
          <w:p w14:paraId="29AD223A" w14:textId="77777777" w:rsidR="005E533E" w:rsidDel="00A87B5C" w:rsidRDefault="00BD461A">
            <w:pPr>
              <w:ind w:left="720"/>
              <w:jc w:val="left"/>
              <w:rPr>
                <w:ins w:id="1052" w:author="cgorentl" w:date="2016-07-28T16:47:00Z"/>
                <w:del w:id="1053" w:author="VOYER Raphael" w:date="2021-06-16T09:31:00Z"/>
                <w:b/>
                <w:sz w:val="36"/>
              </w:rPr>
              <w:pPrChange w:id="1054" w:author="cgorentl" w:date="2016-07-28T16:53:00Z">
                <w:pPr>
                  <w:spacing w:before="2560" w:after="400" w:line="400" w:lineRule="atLeast"/>
                  <w:ind w:left="720"/>
                </w:pPr>
              </w:pPrChange>
            </w:pPr>
            <w:ins w:id="1055" w:author="cgorentl" w:date="2016-07-28T16:47:00Z">
              <w:del w:id="1056" w:author="VOYER Raphael" w:date="2021-06-16T09:31:00Z">
                <w:r w:rsidDel="00A87B5C">
                  <w:delText xml:space="preserve">Section </w:delText>
                </w:r>
              </w:del>
            </w:ins>
            <w:ins w:id="1057" w:author="cgorentl" w:date="2016-07-28T16:48:00Z">
              <w:del w:id="1058" w:author="VOYER Raphael" w:date="2021-06-16T09:31:00Z">
                <w:r w:rsidDel="00A87B5C">
                  <w:delText>–</w:delText>
                </w:r>
              </w:del>
            </w:ins>
            <w:ins w:id="1059" w:author="cgorentl" w:date="2016-07-28T16:47:00Z">
              <w:del w:id="1060" w:author="VOYER Raphael" w:date="2021-06-16T09:31:00Z">
                <w:r w:rsidDel="00A87B5C">
                  <w:delText xml:space="preserve"> 3.</w:delText>
                </w:r>
              </w:del>
            </w:ins>
            <w:ins w:id="1061" w:author="cgorentl" w:date="2016-07-28T16:53:00Z">
              <w:del w:id="1062" w:author="VOYER Raphael" w:date="2021-06-16T09:31:00Z">
                <w:r w:rsidR="003A76F9" w:rsidDel="00A87B5C">
                  <w:delText>4</w:delText>
                </w:r>
              </w:del>
            </w:ins>
            <w:ins w:id="1063" w:author="cgorentl" w:date="2016-07-28T16:48:00Z">
              <w:del w:id="1064" w:author="VOYER Raphael" w:date="2021-06-16T09:31:00Z">
                <w:r w:rsidR="003A76F9" w:rsidDel="00A87B5C">
                  <w:delText>.</w:delText>
                </w:r>
              </w:del>
            </w:ins>
            <w:ins w:id="1065" w:author="cgorentl" w:date="2016-07-28T16:53:00Z">
              <w:del w:id="1066" w:author="VOYER Raphael" w:date="2021-06-16T09:31:00Z">
                <w:r w:rsidR="003A76F9" w:rsidDel="00A87B5C">
                  <w:delText>4</w:delText>
                </w:r>
              </w:del>
            </w:ins>
            <w:ins w:id="1067" w:author="cgorentl" w:date="2016-07-28T16:48:00Z">
              <w:del w:id="1068" w:author="VOYER Raphael" w:date="2021-06-16T09:31:00Z">
                <w:r w:rsidDel="00A87B5C">
                  <w:delText xml:space="preserve"> – A fix for the PR 204588 </w:delText>
                </w:r>
              </w:del>
            </w:ins>
            <w:ins w:id="1069" w:author="cgorentl" w:date="2016-07-28T16:55:00Z">
              <w:del w:id="1070" w:author="VOYER Raphael" w:date="2021-06-16T09:31:00Z">
                <w:r w:rsidR="003A76F9" w:rsidDel="00A87B5C">
                  <w:delText xml:space="preserve">(PR Summary - </w:delText>
                </w:r>
                <w:r w:rsidR="003A76F9" w:rsidRPr="003A76F9" w:rsidDel="00A87B5C">
                  <w:delText>ICMP echo request packets sending wrong interface that makes ping fails when havlan is enabled .</w:delText>
                </w:r>
                <w:r w:rsidR="003A76F9" w:rsidDel="00A87B5C">
                  <w:delText xml:space="preserve">) </w:delText>
                </w:r>
              </w:del>
            </w:ins>
            <w:ins w:id="1071" w:author="cgorentl" w:date="2016-07-28T16:48:00Z">
              <w:del w:id="1072" w:author="VOYER Raphael" w:date="2021-06-16T09:31:00Z">
                <w:r w:rsidDel="00A87B5C">
                  <w:delText>is documented</w:delText>
                </w:r>
              </w:del>
            </w:ins>
            <w:ins w:id="1073" w:author="cgorentl" w:date="2016-07-28T16:53:00Z">
              <w:del w:id="1074" w:author="VOYER Raphael" w:date="2021-06-16T09:31:00Z">
                <w:r w:rsidR="003A76F9" w:rsidDel="00A87B5C">
                  <w:delText>.  The fix requires that the IP address of the L3 server-cluster should be reachable from the DUT.</w:delText>
                </w:r>
              </w:del>
            </w:ins>
          </w:p>
        </w:tc>
        <w:tc>
          <w:tcPr>
            <w:tcW w:w="1101" w:type="dxa"/>
            <w:tcPrChange w:id="1075" w:author="VOYER Raphael" w:date="2021-06-16T09:31:00Z">
              <w:tcPr>
                <w:tcW w:w="1164" w:type="dxa"/>
              </w:tcPr>
            </w:tcPrChange>
          </w:tcPr>
          <w:p w14:paraId="7206C13E" w14:textId="77777777" w:rsidR="00BD461A" w:rsidDel="00A87B5C" w:rsidRDefault="00BD461A" w:rsidP="009F2DC4">
            <w:pPr>
              <w:pStyle w:val="Tabletext"/>
              <w:rPr>
                <w:ins w:id="1076" w:author="cgorentl" w:date="2016-07-28T16:47:00Z"/>
                <w:del w:id="1077" w:author="VOYER Raphael" w:date="2021-06-16T09:31:00Z"/>
              </w:rPr>
            </w:pPr>
          </w:p>
        </w:tc>
      </w:tr>
    </w:tbl>
    <w:p w14:paraId="40286902" w14:textId="77777777" w:rsidR="00855336" w:rsidDel="00A87B5C" w:rsidRDefault="00855336" w:rsidP="00855336">
      <w:pPr>
        <w:rPr>
          <w:del w:id="1078" w:author="VOYER Raphael" w:date="2021-06-16T09:31:00Z"/>
        </w:rPr>
      </w:pPr>
    </w:p>
    <w:p w14:paraId="69515B60" w14:textId="77777777" w:rsidR="00855336" w:rsidDel="00A87B5C" w:rsidRDefault="00855336" w:rsidP="00855336">
      <w:pPr>
        <w:rPr>
          <w:del w:id="1079" w:author="VOYER Raphael" w:date="2021-06-16T09:31:00Z"/>
        </w:rPr>
      </w:pPr>
    </w:p>
    <w:p w14:paraId="712B500F" w14:textId="77777777" w:rsidR="00855336" w:rsidDel="00A87B5C" w:rsidRDefault="00855336" w:rsidP="00855336">
      <w:pPr>
        <w:rPr>
          <w:del w:id="1080" w:author="VOYER Raphael" w:date="2021-06-16T09:31:00Z"/>
        </w:rPr>
      </w:pPr>
    </w:p>
    <w:p w14:paraId="25AB35A7" w14:textId="77777777" w:rsidR="00855336" w:rsidDel="00A87B5C" w:rsidRDefault="00855336" w:rsidP="00855336">
      <w:pPr>
        <w:rPr>
          <w:del w:id="1081" w:author="VOYER Raphael" w:date="2021-06-16T09:31:00Z"/>
        </w:rPr>
      </w:pPr>
    </w:p>
    <w:p w14:paraId="34361838" w14:textId="77777777" w:rsidR="00855336" w:rsidDel="00A87B5C" w:rsidRDefault="00855336" w:rsidP="00855336">
      <w:pPr>
        <w:rPr>
          <w:del w:id="1082" w:author="VOYER Raphael" w:date="2021-06-16T09:31:00Z"/>
        </w:rPr>
      </w:pPr>
    </w:p>
    <w:p w14:paraId="1A4BD9F0" w14:textId="77777777" w:rsidR="0004729F" w:rsidDel="00A87B5C" w:rsidRDefault="0004729F" w:rsidP="00855336">
      <w:pPr>
        <w:rPr>
          <w:del w:id="1083" w:author="VOYER Raphael" w:date="2021-06-16T09:31:00Z"/>
        </w:rPr>
      </w:pPr>
    </w:p>
    <w:p w14:paraId="6AF48B80" w14:textId="77777777" w:rsidR="0004729F" w:rsidDel="00A87B5C" w:rsidRDefault="0004729F" w:rsidP="00855336">
      <w:pPr>
        <w:rPr>
          <w:del w:id="1084" w:author="VOYER Raphael" w:date="2021-06-16T09:31:00Z"/>
        </w:rPr>
      </w:pPr>
    </w:p>
    <w:p w14:paraId="429899FF" w14:textId="77777777" w:rsidR="0004729F" w:rsidDel="00A87B5C" w:rsidRDefault="0004729F" w:rsidP="00855336">
      <w:pPr>
        <w:rPr>
          <w:del w:id="1085" w:author="VOYER Raphael" w:date="2021-06-16T09:31:00Z"/>
        </w:rPr>
      </w:pPr>
    </w:p>
    <w:p w14:paraId="7358A613" w14:textId="77777777" w:rsidR="0004729F" w:rsidDel="00A87B5C" w:rsidRDefault="0004729F" w:rsidP="00855336">
      <w:pPr>
        <w:rPr>
          <w:del w:id="1086" w:author="VOYER Raphael" w:date="2021-06-16T09:31:00Z"/>
        </w:rPr>
      </w:pPr>
    </w:p>
    <w:p w14:paraId="2AE809F6" w14:textId="77777777" w:rsidR="0004729F" w:rsidDel="00A87B5C" w:rsidRDefault="0004729F" w:rsidP="00855336">
      <w:pPr>
        <w:rPr>
          <w:del w:id="1087" w:author="VOYER Raphael" w:date="2021-06-16T09:31:00Z"/>
        </w:rPr>
      </w:pPr>
    </w:p>
    <w:p w14:paraId="22D2DAF1" w14:textId="77777777" w:rsidR="0004729F" w:rsidDel="00A87B5C" w:rsidRDefault="0004729F" w:rsidP="00855336">
      <w:pPr>
        <w:rPr>
          <w:del w:id="1088" w:author="VOYER Raphael" w:date="2021-06-16T09:31:00Z"/>
        </w:rPr>
      </w:pPr>
    </w:p>
    <w:p w14:paraId="0E26085A" w14:textId="77777777" w:rsidR="0004729F" w:rsidDel="00A87B5C" w:rsidRDefault="0004729F" w:rsidP="00855336">
      <w:pPr>
        <w:rPr>
          <w:del w:id="1089" w:author="VOYER Raphael" w:date="2021-06-16T09:31:00Z"/>
        </w:rPr>
      </w:pPr>
    </w:p>
    <w:p w14:paraId="641B0C08" w14:textId="77777777" w:rsidR="0004729F" w:rsidDel="00A87B5C" w:rsidRDefault="0004729F" w:rsidP="00855336">
      <w:pPr>
        <w:rPr>
          <w:del w:id="1090" w:author="VOYER Raphael" w:date="2021-06-16T09:31:00Z"/>
        </w:rPr>
      </w:pPr>
    </w:p>
    <w:p w14:paraId="7CA9769B" w14:textId="77777777" w:rsidR="0004729F" w:rsidDel="00A87B5C" w:rsidRDefault="0004729F" w:rsidP="00855336">
      <w:pPr>
        <w:rPr>
          <w:del w:id="1091" w:author="VOYER Raphael" w:date="2021-06-16T09:31:00Z"/>
        </w:rPr>
      </w:pPr>
    </w:p>
    <w:p w14:paraId="0C380123" w14:textId="77777777" w:rsidR="0004729F" w:rsidDel="00A87B5C" w:rsidRDefault="0004729F" w:rsidP="00855336">
      <w:pPr>
        <w:rPr>
          <w:del w:id="1092" w:author="VOYER Raphael" w:date="2021-06-16T09:31:00Z"/>
        </w:rPr>
      </w:pPr>
    </w:p>
    <w:p w14:paraId="5B9053AF" w14:textId="77777777" w:rsidR="0004729F" w:rsidDel="00A87B5C" w:rsidRDefault="0004729F" w:rsidP="00855336">
      <w:pPr>
        <w:rPr>
          <w:del w:id="1093" w:author="VOYER Raphael" w:date="2021-06-16T09:31:00Z"/>
        </w:rPr>
      </w:pPr>
    </w:p>
    <w:p w14:paraId="4AE754B6" w14:textId="77777777" w:rsidR="0004729F" w:rsidRDefault="0004729F" w:rsidP="00855336"/>
    <w:p w14:paraId="27A9B8CA" w14:textId="77777777" w:rsidR="0004729F" w:rsidRDefault="0004729F" w:rsidP="00855336"/>
    <w:p w14:paraId="3522DBB9" w14:textId="77777777" w:rsidR="0004729F" w:rsidRDefault="0004729F" w:rsidP="00855336"/>
    <w:p w14:paraId="155426D8" w14:textId="77777777" w:rsidR="0004729F" w:rsidRDefault="0004729F" w:rsidP="00855336"/>
    <w:p w14:paraId="5862EFC1" w14:textId="77777777" w:rsidR="00855336" w:rsidRDefault="00855336" w:rsidP="00855336"/>
    <w:p w14:paraId="66949D4C" w14:textId="77777777" w:rsidR="0004729F" w:rsidRDefault="0004729F" w:rsidP="00855336"/>
    <w:p w14:paraId="6E6352CF" w14:textId="77777777" w:rsidR="0004729F" w:rsidRDefault="0004729F" w:rsidP="00855336"/>
    <w:p w14:paraId="736CC61C" w14:textId="77777777" w:rsidR="0004729F" w:rsidRDefault="0004729F" w:rsidP="00855336"/>
    <w:p w14:paraId="2EF90434" w14:textId="77777777" w:rsidR="0004729F" w:rsidRDefault="0004729F" w:rsidP="00855336"/>
    <w:p w14:paraId="22230540" w14:textId="77777777" w:rsidR="0004729F" w:rsidRDefault="0004729F" w:rsidP="00855336"/>
    <w:p w14:paraId="348D313B" w14:textId="77777777" w:rsidR="0004729F" w:rsidRDefault="0004729F" w:rsidP="00855336"/>
    <w:p w14:paraId="27A67B21" w14:textId="77777777" w:rsidR="0004729F" w:rsidRDefault="0004729F" w:rsidP="00855336"/>
    <w:p w14:paraId="38CE5A89" w14:textId="77777777" w:rsidR="0004729F" w:rsidRDefault="0004729F" w:rsidP="00855336"/>
    <w:p w14:paraId="5F74006D" w14:textId="77777777" w:rsidR="0004729F" w:rsidRDefault="0004729F" w:rsidP="00855336"/>
    <w:p w14:paraId="00413A75" w14:textId="77777777" w:rsidR="0004729F" w:rsidRDefault="0004729F" w:rsidP="00855336"/>
    <w:p w14:paraId="616C3A59" w14:textId="77777777" w:rsidR="0004729F" w:rsidRDefault="0004729F" w:rsidP="00855336"/>
    <w:p w14:paraId="100749BE" w14:textId="77777777" w:rsidR="0004729F" w:rsidRDefault="0004729F" w:rsidP="00855336"/>
    <w:p w14:paraId="02A4C4FC" w14:textId="77777777" w:rsidR="0004729F" w:rsidRDefault="0004729F" w:rsidP="00855336"/>
    <w:p w14:paraId="0625AB8D" w14:textId="77777777" w:rsidR="00A87B5C" w:rsidRDefault="00A87B5C">
      <w:pPr>
        <w:jc w:val="left"/>
        <w:rPr>
          <w:ins w:id="1094" w:author="VOYER Raphael" w:date="2021-06-16T09:33:00Z"/>
        </w:rPr>
      </w:pPr>
      <w:ins w:id="1095" w:author="VOYER Raphael" w:date="2021-06-16T09:33:00Z">
        <w:r>
          <w:br w:type="page"/>
        </w:r>
      </w:ins>
    </w:p>
    <w:p w14:paraId="6E32F5F2" w14:textId="77777777" w:rsidR="0004729F" w:rsidRDefault="0004729F" w:rsidP="00855336"/>
    <w:p w14:paraId="34123ED0" w14:textId="77777777" w:rsidR="0004729F" w:rsidRDefault="0004729F" w:rsidP="00855336"/>
    <w:p w14:paraId="3B00907F" w14:textId="77777777" w:rsidR="00855336" w:rsidRDefault="00855336" w:rsidP="00622755">
      <w:pPr>
        <w:pStyle w:val="Titre1"/>
      </w:pPr>
      <w:bookmarkStart w:id="1096" w:name="_INTRODUCTION"/>
      <w:bookmarkStart w:id="1097" w:name="_Ref188764243"/>
      <w:bookmarkStart w:id="1098" w:name="_Toc214247585"/>
      <w:bookmarkStart w:id="1099" w:name="_Toc381025679"/>
      <w:bookmarkStart w:id="1100" w:name="_Toc76555045"/>
      <w:bookmarkEnd w:id="1096"/>
      <w:r>
        <w:t>INTRODUCTION</w:t>
      </w:r>
      <w:bookmarkEnd w:id="1097"/>
      <w:bookmarkEnd w:id="1098"/>
      <w:bookmarkEnd w:id="1099"/>
      <w:bookmarkEnd w:id="1100"/>
    </w:p>
    <w:p w14:paraId="1FB4374C" w14:textId="77777777" w:rsidR="00855336" w:rsidRDefault="00855336" w:rsidP="00387307">
      <w:pPr>
        <w:pStyle w:val="Titre2"/>
      </w:pPr>
      <w:bookmarkStart w:id="1101" w:name="_Toc381025680"/>
      <w:bookmarkStart w:id="1102" w:name="_Toc76555046"/>
      <w:bookmarkStart w:id="1103" w:name="_Toc214247586"/>
      <w:r>
        <w:t>Purpose</w:t>
      </w:r>
      <w:bookmarkEnd w:id="1101"/>
      <w:bookmarkEnd w:id="1102"/>
      <w:r>
        <w:t xml:space="preserve"> </w:t>
      </w:r>
      <w:bookmarkEnd w:id="1103"/>
    </w:p>
    <w:p w14:paraId="5FBA2C4F" w14:textId="77777777" w:rsidR="00855336" w:rsidRDefault="00855336" w:rsidP="00855336">
      <w:pPr>
        <w:pStyle w:val="Corpsdetexte"/>
        <w:rPr>
          <w:szCs w:val="24"/>
        </w:rPr>
      </w:pPr>
      <w:r>
        <w:t xml:space="preserve">The document describes the </w:t>
      </w:r>
      <w:r w:rsidRPr="0045149F">
        <w:t xml:space="preserve">Software </w:t>
      </w:r>
      <w:r w:rsidRPr="00306326">
        <w:t>Requirements Specification</w:t>
      </w:r>
      <w:r w:rsidRPr="0045149F">
        <w:t xml:space="preserve"> </w:t>
      </w:r>
      <w:r>
        <w:t xml:space="preserve">and Functional Specification of </w:t>
      </w:r>
      <w:del w:id="1104" w:author="VOYER Raphael" w:date="2021-06-16T09:33:00Z">
        <w:r w:rsidDel="00A87B5C">
          <w:delText>High Availability Vlan</w:delText>
        </w:r>
      </w:del>
      <w:ins w:id="1105" w:author="VOYER Raphael" w:date="2021-06-16T09:33:00Z">
        <w:r w:rsidR="00A87B5C">
          <w:t>Preve</w:t>
        </w:r>
      </w:ins>
      <w:ins w:id="1106" w:author="VOYER Raphael" w:date="2021-06-16T09:34:00Z">
        <w:r w:rsidR="00A87B5C">
          <w:t>ntive Maintenance</w:t>
        </w:r>
      </w:ins>
      <w:r>
        <w:t xml:space="preserve"> for </w:t>
      </w:r>
      <w:del w:id="1107" w:author="VOYER Raphael" w:date="2021-06-16T09:34:00Z">
        <w:r w:rsidDel="00A87B5C">
          <w:delText>the Top of the Rack Switch (OS 6900)</w:delText>
        </w:r>
        <w:r w:rsidR="00734558" w:rsidDel="00A87B5C">
          <w:delText>, OS6860, OS6865, OS9900</w:delText>
        </w:r>
        <w:r w:rsidR="00AB543D" w:rsidDel="00A87B5C">
          <w:delText xml:space="preserve"> and Rushmore (oS10K)</w:delText>
        </w:r>
        <w:r w:rsidDel="00A87B5C">
          <w:delText xml:space="preserve">. </w:delText>
        </w:r>
      </w:del>
      <w:ins w:id="1108" w:author="VOYER Raphael" w:date="2021-06-16T09:34:00Z">
        <w:r w:rsidR="00A87B5C">
          <w:t>AOS 8.x .</w:t>
        </w:r>
      </w:ins>
      <w:del w:id="1109" w:author="VOYER Raphael" w:date="2021-06-16T09:34:00Z">
        <w:r w:rsidDel="00A87B5C">
          <w:delText xml:space="preserve">The document is prepared in response to the RTR 2312 as specified in the TOR Software Requirement Specifications D5 dated </w:delText>
        </w:r>
        <w:smartTag w:uri="urn:schemas-microsoft-com:office:smarttags" w:element="date">
          <w:smartTagPr>
            <w:attr w:name="ls" w:val="trans"/>
            <w:attr w:name="Month" w:val="03"/>
            <w:attr w:name="Day" w:val="30"/>
            <w:attr w:name="Year" w:val="10"/>
          </w:smartTagPr>
          <w:r w:rsidDel="00A87B5C">
            <w:delText>03/30/10</w:delText>
          </w:r>
        </w:smartTag>
        <w:r w:rsidDel="00A87B5C">
          <w:rPr>
            <w:szCs w:val="24"/>
          </w:rPr>
          <w:delText>.</w:delText>
        </w:r>
        <w:r w:rsidR="00F75B25" w:rsidDel="00A87B5C">
          <w:rPr>
            <w:szCs w:val="24"/>
          </w:rPr>
          <w:delText xml:space="preserve"> This document will support RTR 4048 in 8.3.1.R01.</w:delText>
        </w:r>
      </w:del>
    </w:p>
    <w:p w14:paraId="0442BA67" w14:textId="77777777" w:rsidR="00855336" w:rsidRDefault="00855336" w:rsidP="00387307">
      <w:pPr>
        <w:pStyle w:val="Titre2"/>
      </w:pPr>
      <w:bookmarkStart w:id="1110" w:name="_Toc381025681"/>
      <w:bookmarkStart w:id="1111" w:name="_Toc76555047"/>
      <w:r w:rsidRPr="005F5833">
        <w:t>Scope</w:t>
      </w:r>
      <w:bookmarkEnd w:id="1110"/>
      <w:bookmarkEnd w:id="1111"/>
    </w:p>
    <w:p w14:paraId="0EF5C3E2" w14:textId="77777777" w:rsidR="00855336" w:rsidRPr="005F5833" w:rsidRDefault="00855336" w:rsidP="00855336">
      <w:r>
        <w:t xml:space="preserve">The scope of this document is to present the complete set of requirements and functional specifications for </w:t>
      </w:r>
      <w:del w:id="1112" w:author="VOYER Raphael" w:date="2021-06-16T09:34:00Z">
        <w:r w:rsidDel="00A87B5C">
          <w:delText>High Availability Vlan for 7.2.1.</w:delText>
        </w:r>
        <w:r w:rsidR="00AB543D" w:rsidDel="00A87B5C">
          <w:delText xml:space="preserve">R01 and 731R01 </w:delText>
        </w:r>
        <w:r w:rsidDel="00A87B5C">
          <w:delText>release</w:delText>
        </w:r>
        <w:r w:rsidR="00AB543D" w:rsidDel="00A87B5C">
          <w:delText>s</w:delText>
        </w:r>
        <w:r w:rsidR="003B7AAC" w:rsidDel="00A87B5C">
          <w:delText xml:space="preserve"> onwards</w:delText>
        </w:r>
      </w:del>
      <w:ins w:id="1113" w:author="VOYER Raphael" w:date="2021-06-16T09:34:00Z">
        <w:r w:rsidR="00A87B5C">
          <w:t>Preventive Maintenance</w:t>
        </w:r>
      </w:ins>
      <w:r>
        <w:t xml:space="preserve">. </w:t>
      </w:r>
      <w:del w:id="1114" w:author="VOYER Raphael" w:date="2021-06-16T09:35:00Z">
        <w:r w:rsidDel="00A87B5C">
          <w:rPr>
            <w:szCs w:val="24"/>
          </w:rPr>
          <w:delText>This document is prepared in accordance with the Alcatel-Lucent Product Development Process.</w:delText>
        </w:r>
      </w:del>
    </w:p>
    <w:p w14:paraId="05686D01" w14:textId="77777777" w:rsidR="00855336" w:rsidRDefault="00855336" w:rsidP="00387307">
      <w:pPr>
        <w:pStyle w:val="Titre2"/>
      </w:pPr>
      <w:bookmarkStart w:id="1115" w:name="_Ref188764261"/>
      <w:bookmarkStart w:id="1116" w:name="_Ref188764262"/>
      <w:bookmarkStart w:id="1117" w:name="_Toc214247587"/>
      <w:bookmarkStart w:id="1118" w:name="_Toc381025682"/>
      <w:bookmarkStart w:id="1119" w:name="_Toc76555048"/>
      <w:r>
        <w:t>Intended Audience</w:t>
      </w:r>
      <w:bookmarkEnd w:id="1115"/>
      <w:bookmarkEnd w:id="1116"/>
      <w:bookmarkEnd w:id="1117"/>
      <w:bookmarkEnd w:id="1118"/>
      <w:bookmarkEnd w:id="1119"/>
    </w:p>
    <w:p w14:paraId="122A5FCF" w14:textId="77777777" w:rsidR="00855336" w:rsidRDefault="00855336" w:rsidP="00855336">
      <w:pPr>
        <w:pStyle w:val="Corpsdetexte"/>
      </w:pPr>
      <w:r>
        <w:t>This document is intended for the following:</w:t>
      </w:r>
    </w:p>
    <w:p w14:paraId="7EAA549F" w14:textId="77777777" w:rsidR="00A87B5C" w:rsidRDefault="00A87B5C" w:rsidP="00855336">
      <w:pPr>
        <w:pStyle w:val="Listepuces2"/>
        <w:rPr>
          <w:ins w:id="1120" w:author="VOYER Raphael" w:date="2021-06-16T09:35:00Z"/>
        </w:rPr>
      </w:pPr>
      <w:ins w:id="1121" w:author="VOYER Raphael" w:date="2021-06-16T09:35:00Z">
        <w:r>
          <w:t>Technical support data Team</w:t>
        </w:r>
      </w:ins>
    </w:p>
    <w:p w14:paraId="677D6274" w14:textId="77777777" w:rsidR="00855336" w:rsidRDefault="00855336" w:rsidP="00855336">
      <w:pPr>
        <w:pStyle w:val="Listepuces2"/>
      </w:pPr>
      <w:r>
        <w:t xml:space="preserve">Engineering Design </w:t>
      </w:r>
      <w:ins w:id="1122" w:author="VOYER Raphael" w:date="2021-06-16T09:35:00Z">
        <w:r w:rsidR="00A87B5C">
          <w:t>T</w:t>
        </w:r>
      </w:ins>
      <w:del w:id="1123" w:author="VOYER Raphael" w:date="2021-06-16T09:35:00Z">
        <w:r w:rsidDel="00A87B5C">
          <w:delText>t</w:delText>
        </w:r>
      </w:del>
      <w:r>
        <w:t xml:space="preserve">eam </w:t>
      </w:r>
    </w:p>
    <w:p w14:paraId="5036DE5F" w14:textId="77777777" w:rsidR="00855336" w:rsidRDefault="00855336" w:rsidP="00855336">
      <w:pPr>
        <w:pStyle w:val="Listepuces2"/>
      </w:pPr>
      <w:r>
        <w:t>Product Testing Team</w:t>
      </w:r>
    </w:p>
    <w:p w14:paraId="63FDC15E" w14:textId="77777777" w:rsidR="00855336" w:rsidDel="00A87B5C" w:rsidRDefault="00855336" w:rsidP="00855336">
      <w:pPr>
        <w:pStyle w:val="Listepuces2"/>
        <w:rPr>
          <w:del w:id="1124" w:author="VOYER Raphael" w:date="2021-06-16T09:35:00Z"/>
        </w:rPr>
      </w:pPr>
      <w:del w:id="1125" w:author="VOYER Raphael" w:date="2021-06-16T09:35:00Z">
        <w:r w:rsidDel="00A87B5C">
          <w:delText>Quality Assurance</w:delText>
        </w:r>
      </w:del>
    </w:p>
    <w:p w14:paraId="18F031B4" w14:textId="77777777" w:rsidR="00855336" w:rsidRDefault="00855336" w:rsidP="00855336">
      <w:pPr>
        <w:pStyle w:val="Listepuces2"/>
      </w:pPr>
      <w:r>
        <w:t>Technical Writing Team responsible for developing the user documentation</w:t>
      </w:r>
    </w:p>
    <w:p w14:paraId="51AF9836" w14:textId="77777777" w:rsidR="00855336" w:rsidRDefault="00855336" w:rsidP="00855336">
      <w:pPr>
        <w:pStyle w:val="Listepuces2"/>
      </w:pPr>
      <w:r>
        <w:t>Support organization providing end-user support.</w:t>
      </w:r>
    </w:p>
    <w:p w14:paraId="586F36F1" w14:textId="77777777" w:rsidR="00855336" w:rsidDel="00A87B5C" w:rsidRDefault="00855336" w:rsidP="00387307">
      <w:pPr>
        <w:pStyle w:val="Titre2"/>
        <w:rPr>
          <w:del w:id="1126" w:author="VOYER Raphael" w:date="2021-06-16T09:36:00Z"/>
        </w:rPr>
      </w:pPr>
      <w:bookmarkStart w:id="1127" w:name="_Toc214247588"/>
      <w:bookmarkStart w:id="1128" w:name="_Toc381025683"/>
      <w:del w:id="1129" w:author="VOYER Raphael" w:date="2021-06-16T09:36:00Z">
        <w:r w:rsidDel="00A87B5C">
          <w:delText>Document Organization</w:delText>
        </w:r>
        <w:bookmarkEnd w:id="1127"/>
        <w:bookmarkEnd w:id="1128"/>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855336" w:rsidDel="00A87B5C" w14:paraId="61D3D762" w14:textId="77777777">
        <w:trPr>
          <w:del w:id="1130" w:author="VOYER Raphael" w:date="2021-06-16T09:36:00Z"/>
        </w:trPr>
        <w:tc>
          <w:tcPr>
            <w:tcW w:w="2628" w:type="dxa"/>
          </w:tcPr>
          <w:p w14:paraId="3D9BA7E6" w14:textId="77777777" w:rsidR="00855336" w:rsidDel="00A87B5C" w:rsidRDefault="00A87B5C" w:rsidP="00D70809">
            <w:pPr>
              <w:pStyle w:val="Tabletext"/>
              <w:rPr>
                <w:del w:id="1131" w:author="VOYER Raphael" w:date="2021-06-16T09:36:00Z"/>
              </w:rPr>
            </w:pPr>
            <w:del w:id="1132" w:author="VOYER Raphael" w:date="2021-06-16T09:36:00Z">
              <w:r w:rsidDel="00A87B5C">
                <w:fldChar w:fldCharType="begin"/>
              </w:r>
              <w:r w:rsidDel="00A87B5C">
                <w:delInstrText xml:space="preserve"> HYPERLINK \l "_INTRODUCTION" </w:delInstrText>
              </w:r>
              <w:r w:rsidDel="00A87B5C">
                <w:fldChar w:fldCharType="separate"/>
              </w:r>
              <w:r w:rsidR="00855336" w:rsidRPr="000E2854" w:rsidDel="00A87B5C">
                <w:rPr>
                  <w:rStyle w:val="Lienhypertexte"/>
                </w:rPr>
                <w:delText>Chapter 1</w:delText>
              </w:r>
              <w:r w:rsidDel="00A87B5C">
                <w:rPr>
                  <w:rStyle w:val="Lienhypertexte"/>
                </w:rPr>
                <w:fldChar w:fldCharType="end"/>
              </w:r>
              <w:r w:rsidR="00855336" w:rsidDel="00A87B5C">
                <w:delText>: INTRODUCTION</w:delText>
              </w:r>
            </w:del>
          </w:p>
        </w:tc>
        <w:tc>
          <w:tcPr>
            <w:tcW w:w="6228" w:type="dxa"/>
          </w:tcPr>
          <w:p w14:paraId="1784EF0F" w14:textId="77777777" w:rsidR="00855336" w:rsidDel="00A87B5C" w:rsidRDefault="00855336" w:rsidP="00D70809">
            <w:pPr>
              <w:pStyle w:val="Tabletext"/>
              <w:rPr>
                <w:del w:id="1133" w:author="VOYER Raphael" w:date="2021-06-16T09:36:00Z"/>
              </w:rPr>
            </w:pPr>
            <w:del w:id="1134" w:author="VOYER Raphael" w:date="2021-06-16T09:36:00Z">
              <w:r w:rsidDel="00A87B5C">
                <w:delText xml:space="preserve">This chapter describes the purpose and scope for this document, </w:delText>
              </w:r>
              <w:r w:rsidRPr="00F32FD8" w:rsidDel="00A87B5C">
                <w:delText>and int</w:delText>
              </w:r>
              <w:r w:rsidR="00856BD3" w:rsidDel="00A87B5C">
                <w:delText>ended audience of this document,</w:delText>
              </w:r>
              <w:r w:rsidRPr="00F32FD8" w:rsidDel="00A87B5C">
                <w:delText xml:space="preserve"> explains how information is organized in this document</w:delText>
              </w:r>
              <w:r w:rsidR="00856BD3" w:rsidDel="00A87B5C">
                <w:delText>.</w:delText>
              </w:r>
            </w:del>
          </w:p>
        </w:tc>
      </w:tr>
      <w:tr w:rsidR="00855336" w:rsidDel="00A87B5C" w14:paraId="70BD4079" w14:textId="77777777">
        <w:trPr>
          <w:del w:id="1135" w:author="VOYER Raphael" w:date="2021-06-16T09:36:00Z"/>
        </w:trPr>
        <w:tc>
          <w:tcPr>
            <w:tcW w:w="2628" w:type="dxa"/>
          </w:tcPr>
          <w:p w14:paraId="16FAA8A4" w14:textId="77777777" w:rsidR="00855336" w:rsidDel="00A87B5C" w:rsidRDefault="00A87B5C" w:rsidP="00D70809">
            <w:pPr>
              <w:pStyle w:val="Tabletext"/>
              <w:rPr>
                <w:del w:id="1136" w:author="VOYER Raphael" w:date="2021-06-16T09:36:00Z"/>
              </w:rPr>
            </w:pPr>
            <w:del w:id="1137" w:author="VOYER Raphael" w:date="2021-06-16T09:36:00Z">
              <w:r w:rsidDel="00A87B5C">
                <w:fldChar w:fldCharType="begin"/>
              </w:r>
              <w:r w:rsidDel="00A87B5C">
                <w:delInstrText xml:space="preserve"> HYPERLINK \l "_FUNCTIONAL_DESCRIPTION_1" </w:delInstrText>
              </w:r>
              <w:r w:rsidDel="00A87B5C">
                <w:fldChar w:fldCharType="separate"/>
              </w:r>
              <w:r w:rsidR="00855336" w:rsidRPr="000E2854" w:rsidDel="00A87B5C">
                <w:rPr>
                  <w:rStyle w:val="Lienhypertexte"/>
                </w:rPr>
                <w:delText>Chapter 2</w:delText>
              </w:r>
              <w:r w:rsidDel="00A87B5C">
                <w:rPr>
                  <w:rStyle w:val="Lienhypertexte"/>
                </w:rPr>
                <w:fldChar w:fldCharType="end"/>
              </w:r>
              <w:r w:rsidR="00855336" w:rsidDel="00A87B5C">
                <w:delText>: Functional Description</w:delText>
              </w:r>
            </w:del>
          </w:p>
        </w:tc>
        <w:tc>
          <w:tcPr>
            <w:tcW w:w="6228" w:type="dxa"/>
          </w:tcPr>
          <w:p w14:paraId="29244D7B" w14:textId="77777777" w:rsidR="00855336" w:rsidDel="00A87B5C" w:rsidRDefault="00855336" w:rsidP="00D70809">
            <w:pPr>
              <w:pStyle w:val="Tabletext"/>
              <w:rPr>
                <w:del w:id="1138" w:author="VOYER Raphael" w:date="2021-06-16T09:36:00Z"/>
              </w:rPr>
            </w:pPr>
            <w:del w:id="1139" w:author="VOYER Raphael" w:date="2021-06-16T09:36:00Z">
              <w:r w:rsidDel="00A87B5C">
                <w:delText>This chapter provides a technical overview of HA VLAN and clustering technologies with reference to functionality.</w:delText>
              </w:r>
            </w:del>
          </w:p>
        </w:tc>
      </w:tr>
      <w:tr w:rsidR="00855336" w:rsidDel="00A87B5C" w14:paraId="0055D062" w14:textId="77777777">
        <w:trPr>
          <w:del w:id="1140" w:author="VOYER Raphael" w:date="2021-06-16T09:36:00Z"/>
        </w:trPr>
        <w:tc>
          <w:tcPr>
            <w:tcW w:w="2628" w:type="dxa"/>
          </w:tcPr>
          <w:p w14:paraId="275F452A" w14:textId="77777777" w:rsidR="00855336" w:rsidDel="00A87B5C" w:rsidRDefault="00A87B5C" w:rsidP="00D70809">
            <w:pPr>
              <w:pStyle w:val="Tabletext"/>
              <w:rPr>
                <w:del w:id="1141" w:author="VOYER Raphael" w:date="2021-06-16T09:36:00Z"/>
              </w:rPr>
            </w:pPr>
            <w:del w:id="1142" w:author="VOYER Raphael" w:date="2021-06-16T09:36:00Z">
              <w:r w:rsidDel="00A87B5C">
                <w:fldChar w:fldCharType="begin"/>
              </w:r>
              <w:r w:rsidDel="00A87B5C">
                <w:delInstrText xml:space="preserve"> HYPERLINK \l "_FUNCTIONAL_SPECIFICATIONS" </w:delInstrText>
              </w:r>
              <w:r w:rsidDel="00A87B5C">
                <w:fldChar w:fldCharType="separate"/>
              </w:r>
              <w:r w:rsidR="00855336" w:rsidRPr="000E2854" w:rsidDel="00A87B5C">
                <w:rPr>
                  <w:rStyle w:val="Lienhypertexte"/>
                </w:rPr>
                <w:delText>Chapter 3</w:delText>
              </w:r>
              <w:r w:rsidDel="00A87B5C">
                <w:rPr>
                  <w:rStyle w:val="Lienhypertexte"/>
                </w:rPr>
                <w:fldChar w:fldCharType="end"/>
              </w:r>
              <w:r w:rsidR="00855336" w:rsidDel="00A87B5C">
                <w:delText>: System Requirement Specifications</w:delText>
              </w:r>
            </w:del>
          </w:p>
        </w:tc>
        <w:tc>
          <w:tcPr>
            <w:tcW w:w="6228" w:type="dxa"/>
          </w:tcPr>
          <w:p w14:paraId="0CED229E" w14:textId="77777777" w:rsidR="00855336" w:rsidDel="00A87B5C" w:rsidRDefault="00855336" w:rsidP="00D70809">
            <w:pPr>
              <w:pStyle w:val="Tabletext"/>
              <w:rPr>
                <w:del w:id="1143" w:author="VOYER Raphael" w:date="2021-06-16T09:36:00Z"/>
              </w:rPr>
            </w:pPr>
            <w:del w:id="1144" w:author="VOYER Raphael" w:date="2021-06-16T09:36:00Z">
              <w:r w:rsidDel="00A87B5C">
                <w:delText>This chapter provides all the requirements namely the functional requirements, architecture related requirements, management requirements and system requirements for HA VLAN.</w:delText>
              </w:r>
            </w:del>
          </w:p>
        </w:tc>
      </w:tr>
      <w:tr w:rsidR="00855336" w:rsidDel="00A87B5C" w14:paraId="0B06DA8F" w14:textId="77777777">
        <w:trPr>
          <w:del w:id="1145" w:author="VOYER Raphael" w:date="2021-06-16T09:36:00Z"/>
        </w:trPr>
        <w:tc>
          <w:tcPr>
            <w:tcW w:w="2628" w:type="dxa"/>
          </w:tcPr>
          <w:p w14:paraId="7727EFED" w14:textId="77777777" w:rsidR="00855336" w:rsidDel="00A87B5C" w:rsidRDefault="00A87B5C" w:rsidP="00D70809">
            <w:pPr>
              <w:pStyle w:val="Tabletext"/>
              <w:rPr>
                <w:del w:id="1146" w:author="VOYER Raphael" w:date="2021-06-16T09:36:00Z"/>
              </w:rPr>
            </w:pPr>
            <w:del w:id="1147" w:author="VOYER Raphael" w:date="2021-06-16T09:36:00Z">
              <w:r w:rsidDel="00A87B5C">
                <w:fldChar w:fldCharType="begin"/>
              </w:r>
              <w:r w:rsidDel="00A87B5C">
                <w:delInstrText xml:space="preserve"> HYPERLINK \l "_MANAGEMENT_INTERFACE" </w:delInstrText>
              </w:r>
              <w:r w:rsidDel="00A87B5C">
                <w:fldChar w:fldCharType="separate"/>
              </w:r>
              <w:r w:rsidR="00855336" w:rsidDel="00A87B5C">
                <w:rPr>
                  <w:rStyle w:val="Lienhypertexte"/>
                </w:rPr>
                <w:delText>Chapter 4</w:delText>
              </w:r>
              <w:r w:rsidDel="00A87B5C">
                <w:rPr>
                  <w:rStyle w:val="Lienhypertexte"/>
                </w:rPr>
                <w:fldChar w:fldCharType="end"/>
              </w:r>
              <w:r w:rsidR="00855336" w:rsidDel="00A87B5C">
                <w:delText>: Management Interface</w:delText>
              </w:r>
            </w:del>
          </w:p>
        </w:tc>
        <w:tc>
          <w:tcPr>
            <w:tcW w:w="6228" w:type="dxa"/>
          </w:tcPr>
          <w:p w14:paraId="522C5D5F" w14:textId="77777777" w:rsidR="00855336" w:rsidDel="00A87B5C" w:rsidRDefault="00855336" w:rsidP="00D70809">
            <w:pPr>
              <w:pStyle w:val="Tabletext"/>
              <w:rPr>
                <w:del w:id="1148" w:author="VOYER Raphael" w:date="2021-06-16T09:36:00Z"/>
              </w:rPr>
            </w:pPr>
            <w:del w:id="1149" w:author="VOYER Raphael" w:date="2021-06-16T09:36:00Z">
              <w:r w:rsidDel="00A87B5C">
                <w:delText>This chapter describes the management interface of HA VLAN capturing all the CLIs, SNMP MIBs and the Web related information.</w:delText>
              </w:r>
            </w:del>
          </w:p>
        </w:tc>
      </w:tr>
      <w:tr w:rsidR="00C6577D" w:rsidDel="00A87B5C" w14:paraId="67E7DB61" w14:textId="77777777">
        <w:trPr>
          <w:del w:id="1150" w:author="VOYER Raphael" w:date="2021-06-16T09:36:00Z"/>
        </w:trPr>
        <w:tc>
          <w:tcPr>
            <w:tcW w:w="2628" w:type="dxa"/>
          </w:tcPr>
          <w:p w14:paraId="20FB59A5" w14:textId="77777777" w:rsidR="00C6577D" w:rsidDel="00A87B5C" w:rsidRDefault="00C6577D" w:rsidP="00E85043">
            <w:pPr>
              <w:pStyle w:val="Tabletext"/>
              <w:rPr>
                <w:del w:id="1151" w:author="VOYER Raphael" w:date="2021-06-16T09:36:00Z"/>
              </w:rPr>
            </w:pPr>
            <w:del w:id="1152" w:author="VOYER Raphael" w:date="2021-06-16T09:36:00Z">
              <w:r w:rsidRPr="00ED0CC5" w:rsidDel="00A87B5C">
                <w:rPr>
                  <w:color w:val="0000FF"/>
                  <w:u w:val="single"/>
                </w:rPr>
                <w:delText> </w:delText>
              </w:r>
              <w:r w:rsidR="00A87B5C" w:rsidDel="00A87B5C">
                <w:fldChar w:fldCharType="begin"/>
              </w:r>
              <w:r w:rsidR="00A87B5C" w:rsidDel="00A87B5C">
                <w:delInstrText xml:space="preserve"> HYPERLINK \l "_Use_cases/_configuration_Examples" </w:delInstrText>
              </w:r>
              <w:r w:rsidR="00A87B5C" w:rsidDel="00A87B5C">
                <w:fldChar w:fldCharType="separate"/>
              </w:r>
              <w:r w:rsidRPr="00ED0CC5" w:rsidDel="00A87B5C">
                <w:rPr>
                  <w:rStyle w:val="Lienhypertexte"/>
                </w:rPr>
                <w:delText>Chapter 5:</w:delText>
              </w:r>
              <w:r w:rsidR="00A87B5C" w:rsidDel="00A87B5C">
                <w:rPr>
                  <w:rStyle w:val="Lienhypertexte"/>
                </w:rPr>
                <w:fldChar w:fldCharType="end"/>
              </w:r>
              <w:r w:rsidDel="00A87B5C">
                <w:delText xml:space="preserve"> Sample Configuration/Use case</w:delText>
              </w:r>
            </w:del>
          </w:p>
        </w:tc>
        <w:tc>
          <w:tcPr>
            <w:tcW w:w="6228" w:type="dxa"/>
          </w:tcPr>
          <w:p w14:paraId="65AAE389" w14:textId="77777777" w:rsidR="00C6577D" w:rsidDel="00A87B5C" w:rsidRDefault="00C6577D" w:rsidP="00E85043">
            <w:pPr>
              <w:pStyle w:val="Tabletext"/>
              <w:rPr>
                <w:del w:id="1153" w:author="VOYER Raphael" w:date="2021-06-16T09:36:00Z"/>
              </w:rPr>
            </w:pPr>
            <w:del w:id="1154" w:author="VOYER Raphael" w:date="2021-06-16T09:36:00Z">
              <w:r w:rsidDel="00A87B5C">
                <w:delText>This Appendix captures a sample configuration and Use cases for HAVLAN.</w:delText>
              </w:r>
            </w:del>
          </w:p>
        </w:tc>
      </w:tr>
      <w:tr w:rsidR="00C6577D" w:rsidDel="00A87B5C" w14:paraId="5189EE26" w14:textId="77777777">
        <w:trPr>
          <w:del w:id="1155" w:author="VOYER Raphael" w:date="2021-06-16T09:36:00Z"/>
        </w:trPr>
        <w:tc>
          <w:tcPr>
            <w:tcW w:w="2628" w:type="dxa"/>
          </w:tcPr>
          <w:p w14:paraId="44D8058F" w14:textId="77777777" w:rsidR="00C6577D" w:rsidDel="00A87B5C" w:rsidRDefault="00A87B5C" w:rsidP="00D70809">
            <w:pPr>
              <w:pStyle w:val="Tabletext"/>
              <w:rPr>
                <w:del w:id="1156" w:author="VOYER Raphael" w:date="2021-06-16T09:36:00Z"/>
              </w:rPr>
            </w:pPr>
            <w:del w:id="1157" w:author="VOYER Raphael" w:date="2021-06-16T09:36:00Z">
              <w:r w:rsidDel="00A87B5C">
                <w:fldChar w:fldCharType="begin"/>
              </w:r>
              <w:r w:rsidDel="00A87B5C">
                <w:delInstrText xml:space="preserve"> HYPERLINK \l "_FUNCTIONAL_SPECIFICATIONS_1" </w:delInstrText>
              </w:r>
              <w:r w:rsidDel="00A87B5C">
                <w:fldChar w:fldCharType="separate"/>
              </w:r>
              <w:r w:rsidR="00225800" w:rsidDel="00A87B5C">
                <w:rPr>
                  <w:rStyle w:val="Lienhypertexte"/>
                </w:rPr>
                <w:delText>Chapter 6</w:delText>
              </w:r>
              <w:r w:rsidDel="00A87B5C">
                <w:rPr>
                  <w:rStyle w:val="Lienhypertexte"/>
                </w:rPr>
                <w:fldChar w:fldCharType="end"/>
              </w:r>
              <w:r w:rsidR="00C6577D" w:rsidDel="00A87B5C">
                <w:delText>: Functional Specifications Modules</w:delText>
              </w:r>
            </w:del>
          </w:p>
        </w:tc>
        <w:tc>
          <w:tcPr>
            <w:tcW w:w="6228" w:type="dxa"/>
          </w:tcPr>
          <w:p w14:paraId="2E5A1950" w14:textId="77777777" w:rsidR="00C6577D" w:rsidDel="00A87B5C" w:rsidRDefault="00C6577D" w:rsidP="00D70809">
            <w:pPr>
              <w:pStyle w:val="Tabletext"/>
              <w:rPr>
                <w:del w:id="1158" w:author="VOYER Raphael" w:date="2021-06-16T09:36:00Z"/>
              </w:rPr>
            </w:pPr>
            <w:del w:id="1159" w:author="VOYER Raphael" w:date="2021-06-16T09:36:00Z">
              <w:r w:rsidDel="00A87B5C">
                <w:delText>This chapter provides the functional specification covering the initialization and the data structures used by it.</w:delText>
              </w:r>
            </w:del>
          </w:p>
        </w:tc>
      </w:tr>
      <w:tr w:rsidR="00C6577D" w:rsidDel="00A87B5C" w14:paraId="5481B532" w14:textId="77777777">
        <w:trPr>
          <w:del w:id="1160" w:author="VOYER Raphael" w:date="2021-06-16T09:36:00Z"/>
        </w:trPr>
        <w:tc>
          <w:tcPr>
            <w:tcW w:w="2628" w:type="dxa"/>
          </w:tcPr>
          <w:p w14:paraId="33820AB6" w14:textId="77777777" w:rsidR="00C6577D" w:rsidDel="00A87B5C" w:rsidRDefault="00A87B5C" w:rsidP="00D70809">
            <w:pPr>
              <w:pStyle w:val="Tabletext"/>
              <w:rPr>
                <w:del w:id="1161" w:author="VOYER Raphael" w:date="2021-06-16T09:36:00Z"/>
              </w:rPr>
            </w:pPr>
            <w:del w:id="1162" w:author="VOYER Raphael" w:date="2021-06-16T09:36:00Z">
              <w:r w:rsidDel="00A87B5C">
                <w:fldChar w:fldCharType="begin"/>
              </w:r>
              <w:r w:rsidDel="00A87B5C">
                <w:delInstrText xml:space="preserve"> HYPERLINK \l "_Implementation_Strategy" </w:delInstrText>
              </w:r>
              <w:r w:rsidDel="00A87B5C">
                <w:fldChar w:fldCharType="separate"/>
              </w:r>
              <w:r w:rsidR="00225800" w:rsidDel="00A87B5C">
                <w:rPr>
                  <w:rStyle w:val="Lienhypertexte"/>
                </w:rPr>
                <w:delText>Chapter 7</w:delText>
              </w:r>
              <w:r w:rsidDel="00A87B5C">
                <w:rPr>
                  <w:rStyle w:val="Lienhypertexte"/>
                </w:rPr>
                <w:fldChar w:fldCharType="end"/>
              </w:r>
              <w:r w:rsidR="00C6577D" w:rsidDel="00A87B5C">
                <w:delText xml:space="preserve"> : Implementation Strategy</w:delText>
              </w:r>
            </w:del>
          </w:p>
        </w:tc>
        <w:tc>
          <w:tcPr>
            <w:tcW w:w="6228" w:type="dxa"/>
          </w:tcPr>
          <w:p w14:paraId="1EE1B8F8" w14:textId="77777777" w:rsidR="00C6577D" w:rsidDel="00A87B5C" w:rsidRDefault="00C6577D" w:rsidP="00D70809">
            <w:pPr>
              <w:pStyle w:val="Tabletext"/>
              <w:rPr>
                <w:del w:id="1163" w:author="VOYER Raphael" w:date="2021-06-16T09:36:00Z"/>
              </w:rPr>
            </w:pPr>
            <w:del w:id="1164" w:author="VOYER Raphael" w:date="2021-06-16T09:36:00Z">
              <w:r w:rsidRPr="00430F48" w:rsidDel="00A87B5C">
                <w:delText xml:space="preserve">This chapter covers the </w:delText>
              </w:r>
              <w:r w:rsidDel="00A87B5C">
                <w:delText>Design methodology for HA VLAN</w:delText>
              </w:r>
              <w:r w:rsidRPr="00430F48" w:rsidDel="00A87B5C">
                <w:delText>.</w:delText>
              </w:r>
            </w:del>
          </w:p>
        </w:tc>
      </w:tr>
      <w:tr w:rsidR="00C6577D" w:rsidDel="00A87B5C" w14:paraId="41684670" w14:textId="77777777">
        <w:trPr>
          <w:del w:id="1165" w:author="VOYER Raphael" w:date="2021-06-16T09:36:00Z"/>
        </w:trPr>
        <w:tc>
          <w:tcPr>
            <w:tcW w:w="2628" w:type="dxa"/>
          </w:tcPr>
          <w:p w14:paraId="0F11145C" w14:textId="77777777" w:rsidR="00C6577D" w:rsidDel="00A87B5C" w:rsidRDefault="00A87B5C" w:rsidP="00D70809">
            <w:pPr>
              <w:pStyle w:val="Tabletext"/>
              <w:rPr>
                <w:del w:id="1166" w:author="VOYER Raphael" w:date="2021-06-16T09:36:00Z"/>
              </w:rPr>
            </w:pPr>
            <w:del w:id="1167" w:author="VOYER Raphael" w:date="2021-06-16T09:36:00Z">
              <w:r w:rsidDel="00A87B5C">
                <w:fldChar w:fldCharType="begin"/>
              </w:r>
              <w:r w:rsidDel="00A87B5C">
                <w:delInstrText xml:space="preserve"> HYPERLINK \l "_AOS_Impact" </w:delInstrText>
              </w:r>
              <w:r w:rsidDel="00A87B5C">
                <w:fldChar w:fldCharType="separate"/>
              </w:r>
              <w:r w:rsidR="00225800" w:rsidDel="00A87B5C">
                <w:rPr>
                  <w:rStyle w:val="Lienhypertexte"/>
                </w:rPr>
                <w:delText>Chapter 8</w:delText>
              </w:r>
              <w:r w:rsidDel="00A87B5C">
                <w:rPr>
                  <w:rStyle w:val="Lienhypertexte"/>
                </w:rPr>
                <w:fldChar w:fldCharType="end"/>
              </w:r>
              <w:r w:rsidR="00C6577D" w:rsidDel="00A87B5C">
                <w:delText xml:space="preserve">: Impacted </w:delText>
              </w:r>
              <w:smartTag w:uri="urn:schemas-microsoft-com:office:smarttags" w:element="stockticker">
                <w:r w:rsidR="00C6577D" w:rsidDel="00A87B5C">
                  <w:delText>AOS</w:delText>
                </w:r>
              </w:smartTag>
              <w:r w:rsidR="00C6577D" w:rsidDel="00A87B5C">
                <w:delText xml:space="preserve"> features.</w:delText>
              </w:r>
            </w:del>
          </w:p>
        </w:tc>
        <w:tc>
          <w:tcPr>
            <w:tcW w:w="6228" w:type="dxa"/>
          </w:tcPr>
          <w:p w14:paraId="1D46D50E" w14:textId="77777777" w:rsidR="00C6577D" w:rsidRPr="00430F48" w:rsidDel="00A87B5C" w:rsidRDefault="00C6577D" w:rsidP="00D70809">
            <w:pPr>
              <w:pStyle w:val="Tabletext"/>
              <w:rPr>
                <w:del w:id="1168" w:author="VOYER Raphael" w:date="2021-06-16T09:36:00Z"/>
              </w:rPr>
            </w:pPr>
            <w:del w:id="1169" w:author="VOYER Raphael" w:date="2021-06-16T09:36:00Z">
              <w:r w:rsidDel="00A87B5C">
                <w:delText xml:space="preserve">This chapter covers the changes that are required in other </w:delText>
              </w:r>
              <w:smartTag w:uri="urn:schemas-microsoft-com:office:smarttags" w:element="stockticker">
                <w:r w:rsidDel="00A87B5C">
                  <w:delText>AOS</w:delText>
                </w:r>
              </w:smartTag>
              <w:r w:rsidDel="00A87B5C">
                <w:delText xml:space="preserve"> modules for HA VLAN</w:delText>
              </w:r>
              <w:r w:rsidRPr="00430F48" w:rsidDel="00A87B5C">
                <w:delText>.</w:delText>
              </w:r>
            </w:del>
          </w:p>
        </w:tc>
      </w:tr>
      <w:tr w:rsidR="00C6577D" w:rsidDel="00A87B5C" w14:paraId="1576A2BC" w14:textId="77777777">
        <w:trPr>
          <w:del w:id="1170" w:author="VOYER Raphael" w:date="2021-06-16T09:36:00Z"/>
        </w:trPr>
        <w:tc>
          <w:tcPr>
            <w:tcW w:w="2628" w:type="dxa"/>
          </w:tcPr>
          <w:p w14:paraId="5863140C" w14:textId="77777777" w:rsidR="00C6577D" w:rsidDel="00A87B5C" w:rsidRDefault="00A87B5C" w:rsidP="00D70809">
            <w:pPr>
              <w:pStyle w:val="Tabletext"/>
              <w:rPr>
                <w:del w:id="1171" w:author="VOYER Raphael" w:date="2021-06-16T09:36:00Z"/>
              </w:rPr>
            </w:pPr>
            <w:del w:id="1172" w:author="VOYER Raphael" w:date="2021-06-16T09:36:00Z">
              <w:r w:rsidDel="00A87B5C">
                <w:fldChar w:fldCharType="begin"/>
              </w:r>
              <w:r w:rsidDel="00A87B5C">
                <w:delInstrText xml:space="preserve"> HYPERLINK \l "_Tracing_and_Debug" </w:delInstrText>
              </w:r>
              <w:r w:rsidDel="00A87B5C">
                <w:fldChar w:fldCharType="separate"/>
              </w:r>
              <w:r w:rsidR="00225800" w:rsidDel="00A87B5C">
                <w:rPr>
                  <w:rStyle w:val="Lienhypertexte"/>
                </w:rPr>
                <w:delText>Chapter 9</w:delText>
              </w:r>
              <w:r w:rsidDel="00A87B5C">
                <w:rPr>
                  <w:rStyle w:val="Lienhypertexte"/>
                </w:rPr>
                <w:fldChar w:fldCharType="end"/>
              </w:r>
              <w:r w:rsidR="00C6577D" w:rsidDel="00A87B5C">
                <w:delText>: Debug and Tracing Mechanism</w:delText>
              </w:r>
            </w:del>
          </w:p>
        </w:tc>
        <w:tc>
          <w:tcPr>
            <w:tcW w:w="6228" w:type="dxa"/>
          </w:tcPr>
          <w:p w14:paraId="6C04F6A2" w14:textId="77777777" w:rsidR="00C6577D" w:rsidDel="00A87B5C" w:rsidRDefault="00C6577D" w:rsidP="00D70809">
            <w:pPr>
              <w:pStyle w:val="Tabletext"/>
              <w:rPr>
                <w:del w:id="1173" w:author="VOYER Raphael" w:date="2021-06-16T09:36:00Z"/>
              </w:rPr>
            </w:pPr>
            <w:del w:id="1174" w:author="VOYER Raphael" w:date="2021-06-16T09:36:00Z">
              <w:r w:rsidDel="00A87B5C">
                <w:delText>This chapter covers the debug and tracing mechanism being used for HA VLAN</w:delText>
              </w:r>
              <w:r w:rsidRPr="00430F48" w:rsidDel="00A87B5C">
                <w:delText>.</w:delText>
              </w:r>
            </w:del>
          </w:p>
        </w:tc>
      </w:tr>
      <w:tr w:rsidR="00C6577D" w:rsidDel="00A87B5C" w14:paraId="3EBDAE97" w14:textId="77777777">
        <w:trPr>
          <w:del w:id="1175" w:author="VOYER Raphael" w:date="2021-06-16T09:36:00Z"/>
        </w:trPr>
        <w:tc>
          <w:tcPr>
            <w:tcW w:w="2628" w:type="dxa"/>
          </w:tcPr>
          <w:p w14:paraId="034DBFC5" w14:textId="77777777" w:rsidR="00C6577D" w:rsidDel="00A87B5C" w:rsidRDefault="00A87B5C" w:rsidP="00D70809">
            <w:pPr>
              <w:pStyle w:val="Tabletext"/>
              <w:rPr>
                <w:del w:id="1176" w:author="VOYER Raphael" w:date="2021-06-16T09:36:00Z"/>
              </w:rPr>
            </w:pPr>
            <w:del w:id="1177" w:author="VOYER Raphael" w:date="2021-06-16T09:36:00Z">
              <w:r w:rsidDel="00A87B5C">
                <w:fldChar w:fldCharType="begin"/>
              </w:r>
              <w:r w:rsidDel="00A87B5C">
                <w:delInstrText xml:space="preserve"> HYPERLINK \l "_APPENDIX_A:_MANAGEMENT_INTERFACE CR" </w:delInstrText>
              </w:r>
              <w:r w:rsidDel="00A87B5C">
                <w:fldChar w:fldCharType="separate"/>
              </w:r>
              <w:r w:rsidR="00C6577D" w:rsidDel="00A87B5C">
                <w:rPr>
                  <w:rStyle w:val="Lienhypertexte"/>
                </w:rPr>
                <w:delText>Appendix A</w:delText>
              </w:r>
              <w:r w:rsidDel="00A87B5C">
                <w:rPr>
                  <w:rStyle w:val="Lienhypertexte"/>
                </w:rPr>
                <w:fldChar w:fldCharType="end"/>
              </w:r>
              <w:r w:rsidR="00C6577D" w:rsidDel="00A87B5C">
                <w:delText>: Management Interface Cross-Reference</w:delText>
              </w:r>
            </w:del>
          </w:p>
        </w:tc>
        <w:tc>
          <w:tcPr>
            <w:tcW w:w="6228" w:type="dxa"/>
          </w:tcPr>
          <w:p w14:paraId="58C2A841" w14:textId="77777777" w:rsidR="00C6577D" w:rsidDel="00A87B5C" w:rsidRDefault="00C6577D" w:rsidP="00D70809">
            <w:pPr>
              <w:pStyle w:val="Tabletext"/>
              <w:rPr>
                <w:del w:id="1178" w:author="VOYER Raphael" w:date="2021-06-16T09:36:00Z"/>
              </w:rPr>
            </w:pPr>
            <w:del w:id="1179" w:author="VOYER Raphael" w:date="2021-06-16T09:36:00Z">
              <w:r w:rsidDel="00A87B5C">
                <w:delText xml:space="preserve">This Appendix captures the Management interface with cross reference amongst the </w:delText>
              </w:r>
              <w:smartTag w:uri="urn:schemas-microsoft-com:office:smarttags" w:element="stockticker">
                <w:r w:rsidDel="00A87B5C">
                  <w:delText>CLI</w:delText>
                </w:r>
              </w:smartTag>
              <w:r w:rsidDel="00A87B5C">
                <w:delText>, MIB and Web.</w:delText>
              </w:r>
            </w:del>
          </w:p>
        </w:tc>
      </w:tr>
      <w:tr w:rsidR="00C6577D" w:rsidDel="00A87B5C" w14:paraId="69B83E42" w14:textId="77777777">
        <w:trPr>
          <w:del w:id="1180" w:author="VOYER Raphael" w:date="2021-06-16T09:36:00Z"/>
        </w:trPr>
        <w:tc>
          <w:tcPr>
            <w:tcW w:w="2628" w:type="dxa"/>
          </w:tcPr>
          <w:p w14:paraId="0DDFB3B2" w14:textId="77777777" w:rsidR="00C6577D" w:rsidDel="00A87B5C" w:rsidRDefault="00A87B5C" w:rsidP="00D70809">
            <w:pPr>
              <w:pStyle w:val="Tabletext"/>
              <w:rPr>
                <w:del w:id="1181" w:author="VOYER Raphael" w:date="2021-06-16T09:36:00Z"/>
              </w:rPr>
            </w:pPr>
            <w:del w:id="1182" w:author="VOYER Raphael" w:date="2021-06-16T09:36:00Z">
              <w:r w:rsidDel="00A87B5C">
                <w:fldChar w:fldCharType="begin"/>
              </w:r>
              <w:r w:rsidDel="00A87B5C">
                <w:delInstrText xml:space="preserve"> HYPERLINK \l "_APPENDIX_B:_Critical_Resources" </w:delInstrText>
              </w:r>
              <w:r w:rsidDel="00A87B5C">
                <w:fldChar w:fldCharType="separate"/>
              </w:r>
              <w:r w:rsidR="00C6577D" w:rsidRPr="00503EAB" w:rsidDel="00A87B5C">
                <w:rPr>
                  <w:rStyle w:val="Lienhypertexte"/>
                </w:rPr>
                <w:delText>Appendix B</w:delText>
              </w:r>
              <w:r w:rsidDel="00A87B5C">
                <w:rPr>
                  <w:rStyle w:val="Lienhypertexte"/>
                </w:rPr>
                <w:fldChar w:fldCharType="end"/>
              </w:r>
              <w:r w:rsidR="00C6577D" w:rsidDel="00A87B5C">
                <w:rPr>
                  <w:u w:val="single"/>
                </w:rPr>
                <w:delText xml:space="preserve">: </w:delText>
              </w:r>
              <w:r w:rsidR="00C6577D" w:rsidDel="00A87B5C">
                <w:delText>Critical Computing Resources</w:delText>
              </w:r>
            </w:del>
          </w:p>
        </w:tc>
        <w:tc>
          <w:tcPr>
            <w:tcW w:w="6228" w:type="dxa"/>
          </w:tcPr>
          <w:p w14:paraId="59FD6929" w14:textId="77777777" w:rsidR="00C6577D" w:rsidDel="00A87B5C" w:rsidRDefault="00C6577D" w:rsidP="00D70809">
            <w:pPr>
              <w:pStyle w:val="Tabletext"/>
              <w:rPr>
                <w:del w:id="1183" w:author="VOYER Raphael" w:date="2021-06-16T09:36:00Z"/>
              </w:rPr>
            </w:pPr>
            <w:del w:id="1184" w:author="VOYER Raphael" w:date="2021-06-16T09:36:00Z">
              <w:r w:rsidDel="00A87B5C">
                <w:delText>This Appendix captures the Critical resources like  data size, sockets, tasks etc.</w:delText>
              </w:r>
            </w:del>
          </w:p>
        </w:tc>
      </w:tr>
      <w:tr w:rsidR="00C6577D" w:rsidDel="00A87B5C" w14:paraId="162BB60E" w14:textId="77777777">
        <w:trPr>
          <w:del w:id="1185" w:author="VOYER Raphael" w:date="2021-06-16T09:36:00Z"/>
        </w:trPr>
        <w:tc>
          <w:tcPr>
            <w:tcW w:w="2628" w:type="dxa"/>
          </w:tcPr>
          <w:p w14:paraId="5C394730" w14:textId="77777777" w:rsidR="00C6577D" w:rsidDel="00A87B5C" w:rsidRDefault="00A87B5C" w:rsidP="00D70809">
            <w:pPr>
              <w:pStyle w:val="Tabletext"/>
              <w:rPr>
                <w:del w:id="1186" w:author="VOYER Raphael" w:date="2021-06-16T09:36:00Z"/>
              </w:rPr>
            </w:pPr>
            <w:del w:id="1187" w:author="VOYER Raphael" w:date="2021-06-16T09:36:00Z">
              <w:r w:rsidDel="00A87B5C">
                <w:fldChar w:fldCharType="begin"/>
              </w:r>
              <w:r w:rsidDel="00A87B5C">
                <w:delInstrText xml:space="preserve"> HYPERLINK \l "_APPENDIX_C:_User_Guidelines" </w:delInstrText>
              </w:r>
              <w:r w:rsidDel="00A87B5C">
                <w:fldChar w:fldCharType="separate"/>
              </w:r>
              <w:r w:rsidR="00225800" w:rsidRPr="00225800" w:rsidDel="00A87B5C">
                <w:rPr>
                  <w:rStyle w:val="Lienhypertexte"/>
                </w:rPr>
                <w:delText>Appendix C:</w:delText>
              </w:r>
              <w:r w:rsidDel="00A87B5C">
                <w:rPr>
                  <w:rStyle w:val="Lienhypertexte"/>
                </w:rPr>
                <w:fldChar w:fldCharType="end"/>
              </w:r>
              <w:r w:rsidR="00225800" w:rsidDel="00A87B5C">
                <w:delText xml:space="preserve"> User Guidelines</w:delText>
              </w:r>
            </w:del>
          </w:p>
        </w:tc>
        <w:tc>
          <w:tcPr>
            <w:tcW w:w="6228" w:type="dxa"/>
          </w:tcPr>
          <w:p w14:paraId="1C6CD4C8" w14:textId="77777777" w:rsidR="00C6577D" w:rsidDel="00A87B5C" w:rsidRDefault="00225800" w:rsidP="00D70809">
            <w:pPr>
              <w:pStyle w:val="Tabletext"/>
              <w:rPr>
                <w:del w:id="1188" w:author="VOYER Raphael" w:date="2021-06-16T09:36:00Z"/>
              </w:rPr>
            </w:pPr>
            <w:del w:id="1189" w:author="VOYER Raphael" w:date="2021-06-16T09:36:00Z">
              <w:r w:rsidDel="00A87B5C">
                <w:delText>This Appendix captures the User Guidelines</w:delText>
              </w:r>
            </w:del>
          </w:p>
        </w:tc>
      </w:tr>
      <w:tr w:rsidR="00225800" w:rsidDel="00A87B5C" w14:paraId="2F34FC49" w14:textId="77777777">
        <w:trPr>
          <w:del w:id="1190" w:author="VOYER Raphael" w:date="2021-06-16T09:36:00Z"/>
        </w:trPr>
        <w:tc>
          <w:tcPr>
            <w:tcW w:w="2628" w:type="dxa"/>
          </w:tcPr>
          <w:p w14:paraId="25F3EFCF" w14:textId="77777777" w:rsidR="00225800" w:rsidDel="00A87B5C" w:rsidRDefault="00A87B5C" w:rsidP="00D70809">
            <w:pPr>
              <w:pStyle w:val="Tabletext"/>
              <w:rPr>
                <w:del w:id="1191" w:author="VOYER Raphael" w:date="2021-06-16T09:36:00Z"/>
              </w:rPr>
            </w:pPr>
            <w:del w:id="1192" w:author="VOYER Raphael" w:date="2021-06-16T09:36:00Z">
              <w:r w:rsidDel="00A87B5C">
                <w:fldChar w:fldCharType="begin"/>
              </w:r>
              <w:r w:rsidDel="00A87B5C">
                <w:delInstrText xml:space="preserve"> HYPERLINK \l "_Requirement_Traceability_Matrix" </w:delInstrText>
              </w:r>
              <w:r w:rsidDel="00A87B5C">
                <w:fldChar w:fldCharType="separate"/>
              </w:r>
              <w:r w:rsidR="00225800" w:rsidRPr="00225800" w:rsidDel="00A87B5C">
                <w:rPr>
                  <w:rStyle w:val="Lienhypertexte"/>
                </w:rPr>
                <w:delText>RTM</w:delText>
              </w:r>
              <w:r w:rsidDel="00A87B5C">
                <w:rPr>
                  <w:rStyle w:val="Lienhypertexte"/>
                </w:rPr>
                <w:fldChar w:fldCharType="end"/>
              </w:r>
              <w:r w:rsidR="00225800" w:rsidDel="00A87B5C">
                <w:delText>:</w:delText>
              </w:r>
            </w:del>
          </w:p>
        </w:tc>
        <w:tc>
          <w:tcPr>
            <w:tcW w:w="6228" w:type="dxa"/>
          </w:tcPr>
          <w:p w14:paraId="1A439EEF" w14:textId="77777777" w:rsidR="00225800" w:rsidDel="00A87B5C" w:rsidRDefault="00225800" w:rsidP="00D70809">
            <w:pPr>
              <w:pStyle w:val="Tabletext"/>
              <w:rPr>
                <w:del w:id="1193" w:author="VOYER Raphael" w:date="2021-06-16T09:36:00Z"/>
              </w:rPr>
            </w:pPr>
            <w:del w:id="1194" w:author="VOYER Raphael" w:date="2021-06-16T09:36:00Z">
              <w:r w:rsidDel="00A87B5C">
                <w:delText>This chapter captures the Requirement Traceability Matrix.</w:delText>
              </w:r>
            </w:del>
          </w:p>
        </w:tc>
      </w:tr>
    </w:tbl>
    <w:p w14:paraId="1EBF3E9C" w14:textId="77777777" w:rsidR="00855336" w:rsidDel="00A87B5C" w:rsidRDefault="00855336" w:rsidP="00855336">
      <w:pPr>
        <w:pStyle w:val="Lgende"/>
        <w:jc w:val="center"/>
        <w:rPr>
          <w:del w:id="1195" w:author="VOYER Raphael" w:date="2021-06-16T09:36:00Z"/>
        </w:rPr>
      </w:pPr>
      <w:bookmarkStart w:id="1196" w:name="_Toc215050436"/>
      <w:bookmarkStart w:id="1197" w:name="_Toc270435668"/>
      <w:del w:id="1198" w:author="VOYER Raphael" w:date="2021-06-16T09:36:00Z">
        <w:r w:rsidDel="00A87B5C">
          <w:delText xml:space="preserve">Table </w:delText>
        </w:r>
        <w:r w:rsidR="004F358F" w:rsidDel="00A87B5C">
          <w:rPr>
            <w:noProof/>
          </w:rPr>
          <w:fldChar w:fldCharType="begin"/>
        </w:r>
        <w:r w:rsidR="004F358F" w:rsidDel="00A87B5C">
          <w:rPr>
            <w:noProof/>
          </w:rPr>
          <w:delInstrText xml:space="preserve"> SEQ Table \* ARABIC </w:delInstrText>
        </w:r>
        <w:r w:rsidR="004F358F" w:rsidDel="00A87B5C">
          <w:rPr>
            <w:noProof/>
          </w:rPr>
          <w:fldChar w:fldCharType="separate"/>
        </w:r>
        <w:r w:rsidR="00062A8D" w:rsidDel="00A87B5C">
          <w:rPr>
            <w:noProof/>
          </w:rPr>
          <w:delText>1</w:delText>
        </w:r>
        <w:r w:rsidR="004F358F" w:rsidDel="00A87B5C">
          <w:rPr>
            <w:noProof/>
          </w:rPr>
          <w:fldChar w:fldCharType="end"/>
        </w:r>
        <w:r w:rsidDel="00A87B5C">
          <w:delText>: Document Organization</w:delText>
        </w:r>
        <w:bookmarkEnd w:id="1196"/>
        <w:bookmarkEnd w:id="1197"/>
      </w:del>
    </w:p>
    <w:p w14:paraId="29D1A217" w14:textId="77777777" w:rsidR="00855336" w:rsidDel="00A87B5C" w:rsidRDefault="00855336" w:rsidP="00387307">
      <w:pPr>
        <w:pStyle w:val="Titre2"/>
        <w:rPr>
          <w:del w:id="1199" w:author="VOYER Raphael" w:date="2021-06-16T09:36:00Z"/>
        </w:rPr>
      </w:pPr>
      <w:bookmarkStart w:id="1200" w:name="_Toc214247589"/>
      <w:bookmarkStart w:id="1201" w:name="_Toc381025684"/>
      <w:del w:id="1202" w:author="VOYER Raphael" w:date="2021-06-16T09:36:00Z">
        <w:r w:rsidDel="00A87B5C">
          <w:delText>Referenced Documents</w:delText>
        </w:r>
        <w:bookmarkEnd w:id="1200"/>
        <w:bookmarkEnd w:id="1201"/>
      </w:del>
    </w:p>
    <w:p w14:paraId="6A4427C4" w14:textId="77777777" w:rsidR="00855336" w:rsidDel="00A87B5C" w:rsidRDefault="00855336" w:rsidP="00855336">
      <w:pPr>
        <w:pStyle w:val="Titre3"/>
        <w:rPr>
          <w:del w:id="1203" w:author="VOYER Raphael" w:date="2021-06-16T09:36:00Z"/>
        </w:rPr>
      </w:pPr>
      <w:bookmarkStart w:id="1204" w:name="_Toc214247590"/>
      <w:bookmarkStart w:id="1205" w:name="_Toc381025685"/>
      <w:del w:id="1206" w:author="VOYER Raphael" w:date="2021-06-16T09:36:00Z">
        <w:r w:rsidDel="00A87B5C">
          <w:delText>Internal Documents</w:delText>
        </w:r>
        <w:bookmarkEnd w:id="1204"/>
        <w:bookmarkEnd w:id="1205"/>
      </w:del>
    </w:p>
    <w:p w14:paraId="53B67B1F" w14:textId="77777777" w:rsidR="00855336" w:rsidDel="00A87B5C" w:rsidRDefault="00855336" w:rsidP="00622755">
      <w:pPr>
        <w:pStyle w:val="Listenumros2"/>
        <w:numPr>
          <w:ilvl w:val="0"/>
          <w:numId w:val="0"/>
        </w:numPr>
        <w:ind w:left="360"/>
        <w:outlineLvl w:val="0"/>
        <w:rPr>
          <w:del w:id="1207" w:author="VOYER Raphael" w:date="2021-06-16T09:36:00Z"/>
        </w:rPr>
      </w:pPr>
      <w:bookmarkStart w:id="1208" w:name="_Toc381025686"/>
      <w:bookmarkStart w:id="1209" w:name="_Toc424820274"/>
      <w:del w:id="1210" w:author="VOYER Raphael" w:date="2021-06-16T09:36:00Z">
        <w:r w:rsidDel="00A87B5C">
          <w:delText>1.   TOR – Software Requirement Specifications Rev D5 30/03/10.</w:delText>
        </w:r>
        <w:bookmarkEnd w:id="1208"/>
        <w:bookmarkEnd w:id="1209"/>
      </w:del>
    </w:p>
    <w:p w14:paraId="1A9E23D7" w14:textId="77777777" w:rsidR="00855336" w:rsidRPr="00B858CA" w:rsidDel="00A87B5C" w:rsidRDefault="00855336" w:rsidP="00622755">
      <w:pPr>
        <w:pStyle w:val="Listenumros2"/>
        <w:numPr>
          <w:ilvl w:val="0"/>
          <w:numId w:val="0"/>
        </w:numPr>
        <w:ind w:left="360"/>
        <w:outlineLvl w:val="0"/>
        <w:rPr>
          <w:del w:id="1211" w:author="VOYER Raphael" w:date="2021-06-16T09:36:00Z"/>
        </w:rPr>
      </w:pPr>
      <w:bookmarkStart w:id="1212" w:name="_Toc381025687"/>
      <w:bookmarkStart w:id="1213" w:name="_Toc424820275"/>
      <w:del w:id="1214" w:author="VOYER Raphael" w:date="2021-06-16T09:36:00Z">
        <w:r w:rsidDel="00A87B5C">
          <w:delText xml:space="preserve">2.   RTR 2312- </w:delText>
        </w:r>
        <w:r w:rsidRPr="00647267" w:rsidDel="00A87B5C">
          <w:delText>Multicast:  HAVLAN (L2) and Vlan for Firewall Traffic (L3)</w:delText>
        </w:r>
        <w:r w:rsidDel="00A87B5C">
          <w:delText>.</w:delText>
        </w:r>
        <w:bookmarkEnd w:id="1212"/>
        <w:bookmarkEnd w:id="1213"/>
      </w:del>
    </w:p>
    <w:p w14:paraId="3FD19ED6" w14:textId="77777777" w:rsidR="00855336" w:rsidRPr="005A0C5D" w:rsidDel="00A87B5C" w:rsidRDefault="00855336" w:rsidP="00622755">
      <w:pPr>
        <w:pStyle w:val="Listenumros2"/>
        <w:numPr>
          <w:ilvl w:val="0"/>
          <w:numId w:val="0"/>
        </w:numPr>
        <w:ind w:left="360"/>
        <w:outlineLvl w:val="0"/>
        <w:rPr>
          <w:del w:id="1215" w:author="VOYER Raphael" w:date="2021-06-16T09:36:00Z"/>
          <w:rFonts w:ascii="Arial" w:hAnsi="Arial" w:cs="Arial"/>
        </w:rPr>
      </w:pPr>
      <w:bookmarkStart w:id="1216" w:name="_Toc381025688"/>
      <w:bookmarkStart w:id="1217" w:name="_Toc424820276"/>
      <w:del w:id="1218" w:author="VOYER Raphael" w:date="2021-06-16T09:36:00Z">
        <w:r w:rsidDel="00A87B5C">
          <w:delText xml:space="preserve">3.   Multicast ARP – Software Functional Specification </w:delText>
        </w:r>
        <w:r w:rsidRPr="005A0C5D" w:rsidDel="00A87B5C">
          <w:rPr>
            <w:rFonts w:ascii="Arial" w:hAnsi="Arial" w:cs="Arial"/>
          </w:rPr>
          <w:delText xml:space="preserve">Rev B </w:delText>
        </w:r>
        <w:smartTag w:uri="urn:schemas-microsoft-com:office:smarttags" w:element="date">
          <w:smartTagPr>
            <w:attr w:name="ls" w:val="trans"/>
            <w:attr w:name="Month" w:val="09"/>
            <w:attr w:name="Day" w:val="24"/>
            <w:attr w:name="Year" w:val="2008"/>
          </w:smartTagPr>
          <w:r w:rsidRPr="005A0C5D" w:rsidDel="00A87B5C">
            <w:rPr>
              <w:rFonts w:ascii="Arial" w:hAnsi="Arial" w:cs="Arial"/>
            </w:rPr>
            <w:delText>09/24/2008</w:delText>
          </w:r>
        </w:smartTag>
        <w:r w:rsidRPr="005A0C5D" w:rsidDel="00A87B5C">
          <w:rPr>
            <w:rFonts w:ascii="Arial" w:hAnsi="Arial" w:cs="Arial"/>
          </w:rPr>
          <w:delText>.</w:delText>
        </w:r>
        <w:bookmarkEnd w:id="1216"/>
        <w:bookmarkEnd w:id="1217"/>
      </w:del>
    </w:p>
    <w:p w14:paraId="67C74644" w14:textId="77777777" w:rsidR="00855336" w:rsidRPr="005A0C5D" w:rsidDel="00A87B5C" w:rsidRDefault="00855336" w:rsidP="00622755">
      <w:pPr>
        <w:pStyle w:val="Listenumros2"/>
        <w:numPr>
          <w:ilvl w:val="0"/>
          <w:numId w:val="0"/>
        </w:numPr>
        <w:ind w:left="360"/>
        <w:outlineLvl w:val="0"/>
        <w:rPr>
          <w:del w:id="1219" w:author="VOYER Raphael" w:date="2021-06-16T09:36:00Z"/>
          <w:rFonts w:ascii="Arial" w:hAnsi="Arial" w:cs="Arial"/>
        </w:rPr>
      </w:pPr>
      <w:bookmarkStart w:id="1220" w:name="_Toc381025689"/>
      <w:bookmarkStart w:id="1221" w:name="_Toc424820277"/>
      <w:del w:id="1222" w:author="VOYER Raphael" w:date="2021-06-16T09:36:00Z">
        <w:r w:rsidRPr="005A0C5D" w:rsidDel="00A87B5C">
          <w:delText xml:space="preserve">4.   High Availability Vlan - </w:delText>
        </w:r>
        <w:r w:rsidDel="00A87B5C">
          <w:delText xml:space="preserve">Software Functional Specification </w:delText>
        </w:r>
        <w:r w:rsidRPr="005A0C5D" w:rsidDel="00A87B5C">
          <w:rPr>
            <w:rFonts w:ascii="Arial" w:hAnsi="Arial" w:cs="Arial"/>
          </w:rPr>
          <w:delText xml:space="preserve">Rev 3.0 </w:delText>
        </w:r>
        <w:smartTag w:uri="urn:schemas-microsoft-com:office:smarttags" w:element="date">
          <w:smartTagPr>
            <w:attr w:name="ls" w:val="trans"/>
            <w:attr w:name="Month" w:val="05"/>
            <w:attr w:name="Day" w:val="24"/>
            <w:attr w:name="Year" w:val="2005"/>
          </w:smartTagPr>
          <w:r w:rsidRPr="005A0C5D" w:rsidDel="00A87B5C">
            <w:rPr>
              <w:rFonts w:ascii="Arial" w:hAnsi="Arial" w:cs="Arial"/>
            </w:rPr>
            <w:delText>05/24/2005</w:delText>
          </w:r>
        </w:smartTag>
        <w:r w:rsidRPr="005A0C5D" w:rsidDel="00A87B5C">
          <w:rPr>
            <w:rFonts w:ascii="Arial" w:hAnsi="Arial" w:cs="Arial"/>
          </w:rPr>
          <w:delText>.</w:delText>
        </w:r>
        <w:bookmarkEnd w:id="1220"/>
        <w:bookmarkEnd w:id="1221"/>
      </w:del>
    </w:p>
    <w:p w14:paraId="62DF8654" w14:textId="77777777" w:rsidR="002D6DA9" w:rsidDel="00A87B5C" w:rsidRDefault="002D6DA9" w:rsidP="00622755">
      <w:pPr>
        <w:pStyle w:val="Listenumros2"/>
        <w:numPr>
          <w:ilvl w:val="0"/>
          <w:numId w:val="0"/>
        </w:numPr>
        <w:ind w:left="360"/>
        <w:outlineLvl w:val="0"/>
        <w:rPr>
          <w:del w:id="1223" w:author="VOYER Raphael" w:date="2021-06-16T09:36:00Z"/>
          <w:rFonts w:ascii="Arial" w:hAnsi="Arial" w:cs="Arial"/>
        </w:rPr>
      </w:pPr>
      <w:bookmarkStart w:id="1224" w:name="_Toc381025690"/>
      <w:bookmarkStart w:id="1225" w:name="_Toc424820278"/>
      <w:del w:id="1226" w:author="VOYER Raphael" w:date="2021-06-16T09:36:00Z">
        <w:r w:rsidRPr="005A0C5D" w:rsidDel="00A87B5C">
          <w:rPr>
            <w:rFonts w:ascii="Arial" w:hAnsi="Arial" w:cs="Arial"/>
          </w:rPr>
          <w:delText>5.   Rushmore Chassis Supervisor SFS rev 1.03</w:delText>
        </w:r>
        <w:bookmarkEnd w:id="1224"/>
        <w:bookmarkEnd w:id="1225"/>
      </w:del>
    </w:p>
    <w:p w14:paraId="3431265F" w14:textId="77777777" w:rsidR="00D662EC" w:rsidRPr="005A0C5D" w:rsidDel="00A87B5C" w:rsidRDefault="00D662EC" w:rsidP="00622755">
      <w:pPr>
        <w:pStyle w:val="Listenumros2"/>
        <w:numPr>
          <w:ilvl w:val="0"/>
          <w:numId w:val="0"/>
        </w:numPr>
        <w:ind w:left="360"/>
        <w:outlineLvl w:val="0"/>
        <w:rPr>
          <w:del w:id="1227" w:author="VOYER Raphael" w:date="2021-06-16T09:36:00Z"/>
        </w:rPr>
      </w:pPr>
      <w:bookmarkStart w:id="1228" w:name="_Toc381025691"/>
      <w:bookmarkStart w:id="1229" w:name="_Toc424820279"/>
      <w:del w:id="1230" w:author="VOYER Raphael" w:date="2021-06-16T09:36:00Z">
        <w:r w:rsidDel="00A87B5C">
          <w:rPr>
            <w:rFonts w:ascii="Arial" w:hAnsi="Arial" w:cs="Arial"/>
          </w:rPr>
          <w:delText>6 Virtual Chassis SFS document for TOR and Rushmore</w:delText>
        </w:r>
        <w:bookmarkEnd w:id="1228"/>
        <w:bookmarkEnd w:id="1229"/>
      </w:del>
    </w:p>
    <w:p w14:paraId="5C99ECE4" w14:textId="77777777" w:rsidR="00855336" w:rsidDel="00A87B5C" w:rsidRDefault="00855336" w:rsidP="00855336">
      <w:pPr>
        <w:pStyle w:val="Titre3"/>
        <w:rPr>
          <w:del w:id="1231" w:author="VOYER Raphael" w:date="2021-06-16T09:36:00Z"/>
        </w:rPr>
      </w:pPr>
      <w:bookmarkStart w:id="1232" w:name="_Toc214247591"/>
      <w:bookmarkStart w:id="1233" w:name="_Toc381025692"/>
      <w:del w:id="1234" w:author="VOYER Raphael" w:date="2021-06-16T09:36:00Z">
        <w:r w:rsidDel="00A87B5C">
          <w:delText>External Documents</w:delText>
        </w:r>
        <w:bookmarkEnd w:id="1232"/>
        <w:bookmarkEnd w:id="1233"/>
      </w:del>
    </w:p>
    <w:p w14:paraId="1821D3A0" w14:textId="77777777" w:rsidR="00855336" w:rsidDel="00A87B5C" w:rsidRDefault="00855336" w:rsidP="00622755">
      <w:pPr>
        <w:pStyle w:val="Listenumros2"/>
        <w:numPr>
          <w:ilvl w:val="0"/>
          <w:numId w:val="4"/>
        </w:numPr>
        <w:outlineLvl w:val="0"/>
        <w:rPr>
          <w:del w:id="1235" w:author="VOYER Raphael" w:date="2021-06-16T09:36:00Z"/>
        </w:rPr>
      </w:pPr>
      <w:bookmarkStart w:id="1236" w:name="_Toc381025693"/>
      <w:bookmarkStart w:id="1237" w:name="_Toc424820281"/>
      <w:smartTag w:uri="urn:schemas-microsoft-com:office:smarttags" w:element="stockticker">
        <w:del w:id="1238" w:author="VOYER Raphael" w:date="2021-06-16T09:36:00Z">
          <w:r w:rsidDel="00A87B5C">
            <w:delText>BCM</w:delText>
          </w:r>
        </w:del>
      </w:smartTag>
      <w:del w:id="1239" w:author="VOYER Raphael" w:date="2021-06-16T09:36:00Z">
        <w:r w:rsidDel="00A87B5C">
          <w:delText xml:space="preserve"> 56840 – Theory of Operations.</w:delText>
        </w:r>
        <w:bookmarkEnd w:id="1236"/>
        <w:bookmarkEnd w:id="1237"/>
      </w:del>
    </w:p>
    <w:p w14:paraId="64C07112" w14:textId="77777777" w:rsidR="00855336" w:rsidDel="00A87B5C" w:rsidRDefault="00855336" w:rsidP="00387307">
      <w:pPr>
        <w:pStyle w:val="Titre2"/>
        <w:rPr>
          <w:del w:id="1240" w:author="VOYER Raphael" w:date="2021-06-16T09:36:00Z"/>
        </w:rPr>
      </w:pPr>
      <w:bookmarkStart w:id="1241" w:name="_Toc214247592"/>
      <w:bookmarkStart w:id="1242" w:name="_Toc381025694"/>
      <w:del w:id="1243" w:author="VOYER Raphael" w:date="2021-06-16T09:36:00Z">
        <w:r w:rsidDel="00A87B5C">
          <w:delText>Acronyms</w:delText>
        </w:r>
        <w:bookmarkEnd w:id="1241"/>
        <w:bookmarkEnd w:id="1242"/>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3A089E" w:rsidDel="00A87B5C" w14:paraId="683C3FA8" w14:textId="77777777">
        <w:trPr>
          <w:del w:id="1244" w:author="VOYER Raphael" w:date="2021-06-16T09:36:00Z"/>
        </w:trPr>
        <w:tc>
          <w:tcPr>
            <w:tcW w:w="2268" w:type="dxa"/>
          </w:tcPr>
          <w:p w14:paraId="45BEB879" w14:textId="77777777" w:rsidR="00855336" w:rsidDel="00A87B5C" w:rsidRDefault="00855336" w:rsidP="00D70809">
            <w:pPr>
              <w:pStyle w:val="Tabletext"/>
              <w:rPr>
                <w:del w:id="1245" w:author="VOYER Raphael" w:date="2021-06-16T09:36:00Z"/>
              </w:rPr>
            </w:pPr>
            <w:smartTag w:uri="urn:schemas-microsoft-com:office:smarttags" w:element="stockticker">
              <w:del w:id="1246" w:author="VOYER Raphael" w:date="2021-06-16T09:36:00Z">
                <w:r w:rsidDel="00A87B5C">
                  <w:delText>CLI</w:delText>
                </w:r>
              </w:del>
            </w:smartTag>
          </w:p>
        </w:tc>
        <w:tc>
          <w:tcPr>
            <w:tcW w:w="6588" w:type="dxa"/>
          </w:tcPr>
          <w:p w14:paraId="40B7DA3D" w14:textId="77777777" w:rsidR="00855336" w:rsidRPr="00473A6B" w:rsidDel="00A87B5C" w:rsidRDefault="00855336" w:rsidP="00D70809">
            <w:pPr>
              <w:pStyle w:val="Tabletext"/>
              <w:rPr>
                <w:del w:id="1247" w:author="VOYER Raphael" w:date="2021-06-16T09:36:00Z"/>
              </w:rPr>
            </w:pPr>
            <w:del w:id="1248" w:author="VOYER Raphael" w:date="2021-06-16T09:36:00Z">
              <w:r w:rsidRPr="00473A6B" w:rsidDel="00A87B5C">
                <w:delText>Command Line Interface</w:delText>
              </w:r>
            </w:del>
          </w:p>
        </w:tc>
      </w:tr>
      <w:tr w:rsidR="00855336" w:rsidRPr="003A089E" w:rsidDel="00A87B5C" w14:paraId="2627A5FB" w14:textId="77777777">
        <w:trPr>
          <w:del w:id="1249" w:author="VOYER Raphael" w:date="2021-06-16T09:36:00Z"/>
        </w:trPr>
        <w:tc>
          <w:tcPr>
            <w:tcW w:w="2268" w:type="dxa"/>
          </w:tcPr>
          <w:p w14:paraId="6A6306A4" w14:textId="77777777" w:rsidR="00855336" w:rsidDel="00A87B5C" w:rsidRDefault="00855336" w:rsidP="00D70809">
            <w:pPr>
              <w:pStyle w:val="Tabletext"/>
              <w:rPr>
                <w:del w:id="1250" w:author="VOYER Raphael" w:date="2021-06-16T09:36:00Z"/>
              </w:rPr>
            </w:pPr>
            <w:del w:id="1251" w:author="VOYER Raphael" w:date="2021-06-16T09:36:00Z">
              <w:r w:rsidDel="00A87B5C">
                <w:delText>CM</w:delText>
              </w:r>
            </w:del>
          </w:p>
        </w:tc>
        <w:tc>
          <w:tcPr>
            <w:tcW w:w="6588" w:type="dxa"/>
          </w:tcPr>
          <w:p w14:paraId="7402B005" w14:textId="77777777" w:rsidR="00855336" w:rsidRPr="00473A6B" w:rsidDel="00A87B5C" w:rsidRDefault="00855336" w:rsidP="00D70809">
            <w:pPr>
              <w:pStyle w:val="Tabletext"/>
              <w:rPr>
                <w:del w:id="1252" w:author="VOYER Raphael" w:date="2021-06-16T09:36:00Z"/>
              </w:rPr>
            </w:pPr>
            <w:del w:id="1253" w:author="VOYER Raphael" w:date="2021-06-16T09:36:00Z">
              <w:r w:rsidRPr="00473A6B" w:rsidDel="00A87B5C">
                <w:delText>Configuration Manager</w:delText>
              </w:r>
            </w:del>
          </w:p>
        </w:tc>
      </w:tr>
      <w:tr w:rsidR="00855336" w:rsidRPr="003A089E" w:rsidDel="00A87B5C" w14:paraId="1AEB026C" w14:textId="77777777">
        <w:trPr>
          <w:del w:id="1254" w:author="VOYER Raphael" w:date="2021-06-16T09:36:00Z"/>
        </w:trPr>
        <w:tc>
          <w:tcPr>
            <w:tcW w:w="2268" w:type="dxa"/>
          </w:tcPr>
          <w:p w14:paraId="5A1752E4" w14:textId="77777777" w:rsidR="00855336" w:rsidDel="00A87B5C" w:rsidRDefault="00855336" w:rsidP="00D70809">
            <w:pPr>
              <w:pStyle w:val="Tabletext"/>
              <w:rPr>
                <w:del w:id="1255" w:author="VOYER Raphael" w:date="2021-06-16T09:36:00Z"/>
              </w:rPr>
            </w:pPr>
            <w:smartTag w:uri="urn:schemas-microsoft-com:office:smarttags" w:element="stockticker">
              <w:del w:id="1256" w:author="VOYER Raphael" w:date="2021-06-16T09:36:00Z">
                <w:r w:rsidDel="00A87B5C">
                  <w:delText>CMM</w:delText>
                </w:r>
              </w:del>
            </w:smartTag>
          </w:p>
        </w:tc>
        <w:tc>
          <w:tcPr>
            <w:tcW w:w="6588" w:type="dxa"/>
          </w:tcPr>
          <w:p w14:paraId="4BD3E452" w14:textId="77777777" w:rsidR="00855336" w:rsidRPr="00473A6B" w:rsidDel="00A87B5C" w:rsidRDefault="00855336" w:rsidP="00D70809">
            <w:pPr>
              <w:pStyle w:val="Tabletext"/>
              <w:rPr>
                <w:del w:id="1257" w:author="VOYER Raphael" w:date="2021-06-16T09:36:00Z"/>
              </w:rPr>
            </w:pPr>
            <w:smartTag w:uri="urn:schemas-microsoft-com:office:smarttags" w:element="stockticker">
              <w:del w:id="1258" w:author="VOYER Raphael" w:date="2021-06-16T09:36:00Z">
                <w:r w:rsidRPr="00473A6B" w:rsidDel="00A87B5C">
                  <w:delText>AOS</w:delText>
                </w:r>
              </w:del>
            </w:smartTag>
            <w:del w:id="1259" w:author="VOYER Raphael" w:date="2021-06-16T09:36:00Z">
              <w:r w:rsidRPr="00473A6B" w:rsidDel="00A87B5C">
                <w:delText xml:space="preserve"> Chassis Module Manager</w:delText>
              </w:r>
            </w:del>
          </w:p>
        </w:tc>
      </w:tr>
      <w:tr w:rsidR="00855336" w:rsidRPr="003A089E" w:rsidDel="00A87B5C" w14:paraId="6ED9F6F1" w14:textId="77777777">
        <w:trPr>
          <w:del w:id="1260" w:author="VOYER Raphael" w:date="2021-06-16T09:36:00Z"/>
        </w:trPr>
        <w:tc>
          <w:tcPr>
            <w:tcW w:w="2268" w:type="dxa"/>
          </w:tcPr>
          <w:p w14:paraId="44C89A8A" w14:textId="77777777" w:rsidR="00855336" w:rsidDel="00A87B5C" w:rsidRDefault="00855336" w:rsidP="00D70809">
            <w:pPr>
              <w:pStyle w:val="Tabletext"/>
              <w:rPr>
                <w:del w:id="1261" w:author="VOYER Raphael" w:date="2021-06-16T09:36:00Z"/>
              </w:rPr>
            </w:pPr>
            <w:del w:id="1262" w:author="VOYER Raphael" w:date="2021-06-16T09:36:00Z">
              <w:r w:rsidDel="00A87B5C">
                <w:delText>CS</w:delText>
              </w:r>
            </w:del>
          </w:p>
        </w:tc>
        <w:tc>
          <w:tcPr>
            <w:tcW w:w="6588" w:type="dxa"/>
          </w:tcPr>
          <w:p w14:paraId="5EDD678A" w14:textId="77777777" w:rsidR="00855336" w:rsidRPr="00473A6B" w:rsidDel="00A87B5C" w:rsidRDefault="00855336" w:rsidP="00D70809">
            <w:pPr>
              <w:pStyle w:val="Tabletext"/>
              <w:rPr>
                <w:del w:id="1263" w:author="VOYER Raphael" w:date="2021-06-16T09:36:00Z"/>
              </w:rPr>
            </w:pPr>
            <w:del w:id="1264" w:author="VOYER Raphael" w:date="2021-06-16T09:36:00Z">
              <w:r w:rsidRPr="00473A6B" w:rsidDel="00A87B5C">
                <w:delText>Chassis Supervis</w:delText>
              </w:r>
              <w:r w:rsidR="00856BD3" w:rsidDel="00A87B5C">
                <w:delText>or</w:delText>
              </w:r>
            </w:del>
          </w:p>
        </w:tc>
      </w:tr>
      <w:tr w:rsidR="00855336" w:rsidRPr="003A089E" w:rsidDel="00A87B5C" w14:paraId="644BFD14" w14:textId="77777777">
        <w:trPr>
          <w:del w:id="1265" w:author="VOYER Raphael" w:date="2021-06-16T09:36:00Z"/>
        </w:trPr>
        <w:tc>
          <w:tcPr>
            <w:tcW w:w="2268" w:type="dxa"/>
          </w:tcPr>
          <w:p w14:paraId="3AE36546" w14:textId="77777777" w:rsidR="00855336" w:rsidDel="00A87B5C" w:rsidRDefault="00855336" w:rsidP="00D70809">
            <w:pPr>
              <w:pStyle w:val="Tabletext"/>
              <w:rPr>
                <w:del w:id="1266" w:author="VOYER Raphael" w:date="2021-06-16T09:36:00Z"/>
              </w:rPr>
            </w:pPr>
            <w:del w:id="1267" w:author="VOYER Raphael" w:date="2021-06-16T09:36:00Z">
              <w:r w:rsidDel="00A87B5C">
                <w:delText>HA VLAN</w:delText>
              </w:r>
            </w:del>
          </w:p>
        </w:tc>
        <w:tc>
          <w:tcPr>
            <w:tcW w:w="6588" w:type="dxa"/>
          </w:tcPr>
          <w:p w14:paraId="40B113A8" w14:textId="77777777" w:rsidR="00855336" w:rsidDel="00A87B5C" w:rsidRDefault="00855336" w:rsidP="00D70809">
            <w:pPr>
              <w:pStyle w:val="Tabletext"/>
              <w:rPr>
                <w:del w:id="1268" w:author="VOYER Raphael" w:date="2021-06-16T09:36:00Z"/>
              </w:rPr>
            </w:pPr>
            <w:del w:id="1269" w:author="VOYER Raphael" w:date="2021-06-16T09:36:00Z">
              <w:r w:rsidDel="00A87B5C">
                <w:delText>High Availability Vlan</w:delText>
              </w:r>
            </w:del>
          </w:p>
        </w:tc>
      </w:tr>
      <w:tr w:rsidR="00855336" w:rsidRPr="00135EF3" w:rsidDel="00A87B5C" w14:paraId="3DCFB21E" w14:textId="77777777">
        <w:trPr>
          <w:del w:id="1270" w:author="VOYER Raphael" w:date="2021-06-16T09:36:00Z"/>
        </w:trPr>
        <w:tc>
          <w:tcPr>
            <w:tcW w:w="2268" w:type="dxa"/>
          </w:tcPr>
          <w:p w14:paraId="5238DB6E" w14:textId="77777777" w:rsidR="00855336" w:rsidRPr="00135EF3" w:rsidDel="00A87B5C" w:rsidRDefault="00855336" w:rsidP="00D70809">
            <w:pPr>
              <w:pStyle w:val="Tabletext"/>
              <w:rPr>
                <w:del w:id="1271" w:author="VOYER Raphael" w:date="2021-06-16T09:36:00Z"/>
                <w:noProof/>
              </w:rPr>
            </w:pPr>
            <w:del w:id="1272" w:author="VOYER Raphael" w:date="2021-06-16T09:36:00Z">
              <w:r w:rsidDel="00A87B5C">
                <w:rPr>
                  <w:noProof/>
                </w:rPr>
                <w:delText>TOR</w:delText>
              </w:r>
            </w:del>
          </w:p>
        </w:tc>
        <w:tc>
          <w:tcPr>
            <w:tcW w:w="6588" w:type="dxa"/>
          </w:tcPr>
          <w:p w14:paraId="6A46EBC4" w14:textId="77777777" w:rsidR="00855336" w:rsidRPr="00135EF3" w:rsidDel="00A87B5C" w:rsidRDefault="00855336" w:rsidP="00D70809">
            <w:pPr>
              <w:pStyle w:val="Tabletext"/>
              <w:rPr>
                <w:del w:id="1273" w:author="VOYER Raphael" w:date="2021-06-16T09:36:00Z"/>
                <w:noProof/>
              </w:rPr>
            </w:pPr>
            <w:del w:id="1274" w:author="VOYER Raphael" w:date="2021-06-16T09:36:00Z">
              <w:r w:rsidDel="00A87B5C">
                <w:rPr>
                  <w:noProof/>
                </w:rPr>
                <w:delText>TOR</w:delText>
              </w:r>
              <w:r w:rsidRPr="00135EF3" w:rsidDel="00A87B5C">
                <w:rPr>
                  <w:noProof/>
                </w:rPr>
                <w:delText xml:space="preserve"> is the internal and unofficial name given to the Alcatel Omni Switch 6</w:delText>
              </w:r>
              <w:r w:rsidDel="00A87B5C">
                <w:rPr>
                  <w:noProof/>
                </w:rPr>
                <w:delText xml:space="preserve">900 </w:delText>
              </w:r>
              <w:r w:rsidRPr="00135EF3" w:rsidDel="00A87B5C">
                <w:rPr>
                  <w:noProof/>
                </w:rPr>
                <w:delText>series</w:delText>
              </w:r>
              <w:r w:rsidDel="00A87B5C">
                <w:rPr>
                  <w:noProof/>
                </w:rPr>
                <w:delText xml:space="preserve"> Top of the Rack Switches.</w:delText>
              </w:r>
            </w:del>
          </w:p>
        </w:tc>
      </w:tr>
      <w:tr w:rsidR="00855336" w:rsidRPr="003A089E" w:rsidDel="00A87B5C" w14:paraId="0AD1D262" w14:textId="77777777">
        <w:trPr>
          <w:del w:id="1275" w:author="VOYER Raphael" w:date="2021-06-16T09:36:00Z"/>
        </w:trPr>
        <w:tc>
          <w:tcPr>
            <w:tcW w:w="2268" w:type="dxa"/>
          </w:tcPr>
          <w:p w14:paraId="63F102A9" w14:textId="77777777" w:rsidR="00855336" w:rsidDel="00A87B5C" w:rsidRDefault="00855336" w:rsidP="00D70809">
            <w:pPr>
              <w:pStyle w:val="Tabletext"/>
              <w:rPr>
                <w:del w:id="1276" w:author="VOYER Raphael" w:date="2021-06-16T09:36:00Z"/>
              </w:rPr>
            </w:pPr>
            <w:del w:id="1277" w:author="VOYER Raphael" w:date="2021-06-16T09:36:00Z">
              <w:r w:rsidDel="00A87B5C">
                <w:delText>LAG</w:delText>
              </w:r>
            </w:del>
          </w:p>
        </w:tc>
        <w:tc>
          <w:tcPr>
            <w:tcW w:w="6588" w:type="dxa"/>
          </w:tcPr>
          <w:p w14:paraId="2FFFFE76" w14:textId="77777777" w:rsidR="00855336" w:rsidRPr="00473A6B" w:rsidDel="00A87B5C" w:rsidRDefault="00855336" w:rsidP="00D70809">
            <w:pPr>
              <w:pStyle w:val="Tabletext"/>
              <w:rPr>
                <w:del w:id="1278" w:author="VOYER Raphael" w:date="2021-06-16T09:36:00Z"/>
              </w:rPr>
            </w:pPr>
            <w:del w:id="1279" w:author="VOYER Raphael" w:date="2021-06-16T09:36:00Z">
              <w:r w:rsidDel="00A87B5C">
                <w:delText xml:space="preserve">Link Aggregation </w:delText>
              </w:r>
            </w:del>
          </w:p>
        </w:tc>
      </w:tr>
      <w:tr w:rsidR="00855336" w:rsidRPr="003A089E" w:rsidDel="00A87B5C" w14:paraId="728E0711" w14:textId="77777777">
        <w:trPr>
          <w:del w:id="1280" w:author="VOYER Raphael" w:date="2021-06-16T09:36:00Z"/>
        </w:trPr>
        <w:tc>
          <w:tcPr>
            <w:tcW w:w="2268" w:type="dxa"/>
          </w:tcPr>
          <w:p w14:paraId="2E80A117" w14:textId="77777777" w:rsidR="00855336" w:rsidDel="00A87B5C" w:rsidRDefault="00855336" w:rsidP="00D70809">
            <w:pPr>
              <w:pStyle w:val="Tabletext"/>
              <w:rPr>
                <w:del w:id="1281" w:author="VOYER Raphael" w:date="2021-06-16T09:36:00Z"/>
              </w:rPr>
            </w:pPr>
            <w:del w:id="1282" w:author="VOYER Raphael" w:date="2021-06-16T09:36:00Z">
              <w:r w:rsidDel="00A87B5C">
                <w:delText>MIP</w:delText>
              </w:r>
            </w:del>
          </w:p>
        </w:tc>
        <w:tc>
          <w:tcPr>
            <w:tcW w:w="6588" w:type="dxa"/>
          </w:tcPr>
          <w:p w14:paraId="17B0BEA2" w14:textId="77777777" w:rsidR="00855336" w:rsidRPr="00473A6B" w:rsidDel="00A87B5C" w:rsidRDefault="00855336" w:rsidP="00D70809">
            <w:pPr>
              <w:pStyle w:val="Tabletext"/>
              <w:rPr>
                <w:del w:id="1283" w:author="VOYER Raphael" w:date="2021-06-16T09:36:00Z"/>
              </w:rPr>
            </w:pPr>
            <w:del w:id="1284" w:author="VOYER Raphael" w:date="2021-06-16T09:36:00Z">
              <w:r w:rsidRPr="00473A6B" w:rsidDel="00A87B5C">
                <w:delText>Management Internet Protocol</w:delText>
              </w:r>
            </w:del>
          </w:p>
        </w:tc>
      </w:tr>
      <w:tr w:rsidR="00855336" w:rsidRPr="003A089E" w:rsidDel="00A87B5C" w14:paraId="61450F7D" w14:textId="77777777">
        <w:trPr>
          <w:del w:id="1285" w:author="VOYER Raphael" w:date="2021-06-16T09:36:00Z"/>
        </w:trPr>
        <w:tc>
          <w:tcPr>
            <w:tcW w:w="2268" w:type="dxa"/>
          </w:tcPr>
          <w:p w14:paraId="4DB21C8C" w14:textId="77777777" w:rsidR="00855336" w:rsidDel="00A87B5C" w:rsidRDefault="00855336" w:rsidP="00D70809">
            <w:pPr>
              <w:pStyle w:val="Tabletext"/>
              <w:rPr>
                <w:del w:id="1286" w:author="VOYER Raphael" w:date="2021-06-16T09:36:00Z"/>
              </w:rPr>
            </w:pPr>
            <w:del w:id="1287" w:author="VOYER Raphael" w:date="2021-06-16T09:36:00Z">
              <w:r w:rsidDel="00A87B5C">
                <w:delText>NI</w:delText>
              </w:r>
            </w:del>
          </w:p>
        </w:tc>
        <w:tc>
          <w:tcPr>
            <w:tcW w:w="6588" w:type="dxa"/>
          </w:tcPr>
          <w:p w14:paraId="44FE0CFD" w14:textId="77777777" w:rsidR="00855336" w:rsidRPr="00473A6B" w:rsidDel="00A87B5C" w:rsidRDefault="00855336" w:rsidP="00D70809">
            <w:pPr>
              <w:pStyle w:val="Tabletext"/>
              <w:rPr>
                <w:del w:id="1288" w:author="VOYER Raphael" w:date="2021-06-16T09:36:00Z"/>
              </w:rPr>
            </w:pPr>
            <w:smartTag w:uri="urn:schemas-microsoft-com:office:smarttags" w:element="stockticker">
              <w:del w:id="1289" w:author="VOYER Raphael" w:date="2021-06-16T09:36:00Z">
                <w:r w:rsidRPr="00473A6B" w:rsidDel="00A87B5C">
                  <w:delText>AOS</w:delText>
                </w:r>
              </w:del>
            </w:smartTag>
            <w:del w:id="1290" w:author="VOYER Raphael" w:date="2021-06-16T09:36:00Z">
              <w:r w:rsidRPr="00473A6B" w:rsidDel="00A87B5C">
                <w:delText xml:space="preserve"> Network Interface Module</w:delText>
              </w:r>
            </w:del>
          </w:p>
        </w:tc>
      </w:tr>
      <w:tr w:rsidR="00855336" w:rsidRPr="003A089E" w:rsidDel="00A87B5C" w14:paraId="1CE4DE5A" w14:textId="77777777">
        <w:trPr>
          <w:del w:id="1291" w:author="VOYER Raphael" w:date="2021-06-16T09:36:00Z"/>
        </w:trPr>
        <w:tc>
          <w:tcPr>
            <w:tcW w:w="2268" w:type="dxa"/>
          </w:tcPr>
          <w:p w14:paraId="3170167D" w14:textId="77777777" w:rsidR="00855336" w:rsidDel="00A87B5C" w:rsidRDefault="00855336" w:rsidP="00D70809">
            <w:pPr>
              <w:pStyle w:val="Tabletext"/>
              <w:rPr>
                <w:del w:id="1292" w:author="VOYER Raphael" w:date="2021-06-16T09:36:00Z"/>
              </w:rPr>
            </w:pPr>
            <w:del w:id="1293" w:author="VOYER Raphael" w:date="2021-06-16T09:36:00Z">
              <w:r w:rsidDel="00A87B5C">
                <w:delText>NISUP</w:delText>
              </w:r>
            </w:del>
          </w:p>
        </w:tc>
        <w:tc>
          <w:tcPr>
            <w:tcW w:w="6588" w:type="dxa"/>
          </w:tcPr>
          <w:p w14:paraId="341B785A" w14:textId="77777777" w:rsidR="00855336" w:rsidRPr="00473A6B" w:rsidDel="00A87B5C" w:rsidRDefault="00855336" w:rsidP="00D70809">
            <w:pPr>
              <w:pStyle w:val="Tabletext"/>
              <w:rPr>
                <w:del w:id="1294" w:author="VOYER Raphael" w:date="2021-06-16T09:36:00Z"/>
              </w:rPr>
            </w:pPr>
            <w:del w:id="1295" w:author="VOYER Raphael" w:date="2021-06-16T09:36:00Z">
              <w:r w:rsidRPr="00473A6B" w:rsidDel="00A87B5C">
                <w:delText>NI Supervision</w:delText>
              </w:r>
            </w:del>
          </w:p>
        </w:tc>
      </w:tr>
      <w:tr w:rsidR="00855336" w:rsidRPr="003A089E" w:rsidDel="00A87B5C" w14:paraId="7F88407A" w14:textId="77777777">
        <w:trPr>
          <w:del w:id="1296" w:author="VOYER Raphael" w:date="2021-06-16T09:36:00Z"/>
        </w:trPr>
        <w:tc>
          <w:tcPr>
            <w:tcW w:w="2268" w:type="dxa"/>
          </w:tcPr>
          <w:p w14:paraId="1332EB61" w14:textId="77777777" w:rsidR="00855336" w:rsidDel="00A87B5C" w:rsidRDefault="00855336" w:rsidP="00D70809">
            <w:pPr>
              <w:pStyle w:val="Tabletext"/>
              <w:rPr>
                <w:del w:id="1297" w:author="VOYER Raphael" w:date="2021-06-16T09:36:00Z"/>
              </w:rPr>
            </w:pPr>
            <w:smartTag w:uri="urn:schemas-microsoft-com:office:smarttags" w:element="stockticker">
              <w:del w:id="1298" w:author="VOYER Raphael" w:date="2021-06-16T09:36:00Z">
                <w:r w:rsidDel="00A87B5C">
                  <w:delText>BCM</w:delText>
                </w:r>
              </w:del>
            </w:smartTag>
          </w:p>
        </w:tc>
        <w:tc>
          <w:tcPr>
            <w:tcW w:w="6588" w:type="dxa"/>
          </w:tcPr>
          <w:p w14:paraId="237CA30F" w14:textId="77777777" w:rsidR="00855336" w:rsidDel="00A87B5C" w:rsidRDefault="00855336" w:rsidP="00D70809">
            <w:pPr>
              <w:pStyle w:val="Tabletext"/>
              <w:rPr>
                <w:del w:id="1299" w:author="VOYER Raphael" w:date="2021-06-16T09:36:00Z"/>
              </w:rPr>
            </w:pPr>
            <w:del w:id="1300" w:author="VOYER Raphael" w:date="2021-06-16T09:36:00Z">
              <w:r w:rsidDel="00A87B5C">
                <w:delText>Broadcom</w:delText>
              </w:r>
            </w:del>
          </w:p>
        </w:tc>
      </w:tr>
      <w:tr w:rsidR="00855336" w:rsidRPr="003A089E" w:rsidDel="00A87B5C" w14:paraId="3FAB6222" w14:textId="77777777">
        <w:trPr>
          <w:del w:id="1301" w:author="VOYER Raphael" w:date="2021-06-16T09:36:00Z"/>
        </w:trPr>
        <w:tc>
          <w:tcPr>
            <w:tcW w:w="2268" w:type="dxa"/>
          </w:tcPr>
          <w:p w14:paraId="291E73D8" w14:textId="77777777" w:rsidR="00855336" w:rsidDel="00A87B5C" w:rsidRDefault="00855336" w:rsidP="00D70809">
            <w:pPr>
              <w:pStyle w:val="Tabletext"/>
              <w:rPr>
                <w:del w:id="1302" w:author="VOYER Raphael" w:date="2021-06-16T09:36:00Z"/>
              </w:rPr>
            </w:pPr>
            <w:del w:id="1303" w:author="VOYER Raphael" w:date="2021-06-16T09:36:00Z">
              <w:r w:rsidDel="00A87B5C">
                <w:delText>PM</w:delText>
              </w:r>
            </w:del>
          </w:p>
        </w:tc>
        <w:tc>
          <w:tcPr>
            <w:tcW w:w="6588" w:type="dxa"/>
          </w:tcPr>
          <w:p w14:paraId="104EF220" w14:textId="77777777" w:rsidR="00855336" w:rsidRPr="005864AE" w:rsidDel="00A87B5C" w:rsidRDefault="00855336" w:rsidP="00D70809">
            <w:pPr>
              <w:pStyle w:val="Tabletext"/>
              <w:rPr>
                <w:del w:id="1304" w:author="VOYER Raphael" w:date="2021-06-16T09:36:00Z"/>
              </w:rPr>
            </w:pPr>
            <w:del w:id="1305" w:author="VOYER Raphael" w:date="2021-06-16T09:36:00Z">
              <w:r w:rsidRPr="005864AE" w:rsidDel="00A87B5C">
                <w:delText>Port Manager</w:delText>
              </w:r>
            </w:del>
          </w:p>
        </w:tc>
      </w:tr>
      <w:tr w:rsidR="00856BD3" w:rsidRPr="003A089E" w:rsidDel="00A87B5C" w14:paraId="24577641" w14:textId="77777777">
        <w:trPr>
          <w:del w:id="1306" w:author="VOYER Raphael" w:date="2021-06-16T09:36:00Z"/>
        </w:trPr>
        <w:tc>
          <w:tcPr>
            <w:tcW w:w="2268" w:type="dxa"/>
          </w:tcPr>
          <w:p w14:paraId="2CE08825" w14:textId="77777777" w:rsidR="00856BD3" w:rsidDel="00A87B5C" w:rsidRDefault="00856BD3" w:rsidP="00D70809">
            <w:pPr>
              <w:pStyle w:val="Tabletext"/>
              <w:rPr>
                <w:del w:id="1307" w:author="VOYER Raphael" w:date="2021-06-16T09:36:00Z"/>
              </w:rPr>
            </w:pPr>
            <w:del w:id="1308" w:author="VOYER Raphael" w:date="2021-06-16T09:36:00Z">
              <w:r w:rsidDel="00A87B5C">
                <w:delText>VM</w:delText>
              </w:r>
            </w:del>
          </w:p>
        </w:tc>
        <w:tc>
          <w:tcPr>
            <w:tcW w:w="6588" w:type="dxa"/>
          </w:tcPr>
          <w:p w14:paraId="3CD3CC75" w14:textId="77777777" w:rsidR="00856BD3" w:rsidRPr="005864AE" w:rsidDel="00A87B5C" w:rsidRDefault="00856BD3" w:rsidP="00D70809">
            <w:pPr>
              <w:pStyle w:val="Tabletext"/>
              <w:rPr>
                <w:del w:id="1309" w:author="VOYER Raphael" w:date="2021-06-16T09:36:00Z"/>
              </w:rPr>
            </w:pPr>
            <w:del w:id="1310" w:author="VOYER Raphael" w:date="2021-06-16T09:36:00Z">
              <w:r w:rsidDel="00A87B5C">
                <w:delText>Vlan Manager</w:delText>
              </w:r>
            </w:del>
          </w:p>
        </w:tc>
      </w:tr>
      <w:tr w:rsidR="00855336" w:rsidRPr="003A089E" w:rsidDel="00A87B5C" w14:paraId="44ED9D6C" w14:textId="77777777">
        <w:trPr>
          <w:del w:id="1311" w:author="VOYER Raphael" w:date="2021-06-16T09:36:00Z"/>
        </w:trPr>
        <w:tc>
          <w:tcPr>
            <w:tcW w:w="2268" w:type="dxa"/>
          </w:tcPr>
          <w:p w14:paraId="4A60559C" w14:textId="77777777" w:rsidR="00855336" w:rsidDel="00A87B5C" w:rsidRDefault="00855336" w:rsidP="00D70809">
            <w:pPr>
              <w:pStyle w:val="Tabletext"/>
              <w:rPr>
                <w:del w:id="1312" w:author="VOYER Raphael" w:date="2021-06-16T09:36:00Z"/>
              </w:rPr>
            </w:pPr>
            <w:del w:id="1313" w:author="VOYER Raphael" w:date="2021-06-16T09:36:00Z">
              <w:r w:rsidDel="00A87B5C">
                <w:delText>SNMP</w:delText>
              </w:r>
            </w:del>
          </w:p>
        </w:tc>
        <w:tc>
          <w:tcPr>
            <w:tcW w:w="6588" w:type="dxa"/>
          </w:tcPr>
          <w:p w14:paraId="6CC10BC6" w14:textId="77777777" w:rsidR="00855336" w:rsidRPr="009E797C" w:rsidDel="00A87B5C" w:rsidRDefault="00855336" w:rsidP="00D70809">
            <w:pPr>
              <w:pStyle w:val="Tabletext"/>
              <w:rPr>
                <w:del w:id="1314" w:author="VOYER Raphael" w:date="2021-06-16T09:36:00Z"/>
              </w:rPr>
            </w:pPr>
            <w:del w:id="1315" w:author="VOYER Raphael" w:date="2021-06-16T09:36:00Z">
              <w:r w:rsidRPr="009E797C" w:rsidDel="00A87B5C">
                <w:delText>Simple Network Management Protocol</w:delText>
              </w:r>
            </w:del>
          </w:p>
        </w:tc>
      </w:tr>
      <w:tr w:rsidR="00855336" w:rsidRPr="003A089E" w:rsidDel="00A87B5C" w14:paraId="25FCCE29" w14:textId="77777777">
        <w:trPr>
          <w:del w:id="1316" w:author="VOYER Raphael" w:date="2021-06-16T09:36:00Z"/>
        </w:trPr>
        <w:tc>
          <w:tcPr>
            <w:tcW w:w="2268" w:type="dxa"/>
          </w:tcPr>
          <w:p w14:paraId="6ABD00B0" w14:textId="77777777" w:rsidR="00855336" w:rsidDel="00A87B5C" w:rsidRDefault="00855336" w:rsidP="00D70809">
            <w:pPr>
              <w:pStyle w:val="Tabletext"/>
              <w:rPr>
                <w:del w:id="1317" w:author="VOYER Raphael" w:date="2021-06-16T09:36:00Z"/>
              </w:rPr>
            </w:pPr>
            <w:del w:id="1318" w:author="VOYER Raphael" w:date="2021-06-16T09:36:00Z">
              <w:r w:rsidDel="00A87B5C">
                <w:delText>QOS</w:delText>
              </w:r>
            </w:del>
          </w:p>
        </w:tc>
        <w:tc>
          <w:tcPr>
            <w:tcW w:w="6588" w:type="dxa"/>
          </w:tcPr>
          <w:p w14:paraId="6FD05293" w14:textId="77777777" w:rsidR="00855336" w:rsidDel="00A87B5C" w:rsidRDefault="00855336" w:rsidP="00D70809">
            <w:pPr>
              <w:pStyle w:val="Tabletext"/>
              <w:rPr>
                <w:del w:id="1319" w:author="VOYER Raphael" w:date="2021-06-16T09:36:00Z"/>
              </w:rPr>
            </w:pPr>
            <w:del w:id="1320" w:author="VOYER Raphael" w:date="2021-06-16T09:36:00Z">
              <w:r w:rsidDel="00A87B5C">
                <w:delText>Quality of Service</w:delText>
              </w:r>
            </w:del>
          </w:p>
        </w:tc>
      </w:tr>
      <w:tr w:rsidR="00856BD3" w:rsidRPr="003A089E" w:rsidDel="00A87B5C" w14:paraId="752F6C30" w14:textId="77777777">
        <w:trPr>
          <w:del w:id="1321" w:author="VOYER Raphael" w:date="2021-06-16T09:36:00Z"/>
        </w:trPr>
        <w:tc>
          <w:tcPr>
            <w:tcW w:w="2268" w:type="dxa"/>
          </w:tcPr>
          <w:p w14:paraId="6E7DBF00" w14:textId="77777777" w:rsidR="00856BD3" w:rsidDel="00A87B5C" w:rsidRDefault="00856BD3" w:rsidP="00D70809">
            <w:pPr>
              <w:pStyle w:val="Tabletext"/>
              <w:rPr>
                <w:del w:id="1322" w:author="VOYER Raphael" w:date="2021-06-16T09:36:00Z"/>
              </w:rPr>
            </w:pPr>
            <w:del w:id="1323" w:author="VOYER Raphael" w:date="2021-06-16T09:36:00Z">
              <w:r w:rsidDel="00A87B5C">
                <w:delText>IPMS</w:delText>
              </w:r>
            </w:del>
          </w:p>
        </w:tc>
        <w:tc>
          <w:tcPr>
            <w:tcW w:w="6588" w:type="dxa"/>
          </w:tcPr>
          <w:p w14:paraId="69156779" w14:textId="77777777" w:rsidR="00856BD3" w:rsidDel="00A87B5C" w:rsidRDefault="00856BD3" w:rsidP="00D70809">
            <w:pPr>
              <w:pStyle w:val="Tabletext"/>
              <w:rPr>
                <w:del w:id="1324" w:author="VOYER Raphael" w:date="2021-06-16T09:36:00Z"/>
              </w:rPr>
            </w:pPr>
            <w:del w:id="1325" w:author="VOYER Raphael" w:date="2021-06-16T09:36:00Z">
              <w:r w:rsidDel="00A87B5C">
                <w:delText>IP Multicast Switching</w:delText>
              </w:r>
            </w:del>
          </w:p>
        </w:tc>
      </w:tr>
      <w:tr w:rsidR="00856BD3" w:rsidRPr="003A089E" w:rsidDel="00A87B5C" w14:paraId="6009EBEC" w14:textId="77777777">
        <w:trPr>
          <w:del w:id="1326" w:author="VOYER Raphael" w:date="2021-06-16T09:36:00Z"/>
        </w:trPr>
        <w:tc>
          <w:tcPr>
            <w:tcW w:w="2268" w:type="dxa"/>
          </w:tcPr>
          <w:p w14:paraId="37566878" w14:textId="77777777" w:rsidR="00856BD3" w:rsidDel="00A87B5C" w:rsidRDefault="00856BD3" w:rsidP="00D70809">
            <w:pPr>
              <w:pStyle w:val="Tabletext"/>
              <w:rPr>
                <w:del w:id="1327" w:author="VOYER Raphael" w:date="2021-06-16T09:36:00Z"/>
              </w:rPr>
            </w:pPr>
            <w:del w:id="1328" w:author="VOYER Raphael" w:date="2021-06-16T09:36:00Z">
              <w:r w:rsidDel="00A87B5C">
                <w:delText>IGMP</w:delText>
              </w:r>
            </w:del>
          </w:p>
        </w:tc>
        <w:tc>
          <w:tcPr>
            <w:tcW w:w="6588" w:type="dxa"/>
          </w:tcPr>
          <w:p w14:paraId="08F2A754" w14:textId="77777777" w:rsidR="00856BD3" w:rsidDel="00A87B5C" w:rsidRDefault="00856BD3" w:rsidP="00D70809">
            <w:pPr>
              <w:pStyle w:val="Tabletext"/>
              <w:rPr>
                <w:del w:id="1329" w:author="VOYER Raphael" w:date="2021-06-16T09:36:00Z"/>
              </w:rPr>
            </w:pPr>
            <w:del w:id="1330" w:author="VOYER Raphael" w:date="2021-06-16T09:36:00Z">
              <w:r w:rsidDel="00A87B5C">
                <w:delText>Internet Group Management Protocol</w:delText>
              </w:r>
            </w:del>
          </w:p>
        </w:tc>
      </w:tr>
      <w:tr w:rsidR="00856BD3" w:rsidRPr="003A089E" w:rsidDel="00A87B5C" w14:paraId="440D8C07" w14:textId="77777777">
        <w:trPr>
          <w:del w:id="1331" w:author="VOYER Raphael" w:date="2021-06-16T09:36:00Z"/>
        </w:trPr>
        <w:tc>
          <w:tcPr>
            <w:tcW w:w="2268" w:type="dxa"/>
          </w:tcPr>
          <w:p w14:paraId="77ACB597" w14:textId="77777777" w:rsidR="00856BD3" w:rsidDel="00A87B5C" w:rsidRDefault="00856BD3" w:rsidP="00D70809">
            <w:pPr>
              <w:pStyle w:val="Tabletext"/>
              <w:rPr>
                <w:del w:id="1332" w:author="VOYER Raphael" w:date="2021-06-16T09:36:00Z"/>
              </w:rPr>
            </w:pPr>
            <w:del w:id="1333" w:author="VOYER Raphael" w:date="2021-06-16T09:36:00Z">
              <w:r w:rsidDel="00A87B5C">
                <w:delText>SL</w:delText>
              </w:r>
            </w:del>
          </w:p>
        </w:tc>
        <w:tc>
          <w:tcPr>
            <w:tcW w:w="6588" w:type="dxa"/>
          </w:tcPr>
          <w:p w14:paraId="37BF6189" w14:textId="77777777" w:rsidR="00856BD3" w:rsidDel="00A87B5C" w:rsidRDefault="00856BD3" w:rsidP="00D70809">
            <w:pPr>
              <w:pStyle w:val="Tabletext"/>
              <w:rPr>
                <w:del w:id="1334" w:author="VOYER Raphael" w:date="2021-06-16T09:36:00Z"/>
              </w:rPr>
            </w:pPr>
            <w:del w:id="1335" w:author="VOYER Raphael" w:date="2021-06-16T09:36:00Z">
              <w:r w:rsidDel="00A87B5C">
                <w:delText>Source Learning</w:delText>
              </w:r>
            </w:del>
          </w:p>
        </w:tc>
      </w:tr>
    </w:tbl>
    <w:p w14:paraId="56C1B86A" w14:textId="77777777" w:rsidR="00855336" w:rsidDel="00A87B5C" w:rsidRDefault="00855336" w:rsidP="00855336">
      <w:pPr>
        <w:rPr>
          <w:del w:id="1336" w:author="VOYER Raphael" w:date="2021-06-16T09:36:00Z"/>
        </w:rPr>
      </w:pPr>
    </w:p>
    <w:p w14:paraId="60CCAC79" w14:textId="77777777" w:rsidR="00855336" w:rsidDel="00A87B5C" w:rsidRDefault="00855336" w:rsidP="00855336">
      <w:pPr>
        <w:rPr>
          <w:del w:id="1337" w:author="VOYER Raphael" w:date="2021-06-16T09:36:00Z"/>
        </w:rPr>
      </w:pPr>
    </w:p>
    <w:p w14:paraId="2701825D" w14:textId="77777777" w:rsidR="006B4B17" w:rsidRDefault="006B4B17" w:rsidP="00855336"/>
    <w:p w14:paraId="7FF2EC8B" w14:textId="77777777" w:rsidR="006B4B17" w:rsidRDefault="006B4B17" w:rsidP="00855336"/>
    <w:p w14:paraId="25698AA2" w14:textId="77777777" w:rsidR="00855336" w:rsidRDefault="00855336" w:rsidP="00855336">
      <w:pPr>
        <w:pStyle w:val="Titre1"/>
        <w:pageBreakBefore/>
        <w:tabs>
          <w:tab w:val="clear" w:pos="432"/>
          <w:tab w:val="num" w:pos="360"/>
        </w:tabs>
        <w:ind w:left="360" w:hanging="360"/>
        <w:jc w:val="left"/>
      </w:pPr>
      <w:bookmarkStart w:id="1338" w:name="_FUNCTIONAL_DESCRIPTION_1"/>
      <w:bookmarkStart w:id="1339" w:name="_Toc159221891"/>
      <w:bookmarkStart w:id="1340" w:name="_Toc214247593"/>
      <w:bookmarkStart w:id="1341" w:name="_Toc381025695"/>
      <w:bookmarkStart w:id="1342" w:name="_Toc76555049"/>
      <w:bookmarkStart w:id="1343" w:name="_Toc159221893"/>
      <w:bookmarkEnd w:id="1338"/>
      <w:r>
        <w:lastRenderedPageBreak/>
        <w:t>FUNCTIONAL DESCRIPTION</w:t>
      </w:r>
      <w:bookmarkEnd w:id="1339"/>
      <w:bookmarkEnd w:id="1340"/>
      <w:bookmarkEnd w:id="1341"/>
      <w:bookmarkEnd w:id="1342"/>
    </w:p>
    <w:p w14:paraId="5CF81F53" w14:textId="77777777" w:rsidR="00855336" w:rsidRDefault="00855336" w:rsidP="00622755">
      <w:pPr>
        <w:pStyle w:val="Titre2"/>
      </w:pPr>
      <w:bookmarkStart w:id="1344" w:name="_Toc159221892"/>
      <w:bookmarkStart w:id="1345" w:name="_Toc214247594"/>
      <w:bookmarkStart w:id="1346" w:name="_Toc381025696"/>
      <w:bookmarkStart w:id="1347" w:name="_Toc76555050"/>
      <w:r>
        <w:t>Basic Overview</w:t>
      </w:r>
      <w:bookmarkEnd w:id="1344"/>
      <w:bookmarkEnd w:id="1345"/>
      <w:bookmarkEnd w:id="1346"/>
      <w:bookmarkEnd w:id="1347"/>
    </w:p>
    <w:p w14:paraId="35D68F04" w14:textId="77777777" w:rsidR="00B12CD3" w:rsidRDefault="00B12CD3" w:rsidP="00B12CD3"/>
    <w:p w14:paraId="03395A75" w14:textId="0FBE2615" w:rsidR="00B12CD3" w:rsidRPr="00D8128D" w:rsidDel="00E7524C" w:rsidRDefault="00D8128D" w:rsidP="00855336">
      <w:pPr>
        <w:rPr>
          <w:del w:id="1348" w:author="VOYER Raphael" w:date="2021-06-16T09:47:00Z"/>
          <w:rFonts w:ascii="Arial" w:eastAsia="SimSun" w:hAnsi="Arial" w:cs="Arial"/>
          <w:color w:val="000080"/>
          <w:lang w:eastAsia="zh-CN"/>
          <w:rPrChange w:id="1349" w:author="VOYER Raphael" w:date="2021-07-21T09:17:00Z">
            <w:rPr>
              <w:del w:id="1350" w:author="VOYER Raphael" w:date="2021-06-16T09:47:00Z"/>
              <w:rFonts w:ascii="Arial" w:eastAsia="SimSun" w:hAnsi="Arial" w:cs="Arial"/>
              <w:color w:val="000080"/>
              <w:lang w:val="fr-FR" w:eastAsia="zh-CN"/>
            </w:rPr>
          </w:rPrChange>
        </w:rPr>
      </w:pPr>
      <w:ins w:id="1351" w:author="VOYER Raphael" w:date="2021-07-21T09:16:00Z">
        <w:r>
          <w:rPr>
            <w:rFonts w:ascii="Tahoma" w:hAnsi="Tahoma" w:cs="Tahoma"/>
            <w:color w:val="000000"/>
            <w:sz w:val="21"/>
            <w:szCs w:val="21"/>
            <w:shd w:val="clear" w:color="auto" w:fill="F7F7F7"/>
          </w:rPr>
          <w:t xml:space="preserve">Preventive maintenance allows the automation of troubleshooting on </w:t>
        </w:r>
        <w:proofErr w:type="spellStart"/>
        <w:r>
          <w:rPr>
            <w:rFonts w:ascii="Tahoma" w:hAnsi="Tahoma" w:cs="Tahoma"/>
            <w:color w:val="000000"/>
            <w:sz w:val="21"/>
            <w:szCs w:val="21"/>
            <w:shd w:val="clear" w:color="auto" w:fill="F7F7F7"/>
          </w:rPr>
          <w:t>OmniSwitch</w:t>
        </w:r>
        <w:proofErr w:type="spellEnd"/>
        <w:r>
          <w:rPr>
            <w:rFonts w:ascii="Tahoma" w:hAnsi="Tahoma" w:cs="Tahoma"/>
            <w:color w:val="000000"/>
            <w:sz w:val="21"/>
            <w:szCs w:val="21"/>
            <w:shd w:val="clear" w:color="auto" w:fill="F7F7F7"/>
          </w:rPr>
          <w:t xml:space="preserve"> AOS 8.x, Stellar APs equipment, and a notification function either by email or by Rainbow can be configured. It consists of a Debian server that will receive logs of the various devices on the network. All logs will be filtered by </w:t>
        </w:r>
        <w:proofErr w:type="spellStart"/>
        <w:r>
          <w:rPr>
            <w:rFonts w:ascii="Tahoma" w:hAnsi="Tahoma" w:cs="Tahoma"/>
            <w:color w:val="000000"/>
            <w:sz w:val="21"/>
            <w:szCs w:val="21"/>
            <w:shd w:val="clear" w:color="auto" w:fill="F7F7F7"/>
          </w:rPr>
          <w:t>Rsyslog</w:t>
        </w:r>
        <w:proofErr w:type="spellEnd"/>
        <w:r>
          <w:rPr>
            <w:rFonts w:ascii="Tahoma" w:hAnsi="Tahoma" w:cs="Tahoma"/>
            <w:color w:val="000000"/>
            <w:sz w:val="21"/>
            <w:szCs w:val="21"/>
            <w:shd w:val="clear" w:color="auto" w:fill="F7F7F7"/>
          </w:rPr>
          <w:t xml:space="preserve">. </w:t>
        </w:r>
        <w:proofErr w:type="spellStart"/>
        <w:r>
          <w:rPr>
            <w:rFonts w:ascii="Tahoma" w:hAnsi="Tahoma" w:cs="Tahoma"/>
            <w:color w:val="000000"/>
            <w:sz w:val="21"/>
            <w:szCs w:val="21"/>
            <w:shd w:val="clear" w:color="auto" w:fill="F7F7F7"/>
          </w:rPr>
          <w:t>Rsyslog</w:t>
        </w:r>
        <w:proofErr w:type="spellEnd"/>
        <w:r>
          <w:rPr>
            <w:rFonts w:ascii="Tahoma" w:hAnsi="Tahoma" w:cs="Tahoma"/>
            <w:color w:val="000000"/>
            <w:sz w:val="21"/>
            <w:szCs w:val="21"/>
            <w:shd w:val="clear" w:color="auto" w:fill="F7F7F7"/>
          </w:rPr>
          <w:t xml:space="preserve"> will both detect one or more keywords within the logs, and then store them and run a script based on the received log. All scripts for resolutions are developed in Python</w:t>
        </w:r>
      </w:ins>
      <w:del w:id="1352" w:author="VOYER Raphael" w:date="2021-06-16T09:47:00Z">
        <w:r w:rsidR="00B12CD3" w:rsidRPr="00D8128D" w:rsidDel="00BD0EA4">
          <w:rPr>
            <w:rFonts w:ascii="Arial" w:eastAsia="SimSun" w:hAnsi="Arial" w:cs="Arial"/>
            <w:color w:val="000080"/>
            <w:lang w:eastAsia="zh-CN"/>
          </w:rPr>
          <w:delText>High Availability Clusters primarily host critical services which need to be always available to their clients.  Typical services that need to be highly available are e-commerce applications, critical databases, business applications etc.  A high availability cluster hosts multiple instances of these applications supporting redundancy.  Each instance may get all the service requests and based on some shared algorithm, decides which requests a particular node has to handle.  Apart from service request paths, the nodes are internally connected to share information related to the service load information, service request data and service availability on other nodes.</w:delText>
        </w:r>
      </w:del>
    </w:p>
    <w:p w14:paraId="6DEBCB63" w14:textId="77777777" w:rsidR="00E7524C" w:rsidRPr="00D8128D" w:rsidRDefault="00E7524C" w:rsidP="00B12CD3">
      <w:pPr>
        <w:rPr>
          <w:ins w:id="1353" w:author="VOYER Raphael" w:date="2021-07-08T10:35:00Z"/>
          <w:rFonts w:ascii="Arial" w:eastAsia="SimSun" w:hAnsi="Arial" w:cs="Arial"/>
          <w:color w:val="000080"/>
          <w:lang w:eastAsia="zh-CN"/>
          <w:rPrChange w:id="1354" w:author="VOYER Raphael" w:date="2021-07-21T09:17:00Z">
            <w:rPr>
              <w:ins w:id="1355" w:author="VOYER Raphael" w:date="2021-07-08T10:35:00Z"/>
              <w:rFonts w:ascii="Arial" w:eastAsia="SimSun" w:hAnsi="Arial" w:cs="Arial"/>
              <w:color w:val="000080"/>
              <w:lang w:val="fr-FR" w:eastAsia="zh-CN"/>
            </w:rPr>
          </w:rPrChange>
        </w:rPr>
      </w:pPr>
    </w:p>
    <w:p w14:paraId="4E2230CE" w14:textId="10B72DB3" w:rsidR="00D46475" w:rsidRPr="00D8128D" w:rsidRDefault="00D46475" w:rsidP="00855336">
      <w:pPr>
        <w:rPr>
          <w:ins w:id="1356" w:author="VOYER Raphael" w:date="2021-07-08T09:38:00Z"/>
          <w:rFonts w:ascii="Arial" w:eastAsia="SimSun" w:hAnsi="Arial" w:cs="Arial"/>
          <w:color w:val="000080"/>
          <w:lang w:eastAsia="zh-CN"/>
          <w:rPrChange w:id="1357" w:author="VOYER Raphael" w:date="2021-07-21T09:17:00Z">
            <w:rPr>
              <w:ins w:id="1358" w:author="VOYER Raphael" w:date="2021-07-08T09:38:00Z"/>
              <w:rFonts w:ascii="Arial" w:eastAsia="SimSun" w:hAnsi="Arial" w:cs="Arial"/>
              <w:color w:val="000080"/>
              <w:lang w:val="fr-FR" w:eastAsia="zh-CN"/>
            </w:rPr>
          </w:rPrChange>
        </w:rPr>
      </w:pPr>
    </w:p>
    <w:p w14:paraId="57A823AD" w14:textId="77777777" w:rsidR="00D8128D" w:rsidRPr="00D8128D" w:rsidRDefault="00D8128D">
      <w:pPr>
        <w:rPr>
          <w:ins w:id="1359" w:author="VOYER Raphael" w:date="2021-07-21T09:19:00Z"/>
          <w:rFonts w:ascii="Tahoma" w:hAnsi="Tahoma" w:cs="Tahoma"/>
          <w:color w:val="000000"/>
          <w:shd w:val="clear" w:color="auto" w:fill="F7F7F7"/>
          <w:rPrChange w:id="1360" w:author="VOYER Raphael" w:date="2021-07-21T09:19:00Z">
            <w:rPr>
              <w:ins w:id="1361" w:author="VOYER Raphael" w:date="2021-07-21T09:19:00Z"/>
              <w:shd w:val="clear" w:color="auto" w:fill="F7F7F7"/>
            </w:rPr>
          </w:rPrChange>
        </w:rPr>
        <w:pPrChange w:id="1362" w:author="VOYER Raphael" w:date="2021-07-21T09:19:00Z">
          <w:pPr>
            <w:pStyle w:val="Paragraphedeliste"/>
            <w:numPr>
              <w:numId w:val="86"/>
            </w:numPr>
            <w:ind w:hanging="360"/>
          </w:pPr>
        </w:pPrChange>
      </w:pPr>
      <w:ins w:id="1363" w:author="VOYER Raphael" w:date="2021-07-21T09:19:00Z">
        <w:r w:rsidRPr="00D8128D">
          <w:rPr>
            <w:rFonts w:ascii="Tahoma" w:hAnsi="Tahoma" w:cs="Tahoma"/>
            <w:color w:val="000000"/>
            <w:shd w:val="clear" w:color="auto" w:fill="F7F7F7"/>
            <w:rPrChange w:id="1364" w:author="VOYER Raphael" w:date="2021-07-21T09:19:00Z">
              <w:rPr>
                <w:shd w:val="clear" w:color="auto" w:fill="F7F7F7"/>
              </w:rPr>
            </w:rPrChange>
          </w:rPr>
          <w:t>Here is the example of the process of a box:</w:t>
        </w:r>
      </w:ins>
    </w:p>
    <w:p w14:paraId="686D7631" w14:textId="77777777" w:rsidR="00D8128D" w:rsidRPr="00D8128D" w:rsidRDefault="00D8128D">
      <w:pPr>
        <w:ind w:left="360"/>
        <w:rPr>
          <w:ins w:id="1365" w:author="VOYER Raphael" w:date="2021-07-21T09:19:00Z"/>
          <w:rFonts w:ascii="Tahoma" w:hAnsi="Tahoma" w:cs="Tahoma"/>
          <w:color w:val="000000"/>
          <w:shd w:val="clear" w:color="auto" w:fill="F7F7F7"/>
          <w:rPrChange w:id="1366" w:author="VOYER Raphael" w:date="2021-07-21T09:20:00Z">
            <w:rPr>
              <w:ins w:id="1367" w:author="VOYER Raphael" w:date="2021-07-21T09:19:00Z"/>
              <w:shd w:val="clear" w:color="auto" w:fill="F7F7F7"/>
            </w:rPr>
          </w:rPrChange>
        </w:rPr>
        <w:pPrChange w:id="1368" w:author="VOYER Raphael" w:date="2021-07-21T09:20:00Z">
          <w:pPr>
            <w:pStyle w:val="Paragraphedeliste"/>
            <w:numPr>
              <w:numId w:val="86"/>
            </w:numPr>
            <w:ind w:hanging="360"/>
          </w:pPr>
        </w:pPrChange>
      </w:pPr>
      <w:ins w:id="1369" w:author="VOYER Raphael" w:date="2021-07-21T09:19:00Z">
        <w:r w:rsidRPr="00D8128D">
          <w:rPr>
            <w:rFonts w:ascii="Tahoma" w:hAnsi="Tahoma" w:cs="Tahoma"/>
            <w:color w:val="000000"/>
            <w:shd w:val="clear" w:color="auto" w:fill="F7F7F7"/>
            <w:rPrChange w:id="1370" w:author="VOYER Raphael" w:date="2021-07-21T09:20:00Z">
              <w:rPr>
                <w:shd w:val="clear" w:color="auto" w:fill="F7F7F7"/>
              </w:rPr>
            </w:rPrChange>
          </w:rPr>
          <w:t>1. reception of a log containing "Buffer list is empty"</w:t>
        </w:r>
      </w:ins>
    </w:p>
    <w:p w14:paraId="4A5C278B" w14:textId="77777777" w:rsidR="00D8128D" w:rsidRPr="00D8128D" w:rsidRDefault="00D8128D">
      <w:pPr>
        <w:ind w:left="360"/>
        <w:rPr>
          <w:ins w:id="1371" w:author="VOYER Raphael" w:date="2021-07-21T09:19:00Z"/>
          <w:rFonts w:ascii="Tahoma" w:hAnsi="Tahoma" w:cs="Tahoma"/>
          <w:color w:val="000000"/>
          <w:shd w:val="clear" w:color="auto" w:fill="F7F7F7"/>
          <w:rPrChange w:id="1372" w:author="VOYER Raphael" w:date="2021-07-21T09:20:00Z">
            <w:rPr>
              <w:ins w:id="1373" w:author="VOYER Raphael" w:date="2021-07-21T09:19:00Z"/>
              <w:shd w:val="clear" w:color="auto" w:fill="F7F7F7"/>
            </w:rPr>
          </w:rPrChange>
        </w:rPr>
        <w:pPrChange w:id="1374" w:author="VOYER Raphael" w:date="2021-07-21T09:20:00Z">
          <w:pPr>
            <w:pStyle w:val="Paragraphedeliste"/>
            <w:numPr>
              <w:numId w:val="86"/>
            </w:numPr>
            <w:ind w:hanging="360"/>
          </w:pPr>
        </w:pPrChange>
      </w:pPr>
      <w:ins w:id="1375" w:author="VOYER Raphael" w:date="2021-07-21T09:19:00Z">
        <w:r w:rsidRPr="00D8128D">
          <w:rPr>
            <w:rFonts w:ascii="Tahoma" w:hAnsi="Tahoma" w:cs="Tahoma"/>
            <w:color w:val="000000"/>
            <w:shd w:val="clear" w:color="auto" w:fill="F7F7F7"/>
            <w:rPrChange w:id="1376" w:author="VOYER Raphael" w:date="2021-07-21T09:20:00Z">
              <w:rPr>
                <w:shd w:val="clear" w:color="auto" w:fill="F7F7F7"/>
              </w:rPr>
            </w:rPrChange>
          </w:rPr>
          <w:t xml:space="preserve">2. </w:t>
        </w:r>
        <w:proofErr w:type="spellStart"/>
        <w:r w:rsidRPr="00D8128D">
          <w:rPr>
            <w:rFonts w:ascii="Tahoma" w:hAnsi="Tahoma" w:cs="Tahoma"/>
            <w:color w:val="000000"/>
            <w:shd w:val="clear" w:color="auto" w:fill="F7F7F7"/>
            <w:rPrChange w:id="1377" w:author="VOYER Raphael" w:date="2021-07-21T09:20:00Z">
              <w:rPr>
                <w:shd w:val="clear" w:color="auto" w:fill="F7F7F7"/>
              </w:rPr>
            </w:rPrChange>
          </w:rPr>
          <w:t>Rsyslog</w:t>
        </w:r>
        <w:proofErr w:type="spellEnd"/>
        <w:r w:rsidRPr="00D8128D">
          <w:rPr>
            <w:rFonts w:ascii="Tahoma" w:hAnsi="Tahoma" w:cs="Tahoma"/>
            <w:color w:val="000000"/>
            <w:shd w:val="clear" w:color="auto" w:fill="F7F7F7"/>
            <w:rPrChange w:id="1378" w:author="VOYER Raphael" w:date="2021-07-21T09:20:00Z">
              <w:rPr>
                <w:shd w:val="clear" w:color="auto" w:fill="F7F7F7"/>
              </w:rPr>
            </w:rPrChange>
          </w:rPr>
          <w:t xml:space="preserve"> runs the Log Debug script debug2</w:t>
        </w:r>
      </w:ins>
    </w:p>
    <w:p w14:paraId="4C65CEFF" w14:textId="77777777" w:rsidR="00D8128D" w:rsidRPr="00D8128D" w:rsidRDefault="00D8128D">
      <w:pPr>
        <w:ind w:left="360"/>
        <w:rPr>
          <w:ins w:id="1379" w:author="VOYER Raphael" w:date="2021-07-21T09:19:00Z"/>
          <w:rFonts w:ascii="Tahoma" w:hAnsi="Tahoma" w:cs="Tahoma"/>
          <w:color w:val="000000"/>
          <w:shd w:val="clear" w:color="auto" w:fill="F7F7F7"/>
          <w:rPrChange w:id="1380" w:author="VOYER Raphael" w:date="2021-07-21T09:20:00Z">
            <w:rPr>
              <w:ins w:id="1381" w:author="VOYER Raphael" w:date="2021-07-21T09:19:00Z"/>
              <w:shd w:val="clear" w:color="auto" w:fill="F7F7F7"/>
            </w:rPr>
          </w:rPrChange>
        </w:rPr>
        <w:pPrChange w:id="1382" w:author="VOYER Raphael" w:date="2021-07-21T09:20:00Z">
          <w:pPr>
            <w:pStyle w:val="Paragraphedeliste"/>
            <w:numPr>
              <w:numId w:val="86"/>
            </w:numPr>
            <w:ind w:hanging="360"/>
          </w:pPr>
        </w:pPrChange>
      </w:pPr>
      <w:ins w:id="1383" w:author="VOYER Raphael" w:date="2021-07-21T09:19:00Z">
        <w:r w:rsidRPr="00D8128D">
          <w:rPr>
            <w:rFonts w:ascii="Tahoma" w:hAnsi="Tahoma" w:cs="Tahoma"/>
            <w:color w:val="000000"/>
            <w:shd w:val="clear" w:color="auto" w:fill="F7F7F7"/>
            <w:rPrChange w:id="1384" w:author="VOYER Raphael" w:date="2021-07-21T09:20:00Z">
              <w:rPr>
                <w:shd w:val="clear" w:color="auto" w:fill="F7F7F7"/>
              </w:rPr>
            </w:rPrChange>
          </w:rPr>
          <w:t>3. Put switches to debug mode</w:t>
        </w:r>
      </w:ins>
    </w:p>
    <w:p w14:paraId="78C2DBC2" w14:textId="77777777" w:rsidR="00D8128D" w:rsidRPr="00D8128D" w:rsidRDefault="00D8128D">
      <w:pPr>
        <w:ind w:left="360"/>
        <w:rPr>
          <w:ins w:id="1385" w:author="VOYER Raphael" w:date="2021-07-21T09:19:00Z"/>
          <w:rFonts w:ascii="Tahoma" w:hAnsi="Tahoma" w:cs="Tahoma"/>
          <w:color w:val="000000"/>
          <w:shd w:val="clear" w:color="auto" w:fill="F7F7F7"/>
          <w:rPrChange w:id="1386" w:author="VOYER Raphael" w:date="2021-07-21T09:20:00Z">
            <w:rPr>
              <w:ins w:id="1387" w:author="VOYER Raphael" w:date="2021-07-21T09:19:00Z"/>
              <w:shd w:val="clear" w:color="auto" w:fill="F7F7F7"/>
            </w:rPr>
          </w:rPrChange>
        </w:rPr>
        <w:pPrChange w:id="1388" w:author="VOYER Raphael" w:date="2021-07-21T09:20:00Z">
          <w:pPr>
            <w:pStyle w:val="Paragraphedeliste"/>
            <w:numPr>
              <w:numId w:val="86"/>
            </w:numPr>
            <w:ind w:hanging="360"/>
          </w:pPr>
        </w:pPrChange>
      </w:pPr>
      <w:ins w:id="1389" w:author="VOYER Raphael" w:date="2021-07-21T09:19:00Z">
        <w:r w:rsidRPr="00D8128D">
          <w:rPr>
            <w:rFonts w:ascii="Tahoma" w:hAnsi="Tahoma" w:cs="Tahoma"/>
            <w:color w:val="000000"/>
            <w:shd w:val="clear" w:color="auto" w:fill="F7F7F7"/>
            <w:rPrChange w:id="1390" w:author="VOYER Raphael" w:date="2021-07-21T09:20:00Z">
              <w:rPr>
                <w:shd w:val="clear" w:color="auto" w:fill="F7F7F7"/>
              </w:rPr>
            </w:rPrChange>
          </w:rPr>
          <w:t>4. Receive a log containing '</w:t>
        </w:r>
        <w:proofErr w:type="spellStart"/>
        <w:r w:rsidRPr="00D8128D">
          <w:rPr>
            <w:rFonts w:ascii="Tahoma" w:hAnsi="Tahoma" w:cs="Tahoma"/>
            <w:color w:val="000000"/>
            <w:shd w:val="clear" w:color="auto" w:fill="F7F7F7"/>
            <w:rPrChange w:id="1391" w:author="VOYER Raphael" w:date="2021-07-21T09:20:00Z">
              <w:rPr>
                <w:shd w:val="clear" w:color="auto" w:fill="F7F7F7"/>
              </w:rPr>
            </w:rPrChange>
          </w:rPr>
          <w:t>slnhwlrncbkhandler</w:t>
        </w:r>
        <w:proofErr w:type="spellEnd"/>
        <w:r w:rsidRPr="00D8128D">
          <w:rPr>
            <w:rFonts w:ascii="Tahoma" w:hAnsi="Tahoma" w:cs="Tahoma"/>
            <w:color w:val="000000"/>
            <w:shd w:val="clear" w:color="auto" w:fill="F7F7F7"/>
            <w:rPrChange w:id="1392" w:author="VOYER Raphael" w:date="2021-07-21T09:20:00Z">
              <w:rPr>
                <w:shd w:val="clear" w:color="auto" w:fill="F7F7F7"/>
              </w:rPr>
            </w:rPrChange>
          </w:rPr>
          <w:t>', "port" and "</w:t>
        </w:r>
        <w:proofErr w:type="spellStart"/>
        <w:r w:rsidRPr="00D8128D">
          <w:rPr>
            <w:rFonts w:ascii="Tahoma" w:hAnsi="Tahoma" w:cs="Tahoma"/>
            <w:color w:val="000000"/>
            <w:shd w:val="clear" w:color="auto" w:fill="F7F7F7"/>
            <w:rPrChange w:id="1393" w:author="VOYER Raphael" w:date="2021-07-21T09:20:00Z">
              <w:rPr>
                <w:shd w:val="clear" w:color="auto" w:fill="F7F7F7"/>
              </w:rPr>
            </w:rPrChange>
          </w:rPr>
          <w:t>bcmd</w:t>
        </w:r>
        <w:proofErr w:type="spellEnd"/>
        <w:r w:rsidRPr="00D8128D">
          <w:rPr>
            <w:rFonts w:ascii="Tahoma" w:hAnsi="Tahoma" w:cs="Tahoma"/>
            <w:color w:val="000000"/>
            <w:shd w:val="clear" w:color="auto" w:fill="F7F7F7"/>
            <w:rPrChange w:id="1394" w:author="VOYER Raphael" w:date="2021-07-21T09:20:00Z">
              <w:rPr>
                <w:shd w:val="clear" w:color="auto" w:fill="F7F7F7"/>
              </w:rPr>
            </w:rPrChange>
          </w:rPr>
          <w:t>'</w:t>
        </w:r>
      </w:ins>
    </w:p>
    <w:p w14:paraId="66759A7C" w14:textId="77777777" w:rsidR="00D8128D" w:rsidRPr="00D8128D" w:rsidRDefault="00D8128D">
      <w:pPr>
        <w:ind w:left="360"/>
        <w:rPr>
          <w:ins w:id="1395" w:author="VOYER Raphael" w:date="2021-07-21T09:19:00Z"/>
          <w:rFonts w:ascii="Tahoma" w:hAnsi="Tahoma" w:cs="Tahoma"/>
          <w:color w:val="000000"/>
          <w:shd w:val="clear" w:color="auto" w:fill="F7F7F7"/>
          <w:rPrChange w:id="1396" w:author="VOYER Raphael" w:date="2021-07-21T09:20:00Z">
            <w:rPr>
              <w:ins w:id="1397" w:author="VOYER Raphael" w:date="2021-07-21T09:19:00Z"/>
              <w:shd w:val="clear" w:color="auto" w:fill="F7F7F7"/>
            </w:rPr>
          </w:rPrChange>
        </w:rPr>
        <w:pPrChange w:id="1398" w:author="VOYER Raphael" w:date="2021-07-21T09:20:00Z">
          <w:pPr>
            <w:pStyle w:val="Paragraphedeliste"/>
            <w:numPr>
              <w:numId w:val="86"/>
            </w:numPr>
            <w:ind w:hanging="360"/>
          </w:pPr>
        </w:pPrChange>
      </w:pPr>
      <w:ins w:id="1399" w:author="VOYER Raphael" w:date="2021-07-21T09:19:00Z">
        <w:r w:rsidRPr="00D8128D">
          <w:rPr>
            <w:rFonts w:ascii="Tahoma" w:hAnsi="Tahoma" w:cs="Tahoma"/>
            <w:color w:val="000000"/>
            <w:shd w:val="clear" w:color="auto" w:fill="F7F7F7"/>
            <w:rPrChange w:id="1400" w:author="VOYER Raphael" w:date="2021-07-21T09:20:00Z">
              <w:rPr>
                <w:shd w:val="clear" w:color="auto" w:fill="F7F7F7"/>
              </w:rPr>
            </w:rPrChange>
          </w:rPr>
          <w:t>5. Run the L2 Loop script</w:t>
        </w:r>
      </w:ins>
    </w:p>
    <w:p w14:paraId="48B46E5F" w14:textId="77777777" w:rsidR="00D8128D" w:rsidRPr="00D8128D" w:rsidRDefault="00D8128D">
      <w:pPr>
        <w:ind w:left="360"/>
        <w:rPr>
          <w:ins w:id="1401" w:author="VOYER Raphael" w:date="2021-07-21T09:19:00Z"/>
          <w:rFonts w:ascii="Tahoma" w:hAnsi="Tahoma" w:cs="Tahoma"/>
          <w:color w:val="000000"/>
          <w:shd w:val="clear" w:color="auto" w:fill="F7F7F7"/>
          <w:rPrChange w:id="1402" w:author="VOYER Raphael" w:date="2021-07-21T09:20:00Z">
            <w:rPr>
              <w:ins w:id="1403" w:author="VOYER Raphael" w:date="2021-07-21T09:19:00Z"/>
              <w:shd w:val="clear" w:color="auto" w:fill="F7F7F7"/>
            </w:rPr>
          </w:rPrChange>
        </w:rPr>
        <w:pPrChange w:id="1404" w:author="VOYER Raphael" w:date="2021-07-21T09:20:00Z">
          <w:pPr>
            <w:pStyle w:val="Paragraphedeliste"/>
            <w:numPr>
              <w:numId w:val="86"/>
            </w:numPr>
            <w:ind w:hanging="360"/>
          </w:pPr>
        </w:pPrChange>
      </w:pPr>
      <w:ins w:id="1405" w:author="VOYER Raphael" w:date="2021-07-21T09:19:00Z">
        <w:r w:rsidRPr="00D8128D">
          <w:rPr>
            <w:rFonts w:ascii="Tahoma" w:hAnsi="Tahoma" w:cs="Tahoma"/>
            <w:color w:val="000000"/>
            <w:shd w:val="clear" w:color="auto" w:fill="F7F7F7"/>
            <w:rPrChange w:id="1406" w:author="VOYER Raphael" w:date="2021-07-21T09:20:00Z">
              <w:rPr>
                <w:shd w:val="clear" w:color="auto" w:fill="F7F7F7"/>
              </w:rPr>
            </w:rPrChange>
          </w:rPr>
          <w:t>6 The script detects a loop by parsing the logs</w:t>
        </w:r>
      </w:ins>
    </w:p>
    <w:p w14:paraId="6DD1F4E1" w14:textId="77777777" w:rsidR="00D8128D" w:rsidRDefault="00D8128D" w:rsidP="00D8128D">
      <w:pPr>
        <w:ind w:left="360"/>
        <w:rPr>
          <w:ins w:id="1407" w:author="VOYER Raphael" w:date="2021-07-21T09:20:00Z"/>
          <w:rFonts w:ascii="Tahoma" w:hAnsi="Tahoma" w:cs="Tahoma"/>
          <w:color w:val="000000"/>
          <w:shd w:val="clear" w:color="auto" w:fill="F7F7F7"/>
        </w:rPr>
      </w:pPr>
      <w:ins w:id="1408" w:author="VOYER Raphael" w:date="2021-07-21T09:19:00Z">
        <w:r w:rsidRPr="00D8128D">
          <w:rPr>
            <w:rFonts w:ascii="Tahoma" w:hAnsi="Tahoma" w:cs="Tahoma"/>
            <w:color w:val="000000"/>
            <w:shd w:val="clear" w:color="auto" w:fill="F7F7F7"/>
            <w:rPrChange w:id="1409" w:author="VOYER Raphael" w:date="2021-07-21T09:20:00Z">
              <w:rPr>
                <w:shd w:val="clear" w:color="auto" w:fill="F7F7F7"/>
              </w:rPr>
            </w:rPrChange>
          </w:rPr>
          <w:t>7. The script sends a beech request to the administrator via Rainbow and/or email</w:t>
        </w:r>
      </w:ins>
    </w:p>
    <w:p w14:paraId="31869BEB" w14:textId="77777777" w:rsidR="00D8128D" w:rsidRDefault="00D8128D" w:rsidP="00D8128D">
      <w:pPr>
        <w:ind w:left="360"/>
        <w:rPr>
          <w:ins w:id="1410" w:author="VOYER Raphael" w:date="2021-07-21T09:20:00Z"/>
          <w:rFonts w:ascii="Tahoma" w:eastAsia="Calibri" w:hAnsi="Tahoma" w:cs="Tahoma"/>
          <w:color w:val="000000"/>
          <w:shd w:val="clear" w:color="auto" w:fill="F7F7F7"/>
        </w:rPr>
      </w:pPr>
      <w:ins w:id="1411" w:author="VOYER Raphael" w:date="2021-07-21T09:19:00Z">
        <w:r w:rsidRPr="00D8128D">
          <w:rPr>
            <w:rFonts w:ascii="Tahoma" w:eastAsia="Calibri" w:hAnsi="Tahoma" w:cs="Tahoma"/>
            <w:color w:val="000000"/>
            <w:shd w:val="clear" w:color="auto" w:fill="F7F7F7"/>
            <w:rPrChange w:id="1412" w:author="VOYER Raphael" w:date="2021-07-21T09:20:00Z">
              <w:rPr>
                <w:rFonts w:eastAsia="Calibri"/>
                <w:shd w:val="clear" w:color="auto" w:fill="F7F7F7"/>
              </w:rPr>
            </w:rPrChange>
          </w:rPr>
          <w:t>8.  The administrator answers yes to the request</w:t>
        </w:r>
      </w:ins>
    </w:p>
    <w:p w14:paraId="023916F2" w14:textId="77777777" w:rsidR="00D8128D" w:rsidRDefault="00D8128D" w:rsidP="00D8128D">
      <w:pPr>
        <w:ind w:left="360"/>
        <w:rPr>
          <w:ins w:id="1413" w:author="VOYER Raphael" w:date="2021-07-21T09:20:00Z"/>
          <w:rFonts w:ascii="Tahoma" w:eastAsia="Calibri" w:hAnsi="Tahoma" w:cs="Tahoma"/>
          <w:color w:val="000000"/>
          <w:shd w:val="clear" w:color="auto" w:fill="F7F7F7"/>
        </w:rPr>
      </w:pPr>
      <w:ins w:id="1414" w:author="VOYER Raphael" w:date="2021-07-21T09:19:00Z">
        <w:r w:rsidRPr="00D8128D">
          <w:rPr>
            <w:rFonts w:ascii="Tahoma" w:eastAsia="Calibri" w:hAnsi="Tahoma" w:cs="Tahoma"/>
            <w:color w:val="000000"/>
            <w:shd w:val="clear" w:color="auto" w:fill="F7F7F7"/>
            <w:rPrChange w:id="1415" w:author="VOYER Raphael" w:date="2021-07-21T09:20:00Z">
              <w:rPr>
                <w:rFonts w:eastAsia="Calibri"/>
                <w:shd w:val="clear" w:color="auto" w:fill="F7F7F7"/>
              </w:rPr>
            </w:rPrChange>
          </w:rPr>
          <w:t xml:space="preserve">9.  The script sends an </w:t>
        </w:r>
        <w:proofErr w:type="spellStart"/>
        <w:r w:rsidRPr="00D8128D">
          <w:rPr>
            <w:rFonts w:ascii="Tahoma" w:eastAsia="Calibri" w:hAnsi="Tahoma" w:cs="Tahoma"/>
            <w:color w:val="000000"/>
            <w:shd w:val="clear" w:color="auto" w:fill="F7F7F7"/>
            <w:rPrChange w:id="1416" w:author="VOYER Raphael" w:date="2021-07-21T09:20:00Z">
              <w:rPr>
                <w:rFonts w:eastAsia="Calibri"/>
                <w:shd w:val="clear" w:color="auto" w:fill="F7F7F7"/>
              </w:rPr>
            </w:rPrChange>
          </w:rPr>
          <w:t>ssh</w:t>
        </w:r>
        <w:proofErr w:type="spellEnd"/>
        <w:r w:rsidRPr="00D8128D">
          <w:rPr>
            <w:rFonts w:ascii="Tahoma" w:eastAsia="Calibri" w:hAnsi="Tahoma" w:cs="Tahoma"/>
            <w:color w:val="000000"/>
            <w:shd w:val="clear" w:color="auto" w:fill="F7F7F7"/>
            <w:rPrChange w:id="1417" w:author="VOYER Raphael" w:date="2021-07-21T09:20:00Z">
              <w:rPr>
                <w:rFonts w:eastAsia="Calibri"/>
                <w:shd w:val="clear" w:color="auto" w:fill="F7F7F7"/>
              </w:rPr>
            </w:rPrChange>
          </w:rPr>
          <w:t xml:space="preserve"> command to fix problem </w:t>
        </w:r>
      </w:ins>
    </w:p>
    <w:p w14:paraId="2ACA96F2" w14:textId="5505CA14" w:rsidR="007B2B63" w:rsidRPr="00A46B44" w:rsidRDefault="00D8128D" w:rsidP="00A46B44">
      <w:pPr>
        <w:ind w:left="360"/>
        <w:rPr>
          <w:ins w:id="1418" w:author="VOYER Raphael" w:date="2021-07-08T10:36:00Z"/>
          <w:rFonts w:ascii="Tahoma" w:hAnsi="Tahoma" w:cs="Tahoma"/>
          <w:color w:val="000000"/>
          <w:shd w:val="clear" w:color="auto" w:fill="F7F7F7"/>
          <w:rPrChange w:id="1419" w:author="VOYER Raphael" w:date="2021-07-21T10:32:00Z">
            <w:rPr>
              <w:ins w:id="1420" w:author="VOYER Raphael" w:date="2021-07-08T10:36:00Z"/>
              <w:rFonts w:ascii="Arial" w:eastAsia="SimSun" w:hAnsi="Arial" w:cs="Arial"/>
              <w:color w:val="000080"/>
              <w:lang w:val="fr-FR" w:eastAsia="zh-CN"/>
            </w:rPr>
          </w:rPrChange>
        </w:rPr>
        <w:pPrChange w:id="1421" w:author="VOYER Raphael" w:date="2021-07-21T10:32:00Z">
          <w:pPr/>
        </w:pPrChange>
      </w:pPr>
      <w:ins w:id="1422" w:author="VOYER Raphael" w:date="2021-07-21T09:19:00Z">
        <w:r w:rsidRPr="00D8128D">
          <w:rPr>
            <w:rFonts w:ascii="Tahoma" w:eastAsia="Calibri" w:hAnsi="Tahoma" w:cs="Tahoma"/>
            <w:color w:val="000000"/>
            <w:shd w:val="clear" w:color="auto" w:fill="F7F7F7"/>
            <w:rPrChange w:id="1423" w:author="VOYER Raphael" w:date="2021-07-21T09:20:00Z">
              <w:rPr>
                <w:rFonts w:ascii="Calibri" w:eastAsia="Calibri" w:hAnsi="Calibri"/>
                <w:sz w:val="22"/>
                <w:szCs w:val="22"/>
                <w:shd w:val="clear" w:color="auto" w:fill="F7F7F7"/>
              </w:rPr>
            </w:rPrChange>
          </w:rPr>
          <w:t>10.</w:t>
        </w:r>
        <w:r w:rsidRPr="00D8128D">
          <w:rPr>
            <w:rFonts w:ascii="Tahoma" w:eastAsia="Calibri" w:hAnsi="Tahoma" w:cs="Tahoma"/>
            <w:color w:val="000000"/>
            <w:shd w:val="clear" w:color="auto" w:fill="F7F7F7"/>
            <w:rPrChange w:id="1424" w:author="VOYER Raphael" w:date="2021-07-21T09:20:00Z">
              <w:rPr>
                <w:rFonts w:ascii="Calibri" w:eastAsia="Calibri" w:hAnsi="Calibri"/>
                <w:sz w:val="22"/>
                <w:szCs w:val="22"/>
                <w:shd w:val="clear" w:color="auto" w:fill="F7F7F7"/>
              </w:rPr>
            </w:rPrChange>
          </w:rPr>
          <w:tab/>
          <w:t xml:space="preserve"> The script disables the switch debug mode</w:t>
        </w:r>
      </w:ins>
    </w:p>
    <w:p w14:paraId="32724A3A" w14:textId="77777777" w:rsidR="00E7524C" w:rsidRPr="00D8128D" w:rsidRDefault="00E7524C" w:rsidP="00855336">
      <w:pPr>
        <w:rPr>
          <w:ins w:id="1425" w:author="VOYER Raphael" w:date="2021-07-08T09:38:00Z"/>
          <w:rFonts w:ascii="Arial" w:eastAsia="SimSun" w:hAnsi="Arial" w:cs="Arial"/>
          <w:color w:val="000080"/>
          <w:lang w:eastAsia="zh-CN"/>
          <w:rPrChange w:id="1426" w:author="VOYER Raphael" w:date="2021-07-21T09:18:00Z">
            <w:rPr>
              <w:ins w:id="1427" w:author="VOYER Raphael" w:date="2021-07-08T09:38:00Z"/>
              <w:rFonts w:ascii="Arial" w:eastAsia="SimSun" w:hAnsi="Arial" w:cs="Arial"/>
              <w:color w:val="000080"/>
              <w:lang w:val="fr-FR" w:eastAsia="zh-CN"/>
            </w:rPr>
          </w:rPrChange>
        </w:rPr>
      </w:pPr>
    </w:p>
    <w:p w14:paraId="4A4FF15A" w14:textId="77777777" w:rsidR="00116064" w:rsidRPr="00D8128D" w:rsidRDefault="00116064" w:rsidP="00B12CD3">
      <w:pPr>
        <w:rPr>
          <w:ins w:id="1428" w:author="VOYER Raphael" w:date="2021-06-16T10:13:00Z"/>
          <w:rFonts w:ascii="Arial" w:eastAsia="SimSun" w:hAnsi="Arial" w:cs="Arial"/>
          <w:color w:val="000080"/>
          <w:lang w:eastAsia="zh-CN"/>
          <w:rPrChange w:id="1429" w:author="VOYER Raphael" w:date="2021-07-21T09:18:00Z">
            <w:rPr>
              <w:ins w:id="1430" w:author="VOYER Raphael" w:date="2021-06-16T10:13:00Z"/>
              <w:rFonts w:ascii="Arial" w:eastAsia="SimSun" w:hAnsi="Arial" w:cs="Arial"/>
              <w:color w:val="000080"/>
              <w:lang w:val="fr-FR" w:eastAsia="zh-CN"/>
            </w:rPr>
          </w:rPrChange>
        </w:rPr>
      </w:pPr>
    </w:p>
    <w:p w14:paraId="5D6FAE53" w14:textId="50DE951C" w:rsidR="00672FB3" w:rsidRPr="006162E7" w:rsidRDefault="006162E7" w:rsidP="00053BF4">
      <w:pPr>
        <w:jc w:val="left"/>
        <w:rPr>
          <w:ins w:id="1431" w:author="VOYER Raphael" w:date="2021-06-16T09:54:00Z"/>
          <w:rFonts w:ascii="Arial" w:eastAsia="SimSun" w:hAnsi="Arial" w:cs="Arial"/>
          <w:color w:val="000080"/>
          <w:lang w:eastAsia="zh-CN"/>
          <w:rPrChange w:id="1432" w:author="VOYER Raphael" w:date="2021-07-21T09:21:00Z">
            <w:rPr>
              <w:ins w:id="1433" w:author="VOYER Raphael" w:date="2021-06-16T09:54:00Z"/>
              <w:rFonts w:ascii="Arial" w:eastAsia="SimSun" w:hAnsi="Arial" w:cs="Arial"/>
              <w:color w:val="000080"/>
              <w:lang w:val="fr-FR" w:eastAsia="zh-CN"/>
            </w:rPr>
          </w:rPrChange>
        </w:rPr>
        <w:pPrChange w:id="1434" w:author="VOYER Raphael" w:date="2021-07-21T09:24:00Z">
          <w:pPr/>
        </w:pPrChange>
      </w:pPr>
      <w:ins w:id="1435" w:author="VOYER Raphael" w:date="2021-07-21T09:21:00Z">
        <w:r w:rsidRPr="00053BF4">
          <w:rPr>
            <w:sz w:val="22"/>
            <w:szCs w:val="22"/>
            <w:rPrChange w:id="1436" w:author="VOYER Raphael" w:date="2021-07-21T09:24:00Z">
              <w:rPr>
                <w:rFonts w:ascii="Tahoma" w:hAnsi="Tahoma" w:cs="Tahoma"/>
                <w:color w:val="000000"/>
                <w:sz w:val="21"/>
                <w:szCs w:val="21"/>
                <w:shd w:val="clear" w:color="auto" w:fill="DBDFF3"/>
              </w:rPr>
            </w:rPrChange>
          </w:rPr>
          <w:t>To be able to use the Preventive Maintenance, the folder must contain the following files:</w:t>
        </w:r>
        <w:r w:rsidRPr="00053BF4">
          <w:rPr>
            <w:sz w:val="22"/>
            <w:szCs w:val="22"/>
            <w:rPrChange w:id="1437" w:author="VOYER Raphael" w:date="2021-07-21T09:24:00Z">
              <w:rPr>
                <w:rFonts w:ascii="Tahoma" w:hAnsi="Tahoma" w:cs="Tahoma"/>
                <w:color w:val="000000"/>
                <w:sz w:val="21"/>
                <w:szCs w:val="21"/>
              </w:rPr>
            </w:rPrChange>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38" w:author="VOYER Raphael" w:date="2021-07-21T09:21:00Z">
              <w:rPr>
                <w:rFonts w:ascii="Tahoma" w:hAnsi="Tahoma" w:cs="Tahoma"/>
                <w:color w:val="000000"/>
                <w:sz w:val="21"/>
                <w:szCs w:val="21"/>
                <w:shd w:val="clear" w:color="auto" w:fill="FFFFFF"/>
              </w:rPr>
            </w:rPrChange>
          </w:rPr>
          <w:t>Setup.sh</w:t>
        </w:r>
        <w:r>
          <w:rPr>
            <w:rFonts w:ascii="Tahoma" w:hAnsi="Tahoma" w:cs="Tahoma"/>
            <w:color w:val="000000"/>
            <w:sz w:val="21"/>
            <w:szCs w:val="21"/>
            <w:shd w:val="clear" w:color="auto" w:fill="FFFFFF"/>
          </w:rPr>
          <w:t>: Allows configuration of the Debian server.</w:t>
        </w:r>
        <w:r>
          <w:rPr>
            <w:rFonts w:ascii="Tahoma" w:hAnsi="Tahoma" w:cs="Tahoma"/>
            <w:color w:val="000000"/>
            <w:sz w:val="21"/>
            <w:szCs w:val="21"/>
          </w:rPr>
          <w:br/>
        </w:r>
        <w:r w:rsidRPr="006162E7">
          <w:rPr>
            <w:rFonts w:ascii="Tahoma" w:hAnsi="Tahoma" w:cs="Tahoma"/>
            <w:color w:val="000000"/>
            <w:sz w:val="21"/>
            <w:szCs w:val="21"/>
            <w:shd w:val="clear" w:color="auto" w:fill="FFFFFF"/>
          </w:rPr>
          <w:t>•</w:t>
        </w:r>
        <w:r w:rsidRPr="006162E7">
          <w:rPr>
            <w:rFonts w:ascii="Tahoma" w:hAnsi="Tahoma" w:cs="Tahoma"/>
            <w:b/>
            <w:bCs/>
            <w:color w:val="000000"/>
            <w:sz w:val="21"/>
            <w:szCs w:val="21"/>
            <w:shd w:val="clear" w:color="auto" w:fill="FFFFFF"/>
            <w:rPrChange w:id="1439" w:author="VOYER Raphael" w:date="2021-07-21T09:21:00Z">
              <w:rPr>
                <w:rFonts w:ascii="Tahoma" w:hAnsi="Tahoma" w:cs="Tahoma"/>
                <w:color w:val="000000"/>
                <w:sz w:val="21"/>
                <w:szCs w:val="21"/>
                <w:shd w:val="clear" w:color="auto" w:fill="FFFFFF"/>
              </w:rPr>
            </w:rPrChange>
          </w:rPr>
          <w:t xml:space="preserve"> Devices.csv</w:t>
        </w:r>
        <w:r>
          <w:rPr>
            <w:rFonts w:ascii="Tahoma" w:hAnsi="Tahoma" w:cs="Tahoma"/>
            <w:color w:val="000000"/>
            <w:sz w:val="21"/>
            <w:szCs w:val="21"/>
            <w:shd w:val="clear" w:color="auto" w:fill="FFFFFF"/>
          </w:rPr>
          <w:t>: Contains the IP addresses of the switches to configure active output socket.</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40" w:author="VOYER Raphael" w:date="2021-07-21T09:21:00Z">
              <w:rPr>
                <w:rFonts w:ascii="Tahoma" w:hAnsi="Tahoma" w:cs="Tahoma"/>
                <w:color w:val="000000"/>
                <w:sz w:val="21"/>
                <w:szCs w:val="21"/>
                <w:shd w:val="clear" w:color="auto" w:fill="FFFFFF"/>
              </w:rPr>
            </w:rPrChange>
          </w:rPr>
          <w:t>support_active_output_socket.py</w:t>
        </w:r>
        <w:r>
          <w:rPr>
            <w:rFonts w:ascii="Tahoma" w:hAnsi="Tahoma" w:cs="Tahoma"/>
            <w:color w:val="000000"/>
            <w:sz w:val="21"/>
            <w:szCs w:val="21"/>
            <w:shd w:val="clear" w:color="auto" w:fill="FFFFFF"/>
          </w:rPr>
          <w:t>: Configure out socket on switches contained in Device.csv.</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41" w:author="VOYER Raphael" w:date="2021-07-21T09:21:00Z">
              <w:rPr>
                <w:rFonts w:ascii="Tahoma" w:hAnsi="Tahoma" w:cs="Tahoma"/>
                <w:color w:val="000000"/>
                <w:sz w:val="21"/>
                <w:szCs w:val="21"/>
                <w:shd w:val="clear" w:color="auto" w:fill="FFFFFF"/>
              </w:rPr>
            </w:rPrChange>
          </w:rPr>
          <w:t>support_tools.py</w:t>
        </w:r>
        <w:r>
          <w:rPr>
            <w:rFonts w:ascii="Tahoma" w:hAnsi="Tahoma" w:cs="Tahoma"/>
            <w:color w:val="000000"/>
            <w:sz w:val="21"/>
            <w:szCs w:val="21"/>
            <w:shd w:val="clear" w:color="auto" w:fill="FFFFFF"/>
          </w:rPr>
          <w:t>: Allows all other support scripts to work.</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42" w:author="VOYER Raphael" w:date="2021-07-21T09:21:00Z">
              <w:rPr>
                <w:rFonts w:ascii="Tahoma" w:hAnsi="Tahoma" w:cs="Tahoma"/>
                <w:color w:val="000000"/>
                <w:sz w:val="21"/>
                <w:szCs w:val="21"/>
                <w:shd w:val="clear" w:color="auto" w:fill="FFFFFF"/>
              </w:rPr>
            </w:rPrChange>
          </w:rPr>
          <w:t>support_send_notification.py</w:t>
        </w:r>
        <w:r>
          <w:rPr>
            <w:rFonts w:ascii="Tahoma" w:hAnsi="Tahoma" w:cs="Tahoma"/>
            <w:color w:val="000000"/>
            <w:sz w:val="21"/>
            <w:szCs w:val="21"/>
            <w:shd w:val="clear" w:color="auto" w:fill="FFFFFF"/>
          </w:rPr>
          <w:t>: allows the sending of different notifications</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43" w:author="VOYER Raphael" w:date="2021-07-21T09:21:00Z">
              <w:rPr>
                <w:rFonts w:ascii="Tahoma" w:hAnsi="Tahoma" w:cs="Tahoma"/>
                <w:color w:val="000000"/>
                <w:sz w:val="21"/>
                <w:szCs w:val="21"/>
                <w:shd w:val="clear" w:color="auto" w:fill="FFFFFF"/>
              </w:rPr>
            </w:rPrChange>
          </w:rPr>
          <w:t>support_response_handler.py</w:t>
        </w:r>
        <w:r>
          <w:rPr>
            <w:rFonts w:ascii="Tahoma" w:hAnsi="Tahoma" w:cs="Tahoma"/>
            <w:color w:val="000000"/>
            <w:sz w:val="21"/>
            <w:szCs w:val="21"/>
            <w:shd w:val="clear" w:color="auto" w:fill="FFFFFF"/>
          </w:rPr>
          <w:t>: Orchestrates the sending and receiving of requests by notifications</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444" w:author="VOYER Raphael" w:date="2021-07-21T09:21:00Z">
              <w:rPr>
                <w:rFonts w:ascii="Tahoma" w:hAnsi="Tahoma" w:cs="Tahoma"/>
                <w:color w:val="000000"/>
                <w:sz w:val="21"/>
                <w:szCs w:val="21"/>
                <w:shd w:val="clear" w:color="auto" w:fill="FFFFFF"/>
              </w:rPr>
            </w:rPrChange>
          </w:rPr>
          <w:t>support_web_receiver_class.py</w:t>
        </w:r>
        <w:r>
          <w:rPr>
            <w:rFonts w:ascii="Tahoma" w:hAnsi="Tahoma" w:cs="Tahoma"/>
            <w:color w:val="000000"/>
            <w:sz w:val="21"/>
            <w:szCs w:val="21"/>
            <w:shd w:val="clear" w:color="auto" w:fill="FFFFFF"/>
          </w:rPr>
          <w:t>: Allows the configuration of the web server on the fly to receive replies sent by the user.</w:t>
        </w:r>
      </w:ins>
    </w:p>
    <w:p w14:paraId="207F7F65" w14:textId="77777777" w:rsidR="00672FB3" w:rsidRPr="006162E7" w:rsidRDefault="00672FB3" w:rsidP="00855336">
      <w:pPr>
        <w:rPr>
          <w:ins w:id="1445" w:author="VOYER Raphael" w:date="2021-06-16T09:54:00Z"/>
          <w:rFonts w:ascii="Arial" w:eastAsia="SimSun" w:hAnsi="Arial" w:cs="Arial"/>
          <w:color w:val="000080"/>
          <w:lang w:eastAsia="zh-CN"/>
          <w:rPrChange w:id="1446" w:author="VOYER Raphael" w:date="2021-07-21T09:21:00Z">
            <w:rPr>
              <w:ins w:id="1447" w:author="VOYER Raphael" w:date="2021-06-16T09:54:00Z"/>
              <w:rFonts w:ascii="Arial" w:eastAsia="SimSun" w:hAnsi="Arial" w:cs="Arial"/>
              <w:color w:val="000080"/>
              <w:lang w:val="fr-FR" w:eastAsia="zh-CN"/>
            </w:rPr>
          </w:rPrChange>
        </w:rPr>
      </w:pPr>
    </w:p>
    <w:p w14:paraId="072BB992" w14:textId="77777777" w:rsidR="002C7BFF" w:rsidRPr="002C7BFF" w:rsidRDefault="002C7BFF" w:rsidP="002C7BFF">
      <w:pPr>
        <w:rPr>
          <w:ins w:id="1448" w:author="VOYER Raphael" w:date="2021-07-21T09:24:00Z"/>
          <w:rPrChange w:id="1449" w:author="VOYER Raphael" w:date="2021-07-21T09:24:00Z">
            <w:rPr>
              <w:ins w:id="1450" w:author="VOYER Raphael" w:date="2021-07-21T09:24:00Z"/>
              <w:shd w:val="clear" w:color="auto" w:fill="FFFFFF"/>
            </w:rPr>
          </w:rPrChange>
        </w:rPr>
        <w:pPrChange w:id="1451" w:author="VOYER Raphael" w:date="2021-07-21T09:24:00Z">
          <w:pPr>
            <w:pStyle w:val="Paragraphedeliste"/>
          </w:pPr>
        </w:pPrChange>
      </w:pPr>
      <w:ins w:id="1452" w:author="VOYER Raphael" w:date="2021-07-21T09:24:00Z">
        <w:r w:rsidRPr="002C7BFF">
          <w:rPr>
            <w:rPrChange w:id="1453" w:author="VOYER Raphael" w:date="2021-07-21T09:24:00Z">
              <w:rPr>
                <w:shd w:val="clear" w:color="auto" w:fill="FFFFFF"/>
              </w:rPr>
            </w:rPrChange>
          </w:rPr>
          <w:t>For the first release of Preventive Maintenance, in order to fully configure the Debian server, bash script under the name of Setup.sh has been developed. This allows you to configure the following:</w:t>
        </w:r>
      </w:ins>
    </w:p>
    <w:p w14:paraId="03DBC706" w14:textId="77777777" w:rsidR="00EF2EA8" w:rsidRPr="00EF2EA8" w:rsidRDefault="00EF2EA8" w:rsidP="00EF2EA8">
      <w:pPr>
        <w:rPr>
          <w:ins w:id="1454" w:author="VOYER Raphael" w:date="2021-07-21T09:26:00Z"/>
          <w:rFonts w:ascii="Arial" w:eastAsia="SimSun" w:hAnsi="Arial" w:cs="Arial"/>
          <w:sz w:val="22"/>
          <w:szCs w:val="22"/>
          <w:lang w:eastAsia="zh-CN"/>
          <w:rPrChange w:id="1455" w:author="VOYER Raphael" w:date="2021-07-21T09:26:00Z">
            <w:rPr>
              <w:ins w:id="1456" w:author="VOYER Raphael" w:date="2021-07-21T09:26:00Z"/>
              <w:rFonts w:ascii="Arial" w:eastAsia="SimSun" w:hAnsi="Arial" w:cs="Arial"/>
              <w:color w:val="000080"/>
              <w:sz w:val="22"/>
              <w:szCs w:val="22"/>
              <w:lang w:val="fr-FR" w:eastAsia="zh-CN"/>
            </w:rPr>
          </w:rPrChange>
        </w:rPr>
      </w:pPr>
      <w:ins w:id="1457" w:author="VOYER Raphael" w:date="2021-07-21T09:26:00Z">
        <w:r w:rsidRPr="00EF2EA8">
          <w:rPr>
            <w:rFonts w:ascii="Arial" w:eastAsia="SimSun" w:hAnsi="Arial" w:cs="Arial"/>
            <w:sz w:val="22"/>
            <w:szCs w:val="22"/>
            <w:lang w:eastAsia="zh-CN"/>
            <w:rPrChange w:id="1458" w:author="VOYER Raphael" w:date="2021-07-21T09:26:00Z">
              <w:rPr>
                <w:rFonts w:ascii="Arial" w:eastAsia="SimSun" w:hAnsi="Arial" w:cs="Arial"/>
                <w:color w:val="000080"/>
                <w:sz w:val="22"/>
                <w:szCs w:val="22"/>
                <w:lang w:val="fr-FR" w:eastAsia="zh-CN"/>
              </w:rPr>
            </w:rPrChange>
          </w:rPr>
          <w:t>• Configuration of notifications (Rainbow/Email)</w:t>
        </w:r>
      </w:ins>
    </w:p>
    <w:p w14:paraId="216EE927" w14:textId="77777777" w:rsidR="00EF2EA8" w:rsidRPr="00EF2EA8" w:rsidRDefault="00EF2EA8" w:rsidP="00EF2EA8">
      <w:pPr>
        <w:rPr>
          <w:ins w:id="1459" w:author="VOYER Raphael" w:date="2021-07-21T09:26:00Z"/>
          <w:rFonts w:ascii="Arial" w:eastAsia="SimSun" w:hAnsi="Arial" w:cs="Arial"/>
          <w:sz w:val="22"/>
          <w:szCs w:val="22"/>
          <w:lang w:eastAsia="zh-CN"/>
          <w:rPrChange w:id="1460" w:author="VOYER Raphael" w:date="2021-07-21T09:26:00Z">
            <w:rPr>
              <w:ins w:id="1461" w:author="VOYER Raphael" w:date="2021-07-21T09:26:00Z"/>
              <w:rFonts w:ascii="Arial" w:eastAsia="SimSun" w:hAnsi="Arial" w:cs="Arial"/>
              <w:color w:val="000080"/>
              <w:sz w:val="22"/>
              <w:szCs w:val="22"/>
              <w:lang w:val="fr-FR" w:eastAsia="zh-CN"/>
            </w:rPr>
          </w:rPrChange>
        </w:rPr>
      </w:pPr>
      <w:ins w:id="1462" w:author="VOYER Raphael" w:date="2021-07-21T09:26:00Z">
        <w:r w:rsidRPr="00EF2EA8">
          <w:rPr>
            <w:rFonts w:ascii="Arial" w:eastAsia="SimSun" w:hAnsi="Arial" w:cs="Arial"/>
            <w:sz w:val="22"/>
            <w:szCs w:val="22"/>
            <w:lang w:eastAsia="zh-CN"/>
            <w:rPrChange w:id="1463" w:author="VOYER Raphael" w:date="2021-07-21T09:26:00Z">
              <w:rPr>
                <w:rFonts w:ascii="Arial" w:eastAsia="SimSun" w:hAnsi="Arial" w:cs="Arial"/>
                <w:color w:val="000080"/>
                <w:sz w:val="22"/>
                <w:szCs w:val="22"/>
                <w:lang w:val="fr-FR" w:eastAsia="zh-CN"/>
              </w:rPr>
            </w:rPrChange>
          </w:rPr>
          <w:t xml:space="preserve">• Pattern for collecting switchs logs </w:t>
        </w:r>
      </w:ins>
    </w:p>
    <w:p w14:paraId="36F34AF2" w14:textId="77777777" w:rsidR="00EF2EA8" w:rsidRPr="00EF2EA8" w:rsidRDefault="00EF2EA8" w:rsidP="00EF2EA8">
      <w:pPr>
        <w:rPr>
          <w:ins w:id="1464" w:author="VOYER Raphael" w:date="2021-07-21T09:26:00Z"/>
          <w:rFonts w:ascii="Arial" w:eastAsia="SimSun" w:hAnsi="Arial" w:cs="Arial"/>
          <w:sz w:val="22"/>
          <w:szCs w:val="22"/>
          <w:lang w:eastAsia="zh-CN"/>
          <w:rPrChange w:id="1465" w:author="VOYER Raphael" w:date="2021-07-21T09:26:00Z">
            <w:rPr>
              <w:ins w:id="1466" w:author="VOYER Raphael" w:date="2021-07-21T09:26:00Z"/>
              <w:rFonts w:ascii="Arial" w:eastAsia="SimSun" w:hAnsi="Arial" w:cs="Arial"/>
              <w:color w:val="000080"/>
              <w:sz w:val="22"/>
              <w:szCs w:val="22"/>
              <w:lang w:val="fr-FR" w:eastAsia="zh-CN"/>
            </w:rPr>
          </w:rPrChange>
        </w:rPr>
      </w:pPr>
      <w:ins w:id="1467" w:author="VOYER Raphael" w:date="2021-07-21T09:26:00Z">
        <w:r w:rsidRPr="00EF2EA8">
          <w:rPr>
            <w:rFonts w:ascii="Arial" w:eastAsia="SimSun" w:hAnsi="Arial" w:cs="Arial"/>
            <w:sz w:val="22"/>
            <w:szCs w:val="22"/>
            <w:lang w:eastAsia="zh-CN"/>
            <w:rPrChange w:id="1468" w:author="VOYER Raphael" w:date="2021-07-21T09:26:00Z">
              <w:rPr>
                <w:rFonts w:ascii="Arial" w:eastAsia="SimSun" w:hAnsi="Arial" w:cs="Arial"/>
                <w:color w:val="000080"/>
                <w:sz w:val="22"/>
                <w:szCs w:val="22"/>
                <w:lang w:val="fr-FR" w:eastAsia="zh-CN"/>
              </w:rPr>
            </w:rPrChange>
          </w:rPr>
          <w:t>• Credentials of Switchs</w:t>
        </w:r>
      </w:ins>
    </w:p>
    <w:p w14:paraId="2E8EEE39" w14:textId="77777777" w:rsidR="00EF2EA8" w:rsidRPr="00EF2EA8" w:rsidRDefault="00EF2EA8" w:rsidP="00EF2EA8">
      <w:pPr>
        <w:rPr>
          <w:ins w:id="1469" w:author="VOYER Raphael" w:date="2021-07-21T09:26:00Z"/>
          <w:rFonts w:ascii="Arial" w:eastAsia="SimSun" w:hAnsi="Arial" w:cs="Arial"/>
          <w:sz w:val="22"/>
          <w:szCs w:val="22"/>
          <w:lang w:eastAsia="zh-CN"/>
          <w:rPrChange w:id="1470" w:author="VOYER Raphael" w:date="2021-07-21T09:26:00Z">
            <w:rPr>
              <w:ins w:id="1471" w:author="VOYER Raphael" w:date="2021-07-21T09:26:00Z"/>
              <w:rFonts w:ascii="Arial" w:eastAsia="SimSun" w:hAnsi="Arial" w:cs="Arial"/>
              <w:color w:val="000080"/>
              <w:sz w:val="22"/>
              <w:szCs w:val="22"/>
              <w:lang w:val="fr-FR" w:eastAsia="zh-CN"/>
            </w:rPr>
          </w:rPrChange>
        </w:rPr>
      </w:pPr>
      <w:ins w:id="1472" w:author="VOYER Raphael" w:date="2021-07-21T09:26:00Z">
        <w:r w:rsidRPr="00EF2EA8">
          <w:rPr>
            <w:rFonts w:ascii="Arial" w:eastAsia="SimSun" w:hAnsi="Arial" w:cs="Arial"/>
            <w:sz w:val="22"/>
            <w:szCs w:val="22"/>
            <w:lang w:eastAsia="zh-CN"/>
            <w:rPrChange w:id="1473" w:author="VOYER Raphael" w:date="2021-07-21T09:26:00Z">
              <w:rPr>
                <w:rFonts w:ascii="Arial" w:eastAsia="SimSun" w:hAnsi="Arial" w:cs="Arial"/>
                <w:color w:val="000080"/>
                <w:sz w:val="22"/>
                <w:szCs w:val="22"/>
                <w:lang w:val="fr-FR" w:eastAsia="zh-CN"/>
              </w:rPr>
            </w:rPrChange>
          </w:rPr>
          <w:t>• Credentials of Stellar access points</w:t>
        </w:r>
      </w:ins>
    </w:p>
    <w:p w14:paraId="3C55BF0C" w14:textId="77777777" w:rsidR="00EF2EA8" w:rsidRPr="00EF2EA8" w:rsidRDefault="00EF2EA8" w:rsidP="00EF2EA8">
      <w:pPr>
        <w:rPr>
          <w:ins w:id="1474" w:author="VOYER Raphael" w:date="2021-07-21T09:26:00Z"/>
          <w:rFonts w:ascii="Arial" w:eastAsia="SimSun" w:hAnsi="Arial" w:cs="Arial"/>
          <w:sz w:val="22"/>
          <w:szCs w:val="22"/>
          <w:lang w:eastAsia="zh-CN"/>
          <w:rPrChange w:id="1475" w:author="VOYER Raphael" w:date="2021-07-21T09:26:00Z">
            <w:rPr>
              <w:ins w:id="1476" w:author="VOYER Raphael" w:date="2021-07-21T09:26:00Z"/>
              <w:rFonts w:ascii="Arial" w:eastAsia="SimSun" w:hAnsi="Arial" w:cs="Arial"/>
              <w:color w:val="000080"/>
              <w:sz w:val="22"/>
              <w:szCs w:val="22"/>
              <w:lang w:val="fr-FR" w:eastAsia="zh-CN"/>
            </w:rPr>
          </w:rPrChange>
        </w:rPr>
      </w:pPr>
      <w:ins w:id="1477" w:author="VOYER Raphael" w:date="2021-07-21T09:26:00Z">
        <w:r w:rsidRPr="00EF2EA8">
          <w:rPr>
            <w:rFonts w:ascii="Arial" w:eastAsia="SimSun" w:hAnsi="Arial" w:cs="Arial"/>
            <w:sz w:val="22"/>
            <w:szCs w:val="22"/>
            <w:lang w:eastAsia="zh-CN"/>
            <w:rPrChange w:id="1478" w:author="VOYER Raphael" w:date="2021-07-21T09:26:00Z">
              <w:rPr>
                <w:rFonts w:ascii="Arial" w:eastAsia="SimSun" w:hAnsi="Arial" w:cs="Arial"/>
                <w:color w:val="000080"/>
                <w:sz w:val="22"/>
                <w:szCs w:val="22"/>
                <w:lang w:val="fr-FR" w:eastAsia="zh-CN"/>
              </w:rPr>
            </w:rPrChange>
          </w:rPr>
          <w:t xml:space="preserve">• Pattern for collecting AP logs </w:t>
        </w:r>
      </w:ins>
    </w:p>
    <w:p w14:paraId="408F0DFE" w14:textId="77777777" w:rsidR="00EF2EA8" w:rsidRPr="00EF2EA8" w:rsidRDefault="00EF2EA8" w:rsidP="00EF2EA8">
      <w:pPr>
        <w:rPr>
          <w:ins w:id="1479" w:author="VOYER Raphael" w:date="2021-07-21T09:26:00Z"/>
          <w:rFonts w:ascii="Arial" w:eastAsia="SimSun" w:hAnsi="Arial" w:cs="Arial"/>
          <w:sz w:val="22"/>
          <w:szCs w:val="22"/>
          <w:lang w:eastAsia="zh-CN"/>
          <w:rPrChange w:id="1480" w:author="VOYER Raphael" w:date="2021-07-21T09:26:00Z">
            <w:rPr>
              <w:ins w:id="1481" w:author="VOYER Raphael" w:date="2021-07-21T09:26:00Z"/>
              <w:rFonts w:ascii="Arial" w:eastAsia="SimSun" w:hAnsi="Arial" w:cs="Arial"/>
              <w:color w:val="000080"/>
              <w:sz w:val="22"/>
              <w:szCs w:val="22"/>
              <w:lang w:val="fr-FR" w:eastAsia="zh-CN"/>
            </w:rPr>
          </w:rPrChange>
        </w:rPr>
      </w:pPr>
      <w:ins w:id="1482" w:author="VOYER Raphael" w:date="2021-07-21T09:26:00Z">
        <w:r w:rsidRPr="00EF2EA8">
          <w:rPr>
            <w:rFonts w:ascii="Arial" w:eastAsia="SimSun" w:hAnsi="Arial" w:cs="Arial"/>
            <w:sz w:val="22"/>
            <w:szCs w:val="22"/>
            <w:lang w:eastAsia="zh-CN"/>
            <w:rPrChange w:id="1483" w:author="VOYER Raphael" w:date="2021-07-21T09:26:00Z">
              <w:rPr>
                <w:rFonts w:ascii="Arial" w:eastAsia="SimSun" w:hAnsi="Arial" w:cs="Arial"/>
                <w:color w:val="000080"/>
                <w:sz w:val="22"/>
                <w:szCs w:val="22"/>
                <w:lang w:val="fr-FR" w:eastAsia="zh-CN"/>
              </w:rPr>
            </w:rPrChange>
          </w:rPr>
          <w:t xml:space="preserve">• Subnets </w:t>
        </w:r>
        <w:proofErr w:type="spellStart"/>
        <w:r w:rsidRPr="00EF2EA8">
          <w:rPr>
            <w:rFonts w:ascii="Arial" w:eastAsia="SimSun" w:hAnsi="Arial" w:cs="Arial"/>
            <w:sz w:val="22"/>
            <w:szCs w:val="22"/>
            <w:lang w:eastAsia="zh-CN"/>
            <w:rPrChange w:id="1484" w:author="VOYER Raphael" w:date="2021-07-21T09:26:00Z">
              <w:rPr>
                <w:rFonts w:ascii="Arial" w:eastAsia="SimSun" w:hAnsi="Arial" w:cs="Arial"/>
                <w:color w:val="000080"/>
                <w:sz w:val="22"/>
                <w:szCs w:val="22"/>
                <w:lang w:val="fr-FR" w:eastAsia="zh-CN"/>
              </w:rPr>
            </w:rPrChange>
          </w:rPr>
          <w:t>authorised</w:t>
        </w:r>
        <w:proofErr w:type="spellEnd"/>
        <w:r w:rsidRPr="00EF2EA8">
          <w:rPr>
            <w:rFonts w:ascii="Arial" w:eastAsia="SimSun" w:hAnsi="Arial" w:cs="Arial"/>
            <w:sz w:val="22"/>
            <w:szCs w:val="22"/>
            <w:lang w:eastAsia="zh-CN"/>
            <w:rPrChange w:id="1485" w:author="VOYER Raphael" w:date="2021-07-21T09:26:00Z">
              <w:rPr>
                <w:rFonts w:ascii="Arial" w:eastAsia="SimSun" w:hAnsi="Arial" w:cs="Arial"/>
                <w:color w:val="000080"/>
                <w:sz w:val="22"/>
                <w:szCs w:val="22"/>
                <w:lang w:val="fr-FR" w:eastAsia="zh-CN"/>
              </w:rPr>
            </w:rPrChange>
          </w:rPr>
          <w:t xml:space="preserve"> to send logs</w:t>
        </w:r>
      </w:ins>
    </w:p>
    <w:p w14:paraId="4B18B2EC" w14:textId="77777777" w:rsidR="00EF2EA8" w:rsidRPr="00EF2EA8" w:rsidRDefault="00EF2EA8" w:rsidP="00EF2EA8">
      <w:pPr>
        <w:rPr>
          <w:ins w:id="1486" w:author="VOYER Raphael" w:date="2021-07-21T09:26:00Z"/>
          <w:rFonts w:ascii="Arial" w:eastAsia="SimSun" w:hAnsi="Arial" w:cs="Arial"/>
          <w:sz w:val="22"/>
          <w:szCs w:val="22"/>
          <w:lang w:eastAsia="zh-CN"/>
          <w:rPrChange w:id="1487" w:author="VOYER Raphael" w:date="2021-07-21T09:26:00Z">
            <w:rPr>
              <w:ins w:id="1488" w:author="VOYER Raphael" w:date="2021-07-21T09:26:00Z"/>
              <w:rFonts w:ascii="Arial" w:eastAsia="SimSun" w:hAnsi="Arial" w:cs="Arial"/>
              <w:color w:val="000080"/>
              <w:sz w:val="22"/>
              <w:szCs w:val="22"/>
              <w:lang w:val="fr-FR" w:eastAsia="zh-CN"/>
            </w:rPr>
          </w:rPrChange>
        </w:rPr>
      </w:pPr>
      <w:ins w:id="1489" w:author="VOYER Raphael" w:date="2021-07-21T09:26:00Z">
        <w:r w:rsidRPr="00EF2EA8">
          <w:rPr>
            <w:rFonts w:ascii="Arial" w:eastAsia="SimSun" w:hAnsi="Arial" w:cs="Arial"/>
            <w:sz w:val="22"/>
            <w:szCs w:val="22"/>
            <w:lang w:eastAsia="zh-CN"/>
            <w:rPrChange w:id="1490" w:author="VOYER Raphael" w:date="2021-07-21T09:26:00Z">
              <w:rPr>
                <w:rFonts w:ascii="Arial" w:eastAsia="SimSun" w:hAnsi="Arial" w:cs="Arial"/>
                <w:color w:val="000080"/>
                <w:sz w:val="22"/>
                <w:szCs w:val="22"/>
                <w:lang w:val="fr-FR" w:eastAsia="zh-CN"/>
              </w:rPr>
            </w:rPrChange>
          </w:rPr>
          <w:t>• Installation of Python3 and outbuildings</w:t>
        </w:r>
      </w:ins>
    </w:p>
    <w:p w14:paraId="0D94E5EC" w14:textId="77777777" w:rsidR="00EF2EA8" w:rsidRPr="00EF2EA8" w:rsidRDefault="00EF2EA8" w:rsidP="00EF2EA8">
      <w:pPr>
        <w:rPr>
          <w:ins w:id="1491" w:author="VOYER Raphael" w:date="2021-07-21T09:26:00Z"/>
          <w:rFonts w:ascii="Arial" w:eastAsia="SimSun" w:hAnsi="Arial" w:cs="Arial"/>
          <w:sz w:val="22"/>
          <w:szCs w:val="22"/>
          <w:lang w:eastAsia="zh-CN"/>
          <w:rPrChange w:id="1492" w:author="VOYER Raphael" w:date="2021-07-21T09:26:00Z">
            <w:rPr>
              <w:ins w:id="1493" w:author="VOYER Raphael" w:date="2021-07-21T09:26:00Z"/>
              <w:rFonts w:ascii="Arial" w:eastAsia="SimSun" w:hAnsi="Arial" w:cs="Arial"/>
              <w:color w:val="000080"/>
              <w:sz w:val="22"/>
              <w:szCs w:val="22"/>
              <w:lang w:val="fr-FR" w:eastAsia="zh-CN"/>
            </w:rPr>
          </w:rPrChange>
        </w:rPr>
      </w:pPr>
      <w:ins w:id="1494" w:author="VOYER Raphael" w:date="2021-07-21T09:26:00Z">
        <w:r w:rsidRPr="00EF2EA8">
          <w:rPr>
            <w:rFonts w:ascii="Arial" w:eastAsia="SimSun" w:hAnsi="Arial" w:cs="Arial"/>
            <w:sz w:val="22"/>
            <w:szCs w:val="22"/>
            <w:lang w:eastAsia="zh-CN"/>
            <w:rPrChange w:id="1495" w:author="VOYER Raphael" w:date="2021-07-21T09:26:00Z">
              <w:rPr>
                <w:rFonts w:ascii="Arial" w:eastAsia="SimSun" w:hAnsi="Arial" w:cs="Arial"/>
                <w:color w:val="000080"/>
                <w:sz w:val="22"/>
                <w:szCs w:val="22"/>
                <w:lang w:val="fr-FR" w:eastAsia="zh-CN"/>
              </w:rPr>
            </w:rPrChange>
          </w:rPr>
          <w:t xml:space="preserve">• </w:t>
        </w:r>
        <w:proofErr w:type="spellStart"/>
        <w:r w:rsidRPr="00EF2EA8">
          <w:rPr>
            <w:rFonts w:ascii="Arial" w:eastAsia="SimSun" w:hAnsi="Arial" w:cs="Arial"/>
            <w:sz w:val="22"/>
            <w:szCs w:val="22"/>
            <w:lang w:eastAsia="zh-CN"/>
            <w:rPrChange w:id="1496" w:author="VOYER Raphael" w:date="2021-07-21T09:26:00Z">
              <w:rPr>
                <w:rFonts w:ascii="Arial" w:eastAsia="SimSun" w:hAnsi="Arial" w:cs="Arial"/>
                <w:color w:val="000080"/>
                <w:sz w:val="22"/>
                <w:szCs w:val="22"/>
                <w:lang w:val="fr-FR" w:eastAsia="zh-CN"/>
              </w:rPr>
            </w:rPrChange>
          </w:rPr>
          <w:t>Rsyslog</w:t>
        </w:r>
        <w:proofErr w:type="spellEnd"/>
        <w:r w:rsidRPr="00EF2EA8">
          <w:rPr>
            <w:rFonts w:ascii="Arial" w:eastAsia="SimSun" w:hAnsi="Arial" w:cs="Arial"/>
            <w:sz w:val="22"/>
            <w:szCs w:val="22"/>
            <w:lang w:eastAsia="zh-CN"/>
            <w:rPrChange w:id="1497" w:author="VOYER Raphael" w:date="2021-07-21T09:26:00Z">
              <w:rPr>
                <w:rFonts w:ascii="Arial" w:eastAsia="SimSun" w:hAnsi="Arial" w:cs="Arial"/>
                <w:color w:val="000080"/>
                <w:sz w:val="22"/>
                <w:szCs w:val="22"/>
                <w:lang w:val="fr-FR" w:eastAsia="zh-CN"/>
              </w:rPr>
            </w:rPrChange>
          </w:rPr>
          <w:t xml:space="preserve"> configuration</w:t>
        </w:r>
      </w:ins>
    </w:p>
    <w:p w14:paraId="24454E93" w14:textId="76BDEC65" w:rsidR="00EF2EA8" w:rsidRPr="00EF2EA8" w:rsidRDefault="00EF2EA8" w:rsidP="00EF2EA8">
      <w:pPr>
        <w:rPr>
          <w:ins w:id="1498" w:author="VOYER Raphael" w:date="2021-07-21T09:26:00Z"/>
          <w:rFonts w:ascii="Arial" w:eastAsia="SimSun" w:hAnsi="Arial" w:cs="Arial"/>
          <w:sz w:val="22"/>
          <w:szCs w:val="22"/>
          <w:lang w:eastAsia="zh-CN"/>
          <w:rPrChange w:id="1499" w:author="VOYER Raphael" w:date="2021-07-21T09:26:00Z">
            <w:rPr>
              <w:ins w:id="1500" w:author="VOYER Raphael" w:date="2021-07-21T09:26:00Z"/>
              <w:rFonts w:ascii="Arial" w:eastAsia="SimSun" w:hAnsi="Arial" w:cs="Arial"/>
              <w:color w:val="000080"/>
              <w:sz w:val="22"/>
              <w:szCs w:val="22"/>
              <w:lang w:val="fr-FR" w:eastAsia="zh-CN"/>
            </w:rPr>
          </w:rPrChange>
        </w:rPr>
      </w:pPr>
      <w:ins w:id="1501" w:author="VOYER Raphael" w:date="2021-07-21T09:26:00Z">
        <w:r w:rsidRPr="00EF2EA8">
          <w:rPr>
            <w:rFonts w:ascii="Arial" w:eastAsia="SimSun" w:hAnsi="Arial" w:cs="Arial"/>
            <w:sz w:val="22"/>
            <w:szCs w:val="22"/>
            <w:lang w:eastAsia="zh-CN"/>
            <w:rPrChange w:id="1502" w:author="VOYER Raphael" w:date="2021-07-21T09:26:00Z">
              <w:rPr>
                <w:rFonts w:ascii="Arial" w:eastAsia="SimSun" w:hAnsi="Arial" w:cs="Arial"/>
                <w:color w:val="000080"/>
                <w:sz w:val="22"/>
                <w:szCs w:val="22"/>
                <w:lang w:val="fr-FR" w:eastAsia="zh-CN"/>
              </w:rPr>
            </w:rPrChange>
          </w:rPr>
          <w:t xml:space="preserve">• </w:t>
        </w:r>
        <w:proofErr w:type="spellStart"/>
        <w:r w:rsidRPr="00EF2EA8">
          <w:rPr>
            <w:rFonts w:ascii="Arial" w:eastAsia="SimSun" w:hAnsi="Arial" w:cs="Arial"/>
            <w:sz w:val="22"/>
            <w:szCs w:val="22"/>
            <w:lang w:eastAsia="zh-CN"/>
            <w:rPrChange w:id="1503" w:author="VOYER Raphael" w:date="2021-07-21T09:26:00Z">
              <w:rPr>
                <w:rFonts w:ascii="Arial" w:eastAsia="SimSun" w:hAnsi="Arial" w:cs="Arial"/>
                <w:color w:val="000080"/>
                <w:sz w:val="22"/>
                <w:szCs w:val="22"/>
                <w:lang w:val="fr-FR" w:eastAsia="zh-CN"/>
              </w:rPr>
            </w:rPrChange>
          </w:rPr>
          <w:t>Logrotate</w:t>
        </w:r>
        <w:proofErr w:type="spellEnd"/>
        <w:r w:rsidRPr="00EF2EA8">
          <w:rPr>
            <w:rFonts w:ascii="Arial" w:eastAsia="SimSun" w:hAnsi="Arial" w:cs="Arial"/>
            <w:sz w:val="22"/>
            <w:szCs w:val="22"/>
            <w:lang w:eastAsia="zh-CN"/>
            <w:rPrChange w:id="1504" w:author="VOYER Raphael" w:date="2021-07-21T09:26:00Z">
              <w:rPr>
                <w:rFonts w:ascii="Arial" w:eastAsia="SimSun" w:hAnsi="Arial" w:cs="Arial"/>
                <w:color w:val="000080"/>
                <w:sz w:val="22"/>
                <w:szCs w:val="22"/>
                <w:lang w:val="fr-FR" w:eastAsia="zh-CN"/>
              </w:rPr>
            </w:rPrChange>
          </w:rPr>
          <w:t xml:space="preserve"> </w:t>
        </w:r>
        <w:r>
          <w:rPr>
            <w:rFonts w:ascii="Arial" w:eastAsia="SimSun" w:hAnsi="Arial" w:cs="Arial"/>
            <w:sz w:val="22"/>
            <w:szCs w:val="22"/>
            <w:lang w:eastAsia="zh-CN"/>
          </w:rPr>
          <w:t>c</w:t>
        </w:r>
        <w:r w:rsidRPr="00EF2EA8">
          <w:rPr>
            <w:rFonts w:ascii="Arial" w:eastAsia="SimSun" w:hAnsi="Arial" w:cs="Arial"/>
            <w:sz w:val="22"/>
            <w:szCs w:val="22"/>
            <w:lang w:eastAsia="zh-CN"/>
            <w:rPrChange w:id="1505" w:author="VOYER Raphael" w:date="2021-07-21T09:26:00Z">
              <w:rPr>
                <w:rFonts w:ascii="Arial" w:eastAsia="SimSun" w:hAnsi="Arial" w:cs="Arial"/>
                <w:color w:val="000080"/>
                <w:sz w:val="22"/>
                <w:szCs w:val="22"/>
                <w:lang w:val="fr-FR" w:eastAsia="zh-CN"/>
              </w:rPr>
            </w:rPrChange>
          </w:rPr>
          <w:t>onfiguration</w:t>
        </w:r>
      </w:ins>
    </w:p>
    <w:p w14:paraId="11E42DF4" w14:textId="77777777" w:rsidR="00EF2EA8" w:rsidRPr="00EF2EA8" w:rsidRDefault="00EF2EA8" w:rsidP="00EF2EA8">
      <w:pPr>
        <w:rPr>
          <w:ins w:id="1506" w:author="VOYER Raphael" w:date="2021-07-21T09:26:00Z"/>
          <w:rFonts w:ascii="Arial" w:eastAsia="SimSun" w:hAnsi="Arial" w:cs="Arial"/>
          <w:sz w:val="22"/>
          <w:szCs w:val="22"/>
          <w:lang w:eastAsia="zh-CN"/>
          <w:rPrChange w:id="1507" w:author="VOYER Raphael" w:date="2021-07-21T09:26:00Z">
            <w:rPr>
              <w:ins w:id="1508" w:author="VOYER Raphael" w:date="2021-07-21T09:26:00Z"/>
              <w:rFonts w:ascii="Arial" w:eastAsia="SimSun" w:hAnsi="Arial" w:cs="Arial"/>
              <w:color w:val="000080"/>
              <w:sz w:val="22"/>
              <w:szCs w:val="22"/>
              <w:lang w:val="fr-FR" w:eastAsia="zh-CN"/>
            </w:rPr>
          </w:rPrChange>
        </w:rPr>
      </w:pPr>
      <w:ins w:id="1509" w:author="VOYER Raphael" w:date="2021-07-21T09:26:00Z">
        <w:r w:rsidRPr="00EF2EA8">
          <w:rPr>
            <w:rFonts w:ascii="Arial" w:eastAsia="SimSun" w:hAnsi="Arial" w:cs="Arial"/>
            <w:sz w:val="22"/>
            <w:szCs w:val="22"/>
            <w:lang w:eastAsia="zh-CN"/>
            <w:rPrChange w:id="1510" w:author="VOYER Raphael" w:date="2021-07-21T09:26:00Z">
              <w:rPr>
                <w:rFonts w:ascii="Arial" w:eastAsia="SimSun" w:hAnsi="Arial" w:cs="Arial"/>
                <w:color w:val="000080"/>
                <w:sz w:val="22"/>
                <w:szCs w:val="22"/>
                <w:lang w:val="fr-FR" w:eastAsia="zh-CN"/>
              </w:rPr>
            </w:rPrChange>
          </w:rPr>
          <w:t>• Configuration of iptables (not yet implemented)</w:t>
        </w:r>
      </w:ins>
    </w:p>
    <w:p w14:paraId="79C3A73A" w14:textId="77777777" w:rsidR="00EF2EA8" w:rsidRPr="00EF2EA8" w:rsidRDefault="00EF2EA8" w:rsidP="00EF2EA8">
      <w:pPr>
        <w:rPr>
          <w:ins w:id="1511" w:author="VOYER Raphael" w:date="2021-07-21T09:26:00Z"/>
          <w:rFonts w:ascii="Arial" w:eastAsia="SimSun" w:hAnsi="Arial" w:cs="Arial"/>
          <w:sz w:val="22"/>
          <w:szCs w:val="22"/>
          <w:lang w:eastAsia="zh-CN"/>
          <w:rPrChange w:id="1512" w:author="VOYER Raphael" w:date="2021-07-21T09:26:00Z">
            <w:rPr>
              <w:ins w:id="1513" w:author="VOYER Raphael" w:date="2021-07-21T09:26:00Z"/>
              <w:rFonts w:ascii="Arial" w:eastAsia="SimSun" w:hAnsi="Arial" w:cs="Arial"/>
              <w:color w:val="000080"/>
              <w:sz w:val="22"/>
              <w:szCs w:val="22"/>
              <w:lang w:val="fr-FR" w:eastAsia="zh-CN"/>
            </w:rPr>
          </w:rPrChange>
        </w:rPr>
      </w:pPr>
      <w:ins w:id="1514" w:author="VOYER Raphael" w:date="2021-07-21T09:26:00Z">
        <w:r w:rsidRPr="00EF2EA8">
          <w:rPr>
            <w:rFonts w:ascii="Arial" w:eastAsia="SimSun" w:hAnsi="Arial" w:cs="Arial"/>
            <w:sz w:val="22"/>
            <w:szCs w:val="22"/>
            <w:lang w:eastAsia="zh-CN"/>
            <w:rPrChange w:id="1515" w:author="VOYER Raphael" w:date="2021-07-21T09:26:00Z">
              <w:rPr>
                <w:rFonts w:ascii="Arial" w:eastAsia="SimSun" w:hAnsi="Arial" w:cs="Arial"/>
                <w:color w:val="000080"/>
                <w:sz w:val="22"/>
                <w:szCs w:val="22"/>
                <w:lang w:val="fr-FR" w:eastAsia="zh-CN"/>
              </w:rPr>
            </w:rPrChange>
          </w:rPr>
          <w:t>• TFTP Server Configuration</w:t>
        </w:r>
      </w:ins>
    </w:p>
    <w:p w14:paraId="61F3681C" w14:textId="77777777" w:rsidR="00EF2EA8" w:rsidRPr="00EF2EA8" w:rsidRDefault="00EF2EA8" w:rsidP="00EF2EA8">
      <w:pPr>
        <w:rPr>
          <w:ins w:id="1516" w:author="VOYER Raphael" w:date="2021-07-21T09:26:00Z"/>
          <w:rFonts w:ascii="Arial" w:eastAsia="SimSun" w:hAnsi="Arial" w:cs="Arial"/>
          <w:sz w:val="22"/>
          <w:szCs w:val="22"/>
          <w:lang w:eastAsia="zh-CN"/>
          <w:rPrChange w:id="1517" w:author="VOYER Raphael" w:date="2021-07-21T09:26:00Z">
            <w:rPr>
              <w:ins w:id="1518" w:author="VOYER Raphael" w:date="2021-07-21T09:26:00Z"/>
              <w:rFonts w:ascii="Arial" w:eastAsia="SimSun" w:hAnsi="Arial" w:cs="Arial"/>
              <w:color w:val="000080"/>
              <w:sz w:val="22"/>
              <w:szCs w:val="22"/>
              <w:lang w:val="fr-FR" w:eastAsia="zh-CN"/>
            </w:rPr>
          </w:rPrChange>
        </w:rPr>
      </w:pPr>
      <w:ins w:id="1519" w:author="VOYER Raphael" w:date="2021-07-21T09:26:00Z">
        <w:r w:rsidRPr="00EF2EA8">
          <w:rPr>
            <w:rFonts w:ascii="Arial" w:eastAsia="SimSun" w:hAnsi="Arial" w:cs="Arial"/>
            <w:sz w:val="22"/>
            <w:szCs w:val="22"/>
            <w:lang w:eastAsia="zh-CN"/>
            <w:rPrChange w:id="1520" w:author="VOYER Raphael" w:date="2021-07-21T09:26:00Z">
              <w:rPr>
                <w:rFonts w:ascii="Arial" w:eastAsia="SimSun" w:hAnsi="Arial" w:cs="Arial"/>
                <w:color w:val="000080"/>
                <w:sz w:val="22"/>
                <w:szCs w:val="22"/>
                <w:lang w:val="fr-FR" w:eastAsia="zh-CN"/>
              </w:rPr>
            </w:rPrChange>
          </w:rPr>
          <w:t>• Active socket output on switches</w:t>
        </w:r>
      </w:ins>
    </w:p>
    <w:p w14:paraId="29680479" w14:textId="51EDE6BE" w:rsidR="00B12CD3" w:rsidRPr="00EF2EA8" w:rsidDel="00BD0EA4" w:rsidRDefault="00EF2EA8" w:rsidP="00EF2EA8">
      <w:pPr>
        <w:rPr>
          <w:del w:id="1521" w:author="VOYER Raphael" w:date="2021-06-16T09:47:00Z"/>
          <w:rFonts w:ascii="Arial" w:eastAsia="SimSun" w:hAnsi="Arial" w:cs="Arial"/>
          <w:sz w:val="22"/>
          <w:szCs w:val="22"/>
          <w:lang w:eastAsia="zh-CN"/>
          <w:rPrChange w:id="1522" w:author="VOYER Raphael" w:date="2021-07-21T09:26:00Z">
            <w:rPr>
              <w:del w:id="1523" w:author="VOYER Raphael" w:date="2021-06-16T09:47:00Z"/>
              <w:rFonts w:ascii="Arial" w:eastAsia="SimSun" w:hAnsi="Arial" w:cs="Arial"/>
              <w:color w:val="000080"/>
              <w:lang w:eastAsia="zh-CN"/>
            </w:rPr>
          </w:rPrChange>
        </w:rPr>
        <w:pPrChange w:id="1524" w:author="VOYER Raphael" w:date="2021-07-21T09:25:00Z">
          <w:pPr/>
        </w:pPrChange>
      </w:pPr>
      <w:ins w:id="1525" w:author="VOYER Raphael" w:date="2021-07-21T09:26:00Z">
        <w:r w:rsidRPr="00EF2EA8">
          <w:rPr>
            <w:rFonts w:ascii="Arial" w:eastAsia="SimSun" w:hAnsi="Arial" w:cs="Arial"/>
            <w:sz w:val="22"/>
            <w:szCs w:val="22"/>
            <w:lang w:eastAsia="zh-CN"/>
            <w:rPrChange w:id="1526" w:author="VOYER Raphael" w:date="2021-07-21T09:26:00Z">
              <w:rPr>
                <w:rFonts w:ascii="Arial" w:eastAsia="SimSun" w:hAnsi="Arial" w:cs="Arial"/>
                <w:color w:val="000080"/>
                <w:sz w:val="22"/>
                <w:szCs w:val="22"/>
                <w:lang w:val="fr-FR" w:eastAsia="zh-CN"/>
              </w:rPr>
            </w:rPrChange>
          </w:rPr>
          <w:t>• Create /opt/</w:t>
        </w:r>
        <w:proofErr w:type="spellStart"/>
        <w:r w:rsidRPr="00EF2EA8">
          <w:rPr>
            <w:rFonts w:ascii="Arial" w:eastAsia="SimSun" w:hAnsi="Arial" w:cs="Arial"/>
            <w:sz w:val="22"/>
            <w:szCs w:val="22"/>
            <w:lang w:eastAsia="zh-CN"/>
            <w:rPrChange w:id="1527" w:author="VOYER Raphael" w:date="2021-07-21T09:26:00Z">
              <w:rPr>
                <w:rFonts w:ascii="Arial" w:eastAsia="SimSun" w:hAnsi="Arial" w:cs="Arial"/>
                <w:color w:val="000080"/>
                <w:sz w:val="22"/>
                <w:szCs w:val="22"/>
                <w:lang w:val="fr-FR" w:eastAsia="zh-CN"/>
              </w:rPr>
            </w:rPrChange>
          </w:rPr>
          <w:t>ALE_Script</w:t>
        </w:r>
        <w:proofErr w:type="spellEnd"/>
        <w:r w:rsidRPr="00EF2EA8">
          <w:rPr>
            <w:rFonts w:ascii="Arial" w:eastAsia="SimSun" w:hAnsi="Arial" w:cs="Arial"/>
            <w:sz w:val="22"/>
            <w:szCs w:val="22"/>
            <w:lang w:eastAsia="zh-CN"/>
            <w:rPrChange w:id="1528" w:author="VOYER Raphael" w:date="2021-07-21T09:26:00Z">
              <w:rPr>
                <w:rFonts w:ascii="Arial" w:eastAsia="SimSun" w:hAnsi="Arial" w:cs="Arial"/>
                <w:color w:val="000080"/>
                <w:sz w:val="22"/>
                <w:szCs w:val="22"/>
                <w:lang w:val="fr-FR" w:eastAsia="zh-CN"/>
              </w:rPr>
            </w:rPrChange>
          </w:rPr>
          <w:t xml:space="preserve"> directory</w:t>
        </w:r>
      </w:ins>
    </w:p>
    <w:p w14:paraId="16805EB7" w14:textId="77777777" w:rsidR="00B12CD3" w:rsidRPr="00677CE0" w:rsidDel="00BD0EA4" w:rsidRDefault="00B12CD3" w:rsidP="00EF2EA8">
      <w:pPr>
        <w:rPr>
          <w:del w:id="1529" w:author="VOYER Raphael" w:date="2021-06-16T09:47:00Z"/>
          <w:rFonts w:ascii="Calibri" w:eastAsia="Calibri" w:hAnsi="Calibri"/>
          <w:lang w:eastAsia="zh-CN"/>
          <w:rPrChange w:id="1530" w:author="VOYER Raphael" w:date="2021-06-16T10:14:00Z">
            <w:rPr>
              <w:del w:id="1531" w:author="VOYER Raphael" w:date="2021-06-16T09:47:00Z"/>
              <w:rFonts w:ascii="Arial" w:eastAsia="SimSun" w:hAnsi="Arial" w:cs="Arial"/>
              <w:color w:val="000080"/>
              <w:lang w:eastAsia="zh-CN"/>
            </w:rPr>
          </w:rPrChange>
        </w:rPr>
        <w:pPrChange w:id="1532" w:author="VOYER Raphael" w:date="2021-07-21T09:25:00Z">
          <w:pPr/>
        </w:pPrChange>
      </w:pPr>
      <w:del w:id="1533" w:author="VOYER Raphael" w:date="2021-06-16T09:47:00Z">
        <w:r w:rsidRPr="00677CE0" w:rsidDel="00BD0EA4">
          <w:rPr>
            <w:rFonts w:ascii="Calibri" w:eastAsia="Calibri" w:hAnsi="Calibri"/>
            <w:lang w:eastAsia="zh-CN"/>
            <w:rPrChange w:id="1534" w:author="VOYER Raphael" w:date="2021-06-16T10:14:00Z">
              <w:rPr>
                <w:rFonts w:ascii="Arial" w:eastAsia="SimSun" w:hAnsi="Arial" w:cs="Arial"/>
                <w:color w:val="000080"/>
                <w:lang w:eastAsia="zh-CN"/>
              </w:rPr>
            </w:rPrChange>
          </w:rPr>
          <w:delText>The HAVLAN feature on the OmniSwitch provides an elegant and flexible way to connect the cluster nodes directly to the ingress network.  This involves multicasting the service requests on the configured ports.  The multicast criteria is configurable based on destination MAC, destination IP address; egress ports can be statically configured on a server-cluster or they can be registered by IGMP reports.  The server-cluster feature on the OmniSwitch multicasts the incoming packets based on the server-cluster configuration on the ports associated with the server-cluster.</w:delText>
        </w:r>
      </w:del>
    </w:p>
    <w:p w14:paraId="55BE5444" w14:textId="77777777" w:rsidR="00B12CD3" w:rsidRPr="00677CE0" w:rsidDel="00374C6A" w:rsidRDefault="00B12CD3" w:rsidP="00EF2EA8">
      <w:pPr>
        <w:rPr>
          <w:del w:id="1535" w:author="VOYER Raphael" w:date="2021-06-16T11:18:00Z"/>
          <w:rFonts w:ascii="Calibri" w:eastAsia="Calibri" w:hAnsi="Calibri"/>
          <w:rPrChange w:id="1536" w:author="VOYER Raphael" w:date="2021-06-16T10:14:00Z">
            <w:rPr>
              <w:del w:id="1537" w:author="VOYER Raphael" w:date="2021-06-16T11:18:00Z"/>
            </w:rPr>
          </w:rPrChange>
        </w:rPr>
        <w:pPrChange w:id="1538" w:author="VOYER Raphael" w:date="2021-07-21T09:25:00Z">
          <w:pPr/>
        </w:pPrChange>
      </w:pPr>
    </w:p>
    <w:p w14:paraId="01B3A0FB" w14:textId="77777777" w:rsidR="00855336" w:rsidDel="00374C6A" w:rsidRDefault="00855336" w:rsidP="00EF2EA8">
      <w:pPr>
        <w:rPr>
          <w:del w:id="1539" w:author="VOYER Raphael" w:date="2021-06-16T11:17:00Z"/>
        </w:rPr>
        <w:pPrChange w:id="1540" w:author="VOYER Raphael" w:date="2021-07-21T09:25:00Z">
          <w:pPr/>
        </w:pPrChange>
      </w:pPr>
      <w:del w:id="1541" w:author="VOYER Raphael" w:date="2021-06-16T11:17:00Z">
        <w:r w:rsidDel="00374C6A">
          <w:delText xml:space="preserve">With increasing load demand on Data Center, the clustering technologies provide high availability, high resiliency and high scalability. </w:delText>
        </w:r>
      </w:del>
    </w:p>
    <w:p w14:paraId="63335C5A" w14:textId="77777777" w:rsidR="00855336" w:rsidDel="00374C6A" w:rsidRDefault="00855336" w:rsidP="00EF2EA8">
      <w:pPr>
        <w:rPr>
          <w:del w:id="1542" w:author="VOYER Raphael" w:date="2021-06-16T11:17:00Z"/>
        </w:rPr>
        <w:pPrChange w:id="1543" w:author="VOYER Raphael" w:date="2021-07-21T09:25:00Z">
          <w:pPr/>
        </w:pPrChange>
      </w:pPr>
      <w:del w:id="1544" w:author="VOYER Raphael" w:date="2021-06-16T11:17:00Z">
        <w:r w:rsidDel="00374C6A">
          <w:delText>Several solutions exist on the market. The main ones are</w:delText>
        </w:r>
      </w:del>
    </w:p>
    <w:p w14:paraId="446AD81E" w14:textId="77777777" w:rsidR="00855336" w:rsidDel="00374C6A" w:rsidRDefault="00855336" w:rsidP="00EF2EA8">
      <w:pPr>
        <w:rPr>
          <w:del w:id="1545" w:author="VOYER Raphael" w:date="2021-06-16T11:17:00Z"/>
        </w:rPr>
        <w:pPrChange w:id="1546" w:author="VOYER Raphael" w:date="2021-07-21T09:25:00Z">
          <w:pPr>
            <w:numPr>
              <w:numId w:val="7"/>
            </w:numPr>
            <w:tabs>
              <w:tab w:val="num" w:pos="720"/>
            </w:tabs>
            <w:ind w:left="720" w:hanging="360"/>
            <w:jc w:val="left"/>
          </w:pPr>
        </w:pPrChange>
      </w:pPr>
      <w:del w:id="1547" w:author="VOYER Raphael" w:date="2021-06-16T11:17:00Z">
        <w:r w:rsidDel="00374C6A">
          <w:delText>Microsoft NLB (Network Load Balance) available in Windows 2000 Advanced Server, Windows 2003 Server and 2008 Server</w:delText>
        </w:r>
      </w:del>
    </w:p>
    <w:p w14:paraId="51F1C533" w14:textId="77777777" w:rsidR="00855336" w:rsidDel="00374C6A" w:rsidRDefault="00855336" w:rsidP="00EF2EA8">
      <w:pPr>
        <w:rPr>
          <w:del w:id="1548" w:author="VOYER Raphael" w:date="2021-06-16T11:17:00Z"/>
        </w:rPr>
        <w:pPrChange w:id="1549" w:author="VOYER Raphael" w:date="2021-07-21T09:25:00Z">
          <w:pPr>
            <w:numPr>
              <w:numId w:val="7"/>
            </w:numPr>
            <w:tabs>
              <w:tab w:val="num" w:pos="720"/>
            </w:tabs>
            <w:ind w:left="720" w:hanging="360"/>
            <w:jc w:val="left"/>
          </w:pPr>
        </w:pPrChange>
      </w:pPr>
      <w:del w:id="1550" w:author="VOYER Raphael" w:date="2021-06-16T11:17:00Z">
        <w:r w:rsidDel="00374C6A">
          <w:delText>StoneBeat FullCluster</w:delText>
        </w:r>
      </w:del>
    </w:p>
    <w:p w14:paraId="43270840" w14:textId="77777777" w:rsidR="00855336" w:rsidDel="00374C6A" w:rsidRDefault="00855336" w:rsidP="00EF2EA8">
      <w:pPr>
        <w:rPr>
          <w:del w:id="1551" w:author="VOYER Raphael" w:date="2021-06-16T11:17:00Z"/>
        </w:rPr>
        <w:pPrChange w:id="1552" w:author="VOYER Raphael" w:date="2021-07-21T09:25:00Z">
          <w:pPr>
            <w:numPr>
              <w:numId w:val="7"/>
            </w:numPr>
            <w:tabs>
              <w:tab w:val="num" w:pos="720"/>
            </w:tabs>
            <w:ind w:left="720" w:hanging="360"/>
            <w:jc w:val="left"/>
          </w:pPr>
        </w:pPrChange>
      </w:pPr>
      <w:del w:id="1553" w:author="VOYER Raphael" w:date="2021-06-16T11:17:00Z">
        <w:r w:rsidDel="00374C6A">
          <w:delText>CheckPoint ClusterXL</w:delText>
        </w:r>
      </w:del>
    </w:p>
    <w:p w14:paraId="4B74471B" w14:textId="77777777" w:rsidR="00855336" w:rsidDel="00374C6A" w:rsidRDefault="00855336" w:rsidP="00EF2EA8">
      <w:pPr>
        <w:rPr>
          <w:del w:id="1554" w:author="VOYER Raphael" w:date="2021-06-16T11:17:00Z"/>
        </w:rPr>
        <w:pPrChange w:id="1555" w:author="VOYER Raphael" w:date="2021-07-21T09:25:00Z">
          <w:pPr/>
        </w:pPrChange>
      </w:pPr>
    </w:p>
    <w:p w14:paraId="46D8B811" w14:textId="77777777" w:rsidR="00855336" w:rsidDel="00374C6A" w:rsidRDefault="00855336" w:rsidP="00EF2EA8">
      <w:pPr>
        <w:rPr>
          <w:del w:id="1556" w:author="VOYER Raphael" w:date="2021-06-16T11:17:00Z"/>
        </w:rPr>
        <w:pPrChange w:id="1557" w:author="VOYER Raphael" w:date="2021-07-21T09:25:00Z">
          <w:pPr/>
        </w:pPrChange>
      </w:pPr>
      <w:del w:id="1558" w:author="VOYER Raphael" w:date="2021-06-16T11:17:00Z">
        <w:r w:rsidDel="00374C6A">
          <w:delText>All solutions share the same concept. Several servers or interfaces are clustered into a unique IP address. Each interface must be on the same subnet as the cluster IP address. Also, the cluster IP address is also mapped to a unique cluster mac-address. There could be 3 modes of operations:</w:delText>
        </w:r>
      </w:del>
    </w:p>
    <w:p w14:paraId="031A352D" w14:textId="77777777" w:rsidR="00855336" w:rsidDel="00374C6A" w:rsidRDefault="00855336" w:rsidP="00EF2EA8">
      <w:pPr>
        <w:rPr>
          <w:del w:id="1559" w:author="VOYER Raphael" w:date="2021-06-16T11:17:00Z"/>
        </w:rPr>
        <w:pPrChange w:id="1560" w:author="VOYER Raphael" w:date="2021-07-21T09:25:00Z">
          <w:pPr>
            <w:numPr>
              <w:numId w:val="8"/>
            </w:numPr>
            <w:tabs>
              <w:tab w:val="num" w:pos="720"/>
            </w:tabs>
            <w:ind w:left="720" w:hanging="360"/>
            <w:jc w:val="left"/>
          </w:pPr>
        </w:pPrChange>
      </w:pPr>
      <w:del w:id="1561" w:author="VOYER Raphael" w:date="2021-06-16T11:17:00Z">
        <w:r w:rsidDel="00374C6A">
          <w:delText>Unicast</w:delText>
        </w:r>
      </w:del>
    </w:p>
    <w:p w14:paraId="1F76C063" w14:textId="77777777" w:rsidR="00855336" w:rsidDel="00374C6A" w:rsidRDefault="00855336" w:rsidP="00EF2EA8">
      <w:pPr>
        <w:rPr>
          <w:del w:id="1562" w:author="VOYER Raphael" w:date="2021-06-16T11:17:00Z"/>
        </w:rPr>
        <w:pPrChange w:id="1563" w:author="VOYER Raphael" w:date="2021-07-21T09:25:00Z">
          <w:pPr>
            <w:numPr>
              <w:numId w:val="8"/>
            </w:numPr>
            <w:tabs>
              <w:tab w:val="num" w:pos="720"/>
            </w:tabs>
            <w:ind w:left="720" w:hanging="360"/>
            <w:jc w:val="left"/>
          </w:pPr>
        </w:pPrChange>
      </w:pPr>
      <w:del w:id="1564" w:author="VOYER Raphael" w:date="2021-06-16T11:17:00Z">
        <w:r w:rsidDel="00374C6A">
          <w:delText>Multicast</w:delText>
        </w:r>
      </w:del>
    </w:p>
    <w:p w14:paraId="29BF62EC" w14:textId="77777777" w:rsidR="00855336" w:rsidDel="00374C6A" w:rsidRDefault="00855336" w:rsidP="00EF2EA8">
      <w:pPr>
        <w:rPr>
          <w:del w:id="1565" w:author="VOYER Raphael" w:date="2021-06-16T11:17:00Z"/>
        </w:rPr>
        <w:pPrChange w:id="1566" w:author="VOYER Raphael" w:date="2021-07-21T09:25:00Z">
          <w:pPr>
            <w:numPr>
              <w:numId w:val="8"/>
            </w:numPr>
            <w:tabs>
              <w:tab w:val="num" w:pos="720"/>
            </w:tabs>
            <w:ind w:left="720" w:hanging="360"/>
            <w:jc w:val="left"/>
          </w:pPr>
        </w:pPrChange>
      </w:pPr>
      <w:del w:id="1567" w:author="VOYER Raphael" w:date="2021-06-16T11:17:00Z">
        <w:r w:rsidDel="00374C6A">
          <w:delText xml:space="preserve">Multicast with IGMP. </w:delText>
        </w:r>
      </w:del>
    </w:p>
    <w:p w14:paraId="2E42B0C2" w14:textId="77777777" w:rsidR="00855336" w:rsidDel="00374C6A" w:rsidRDefault="00855336" w:rsidP="00EF2EA8">
      <w:pPr>
        <w:rPr>
          <w:del w:id="1568" w:author="VOYER Raphael" w:date="2021-06-16T11:17:00Z"/>
        </w:rPr>
        <w:pPrChange w:id="1569" w:author="VOYER Raphael" w:date="2021-07-21T09:25:00Z">
          <w:pPr>
            <w:ind w:left="360"/>
            <w:jc w:val="left"/>
          </w:pPr>
        </w:pPrChange>
      </w:pPr>
    </w:p>
    <w:p w14:paraId="4F83BEB8" w14:textId="77777777" w:rsidR="00855336" w:rsidDel="00374C6A" w:rsidRDefault="00855336" w:rsidP="00EF2EA8">
      <w:pPr>
        <w:rPr>
          <w:del w:id="1570" w:author="VOYER Raphael" w:date="2021-06-16T11:17:00Z"/>
        </w:rPr>
        <w:pPrChange w:id="1571" w:author="VOYER Raphael" w:date="2021-07-21T09:25:00Z">
          <w:pPr>
            <w:outlineLvl w:val="0"/>
          </w:pPr>
        </w:pPrChange>
      </w:pPr>
      <w:bookmarkStart w:id="1572" w:name="_Toc381025697"/>
      <w:bookmarkStart w:id="1573" w:name="_Toc424820285"/>
      <w:del w:id="1574" w:author="VOYER Raphael" w:date="2021-06-16T11:17:00Z">
        <w:r w:rsidDel="00374C6A">
          <w:delText>There are typically 2 modes of implementations</w:delText>
        </w:r>
        <w:bookmarkEnd w:id="1572"/>
        <w:bookmarkEnd w:id="1573"/>
      </w:del>
    </w:p>
    <w:p w14:paraId="0C38742F" w14:textId="77777777" w:rsidR="00855336" w:rsidDel="00374C6A" w:rsidRDefault="00855336" w:rsidP="00EF2EA8">
      <w:pPr>
        <w:rPr>
          <w:del w:id="1575" w:author="VOYER Raphael" w:date="2021-06-16T11:17:00Z"/>
        </w:rPr>
        <w:pPrChange w:id="1576" w:author="VOYER Raphael" w:date="2021-07-21T09:25:00Z">
          <w:pPr>
            <w:numPr>
              <w:numId w:val="9"/>
            </w:numPr>
            <w:tabs>
              <w:tab w:val="num" w:pos="720"/>
            </w:tabs>
            <w:ind w:left="720" w:hanging="360"/>
            <w:jc w:val="left"/>
          </w:pPr>
        </w:pPrChange>
      </w:pPr>
      <w:del w:id="1577" w:author="VOYER Raphael" w:date="2021-06-16T11:17:00Z">
        <w:r w:rsidDel="00374C6A">
          <w:delText>L2</w:delText>
        </w:r>
      </w:del>
    </w:p>
    <w:p w14:paraId="6CCDF2A8" w14:textId="77777777" w:rsidR="00855336" w:rsidDel="00374C6A" w:rsidRDefault="00855336" w:rsidP="00EF2EA8">
      <w:pPr>
        <w:rPr>
          <w:del w:id="1578" w:author="VOYER Raphael" w:date="2021-06-16T11:17:00Z"/>
        </w:rPr>
        <w:pPrChange w:id="1579" w:author="VOYER Raphael" w:date="2021-07-21T09:25:00Z">
          <w:pPr>
            <w:ind w:left="720"/>
          </w:pPr>
        </w:pPrChange>
      </w:pPr>
      <w:del w:id="1580" w:author="VOYER Raphael" w:date="2021-06-16T11:17:00Z">
        <w:r w:rsidDel="00374C6A">
          <w:delText xml:space="preserve">The cluster is attached to a L2 switch on which the frames destined to the cluster </w:delText>
        </w:r>
        <w:smartTag w:uri="urn:schemas-microsoft-com:office:smarttags" w:element="stockticker">
          <w:r w:rsidDel="00374C6A">
            <w:delText>MAC</w:delText>
          </w:r>
        </w:smartTag>
        <w:r w:rsidDel="00374C6A">
          <w:delText xml:space="preserve"> address are to be flooded on all interfaces. </w:delText>
        </w:r>
      </w:del>
    </w:p>
    <w:p w14:paraId="33E31117" w14:textId="77777777" w:rsidR="00855336" w:rsidDel="00374C6A" w:rsidRDefault="00855336" w:rsidP="00EF2EA8">
      <w:pPr>
        <w:rPr>
          <w:del w:id="1581" w:author="VOYER Raphael" w:date="2021-06-16T11:17:00Z"/>
        </w:rPr>
        <w:pPrChange w:id="1582" w:author="VOYER Raphael" w:date="2021-07-21T09:25:00Z">
          <w:pPr>
            <w:numPr>
              <w:numId w:val="9"/>
            </w:numPr>
            <w:tabs>
              <w:tab w:val="num" w:pos="720"/>
            </w:tabs>
            <w:ind w:left="720" w:hanging="360"/>
            <w:jc w:val="left"/>
          </w:pPr>
        </w:pPrChange>
      </w:pPr>
      <w:del w:id="1583" w:author="VOYER Raphael" w:date="2021-06-16T11:17:00Z">
        <w:r w:rsidDel="00374C6A">
          <w:delText>L3</w:delText>
        </w:r>
      </w:del>
    </w:p>
    <w:p w14:paraId="29137526" w14:textId="77777777" w:rsidR="00855336" w:rsidDel="00374C6A" w:rsidRDefault="00855336" w:rsidP="00EF2EA8">
      <w:pPr>
        <w:rPr>
          <w:del w:id="1584" w:author="VOYER Raphael" w:date="2021-06-16T11:17:00Z"/>
        </w:rPr>
        <w:pPrChange w:id="1585" w:author="VOYER Raphael" w:date="2021-07-21T09:25:00Z">
          <w:pPr>
            <w:ind w:left="720"/>
          </w:pPr>
        </w:pPrChange>
      </w:pPr>
      <w:del w:id="1586" w:author="VOYER Raphael" w:date="2021-06-16T11:17:00Z">
        <w:r w:rsidDel="00374C6A">
          <w:delText xml:space="preserve">The cluster is attached to a L3 switch on which the frames destined to the cluster IP address are to be routed to the cluster IP and then flooded on all interfaces. </w:delText>
        </w:r>
      </w:del>
    </w:p>
    <w:p w14:paraId="6A820BD1" w14:textId="77777777" w:rsidR="00045037" w:rsidDel="00374C6A" w:rsidRDefault="00045037" w:rsidP="00EF2EA8">
      <w:pPr>
        <w:rPr>
          <w:del w:id="1587" w:author="VOYER Raphael" w:date="2021-06-16T11:17:00Z"/>
        </w:rPr>
        <w:pPrChange w:id="1588" w:author="VOYER Raphael" w:date="2021-07-21T09:25:00Z">
          <w:pPr>
            <w:ind w:left="720"/>
          </w:pPr>
        </w:pPrChange>
      </w:pPr>
    </w:p>
    <w:p w14:paraId="1A0C490A" w14:textId="77777777" w:rsidR="00045037" w:rsidDel="00374C6A" w:rsidRDefault="00045037" w:rsidP="00EF2EA8">
      <w:pPr>
        <w:rPr>
          <w:del w:id="1589" w:author="VOYER Raphael" w:date="2021-06-16T11:17:00Z"/>
        </w:rPr>
        <w:pPrChange w:id="1590" w:author="VOYER Raphael" w:date="2021-07-21T09:25:00Z">
          <w:pPr/>
        </w:pPrChange>
      </w:pPr>
      <w:del w:id="1591" w:author="VOYER Raphael" w:date="2021-06-16T11:17:00Z">
        <w:r w:rsidDel="00374C6A">
          <w:delText>The High Availability Vlan feature</w:delText>
        </w:r>
        <w:r w:rsidR="001D267D" w:rsidDel="00374C6A">
          <w:delText xml:space="preserve"> provides </w:delText>
        </w:r>
        <w:r w:rsidDel="00374C6A">
          <w:delText>an</w:delText>
        </w:r>
        <w:r w:rsidR="001D267D" w:rsidDel="00374C6A">
          <w:delText xml:space="preserve"> implementation </w:delText>
        </w:r>
        <w:r w:rsidDel="00374C6A">
          <w:delText>which supports both modes.</w:delText>
        </w:r>
      </w:del>
    </w:p>
    <w:p w14:paraId="645ABEA0" w14:textId="77777777" w:rsidR="001D267D" w:rsidDel="00374C6A" w:rsidRDefault="00045037" w:rsidP="00EF2EA8">
      <w:pPr>
        <w:rPr>
          <w:del w:id="1592" w:author="VOYER Raphael" w:date="2021-06-16T11:17:00Z"/>
        </w:rPr>
        <w:pPrChange w:id="1593" w:author="VOYER Raphael" w:date="2021-07-21T09:25:00Z">
          <w:pPr/>
        </w:pPrChange>
      </w:pPr>
      <w:del w:id="1594" w:author="VOYER Raphael" w:date="2021-06-16T11:17:00Z">
        <w:r w:rsidDel="00374C6A">
          <w:delText>(L2 mode -&gt; L2 HAVLAN and L3 mode -&gt; L3 HAVLAN)</w:delText>
        </w:r>
      </w:del>
    </w:p>
    <w:p w14:paraId="084FF099" w14:textId="77777777" w:rsidR="003A67F4" w:rsidDel="00374C6A" w:rsidRDefault="003A67F4" w:rsidP="00EF2EA8">
      <w:pPr>
        <w:rPr>
          <w:del w:id="1595" w:author="VOYER Raphael" w:date="2021-06-16T11:17:00Z"/>
        </w:rPr>
        <w:pPrChange w:id="1596" w:author="VOYER Raphael" w:date="2021-07-21T09:25:00Z">
          <w:pPr/>
        </w:pPrChange>
      </w:pPr>
    </w:p>
    <w:p w14:paraId="7DCDC358" w14:textId="77777777" w:rsidR="003A67F4" w:rsidDel="00374C6A" w:rsidRDefault="003A67F4" w:rsidP="00EF2EA8">
      <w:pPr>
        <w:rPr>
          <w:del w:id="1597" w:author="VOYER Raphael" w:date="2021-06-16T11:17:00Z"/>
        </w:rPr>
        <w:pPrChange w:id="1598" w:author="VOYER Raphael" w:date="2021-07-21T09:25:00Z">
          <w:pPr/>
        </w:pPrChange>
      </w:pPr>
      <w:del w:id="1599" w:author="VOYER Raphael" w:date="2021-06-16T11:17:00Z">
        <w:r w:rsidDel="00374C6A">
          <w:delText xml:space="preserve">The l2 mode is currently supported in </w:delText>
        </w:r>
        <w:smartTag w:uri="urn:schemas-microsoft-com:office:smarttags" w:element="stockticker">
          <w:r w:rsidDel="00374C6A">
            <w:delText>AOS</w:delText>
          </w:r>
        </w:smartTag>
        <w:r w:rsidDel="00374C6A">
          <w:delText xml:space="preserve"> using the static mac-address command and l3 mode</w:delText>
        </w:r>
      </w:del>
    </w:p>
    <w:p w14:paraId="59CBF5C9" w14:textId="77777777" w:rsidR="003A67F4" w:rsidDel="00374C6A" w:rsidRDefault="003A67F4" w:rsidP="00EF2EA8">
      <w:pPr>
        <w:rPr>
          <w:del w:id="1600" w:author="VOYER Raphael" w:date="2021-06-16T11:17:00Z"/>
        </w:rPr>
        <w:pPrChange w:id="1601" w:author="VOYER Raphael" w:date="2021-07-21T09:25:00Z">
          <w:pPr/>
        </w:pPrChange>
      </w:pPr>
      <w:del w:id="1602" w:author="VOYER Raphael" w:date="2021-06-16T11:17:00Z">
        <w:r w:rsidDel="00374C6A">
          <w:delText>by the static ARP command with the following limitations.</w:delText>
        </w:r>
      </w:del>
    </w:p>
    <w:p w14:paraId="00A112BD" w14:textId="77777777" w:rsidR="003A67F4" w:rsidDel="00374C6A" w:rsidRDefault="003A67F4" w:rsidP="00EF2EA8">
      <w:pPr>
        <w:rPr>
          <w:del w:id="1603" w:author="VOYER Raphael" w:date="2021-06-16T11:17:00Z"/>
        </w:rPr>
        <w:pPrChange w:id="1604" w:author="VOYER Raphael" w:date="2021-07-21T09:25:00Z">
          <w:pPr/>
        </w:pPrChange>
      </w:pPr>
    </w:p>
    <w:p w14:paraId="3E5893A8" w14:textId="77777777" w:rsidR="003A67F4" w:rsidDel="00374C6A" w:rsidRDefault="003A67F4" w:rsidP="00EF2EA8">
      <w:pPr>
        <w:rPr>
          <w:del w:id="1605" w:author="VOYER Raphael" w:date="2021-06-16T11:17:00Z"/>
        </w:rPr>
        <w:pPrChange w:id="1606" w:author="VOYER Raphael" w:date="2021-07-21T09:25:00Z">
          <w:pPr/>
        </w:pPrChange>
      </w:pPr>
    </w:p>
    <w:p w14:paraId="67257A4F" w14:textId="77777777" w:rsidR="003A67F4" w:rsidDel="00374C6A" w:rsidRDefault="003A67F4" w:rsidP="00EF2EA8">
      <w:pPr>
        <w:rPr>
          <w:del w:id="1607" w:author="VOYER Raphael" w:date="2021-06-16T11:17:00Z"/>
        </w:rPr>
        <w:pPrChange w:id="1608" w:author="VOYER Raphael" w:date="2021-07-21T09:25:00Z">
          <w:pPr>
            <w:outlineLvl w:val="0"/>
          </w:pPr>
        </w:pPrChange>
      </w:pPr>
      <w:del w:id="1609" w:author="VOYER Raphael" w:date="2021-06-16T11:17:00Z">
        <w:r w:rsidDel="00374C6A">
          <w:delText xml:space="preserve"> </w:delText>
        </w:r>
        <w:bookmarkStart w:id="1610" w:name="_Toc381025698"/>
        <w:bookmarkStart w:id="1611" w:name="_Toc424820286"/>
        <w:r w:rsidRPr="003A67F4" w:rsidDel="00374C6A">
          <w:rPr>
            <w:b/>
          </w:rPr>
          <w:delText xml:space="preserve">Static Mac-learning </w:delText>
        </w:r>
        <w:r w:rsidR="00225800" w:rsidDel="00374C6A">
          <w:rPr>
            <w:b/>
          </w:rPr>
          <w:delText xml:space="preserve">multicast </w:delText>
        </w:r>
        <w:r w:rsidRPr="003A67F4" w:rsidDel="00374C6A">
          <w:rPr>
            <w:b/>
          </w:rPr>
          <w:delText>command Limitations</w:delText>
        </w:r>
        <w:r w:rsidDel="00374C6A">
          <w:delText>:</w:delText>
        </w:r>
        <w:bookmarkEnd w:id="1610"/>
        <w:bookmarkEnd w:id="1611"/>
      </w:del>
    </w:p>
    <w:p w14:paraId="23D20BAE" w14:textId="77777777" w:rsidR="00855336" w:rsidDel="00374C6A" w:rsidRDefault="003A67F4" w:rsidP="00EF2EA8">
      <w:pPr>
        <w:rPr>
          <w:del w:id="1612" w:author="VOYER Raphael" w:date="2021-06-16T11:17:00Z"/>
        </w:rPr>
        <w:pPrChange w:id="1613" w:author="VOYER Raphael" w:date="2021-07-21T09:25:00Z">
          <w:pPr/>
        </w:pPrChange>
      </w:pPr>
      <w:del w:id="1614" w:author="VOYER Raphael" w:date="2021-06-16T11:17:00Z">
        <w:r w:rsidDel="00374C6A">
          <w:delText xml:space="preserve">  a) No support of unicast mac </w:delText>
        </w:r>
      </w:del>
    </w:p>
    <w:p w14:paraId="4C16EA07" w14:textId="77777777" w:rsidR="003A67F4" w:rsidDel="00374C6A" w:rsidRDefault="003A67F4" w:rsidP="00EF2EA8">
      <w:pPr>
        <w:rPr>
          <w:del w:id="1615" w:author="VOYER Raphael" w:date="2021-06-16T11:17:00Z"/>
        </w:rPr>
        <w:pPrChange w:id="1616" w:author="VOYER Raphael" w:date="2021-07-21T09:25:00Z">
          <w:pPr/>
        </w:pPrChange>
      </w:pPr>
      <w:del w:id="1617" w:author="VOYER Raphael" w:date="2021-06-16T11:17:00Z">
        <w:r w:rsidDel="00374C6A">
          <w:delText xml:space="preserve">  b) No support of IP multicast mac.</w:delText>
        </w:r>
      </w:del>
    </w:p>
    <w:p w14:paraId="261CE3E3" w14:textId="77777777" w:rsidR="003A67F4" w:rsidDel="00374C6A" w:rsidRDefault="003A67F4" w:rsidP="00EF2EA8">
      <w:pPr>
        <w:rPr>
          <w:del w:id="1618" w:author="VOYER Raphael" w:date="2021-06-16T11:17:00Z"/>
        </w:rPr>
        <w:pPrChange w:id="1619" w:author="VOYER Raphael" w:date="2021-07-21T09:25:00Z">
          <w:pPr/>
        </w:pPrChange>
      </w:pPr>
    </w:p>
    <w:p w14:paraId="3D5F5109" w14:textId="77777777" w:rsidR="003A67F4" w:rsidDel="00374C6A" w:rsidRDefault="003A67F4" w:rsidP="00EF2EA8">
      <w:pPr>
        <w:rPr>
          <w:del w:id="1620" w:author="VOYER Raphael" w:date="2021-06-16T11:17:00Z"/>
        </w:rPr>
        <w:pPrChange w:id="1621" w:author="VOYER Raphael" w:date="2021-07-21T09:25:00Z">
          <w:pPr>
            <w:outlineLvl w:val="0"/>
          </w:pPr>
        </w:pPrChange>
      </w:pPr>
      <w:bookmarkStart w:id="1622" w:name="_Toc381025699"/>
      <w:bookmarkStart w:id="1623" w:name="_Toc424820287"/>
      <w:del w:id="1624" w:author="VOYER Raphael" w:date="2021-06-16T11:17:00Z">
        <w:r w:rsidRPr="003A67F4" w:rsidDel="00374C6A">
          <w:rPr>
            <w:b/>
          </w:rPr>
          <w:delText xml:space="preserve">Static </w:delText>
        </w:r>
        <w:r w:rsidR="008801AF" w:rsidDel="00374C6A">
          <w:rPr>
            <w:b/>
          </w:rPr>
          <w:delText xml:space="preserve">unicast/multicast </w:delText>
        </w:r>
        <w:r w:rsidRPr="003A67F4" w:rsidDel="00374C6A">
          <w:rPr>
            <w:b/>
          </w:rPr>
          <w:delText>ARP command limitations</w:delText>
        </w:r>
        <w:r w:rsidDel="00374C6A">
          <w:delText>:</w:delText>
        </w:r>
        <w:bookmarkEnd w:id="1622"/>
        <w:bookmarkEnd w:id="1623"/>
      </w:del>
    </w:p>
    <w:p w14:paraId="0CB48A62" w14:textId="77777777" w:rsidR="003A67F4" w:rsidDel="00374C6A" w:rsidRDefault="003A67F4" w:rsidP="00EF2EA8">
      <w:pPr>
        <w:rPr>
          <w:del w:id="1625" w:author="VOYER Raphael" w:date="2021-06-16T11:17:00Z"/>
        </w:rPr>
        <w:pPrChange w:id="1626" w:author="VOYER Raphael" w:date="2021-07-21T09:25:00Z">
          <w:pPr/>
        </w:pPrChange>
      </w:pPr>
      <w:del w:id="1627" w:author="VOYER Raphael" w:date="2021-06-16T11:17:00Z">
        <w:r w:rsidDel="00374C6A">
          <w:delText xml:space="preserve">  a) No support for dynamic ARP resolution</w:delText>
        </w:r>
        <w:r w:rsidR="008801AF" w:rsidDel="00374C6A">
          <w:delText xml:space="preserve"> for multicast mac.</w:delText>
        </w:r>
      </w:del>
    </w:p>
    <w:p w14:paraId="052D895A" w14:textId="77777777" w:rsidR="003A67F4" w:rsidDel="00374C6A" w:rsidRDefault="003A67F4" w:rsidP="00EF2EA8">
      <w:pPr>
        <w:rPr>
          <w:del w:id="1628" w:author="VOYER Raphael" w:date="2021-06-16T11:17:00Z"/>
        </w:rPr>
        <w:pPrChange w:id="1629" w:author="VOYER Raphael" w:date="2021-07-21T09:25:00Z">
          <w:pPr/>
        </w:pPrChange>
      </w:pPr>
      <w:del w:id="1630" w:author="VOYER Raphael" w:date="2021-06-16T11:17:00Z">
        <w:r w:rsidDel="00374C6A">
          <w:delText xml:space="preserve">  b) No support for multiple ports for an ARP entry.</w:delText>
        </w:r>
      </w:del>
    </w:p>
    <w:p w14:paraId="3EFAFA91" w14:textId="77777777" w:rsidR="003A67F4" w:rsidDel="00374C6A" w:rsidRDefault="003A67F4" w:rsidP="00EF2EA8">
      <w:pPr>
        <w:rPr>
          <w:del w:id="1631" w:author="VOYER Raphael" w:date="2021-06-16T11:17:00Z"/>
        </w:rPr>
        <w:pPrChange w:id="1632" w:author="VOYER Raphael" w:date="2021-07-21T09:25:00Z">
          <w:pPr/>
        </w:pPrChange>
      </w:pPr>
      <w:del w:id="1633" w:author="VOYER Raphael" w:date="2021-06-16T11:17:00Z">
        <w:r w:rsidDel="00374C6A">
          <w:delText xml:space="preserve">  c) No support for dynam</w:delText>
        </w:r>
        <w:r w:rsidR="00225800" w:rsidDel="00374C6A">
          <w:delText xml:space="preserve">ic IGMP reports. </w:delText>
        </w:r>
      </w:del>
    </w:p>
    <w:p w14:paraId="3D6B6158" w14:textId="77777777" w:rsidR="003A67F4" w:rsidDel="00374C6A" w:rsidRDefault="003A67F4" w:rsidP="00EF2EA8">
      <w:pPr>
        <w:rPr>
          <w:del w:id="1634" w:author="VOYER Raphael" w:date="2021-06-16T11:17:00Z"/>
        </w:rPr>
        <w:pPrChange w:id="1635" w:author="VOYER Raphael" w:date="2021-07-21T09:25:00Z">
          <w:pPr/>
        </w:pPrChange>
      </w:pPr>
    </w:p>
    <w:p w14:paraId="5B82508C" w14:textId="77777777" w:rsidR="003A67F4" w:rsidDel="00374C6A" w:rsidRDefault="003A67F4" w:rsidP="00EF2EA8">
      <w:pPr>
        <w:rPr>
          <w:del w:id="1636" w:author="VOYER Raphael" w:date="2021-06-16T11:17:00Z"/>
        </w:rPr>
        <w:pPrChange w:id="1637" w:author="VOYER Raphael" w:date="2021-07-21T09:25:00Z">
          <w:pPr/>
        </w:pPrChange>
      </w:pPr>
    </w:p>
    <w:p w14:paraId="3158F40F" w14:textId="77777777" w:rsidR="003A67F4" w:rsidDel="00374C6A" w:rsidRDefault="003A67F4" w:rsidP="00EF2EA8">
      <w:pPr>
        <w:rPr>
          <w:del w:id="1638" w:author="VOYER Raphael" w:date="2021-06-16T11:17:00Z"/>
        </w:rPr>
        <w:pPrChange w:id="1639" w:author="VOYER Raphael" w:date="2021-07-21T09:25:00Z">
          <w:pPr/>
        </w:pPrChange>
      </w:pPr>
      <w:del w:id="1640" w:author="VOYER Raphael" w:date="2021-06-16T11:17:00Z">
        <w:r w:rsidDel="00374C6A">
          <w:delText>The HAVLAN feature enhances the current features supported as well as addresses the above</w:delText>
        </w:r>
      </w:del>
    </w:p>
    <w:p w14:paraId="3C97BE30" w14:textId="77777777" w:rsidR="003A67F4" w:rsidDel="00374C6A" w:rsidRDefault="003A67F4" w:rsidP="00EF2EA8">
      <w:pPr>
        <w:rPr>
          <w:del w:id="1641" w:author="VOYER Raphael" w:date="2021-06-16T11:17:00Z"/>
        </w:rPr>
        <w:pPrChange w:id="1642" w:author="VOYER Raphael" w:date="2021-07-21T09:25:00Z">
          <w:pPr/>
        </w:pPrChange>
      </w:pPr>
      <w:del w:id="1643" w:author="VOYER Raphael" w:date="2021-06-16T11:17:00Z">
        <w:r w:rsidDel="00374C6A">
          <w:delText>limitations using a new management framework.</w:delText>
        </w:r>
      </w:del>
    </w:p>
    <w:p w14:paraId="24681001" w14:textId="77777777" w:rsidR="003A67F4" w:rsidDel="00374C6A" w:rsidRDefault="003A67F4" w:rsidP="00EF2EA8">
      <w:pPr>
        <w:rPr>
          <w:del w:id="1644" w:author="VOYER Raphael" w:date="2021-06-16T11:17:00Z"/>
        </w:rPr>
        <w:pPrChange w:id="1645" w:author="VOYER Raphael" w:date="2021-07-21T09:25:00Z">
          <w:pPr/>
        </w:pPrChange>
      </w:pPr>
    </w:p>
    <w:p w14:paraId="473AC4AA" w14:textId="77777777" w:rsidR="00855336" w:rsidDel="00374C6A" w:rsidRDefault="00855336" w:rsidP="00EF2EA8">
      <w:pPr>
        <w:rPr>
          <w:del w:id="1646" w:author="VOYER Raphael" w:date="2021-06-16T11:17:00Z"/>
        </w:rPr>
        <w:pPrChange w:id="1647" w:author="VOYER Raphael" w:date="2021-07-21T09:25:00Z">
          <w:pPr>
            <w:ind w:left="720"/>
          </w:pPr>
        </w:pPrChange>
      </w:pPr>
    </w:p>
    <w:p w14:paraId="3497807B" w14:textId="77777777" w:rsidR="00855336" w:rsidRPr="00C8033D" w:rsidDel="00374C6A" w:rsidRDefault="00855336" w:rsidP="00EF2EA8">
      <w:pPr>
        <w:rPr>
          <w:del w:id="1648" w:author="VOYER Raphael" w:date="2021-06-16T11:17:00Z"/>
          <w:b/>
          <w:bCs/>
          <w:sz w:val="28"/>
          <w:szCs w:val="28"/>
        </w:rPr>
        <w:pPrChange w:id="1649" w:author="VOYER Raphael" w:date="2021-07-21T09:25:00Z">
          <w:pPr>
            <w:outlineLvl w:val="0"/>
          </w:pPr>
        </w:pPrChange>
      </w:pPr>
      <w:bookmarkStart w:id="1650" w:name="_Toc381025700"/>
      <w:del w:id="1651" w:author="VOYER Raphael" w:date="2021-06-16T11:17:00Z">
        <w:r w:rsidRPr="002127C1" w:rsidDel="00374C6A">
          <w:rPr>
            <w:b/>
            <w:sz w:val="28"/>
            <w:szCs w:val="28"/>
          </w:rPr>
          <w:delText>2.1.1</w:delText>
        </w:r>
        <w:r w:rsidDel="00374C6A">
          <w:rPr>
            <w:b/>
            <w:sz w:val="28"/>
            <w:szCs w:val="28"/>
          </w:rPr>
          <w:delText xml:space="preserve"> </w:delText>
        </w:r>
        <w:r w:rsidRPr="00C8033D" w:rsidDel="00374C6A">
          <w:rPr>
            <w:b/>
            <w:bCs/>
            <w:sz w:val="28"/>
            <w:szCs w:val="28"/>
          </w:rPr>
          <w:delText>Stonebeat FullCluster Overview:</w:delText>
        </w:r>
        <w:bookmarkEnd w:id="1650"/>
        <w:r w:rsidRPr="00C8033D" w:rsidDel="00374C6A">
          <w:rPr>
            <w:b/>
            <w:bCs/>
            <w:sz w:val="28"/>
            <w:szCs w:val="28"/>
          </w:rPr>
          <w:delText xml:space="preserve"> </w:delText>
        </w:r>
      </w:del>
    </w:p>
    <w:p w14:paraId="3328B68A" w14:textId="77777777" w:rsidR="00855336" w:rsidRPr="00C8033D" w:rsidDel="00374C6A" w:rsidRDefault="00855336" w:rsidP="00EF2EA8">
      <w:pPr>
        <w:rPr>
          <w:del w:id="1652" w:author="VOYER Raphael" w:date="2021-06-16T11:17:00Z"/>
        </w:rPr>
        <w:pPrChange w:id="1653" w:author="VOYER Raphael" w:date="2021-07-21T09:25:00Z">
          <w:pPr/>
        </w:pPrChange>
      </w:pPr>
    </w:p>
    <w:p w14:paraId="3BEFAD64" w14:textId="77777777" w:rsidR="00E305B9" w:rsidDel="00374C6A" w:rsidRDefault="00855336" w:rsidP="00EF2EA8">
      <w:pPr>
        <w:rPr>
          <w:del w:id="1654" w:author="VOYER Raphael" w:date="2021-06-16T11:17:00Z"/>
        </w:rPr>
        <w:pPrChange w:id="1655" w:author="VOYER Raphael" w:date="2021-07-21T09:25:00Z">
          <w:pPr/>
        </w:pPrChange>
      </w:pPr>
      <w:del w:id="1656" w:author="VOYER Raphael" w:date="2021-06-16T11:17:00Z">
        <w:r w:rsidRPr="00C8033D" w:rsidDel="00374C6A">
          <w:delText xml:space="preserve"> StoneBeat FullCluster is a complete high-availability solution enabling redundancy, fault detection, and full transparency. The solution makes firewalls redundant by taking multiple firewall machines and giving them a single network identity. (Virtual IP). If one of the firewall</w:delText>
        </w:r>
        <w:r w:rsidDel="00374C6A">
          <w:delText xml:space="preserve"> </w:delText>
        </w:r>
        <w:r w:rsidRPr="00C8033D" w:rsidDel="00374C6A">
          <w:delText xml:space="preserve">machines fails, the others take over its load quickly, automatically, and flexibly. When a </w:delText>
        </w:r>
        <w:r w:rsidRPr="002127C1" w:rsidDel="00374C6A">
          <w:delText>failure occurs, the duties of a failed firewall node are quickly</w:delText>
        </w:r>
        <w:r w:rsidDel="00374C6A">
          <w:delText xml:space="preserve"> </w:delText>
        </w:r>
        <w:r w:rsidRPr="002127C1" w:rsidDel="00374C6A">
          <w:delText>and automatically assumed by the other nodes in the cluster.</w:delText>
        </w:r>
      </w:del>
    </w:p>
    <w:p w14:paraId="74DBA653" w14:textId="77777777" w:rsidR="00562555" w:rsidRPr="002B5E4E" w:rsidDel="00374C6A" w:rsidRDefault="00562555" w:rsidP="00EF2EA8">
      <w:pPr>
        <w:rPr>
          <w:del w:id="1657" w:author="VOYER Raphael" w:date="2021-06-16T11:17:00Z"/>
        </w:rPr>
        <w:pPrChange w:id="1658" w:author="VOYER Raphael" w:date="2021-07-21T09:25:00Z">
          <w:pPr/>
        </w:pPrChange>
      </w:pPr>
    </w:p>
    <w:p w14:paraId="2988A58E" w14:textId="77777777" w:rsidR="00855336" w:rsidDel="00374C6A" w:rsidRDefault="00855336" w:rsidP="00EF2EA8">
      <w:pPr>
        <w:rPr>
          <w:del w:id="1659" w:author="VOYER Raphael" w:date="2021-06-16T11:17:00Z"/>
          <w:b/>
          <w:sz w:val="28"/>
          <w:szCs w:val="28"/>
        </w:rPr>
        <w:pPrChange w:id="1660" w:author="VOYER Raphael" w:date="2021-07-21T09:25:00Z">
          <w:pPr>
            <w:outlineLvl w:val="0"/>
          </w:pPr>
        </w:pPrChange>
      </w:pPr>
      <w:bookmarkStart w:id="1661" w:name="_Toc381025701"/>
      <w:del w:id="1662" w:author="VOYER Raphael" w:date="2021-06-16T11:17:00Z">
        <w:r w:rsidRPr="0092399A" w:rsidDel="00374C6A">
          <w:rPr>
            <w:b/>
            <w:sz w:val="28"/>
            <w:szCs w:val="28"/>
          </w:rPr>
          <w:delText>2.1.2 Clustering</w:delText>
        </w:r>
        <w:bookmarkEnd w:id="1661"/>
      </w:del>
    </w:p>
    <w:p w14:paraId="7A440589" w14:textId="77777777" w:rsidR="00855336" w:rsidDel="00374C6A" w:rsidRDefault="00855336" w:rsidP="00EF2EA8">
      <w:pPr>
        <w:rPr>
          <w:del w:id="1663" w:author="VOYER Raphael" w:date="2021-06-16T11:17:00Z"/>
          <w:b/>
          <w:sz w:val="28"/>
          <w:szCs w:val="28"/>
        </w:rPr>
        <w:pPrChange w:id="1664" w:author="VOYER Raphael" w:date="2021-07-21T09:25:00Z">
          <w:pPr/>
        </w:pPrChange>
      </w:pPr>
    </w:p>
    <w:p w14:paraId="1E954784" w14:textId="77777777" w:rsidR="00855336" w:rsidRPr="00200E28" w:rsidDel="00374C6A" w:rsidRDefault="00855336" w:rsidP="00EF2EA8">
      <w:pPr>
        <w:rPr>
          <w:del w:id="1665" w:author="VOYER Raphael" w:date="2021-06-16T11:17:00Z"/>
        </w:rPr>
        <w:pPrChange w:id="1666" w:author="VOYER Raphael" w:date="2021-07-21T09:25:00Z">
          <w:pPr/>
        </w:pPrChange>
      </w:pPr>
      <w:del w:id="1667" w:author="VOYER Raphael" w:date="2021-06-16T11:17:00Z">
        <w:r w:rsidRPr="00200E28" w:rsidDel="00374C6A">
          <w:delText>The clustering protocol enables the nodes to maintain an identical view of the</w:delText>
        </w:r>
        <w:r w:rsidDel="00374C6A">
          <w:delText xml:space="preserve"> </w:delText>
        </w:r>
        <w:r w:rsidRPr="00200E28" w:rsidDel="00374C6A">
          <w:delText>cluster status. The nodes can maintain an identical view because they</w:delText>
        </w:r>
        <w:r w:rsidDel="00374C6A">
          <w:delText xml:space="preserve"> </w:delText>
        </w:r>
        <w:r w:rsidRPr="00200E28" w:rsidDel="00374C6A">
          <w:delText>periodically exchange information, always incorporating in their own view the</w:delText>
        </w:r>
        <w:r w:rsidDel="00374C6A">
          <w:delText xml:space="preserve"> </w:delText>
        </w:r>
        <w:r w:rsidRPr="00200E28" w:rsidDel="00374C6A">
          <w:delText>views of the other nodes. The information is exchanged as part of a special</w:delText>
        </w:r>
        <w:r w:rsidDel="00374C6A">
          <w:delText xml:space="preserve"> </w:delText>
        </w:r>
        <w:r w:rsidRPr="00200E28" w:rsidDel="00374C6A">
          <w:delText>heartbeat protocol.</w:delText>
        </w:r>
      </w:del>
    </w:p>
    <w:p w14:paraId="5FE55869" w14:textId="77777777" w:rsidR="00855336" w:rsidDel="00374C6A" w:rsidRDefault="00855336" w:rsidP="00EF2EA8">
      <w:pPr>
        <w:rPr>
          <w:del w:id="1668" w:author="VOYER Raphael" w:date="2021-06-16T11:17:00Z"/>
        </w:rPr>
        <w:pPrChange w:id="1669" w:author="VOYER Raphael" w:date="2021-07-21T09:25:00Z">
          <w:pPr/>
        </w:pPrChange>
      </w:pPr>
    </w:p>
    <w:p w14:paraId="7C7D9C97" w14:textId="77777777" w:rsidR="00855336" w:rsidRPr="00200E28" w:rsidDel="00374C6A" w:rsidRDefault="00855336" w:rsidP="00EF2EA8">
      <w:pPr>
        <w:rPr>
          <w:del w:id="1670" w:author="VOYER Raphael" w:date="2021-06-16T11:17:00Z"/>
        </w:rPr>
        <w:pPrChange w:id="1671" w:author="VOYER Raphael" w:date="2021-07-21T09:25:00Z">
          <w:pPr/>
        </w:pPrChange>
      </w:pPr>
      <w:del w:id="1672" w:author="VOYER Raphael" w:date="2021-06-16T11:17:00Z">
        <w:r w:rsidRPr="00200E28" w:rsidDel="00374C6A">
          <w:delText>The nodes exchange information about the following:</w:delText>
        </w:r>
      </w:del>
    </w:p>
    <w:p w14:paraId="79ED54FF" w14:textId="77777777" w:rsidR="00855336" w:rsidRPr="00200E28" w:rsidDel="00374C6A" w:rsidRDefault="00855336" w:rsidP="00EF2EA8">
      <w:pPr>
        <w:rPr>
          <w:del w:id="1673" w:author="VOYER Raphael" w:date="2021-06-16T11:17:00Z"/>
        </w:rPr>
        <w:pPrChange w:id="1674" w:author="VOYER Raphael" w:date="2021-07-21T09:25:00Z">
          <w:pPr>
            <w:numPr>
              <w:numId w:val="10"/>
            </w:numPr>
            <w:tabs>
              <w:tab w:val="num" w:pos="720"/>
            </w:tabs>
            <w:ind w:left="720" w:hanging="360"/>
          </w:pPr>
        </w:pPrChange>
      </w:pPr>
      <w:del w:id="1675" w:author="VOYER Raphael" w:date="2021-06-16T11:17:00Z">
        <w:r w:rsidRPr="00200E28" w:rsidDel="00374C6A">
          <w:delText>Which nodes are online</w:delText>
        </w:r>
      </w:del>
    </w:p>
    <w:p w14:paraId="20E2BC7D" w14:textId="77777777" w:rsidR="00855336" w:rsidRPr="00200E28" w:rsidDel="00374C6A" w:rsidRDefault="00855336" w:rsidP="00EF2EA8">
      <w:pPr>
        <w:rPr>
          <w:del w:id="1676" w:author="VOYER Raphael" w:date="2021-06-16T11:17:00Z"/>
        </w:rPr>
        <w:pPrChange w:id="1677" w:author="VOYER Raphael" w:date="2021-07-21T09:25:00Z">
          <w:pPr>
            <w:numPr>
              <w:numId w:val="10"/>
            </w:numPr>
            <w:tabs>
              <w:tab w:val="num" w:pos="720"/>
            </w:tabs>
            <w:ind w:left="720" w:hanging="360"/>
          </w:pPr>
        </w:pPrChange>
      </w:pPr>
      <w:del w:id="1678" w:author="VOYER Raphael" w:date="2021-06-16T11:17:00Z">
        <w:r w:rsidRPr="00200E28" w:rsidDel="00374C6A">
          <w:delText>The capacity of each online node</w:delText>
        </w:r>
      </w:del>
    </w:p>
    <w:p w14:paraId="3565D902" w14:textId="77777777" w:rsidR="00855336" w:rsidRPr="00200E28" w:rsidDel="00374C6A" w:rsidRDefault="00855336" w:rsidP="00EF2EA8">
      <w:pPr>
        <w:rPr>
          <w:del w:id="1679" w:author="VOYER Raphael" w:date="2021-06-16T11:17:00Z"/>
        </w:rPr>
        <w:pPrChange w:id="1680" w:author="VOYER Raphael" w:date="2021-07-21T09:25:00Z">
          <w:pPr>
            <w:numPr>
              <w:numId w:val="10"/>
            </w:numPr>
            <w:tabs>
              <w:tab w:val="num" w:pos="720"/>
            </w:tabs>
            <w:ind w:left="720" w:hanging="360"/>
          </w:pPr>
        </w:pPrChange>
      </w:pPr>
      <w:del w:id="1681" w:author="VOYER Raphael" w:date="2021-06-16T11:17:00Z">
        <w:r w:rsidRPr="00200E28" w:rsidDel="00374C6A">
          <w:delText>How much load is each node handling</w:delText>
        </w:r>
      </w:del>
    </w:p>
    <w:p w14:paraId="1F42F426" w14:textId="77777777" w:rsidR="00855336" w:rsidDel="00374C6A" w:rsidRDefault="00855336" w:rsidP="00EF2EA8">
      <w:pPr>
        <w:rPr>
          <w:del w:id="1682" w:author="VOYER Raphael" w:date="2021-06-16T11:17:00Z"/>
        </w:rPr>
        <w:pPrChange w:id="1683" w:author="VOYER Raphael" w:date="2021-07-21T09:25:00Z">
          <w:pPr>
            <w:numPr>
              <w:numId w:val="10"/>
            </w:numPr>
            <w:tabs>
              <w:tab w:val="num" w:pos="720"/>
            </w:tabs>
            <w:ind w:left="720" w:hanging="360"/>
          </w:pPr>
        </w:pPrChange>
      </w:pPr>
      <w:del w:id="1684" w:author="VOYER Raphael" w:date="2021-06-16T11:17:00Z">
        <w:r w:rsidRPr="00200E28" w:rsidDel="00374C6A">
          <w:delText>Additional data required either by the clustering protocol or by other parts</w:delText>
        </w:r>
        <w:r w:rsidDel="00374C6A">
          <w:delText xml:space="preserve"> </w:delText>
        </w:r>
        <w:r w:rsidRPr="00200E28" w:rsidDel="00374C6A">
          <w:delText>of the system.</w:delText>
        </w:r>
      </w:del>
    </w:p>
    <w:p w14:paraId="669D2826" w14:textId="77777777" w:rsidR="00855336" w:rsidRPr="00200E28" w:rsidDel="00374C6A" w:rsidRDefault="00855336" w:rsidP="00EF2EA8">
      <w:pPr>
        <w:rPr>
          <w:del w:id="1685" w:author="VOYER Raphael" w:date="2021-06-16T11:17:00Z"/>
        </w:rPr>
        <w:pPrChange w:id="1686" w:author="VOYER Raphael" w:date="2021-07-21T09:25:00Z">
          <w:pPr/>
        </w:pPrChange>
      </w:pPr>
    </w:p>
    <w:p w14:paraId="361A2B8C" w14:textId="77777777" w:rsidR="00855336" w:rsidRPr="00200E28" w:rsidDel="00374C6A" w:rsidRDefault="00855336" w:rsidP="00EF2EA8">
      <w:pPr>
        <w:rPr>
          <w:del w:id="1687" w:author="VOYER Raphael" w:date="2021-06-16T11:17:00Z"/>
        </w:rPr>
        <w:pPrChange w:id="1688" w:author="VOYER Raphael" w:date="2021-07-21T09:25:00Z">
          <w:pPr/>
        </w:pPrChange>
      </w:pPr>
      <w:del w:id="1689" w:author="VOYER Raphael" w:date="2021-06-16T11:17:00Z">
        <w:r w:rsidRPr="00200E28" w:rsidDel="00374C6A">
          <w:delText>The clustering protocol is also used for the following purposes:</w:delText>
        </w:r>
      </w:del>
    </w:p>
    <w:p w14:paraId="2505695C" w14:textId="77777777" w:rsidR="00855336" w:rsidRPr="00200E28" w:rsidDel="00374C6A" w:rsidRDefault="00855336" w:rsidP="00EF2EA8">
      <w:pPr>
        <w:rPr>
          <w:del w:id="1690" w:author="VOYER Raphael" w:date="2021-06-16T11:17:00Z"/>
        </w:rPr>
        <w:pPrChange w:id="1691" w:author="VOYER Raphael" w:date="2021-07-21T09:25:00Z">
          <w:pPr>
            <w:numPr>
              <w:numId w:val="11"/>
            </w:numPr>
            <w:tabs>
              <w:tab w:val="num" w:pos="720"/>
            </w:tabs>
            <w:ind w:left="720" w:hanging="360"/>
          </w:pPr>
        </w:pPrChange>
      </w:pPr>
      <w:del w:id="1692" w:author="VOYER Raphael" w:date="2021-06-16T11:17:00Z">
        <w:r w:rsidRPr="00200E28" w:rsidDel="00374C6A">
          <w:delText>Detecting node failures</w:delText>
        </w:r>
      </w:del>
    </w:p>
    <w:p w14:paraId="5BA7BD8B" w14:textId="77777777" w:rsidR="00855336" w:rsidRPr="00200E28" w:rsidDel="00374C6A" w:rsidRDefault="00855336" w:rsidP="00EF2EA8">
      <w:pPr>
        <w:rPr>
          <w:del w:id="1693" w:author="VOYER Raphael" w:date="2021-06-16T11:17:00Z"/>
        </w:rPr>
        <w:pPrChange w:id="1694" w:author="VOYER Raphael" w:date="2021-07-21T09:25:00Z">
          <w:pPr>
            <w:numPr>
              <w:numId w:val="11"/>
            </w:numPr>
            <w:tabs>
              <w:tab w:val="num" w:pos="720"/>
            </w:tabs>
            <w:ind w:left="720" w:hanging="360"/>
          </w:pPr>
        </w:pPrChange>
      </w:pPr>
      <w:del w:id="1695" w:author="VOYER Raphael" w:date="2021-06-16T11:17:00Z">
        <w:r w:rsidRPr="00200E28" w:rsidDel="00374C6A">
          <w:delText>Isolating failed nodes</w:delText>
        </w:r>
      </w:del>
    </w:p>
    <w:p w14:paraId="4D1F7681" w14:textId="77777777" w:rsidR="00855336" w:rsidDel="00374C6A" w:rsidRDefault="00855336" w:rsidP="00EF2EA8">
      <w:pPr>
        <w:rPr>
          <w:del w:id="1696" w:author="VOYER Raphael" w:date="2021-06-16T11:17:00Z"/>
        </w:rPr>
        <w:pPrChange w:id="1697" w:author="VOYER Raphael" w:date="2021-07-21T09:25:00Z">
          <w:pPr>
            <w:numPr>
              <w:numId w:val="11"/>
            </w:numPr>
            <w:tabs>
              <w:tab w:val="num" w:pos="720"/>
            </w:tabs>
            <w:ind w:left="720" w:hanging="360"/>
          </w:pPr>
        </w:pPrChange>
      </w:pPr>
      <w:del w:id="1698" w:author="VOYER Raphael" w:date="2021-06-16T11:17:00Z">
        <w:r w:rsidRPr="00200E28" w:rsidDel="00374C6A">
          <w:delText>Synchronizing load balancing decisions so that filtering is adjusted</w:delText>
        </w:r>
        <w:r w:rsidDel="00374C6A">
          <w:delText xml:space="preserve"> </w:delText>
        </w:r>
        <w:r w:rsidRPr="00200E28" w:rsidDel="00374C6A">
          <w:delText>simultaneously on all nodes.</w:delText>
        </w:r>
      </w:del>
    </w:p>
    <w:p w14:paraId="4B121A1D" w14:textId="77777777" w:rsidR="004300F7" w:rsidDel="00374C6A" w:rsidRDefault="004300F7" w:rsidP="00EF2EA8">
      <w:pPr>
        <w:rPr>
          <w:del w:id="1699" w:author="VOYER Raphael" w:date="2021-06-16T11:17:00Z"/>
        </w:rPr>
        <w:pPrChange w:id="1700" w:author="VOYER Raphael" w:date="2021-07-21T09:25:00Z">
          <w:pPr>
            <w:ind w:left="360"/>
          </w:pPr>
        </w:pPrChange>
      </w:pPr>
    </w:p>
    <w:p w14:paraId="1080AFEB" w14:textId="77777777" w:rsidR="00855336" w:rsidDel="00374C6A" w:rsidRDefault="00855336" w:rsidP="00EF2EA8">
      <w:pPr>
        <w:rPr>
          <w:del w:id="1701" w:author="VOYER Raphael" w:date="2021-06-16T11:17:00Z"/>
          <w:b/>
          <w:sz w:val="28"/>
          <w:szCs w:val="28"/>
        </w:rPr>
        <w:pPrChange w:id="1702" w:author="VOYER Raphael" w:date="2021-07-21T09:25:00Z">
          <w:pPr>
            <w:outlineLvl w:val="0"/>
          </w:pPr>
        </w:pPrChange>
      </w:pPr>
      <w:bookmarkStart w:id="1703" w:name="_Toc381025702"/>
      <w:del w:id="1704" w:author="VOYER Raphael" w:date="2021-06-16T11:17:00Z">
        <w:r w:rsidRPr="0092399A" w:rsidDel="00374C6A">
          <w:rPr>
            <w:b/>
            <w:sz w:val="28"/>
            <w:szCs w:val="28"/>
          </w:rPr>
          <w:delText xml:space="preserve">2.1.3 IP and </w:delText>
        </w:r>
        <w:smartTag w:uri="urn:schemas-microsoft-com:office:smarttags" w:element="stockticker">
          <w:r w:rsidRPr="0092399A" w:rsidDel="00374C6A">
            <w:rPr>
              <w:b/>
              <w:sz w:val="28"/>
              <w:szCs w:val="28"/>
            </w:rPr>
            <w:delText>MAC</w:delText>
          </w:r>
        </w:smartTag>
        <w:r w:rsidRPr="0092399A" w:rsidDel="00374C6A">
          <w:rPr>
            <w:b/>
            <w:sz w:val="28"/>
            <w:szCs w:val="28"/>
          </w:rPr>
          <w:delText xml:space="preserve"> Addresses</w:delText>
        </w:r>
        <w:bookmarkEnd w:id="1703"/>
      </w:del>
    </w:p>
    <w:p w14:paraId="33E974A2" w14:textId="77777777" w:rsidR="00855336" w:rsidRPr="0092399A" w:rsidDel="00374C6A" w:rsidRDefault="00855336" w:rsidP="00EF2EA8">
      <w:pPr>
        <w:rPr>
          <w:del w:id="1705" w:author="VOYER Raphael" w:date="2021-06-16T11:17:00Z"/>
          <w:b/>
          <w:sz w:val="28"/>
          <w:szCs w:val="28"/>
        </w:rPr>
        <w:pPrChange w:id="1706" w:author="VOYER Raphael" w:date="2021-07-21T09:25:00Z">
          <w:pPr/>
        </w:pPrChange>
      </w:pPr>
    </w:p>
    <w:p w14:paraId="1E2C2F6A" w14:textId="77777777" w:rsidR="00855336" w:rsidDel="00374C6A" w:rsidRDefault="00855336" w:rsidP="00EF2EA8">
      <w:pPr>
        <w:rPr>
          <w:del w:id="1707" w:author="VOYER Raphael" w:date="2021-06-16T11:17:00Z"/>
        </w:rPr>
        <w:pPrChange w:id="1708" w:author="VOYER Raphael" w:date="2021-07-21T09:25:00Z">
          <w:pPr/>
        </w:pPrChange>
      </w:pPr>
      <w:del w:id="1709" w:author="VOYER Raphael" w:date="2021-06-16T11:17:00Z">
        <w:r w:rsidRPr="00200E28" w:rsidDel="00374C6A">
          <w:delText xml:space="preserve">There are two types of IP and </w:delText>
        </w:r>
        <w:smartTag w:uri="urn:schemas-microsoft-com:office:smarttags" w:element="stockticker">
          <w:r w:rsidRPr="00200E28" w:rsidDel="00374C6A">
            <w:delText>MAC</w:delText>
          </w:r>
        </w:smartTag>
        <w:r w:rsidRPr="00200E28" w:rsidDel="00374C6A">
          <w:delText xml:space="preserve"> addresses in a StoneBeat FullCluster</w:delText>
        </w:r>
        <w:r w:rsidDel="00374C6A">
          <w:delText xml:space="preserve"> </w:delText>
        </w:r>
        <w:r w:rsidRPr="00200E28" w:rsidDel="00374C6A">
          <w:delText xml:space="preserve">system: </w:delText>
        </w:r>
      </w:del>
    </w:p>
    <w:p w14:paraId="2023B0B4" w14:textId="77777777" w:rsidR="00855336" w:rsidDel="00374C6A" w:rsidRDefault="00855336" w:rsidP="00EF2EA8">
      <w:pPr>
        <w:rPr>
          <w:del w:id="1710" w:author="VOYER Raphael" w:date="2021-06-16T11:17:00Z"/>
        </w:rPr>
        <w:pPrChange w:id="1711" w:author="VOYER Raphael" w:date="2021-07-21T09:25:00Z">
          <w:pPr/>
        </w:pPrChange>
      </w:pPr>
      <w:del w:id="1712" w:author="VOYER Raphael" w:date="2021-06-16T11:17:00Z">
        <w:r w:rsidRPr="00200E28" w:rsidDel="00374C6A">
          <w:delText>cluster addresses and dedicated addresses.</w:delText>
        </w:r>
      </w:del>
    </w:p>
    <w:p w14:paraId="143EAFE7" w14:textId="77777777" w:rsidR="00855336" w:rsidRPr="00200E28" w:rsidDel="00374C6A" w:rsidRDefault="00855336" w:rsidP="00EF2EA8">
      <w:pPr>
        <w:rPr>
          <w:del w:id="1713" w:author="VOYER Raphael" w:date="2021-06-16T11:17:00Z"/>
        </w:rPr>
        <w:pPrChange w:id="1714" w:author="VOYER Raphael" w:date="2021-07-21T09:25:00Z">
          <w:pPr/>
        </w:pPrChange>
      </w:pPr>
    </w:p>
    <w:p w14:paraId="43EEE179" w14:textId="77777777" w:rsidR="00855336" w:rsidRPr="0092399A" w:rsidDel="00374C6A" w:rsidRDefault="00855336" w:rsidP="00EF2EA8">
      <w:pPr>
        <w:rPr>
          <w:del w:id="1715" w:author="VOYER Raphael" w:date="2021-06-16T11:17:00Z"/>
          <w:b/>
        </w:rPr>
        <w:pPrChange w:id="1716" w:author="VOYER Raphael" w:date="2021-07-21T09:25:00Z">
          <w:pPr>
            <w:outlineLvl w:val="0"/>
          </w:pPr>
        </w:pPrChange>
      </w:pPr>
      <w:bookmarkStart w:id="1717" w:name="_Toc381025703"/>
      <w:bookmarkStart w:id="1718" w:name="_Toc424820291"/>
      <w:del w:id="1719" w:author="VOYER Raphael" w:date="2021-06-16T11:17:00Z">
        <w:r w:rsidRPr="0092399A" w:rsidDel="00374C6A">
          <w:rPr>
            <w:b/>
          </w:rPr>
          <w:delText>Cluster addresses</w:delText>
        </w:r>
        <w:r w:rsidDel="00374C6A">
          <w:rPr>
            <w:b/>
          </w:rPr>
          <w:delText>:</w:delText>
        </w:r>
        <w:bookmarkEnd w:id="1717"/>
        <w:bookmarkEnd w:id="1718"/>
      </w:del>
    </w:p>
    <w:p w14:paraId="3E4CAD68" w14:textId="77777777" w:rsidR="00855336" w:rsidRPr="0092399A" w:rsidDel="00374C6A" w:rsidRDefault="00855336" w:rsidP="00EF2EA8">
      <w:pPr>
        <w:rPr>
          <w:del w:id="1720" w:author="VOYER Raphael" w:date="2021-06-16T11:17:00Z"/>
          <w:i/>
          <w:iCs/>
        </w:rPr>
        <w:pPrChange w:id="1721" w:author="VOYER Raphael" w:date="2021-07-21T09:25:00Z">
          <w:pPr/>
        </w:pPrChange>
      </w:pPr>
      <w:del w:id="1722" w:author="VOYER Raphael" w:date="2021-06-16T11:17:00Z">
        <w:r w:rsidRPr="00200E28" w:rsidDel="00374C6A">
          <w:delText xml:space="preserve">All nodes in the cluster share a unicast IP address called the </w:delText>
        </w:r>
        <w:r w:rsidRPr="00200E28" w:rsidDel="00374C6A">
          <w:rPr>
            <w:i/>
            <w:iCs/>
          </w:rPr>
          <w:delText>Cluster IP address</w:delText>
        </w:r>
        <w:r w:rsidDel="00374C6A">
          <w:rPr>
            <w:i/>
            <w:iCs/>
          </w:rPr>
          <w:delText xml:space="preserve"> </w:delText>
        </w:r>
        <w:r w:rsidRPr="00200E28" w:rsidDel="00374C6A">
          <w:delText xml:space="preserve">that acts as a common gateway IP address. They also share a </w:delText>
        </w:r>
        <w:smartTag w:uri="urn:schemas-microsoft-com:office:smarttags" w:element="stockticker">
          <w:r w:rsidRPr="00200E28" w:rsidDel="00374C6A">
            <w:delText>MAC</w:delText>
          </w:r>
        </w:smartTag>
        <w:r w:rsidDel="00374C6A">
          <w:delText xml:space="preserve"> </w:delText>
        </w:r>
        <w:r w:rsidRPr="00200E28" w:rsidDel="00374C6A">
          <w:delText xml:space="preserve">address called the </w:delText>
        </w:r>
        <w:r w:rsidRPr="00200E28" w:rsidDel="00374C6A">
          <w:rPr>
            <w:i/>
            <w:iCs/>
          </w:rPr>
          <w:delText xml:space="preserve">Cluster </w:delText>
        </w:r>
        <w:smartTag w:uri="urn:schemas-microsoft-com:office:smarttags" w:element="stockticker">
          <w:r w:rsidRPr="00200E28" w:rsidDel="00374C6A">
            <w:rPr>
              <w:i/>
              <w:iCs/>
            </w:rPr>
            <w:delText>MAC</w:delText>
          </w:r>
        </w:smartTag>
        <w:r w:rsidRPr="00200E28" w:rsidDel="00374C6A">
          <w:rPr>
            <w:i/>
            <w:iCs/>
          </w:rPr>
          <w:delText xml:space="preserve"> address</w:delText>
        </w:r>
        <w:r w:rsidRPr="00200E28" w:rsidDel="00374C6A">
          <w:delText>.</w:delText>
        </w:r>
      </w:del>
    </w:p>
    <w:p w14:paraId="1EA54F71" w14:textId="77777777" w:rsidR="00855336" w:rsidDel="00374C6A" w:rsidRDefault="00855336" w:rsidP="00EF2EA8">
      <w:pPr>
        <w:rPr>
          <w:del w:id="1723" w:author="VOYER Raphael" w:date="2021-06-16T11:17:00Z"/>
        </w:rPr>
        <w:pPrChange w:id="1724" w:author="VOYER Raphael" w:date="2021-07-21T09:25:00Z">
          <w:pPr/>
        </w:pPrChange>
      </w:pPr>
      <w:del w:id="1725" w:author="VOYER Raphael" w:date="2021-06-16T11:17:00Z">
        <w:r w:rsidRPr="00200E28" w:rsidDel="00374C6A">
          <w:delText>Directly-connected routers and hosts use the Cluster IP address when</w:delText>
        </w:r>
        <w:r w:rsidDel="00374C6A">
          <w:delText xml:space="preserve"> </w:delText>
        </w:r>
        <w:r w:rsidRPr="00200E28" w:rsidDel="00374C6A">
          <w:delText>connecting to the firewall. The Cluster IP address is available whenever the</w:delText>
        </w:r>
        <w:r w:rsidDel="00374C6A">
          <w:delText xml:space="preserve"> </w:delText>
        </w:r>
        <w:r w:rsidRPr="00200E28" w:rsidDel="00374C6A">
          <w:delText>cluster is online and it is intended for gateway use only. If a connection is</w:delText>
        </w:r>
        <w:r w:rsidDel="00374C6A">
          <w:delText xml:space="preserve"> </w:delText>
        </w:r>
        <w:r w:rsidRPr="00200E28" w:rsidDel="00374C6A">
          <w:delText>opened using the Cluster IP as the destination, it can be handled by any of the</w:delText>
        </w:r>
        <w:r w:rsidDel="00374C6A">
          <w:delText xml:space="preserve"> </w:delText>
        </w:r>
        <w:r w:rsidRPr="00200E28" w:rsidDel="00374C6A">
          <w:delText>online nodes. In this case, the source IP address indicated in the reply packets</w:delText>
        </w:r>
        <w:r w:rsidDel="00374C6A">
          <w:delText xml:space="preserve"> </w:delText>
        </w:r>
        <w:r w:rsidRPr="00200E28" w:rsidDel="00374C6A">
          <w:delText>is the Cluster IP address.</w:delText>
        </w:r>
      </w:del>
    </w:p>
    <w:p w14:paraId="46E561AA" w14:textId="77777777" w:rsidR="00855336" w:rsidDel="00374C6A" w:rsidRDefault="00855336" w:rsidP="00EF2EA8">
      <w:pPr>
        <w:rPr>
          <w:del w:id="1726" w:author="VOYER Raphael" w:date="2021-06-16T11:17:00Z"/>
          <w:b/>
        </w:rPr>
        <w:pPrChange w:id="1727" w:author="VOYER Raphael" w:date="2021-07-21T09:25:00Z">
          <w:pPr/>
        </w:pPrChange>
      </w:pPr>
    </w:p>
    <w:p w14:paraId="68E098C3" w14:textId="77777777" w:rsidR="00855336" w:rsidRPr="0092399A" w:rsidDel="00374C6A" w:rsidRDefault="00855336" w:rsidP="00EF2EA8">
      <w:pPr>
        <w:rPr>
          <w:del w:id="1728" w:author="VOYER Raphael" w:date="2021-06-16T11:17:00Z"/>
          <w:b/>
        </w:rPr>
        <w:pPrChange w:id="1729" w:author="VOYER Raphael" w:date="2021-07-21T09:25:00Z">
          <w:pPr>
            <w:outlineLvl w:val="0"/>
          </w:pPr>
        </w:pPrChange>
      </w:pPr>
      <w:bookmarkStart w:id="1730" w:name="_Toc381025704"/>
      <w:bookmarkStart w:id="1731" w:name="_Toc424820292"/>
      <w:del w:id="1732" w:author="VOYER Raphael" w:date="2021-06-16T11:17:00Z">
        <w:r w:rsidRPr="0092399A" w:rsidDel="00374C6A">
          <w:rPr>
            <w:b/>
          </w:rPr>
          <w:delText>Dedicated addresses:</w:delText>
        </w:r>
        <w:bookmarkEnd w:id="1730"/>
        <w:bookmarkEnd w:id="1731"/>
      </w:del>
    </w:p>
    <w:p w14:paraId="0B516129" w14:textId="77777777" w:rsidR="00855336" w:rsidDel="00374C6A" w:rsidRDefault="00855336" w:rsidP="00EF2EA8">
      <w:pPr>
        <w:rPr>
          <w:del w:id="1733" w:author="VOYER Raphael" w:date="2021-06-16T11:17:00Z"/>
        </w:rPr>
        <w:pPrChange w:id="1734" w:author="VOYER Raphael" w:date="2021-07-21T09:25:00Z">
          <w:pPr/>
        </w:pPrChange>
      </w:pPr>
      <w:del w:id="1735" w:author="VOYER Raphael" w:date="2021-06-16T11:17:00Z">
        <w:r w:rsidRPr="00200E28" w:rsidDel="00374C6A">
          <w:delText>In addition to the Cluster IP address, each interface on each node has its own</w:delText>
        </w:r>
        <w:r w:rsidDel="00374C6A">
          <w:delText xml:space="preserve"> </w:delText>
        </w:r>
        <w:r w:rsidRPr="00200E28" w:rsidDel="00374C6A">
          <w:rPr>
            <w:i/>
            <w:iCs/>
          </w:rPr>
          <w:delText>dedicated IP address</w:delText>
        </w:r>
        <w:r w:rsidRPr="00200E28" w:rsidDel="00374C6A">
          <w:delText>. Dedicated IP addresses enable communication with a</w:delText>
        </w:r>
        <w:r w:rsidDel="00374C6A">
          <w:delText xml:space="preserve"> </w:delText>
        </w:r>
        <w:r w:rsidRPr="00200E28" w:rsidDel="00374C6A">
          <w:delText xml:space="preserve">particular node. They are available even when </w:delText>
        </w:r>
        <w:r w:rsidDel="00374C6A">
          <w:delText xml:space="preserve">the associated node is offline. </w:delText>
        </w:r>
        <w:r w:rsidRPr="00200E28" w:rsidDel="00374C6A">
          <w:delText>The dedicated IP addresses also ensure that reply packets belonging to</w:delText>
        </w:r>
        <w:r w:rsidDel="00374C6A">
          <w:delText xml:space="preserve"> </w:delText>
        </w:r>
        <w:r w:rsidRPr="00200E28" w:rsidDel="00374C6A">
          <w:delText>connections from the firewall itself reach the same server. Dedicated IP</w:delText>
        </w:r>
        <w:r w:rsidDel="00374C6A">
          <w:delText xml:space="preserve"> </w:delText>
        </w:r>
        <w:r w:rsidRPr="00200E28" w:rsidDel="00374C6A">
          <w:delText xml:space="preserve">addresses are always mapped to a unicast </w:delText>
        </w:r>
        <w:smartTag w:uri="urn:schemas-microsoft-com:office:smarttags" w:element="stockticker">
          <w:r w:rsidRPr="00200E28" w:rsidDel="00374C6A">
            <w:delText>MAC</w:delText>
          </w:r>
        </w:smartTag>
        <w:r w:rsidRPr="00200E28" w:rsidDel="00374C6A">
          <w:delText xml:space="preserve"> address.</w:delText>
        </w:r>
        <w:r w:rsidR="00560CF1" w:rsidDel="00374C6A">
          <w:delText xml:space="preserve"> These shall be useful for the internal heart-beat mechanisms and or insignificant from the external switch point of view.</w:delText>
        </w:r>
      </w:del>
    </w:p>
    <w:p w14:paraId="4C092016" w14:textId="77777777" w:rsidR="00855336" w:rsidDel="00374C6A" w:rsidRDefault="00855336" w:rsidP="00EF2EA8">
      <w:pPr>
        <w:rPr>
          <w:del w:id="1736" w:author="VOYER Raphael" w:date="2021-06-16T11:17:00Z"/>
        </w:rPr>
        <w:pPrChange w:id="1737" w:author="VOYER Raphael" w:date="2021-07-21T09:25:00Z">
          <w:pPr/>
        </w:pPrChange>
      </w:pPr>
    </w:p>
    <w:p w14:paraId="1520BCB1" w14:textId="77777777" w:rsidR="00855336" w:rsidDel="00374C6A" w:rsidRDefault="00855336" w:rsidP="00EF2EA8">
      <w:pPr>
        <w:rPr>
          <w:del w:id="1738" w:author="VOYER Raphael" w:date="2021-06-16T11:17:00Z"/>
        </w:rPr>
        <w:pPrChange w:id="1739" w:author="VOYER Raphael" w:date="2021-07-21T09:25:00Z">
          <w:pPr/>
        </w:pPrChange>
      </w:pPr>
    </w:p>
    <w:p w14:paraId="23F39DD5" w14:textId="77777777" w:rsidR="00155D27" w:rsidDel="00374C6A" w:rsidRDefault="0067445D" w:rsidP="00EF2EA8">
      <w:pPr>
        <w:rPr>
          <w:del w:id="1740" w:author="VOYER Raphael" w:date="2021-06-16T11:17:00Z"/>
        </w:rPr>
        <w:pPrChange w:id="1741" w:author="VOYER Raphael" w:date="2021-07-21T09:25:00Z">
          <w:pPr>
            <w:keepNext/>
          </w:pPr>
        </w:pPrChange>
      </w:pPr>
      <w:del w:id="1742" w:author="VOYER Raphael" w:date="2021-06-16T11:17:00Z">
        <w:r w:rsidDel="00374C6A">
          <w:rPr>
            <w:rFonts w:ascii="Calibri" w:eastAsia="Calibri" w:hAnsi="Calibri"/>
            <w:noProof/>
          </w:rPr>
          <w:drawing>
            <wp:inline distT="0" distB="0" distL="0" distR="0" wp14:anchorId="7C4EAA62" wp14:editId="70EB7386">
              <wp:extent cx="4095750" cy="2505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095750" cy="2505075"/>
                      </a:xfrm>
                      <a:prstGeom prst="rect">
                        <a:avLst/>
                      </a:prstGeom>
                      <a:noFill/>
                      <a:ln w="9525">
                        <a:noFill/>
                        <a:miter lim="800000"/>
                        <a:headEnd/>
                        <a:tailEnd/>
                      </a:ln>
                    </pic:spPr>
                  </pic:pic>
                </a:graphicData>
              </a:graphic>
            </wp:inline>
          </w:drawing>
        </w:r>
      </w:del>
    </w:p>
    <w:p w14:paraId="53FAAB73" w14:textId="77777777" w:rsidR="00855336" w:rsidDel="00374C6A" w:rsidRDefault="00155D27" w:rsidP="00EF2EA8">
      <w:pPr>
        <w:rPr>
          <w:del w:id="1743" w:author="VOYER Raphael" w:date="2021-06-16T11:17:00Z"/>
        </w:rPr>
        <w:pPrChange w:id="1744" w:author="VOYER Raphael" w:date="2021-07-21T09:25:00Z">
          <w:pPr>
            <w:pStyle w:val="Lgende"/>
            <w:ind w:left="1440" w:firstLine="720"/>
            <w:outlineLvl w:val="0"/>
          </w:pPr>
        </w:pPrChange>
      </w:pPr>
      <w:bookmarkStart w:id="1745" w:name="_Toc381025705"/>
      <w:bookmarkStart w:id="1746" w:name="_Toc424820293"/>
      <w:bookmarkStart w:id="1747" w:name="_Toc436661300"/>
      <w:del w:id="1748"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1</w:delText>
        </w:r>
        <w:r w:rsidR="004F358F" w:rsidDel="00374C6A">
          <w:rPr>
            <w:rFonts w:ascii="Calibri" w:eastAsia="Calibri" w:hAnsi="Calibri"/>
            <w:noProof/>
          </w:rPr>
          <w:fldChar w:fldCharType="end"/>
        </w:r>
        <w:r w:rsidDel="00374C6A">
          <w:delText>:Typical Cluster IP address</w:delText>
        </w:r>
        <w:bookmarkEnd w:id="1745"/>
        <w:bookmarkEnd w:id="1746"/>
        <w:bookmarkEnd w:id="1747"/>
      </w:del>
    </w:p>
    <w:p w14:paraId="52904806" w14:textId="77777777" w:rsidR="00855336" w:rsidDel="00374C6A" w:rsidRDefault="00155D27" w:rsidP="00EF2EA8">
      <w:pPr>
        <w:rPr>
          <w:del w:id="1749" w:author="VOYER Raphael" w:date="2021-06-16T11:17:00Z"/>
          <w:b/>
          <w:sz w:val="24"/>
          <w:szCs w:val="24"/>
        </w:rPr>
        <w:pPrChange w:id="1750" w:author="VOYER Raphael" w:date="2021-07-21T09:25:00Z">
          <w:pPr/>
        </w:pPrChange>
      </w:pPr>
      <w:del w:id="1751" w:author="VOYER Raphael" w:date="2021-06-16T11:17:00Z">
        <w:r w:rsidDel="00374C6A">
          <w:delText xml:space="preserve">                     </w:delText>
        </w:r>
      </w:del>
    </w:p>
    <w:p w14:paraId="0427E194" w14:textId="77777777" w:rsidR="00855336" w:rsidRPr="00DE6F15" w:rsidDel="00374C6A" w:rsidRDefault="00855336" w:rsidP="00EF2EA8">
      <w:pPr>
        <w:rPr>
          <w:del w:id="1752" w:author="VOYER Raphael" w:date="2021-06-16T11:17:00Z"/>
          <w:b/>
          <w:sz w:val="24"/>
          <w:szCs w:val="24"/>
        </w:rPr>
        <w:pPrChange w:id="1753" w:author="VOYER Raphael" w:date="2021-07-21T09:25:00Z">
          <w:pPr/>
        </w:pPrChange>
      </w:pPr>
    </w:p>
    <w:p w14:paraId="0905A49D" w14:textId="77777777" w:rsidR="00855336" w:rsidDel="00374C6A" w:rsidRDefault="00855336" w:rsidP="00EF2EA8">
      <w:pPr>
        <w:rPr>
          <w:del w:id="1754" w:author="VOYER Raphael" w:date="2021-06-16T11:17:00Z"/>
          <w:b/>
          <w:bCs/>
          <w:sz w:val="28"/>
          <w:szCs w:val="28"/>
        </w:rPr>
        <w:pPrChange w:id="1755" w:author="VOYER Raphael" w:date="2021-07-21T09:25:00Z">
          <w:pPr>
            <w:outlineLvl w:val="0"/>
          </w:pPr>
        </w:pPrChange>
      </w:pPr>
      <w:bookmarkStart w:id="1756" w:name="_Toc381025706"/>
      <w:del w:id="1757" w:author="VOYER Raphael" w:date="2021-06-16T11:17:00Z">
        <w:r w:rsidRPr="009F4634" w:rsidDel="00374C6A">
          <w:rPr>
            <w:b/>
            <w:bCs/>
            <w:sz w:val="28"/>
            <w:szCs w:val="28"/>
          </w:rPr>
          <w:delText>2.1.4 Connecting to the Cluster:</w:delText>
        </w:r>
        <w:bookmarkEnd w:id="1756"/>
      </w:del>
    </w:p>
    <w:p w14:paraId="3888D734" w14:textId="77777777" w:rsidR="00855336" w:rsidRPr="009F4634" w:rsidDel="00374C6A" w:rsidRDefault="00855336" w:rsidP="00EF2EA8">
      <w:pPr>
        <w:rPr>
          <w:del w:id="1758" w:author="VOYER Raphael" w:date="2021-06-16T11:17:00Z"/>
          <w:b/>
          <w:bCs/>
          <w:sz w:val="28"/>
          <w:szCs w:val="28"/>
        </w:rPr>
        <w:pPrChange w:id="1759" w:author="VOYER Raphael" w:date="2021-07-21T09:25:00Z">
          <w:pPr/>
        </w:pPrChange>
      </w:pPr>
    </w:p>
    <w:p w14:paraId="74B4BA42" w14:textId="77777777" w:rsidR="00855336" w:rsidRPr="005A1534" w:rsidDel="00374C6A" w:rsidRDefault="00013D18" w:rsidP="00EF2EA8">
      <w:pPr>
        <w:rPr>
          <w:del w:id="1760" w:author="VOYER Raphael" w:date="2021-06-16T11:17:00Z"/>
          <w:b/>
        </w:rPr>
        <w:pPrChange w:id="1761" w:author="VOYER Raphael" w:date="2021-07-21T09:25:00Z">
          <w:pPr>
            <w:outlineLvl w:val="0"/>
          </w:pPr>
        </w:pPrChange>
      </w:pPr>
      <w:bookmarkStart w:id="1762" w:name="_Toc381025707"/>
      <w:bookmarkStart w:id="1763" w:name="_Toc424820295"/>
      <w:del w:id="1764" w:author="VOYER Raphael" w:date="2021-06-16T11:17:00Z">
        <w:r w:rsidDel="00374C6A">
          <w:rPr>
            <w:b/>
          </w:rPr>
          <w:delText xml:space="preserve">Multicast </w:delText>
        </w:r>
        <w:r w:rsidR="00855336" w:rsidRPr="005A1534" w:rsidDel="00374C6A">
          <w:rPr>
            <w:b/>
          </w:rPr>
          <w:delText>Switching</w:delText>
        </w:r>
        <w:bookmarkEnd w:id="1762"/>
        <w:bookmarkEnd w:id="1763"/>
      </w:del>
    </w:p>
    <w:p w14:paraId="545A640C" w14:textId="77777777" w:rsidR="00855336" w:rsidDel="00374C6A" w:rsidRDefault="00855336" w:rsidP="00EF2EA8">
      <w:pPr>
        <w:rPr>
          <w:del w:id="1765" w:author="VOYER Raphael" w:date="2021-06-16T11:17:00Z"/>
        </w:rPr>
        <w:pPrChange w:id="1766" w:author="VOYER Raphael" w:date="2021-07-21T09:25:00Z">
          <w:pPr/>
        </w:pPrChange>
      </w:pPr>
      <w:del w:id="1767" w:author="VOYER Raphael" w:date="2021-06-16T11:17:00Z">
        <w:r w:rsidRPr="00200E28" w:rsidDel="00374C6A">
          <w:delText xml:space="preserve">Support for multicast </w:delText>
        </w:r>
        <w:smartTag w:uri="urn:schemas-microsoft-com:office:smarttags" w:element="stockticker">
          <w:r w:rsidRPr="00200E28" w:rsidDel="00374C6A">
            <w:delText>MAC</w:delText>
          </w:r>
        </w:smartTag>
        <w:r w:rsidRPr="00200E28" w:rsidDel="00374C6A">
          <w:delText xml:space="preserve"> addresses enables connecting StoneBeat</w:delText>
        </w:r>
        <w:r w:rsidDel="00374C6A">
          <w:delText xml:space="preserve"> </w:delText>
        </w:r>
        <w:r w:rsidRPr="00200E28" w:rsidDel="00374C6A">
          <w:delText>FullCluster firewalls to most switches. Switches usually flood unknown</w:delText>
        </w:r>
        <w:r w:rsidDel="00374C6A">
          <w:delText xml:space="preserve"> </w:delText>
        </w:r>
        <w:r w:rsidRPr="00200E28" w:rsidDel="00374C6A">
          <w:delText>multicast frames to all ports belonging to the same VLAN. Flooding can be</w:delText>
        </w:r>
        <w:r w:rsidDel="00374C6A">
          <w:delText xml:space="preserve"> </w:delText>
        </w:r>
        <w:r w:rsidRPr="00200E28" w:rsidDel="00374C6A">
          <w:delText>avoided by creating a multicast group with firewall nodes as the only members.</w:delText>
        </w:r>
        <w:r w:rsidDel="00374C6A">
          <w:delText xml:space="preserve"> </w:delText>
        </w:r>
        <w:r w:rsidRPr="00200E28" w:rsidDel="00374C6A">
          <w:delText>This can be done either manually or dynamically using Internet Group</w:delText>
        </w:r>
        <w:r w:rsidDel="00374C6A">
          <w:delText xml:space="preserve"> </w:delText>
        </w:r>
        <w:r w:rsidRPr="00200E28" w:rsidDel="00374C6A">
          <w:delText>Management Protocol (IGMP). The firewall nodes can be configured to send</w:delText>
        </w:r>
        <w:r w:rsidDel="00374C6A">
          <w:delText xml:space="preserve"> </w:delText>
        </w:r>
        <w:r w:rsidRPr="00200E28" w:rsidDel="00374C6A">
          <w:delText>IGMPv2 reports, which allow switches supporting IGMP snooping to learn</w:delText>
        </w:r>
        <w:r w:rsidDel="00374C6A">
          <w:delText xml:space="preserve"> </w:delText>
        </w:r>
        <w:r w:rsidRPr="00200E28" w:rsidDel="00374C6A">
          <w:delText>the members of the group.</w:delText>
        </w:r>
      </w:del>
    </w:p>
    <w:p w14:paraId="2ABCF3C2" w14:textId="77777777" w:rsidR="00855336" w:rsidDel="00374C6A" w:rsidRDefault="00855336" w:rsidP="00EF2EA8">
      <w:pPr>
        <w:rPr>
          <w:del w:id="1768" w:author="VOYER Raphael" w:date="2021-06-16T11:17:00Z"/>
        </w:rPr>
        <w:pPrChange w:id="1769" w:author="VOYER Raphael" w:date="2021-07-21T09:25:00Z">
          <w:pPr/>
        </w:pPrChange>
      </w:pPr>
    </w:p>
    <w:p w14:paraId="2DE01353" w14:textId="77777777" w:rsidR="00855336" w:rsidRPr="005A1534" w:rsidDel="00374C6A" w:rsidRDefault="00855336" w:rsidP="00EF2EA8">
      <w:pPr>
        <w:rPr>
          <w:del w:id="1770" w:author="VOYER Raphael" w:date="2021-06-16T11:17:00Z"/>
          <w:b/>
          <w:sz w:val="24"/>
          <w:szCs w:val="24"/>
        </w:rPr>
        <w:pPrChange w:id="1771" w:author="VOYER Raphael" w:date="2021-07-21T09:25:00Z">
          <w:pPr>
            <w:outlineLvl w:val="0"/>
          </w:pPr>
        </w:pPrChange>
      </w:pPr>
      <w:bookmarkStart w:id="1772" w:name="_Toc381025708"/>
      <w:bookmarkStart w:id="1773" w:name="_Toc424820296"/>
      <w:del w:id="1774" w:author="VOYER Raphael" w:date="2021-06-16T11:17:00Z">
        <w:r w:rsidRPr="005A1534" w:rsidDel="00374C6A">
          <w:rPr>
            <w:b/>
            <w:sz w:val="24"/>
            <w:szCs w:val="24"/>
          </w:rPr>
          <w:delText>Routing</w:delText>
        </w:r>
        <w:bookmarkEnd w:id="1772"/>
        <w:bookmarkEnd w:id="1773"/>
      </w:del>
    </w:p>
    <w:p w14:paraId="08521353" w14:textId="77777777" w:rsidR="00892C1C" w:rsidRPr="00200E28" w:rsidDel="00374C6A" w:rsidRDefault="00892C1C" w:rsidP="00EF2EA8">
      <w:pPr>
        <w:rPr>
          <w:del w:id="1775" w:author="VOYER Raphael" w:date="2021-06-16T11:17:00Z"/>
        </w:rPr>
        <w:pPrChange w:id="1776" w:author="VOYER Raphael" w:date="2021-07-21T09:25:00Z">
          <w:pPr/>
        </w:pPrChange>
      </w:pPr>
      <w:del w:id="1777" w:author="VOYER Raphael" w:date="2021-06-16T11:17:00Z">
        <w:r w:rsidDel="00374C6A">
          <w:delText xml:space="preserve">Routing to the cluster interface can be achieved by either creating </w:delText>
        </w:r>
        <w:r w:rsidR="00320C6F" w:rsidDel="00374C6A">
          <w:delText>a static A</w:delText>
        </w:r>
        <w:r w:rsidDel="00374C6A">
          <w:delText>rp entry for the cluster IP on the external switch or ARP should be resolved dynamically.</w:delText>
        </w:r>
      </w:del>
    </w:p>
    <w:p w14:paraId="4FBC0528" w14:textId="77777777" w:rsidR="00855336" w:rsidDel="00374C6A" w:rsidRDefault="00855336" w:rsidP="00EF2EA8">
      <w:pPr>
        <w:rPr>
          <w:del w:id="1778" w:author="VOYER Raphael" w:date="2021-06-16T11:17:00Z"/>
        </w:rPr>
        <w:pPrChange w:id="1779" w:author="VOYER Raphael" w:date="2021-07-21T09:25:00Z">
          <w:pPr/>
        </w:pPrChange>
      </w:pPr>
    </w:p>
    <w:p w14:paraId="7B1EBD99" w14:textId="77777777" w:rsidR="00855336" w:rsidRPr="005A1534" w:rsidDel="00374C6A" w:rsidRDefault="00855336" w:rsidP="00EF2EA8">
      <w:pPr>
        <w:rPr>
          <w:del w:id="1780" w:author="VOYER Raphael" w:date="2021-06-16T11:17:00Z"/>
          <w:b/>
        </w:rPr>
        <w:pPrChange w:id="1781" w:author="VOYER Raphael" w:date="2021-07-21T09:25:00Z">
          <w:pPr>
            <w:outlineLvl w:val="0"/>
          </w:pPr>
        </w:pPrChange>
      </w:pPr>
      <w:bookmarkStart w:id="1782" w:name="_Toc381025709"/>
      <w:bookmarkStart w:id="1783" w:name="_Toc424820297"/>
      <w:del w:id="1784" w:author="VOYER Raphael" w:date="2021-06-16T11:17:00Z">
        <w:r w:rsidRPr="005A1534" w:rsidDel="00374C6A">
          <w:rPr>
            <w:b/>
          </w:rPr>
          <w:delText>Load Balancing</w:delText>
        </w:r>
        <w:bookmarkEnd w:id="1782"/>
        <w:bookmarkEnd w:id="1783"/>
      </w:del>
    </w:p>
    <w:p w14:paraId="655C9043" w14:textId="77777777" w:rsidR="00855336" w:rsidDel="00374C6A" w:rsidRDefault="007C694B" w:rsidP="00EF2EA8">
      <w:pPr>
        <w:rPr>
          <w:del w:id="1785" w:author="VOYER Raphael" w:date="2021-06-16T11:17:00Z"/>
        </w:rPr>
        <w:pPrChange w:id="1786" w:author="VOYER Raphael" w:date="2021-07-21T09:25:00Z">
          <w:pPr/>
        </w:pPrChange>
      </w:pPr>
      <w:del w:id="1787" w:author="VOYER Raphael" w:date="2021-06-16T11:17:00Z">
        <w:r w:rsidDel="00374C6A">
          <w:delText xml:space="preserve"> </w:delText>
        </w:r>
        <w:r w:rsidR="00892C1C" w:rsidDel="00374C6A">
          <w:delText>External Switch needs to flood the packets on all the cluster interfaces. The cluster servers/firewalls</w:delText>
        </w:r>
      </w:del>
    </w:p>
    <w:p w14:paraId="2B1759F2" w14:textId="77777777" w:rsidR="00892C1C" w:rsidDel="00374C6A" w:rsidRDefault="00892C1C" w:rsidP="00EF2EA8">
      <w:pPr>
        <w:rPr>
          <w:del w:id="1788" w:author="VOYER Raphael" w:date="2021-06-16T11:17:00Z"/>
          <w:b/>
          <w:bCs/>
        </w:rPr>
        <w:pPrChange w:id="1789" w:author="VOYER Raphael" w:date="2021-07-21T09:25:00Z">
          <w:pPr/>
        </w:pPrChange>
      </w:pPr>
      <w:del w:id="1790" w:author="VOYER Raphael" w:date="2021-06-16T11:17:00Z">
        <w:r w:rsidDel="00374C6A">
          <w:delText xml:space="preserve"> Internally take care of serving the client packets based on their own hash algorithms.</w:delText>
        </w:r>
      </w:del>
    </w:p>
    <w:p w14:paraId="39E25934" w14:textId="77777777" w:rsidR="0055577C" w:rsidDel="00374C6A" w:rsidRDefault="0067445D" w:rsidP="00EF2EA8">
      <w:pPr>
        <w:rPr>
          <w:del w:id="1791" w:author="VOYER Raphael" w:date="2021-06-16T11:17:00Z"/>
        </w:rPr>
        <w:pPrChange w:id="1792" w:author="VOYER Raphael" w:date="2021-07-21T09:25:00Z">
          <w:pPr>
            <w:keepNext/>
          </w:pPr>
        </w:pPrChange>
      </w:pPr>
      <w:del w:id="1793" w:author="VOYER Raphael" w:date="2021-06-16T11:17:00Z">
        <w:r w:rsidDel="00374C6A">
          <w:rPr>
            <w:rFonts w:ascii="Calibri" w:eastAsia="Calibri" w:hAnsi="Calibri"/>
            <w:b/>
            <w:noProof/>
            <w:sz w:val="28"/>
            <w:szCs w:val="28"/>
          </w:rPr>
          <w:drawing>
            <wp:inline distT="0" distB="0" distL="0" distR="0" wp14:anchorId="13BBDAB0" wp14:editId="28C140EB">
              <wp:extent cx="4114800" cy="2762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114800" cy="2762250"/>
                      </a:xfrm>
                      <a:prstGeom prst="rect">
                        <a:avLst/>
                      </a:prstGeom>
                      <a:noFill/>
                      <a:ln w="9525">
                        <a:noFill/>
                        <a:miter lim="800000"/>
                        <a:headEnd/>
                        <a:tailEnd/>
                      </a:ln>
                    </pic:spPr>
                  </pic:pic>
                </a:graphicData>
              </a:graphic>
            </wp:inline>
          </w:drawing>
        </w:r>
      </w:del>
    </w:p>
    <w:p w14:paraId="3B84F3E3" w14:textId="77777777" w:rsidR="00855336" w:rsidDel="00374C6A" w:rsidRDefault="0055577C" w:rsidP="00EF2EA8">
      <w:pPr>
        <w:rPr>
          <w:del w:id="1794" w:author="VOYER Raphael" w:date="2021-06-16T11:17:00Z"/>
          <w:sz w:val="28"/>
          <w:szCs w:val="28"/>
        </w:rPr>
        <w:pPrChange w:id="1795" w:author="VOYER Raphael" w:date="2021-07-21T09:25:00Z">
          <w:pPr>
            <w:pStyle w:val="Lgende"/>
            <w:ind w:left="1440" w:firstLine="720"/>
            <w:outlineLvl w:val="0"/>
          </w:pPr>
        </w:pPrChange>
      </w:pPr>
      <w:bookmarkStart w:id="1796" w:name="_Toc381025710"/>
      <w:bookmarkStart w:id="1797" w:name="_Toc424820298"/>
      <w:bookmarkStart w:id="1798" w:name="_Toc436661301"/>
      <w:del w:id="1799"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2</w:delText>
        </w:r>
        <w:r w:rsidR="004F358F" w:rsidDel="00374C6A">
          <w:rPr>
            <w:rFonts w:ascii="Calibri" w:eastAsia="Calibri" w:hAnsi="Calibri"/>
            <w:noProof/>
          </w:rPr>
          <w:fldChar w:fldCharType="end"/>
        </w:r>
        <w:r w:rsidDel="00374C6A">
          <w:delText>: Typical Cluster Deployment</w:delText>
        </w:r>
        <w:bookmarkEnd w:id="1796"/>
        <w:bookmarkEnd w:id="1797"/>
        <w:bookmarkEnd w:id="1798"/>
      </w:del>
    </w:p>
    <w:p w14:paraId="768D16B1" w14:textId="77777777" w:rsidR="00855336" w:rsidRPr="00AD61F8" w:rsidRDefault="00855336" w:rsidP="00EF2EA8">
      <w:pPr>
        <w:rPr>
          <w:b/>
          <w:sz w:val="24"/>
          <w:szCs w:val="24"/>
        </w:rPr>
        <w:pPrChange w:id="1800" w:author="VOYER Raphael" w:date="2021-07-21T09:25:00Z">
          <w:pPr/>
        </w:pPrChange>
      </w:pPr>
    </w:p>
    <w:p w14:paraId="1DAC6C3B" w14:textId="77777777" w:rsidR="00855336" w:rsidRDefault="00855336" w:rsidP="00622755">
      <w:pPr>
        <w:pStyle w:val="Titre2"/>
      </w:pPr>
      <w:bookmarkStart w:id="1801" w:name="_Toc381025711"/>
      <w:bookmarkStart w:id="1802" w:name="_Toc76555051"/>
      <w:r>
        <w:lastRenderedPageBreak/>
        <w:t>Platform Supported</w:t>
      </w:r>
      <w:bookmarkEnd w:id="1801"/>
      <w:bookmarkEnd w:id="1802"/>
    </w:p>
    <w:p w14:paraId="7AC0C482" w14:textId="77777777" w:rsidR="00855336" w:rsidRPr="00222929" w:rsidRDefault="00855336" w:rsidP="00855336">
      <w:pPr>
        <w:pStyle w:val="Corpsdetexte"/>
        <w:rPr>
          <w:u w:val="single"/>
        </w:rPr>
      </w:pPr>
      <w:r>
        <w:t xml:space="preserve">The proposed </w:t>
      </w:r>
      <w:del w:id="1803" w:author="VOYER Raphael" w:date="2021-06-16T11:06:00Z">
        <w:r w:rsidDel="001111A8">
          <w:delText>HA VLAN</w:delText>
        </w:r>
      </w:del>
      <w:ins w:id="1804" w:author="VOYER Raphael" w:date="2021-06-16T11:06:00Z">
        <w:r w:rsidR="001111A8">
          <w:t>Preventive Maintenance</w:t>
        </w:r>
      </w:ins>
      <w:r>
        <w:t xml:space="preserve"> functionality shall be supported on </w:t>
      </w:r>
      <w:del w:id="1805" w:author="VOYER Raphael" w:date="2021-06-16T11:06:00Z">
        <w:r w:rsidDel="001111A8">
          <w:delText>OS6900 as part of 7.2.1.R01.</w:delText>
        </w:r>
        <w:r w:rsidR="00F527A2" w:rsidDel="001111A8">
          <w:delText xml:space="preserve"> In 8.3.1.R01, HAVLAN will be supported on OS6900, OS10K, OS6860, OS6865, OS9900.</w:delText>
        </w:r>
      </w:del>
      <w:ins w:id="1806" w:author="VOYER Raphael" w:date="2021-06-16T11:07:00Z">
        <w:r w:rsidR="001111A8">
          <w:t>Omniswitch</w:t>
        </w:r>
      </w:ins>
      <w:ins w:id="1807" w:author="VOYER Raphael" w:date="2021-06-16T11:06:00Z">
        <w:r w:rsidR="001111A8">
          <w:t xml:space="preserve"> AOS 8</w:t>
        </w:r>
      </w:ins>
      <w:ins w:id="1808" w:author="VOYER Raphael" w:date="2021-06-16T11:07:00Z">
        <w:r w:rsidR="001111A8">
          <w:t>.X</w:t>
        </w:r>
      </w:ins>
    </w:p>
    <w:p w14:paraId="503FAE74" w14:textId="77777777" w:rsidR="00855336" w:rsidRDefault="00855336" w:rsidP="00622755">
      <w:pPr>
        <w:pStyle w:val="Titre2"/>
      </w:pPr>
      <w:bookmarkStart w:id="1809" w:name="_Design_Constraints"/>
      <w:bookmarkStart w:id="1810" w:name="_Toc214247596"/>
      <w:bookmarkStart w:id="1811" w:name="_Toc381025712"/>
      <w:bookmarkStart w:id="1812" w:name="_Toc76555052"/>
      <w:bookmarkStart w:id="1813" w:name="_Toc159221914"/>
      <w:bookmarkEnd w:id="1809"/>
      <w:r>
        <w:t>Design Constraints</w:t>
      </w:r>
      <w:bookmarkEnd w:id="1810"/>
      <w:r>
        <w:t>.</w:t>
      </w:r>
      <w:bookmarkStart w:id="1814" w:name="_Toc214247598"/>
      <w:bookmarkEnd w:id="1811"/>
      <w:bookmarkEnd w:id="1812"/>
    </w:p>
    <w:p w14:paraId="36148277" w14:textId="77777777" w:rsidR="00855336" w:rsidRDefault="00855336" w:rsidP="00622755">
      <w:pPr>
        <w:pStyle w:val="Titre3"/>
      </w:pPr>
      <w:bookmarkStart w:id="1815" w:name="_Toc214247600"/>
      <w:bookmarkStart w:id="1816" w:name="_Toc381025713"/>
      <w:bookmarkStart w:id="1817" w:name="_Toc76555053"/>
      <w:bookmarkEnd w:id="1814"/>
      <w:r>
        <w:t>Software Limitations</w:t>
      </w:r>
      <w:bookmarkEnd w:id="1815"/>
      <w:bookmarkEnd w:id="1816"/>
      <w:bookmarkEnd w:id="1817"/>
    </w:p>
    <w:bookmarkEnd w:id="1813"/>
    <w:p w14:paraId="4BDDDF67" w14:textId="77777777" w:rsidR="00855336" w:rsidRDefault="00855336" w:rsidP="00855336">
      <w:pPr>
        <w:pStyle w:val="Corpsdetexte"/>
        <w:numPr>
          <w:ilvl w:val="0"/>
          <w:numId w:val="6"/>
        </w:numPr>
        <w:rPr>
          <w:ins w:id="1818" w:author="VOYER Raphael" w:date="2021-06-16T11:07:00Z"/>
        </w:rPr>
      </w:pPr>
      <w:del w:id="1819" w:author="VOYER Raphael" w:date="2021-06-16T11:07:00Z">
        <w:r w:rsidDel="001111A8">
          <w:delText xml:space="preserve">Maximum of </w:delText>
        </w:r>
        <w:r w:rsidR="00045037" w:rsidDel="001111A8">
          <w:delText>32</w:delText>
        </w:r>
        <w:r w:rsidDel="001111A8">
          <w:delText xml:space="preserve"> Clusters shall be supported.</w:delText>
        </w:r>
      </w:del>
      <w:ins w:id="1820" w:author="VOYER Raphael" w:date="2021-06-16T11:07:00Z">
        <w:r w:rsidR="001111A8">
          <w:t>Unknown</w:t>
        </w:r>
      </w:ins>
    </w:p>
    <w:p w14:paraId="19D059E6" w14:textId="77777777" w:rsidR="001111A8" w:rsidDel="001111A8" w:rsidRDefault="001111A8">
      <w:pPr>
        <w:pStyle w:val="Corpsdetexte"/>
        <w:ind w:left="360"/>
        <w:rPr>
          <w:del w:id="1821" w:author="VOYER Raphael" w:date="2021-06-16T11:08:00Z"/>
        </w:rPr>
        <w:pPrChange w:id="1822" w:author="VOYER Raphael" w:date="2021-06-16T11:07:00Z">
          <w:pPr>
            <w:pStyle w:val="Corpsdetexte"/>
            <w:numPr>
              <w:numId w:val="6"/>
            </w:numPr>
            <w:tabs>
              <w:tab w:val="num" w:pos="720"/>
            </w:tabs>
            <w:ind w:left="720" w:hanging="360"/>
          </w:pPr>
        </w:pPrChange>
      </w:pPr>
    </w:p>
    <w:p w14:paraId="69157A1C" w14:textId="77777777" w:rsidR="00E94F76" w:rsidDel="001111A8" w:rsidRDefault="00E94F76" w:rsidP="00E94F76">
      <w:pPr>
        <w:pStyle w:val="Corpsdetexte"/>
        <w:numPr>
          <w:ilvl w:val="0"/>
          <w:numId w:val="6"/>
        </w:numPr>
        <w:rPr>
          <w:del w:id="1823" w:author="VOYER Raphael" w:date="2021-06-16T11:07:00Z"/>
        </w:rPr>
      </w:pPr>
      <w:del w:id="1824" w:author="VOYER Raphael" w:date="2021-06-16T11:07:00Z">
        <w:r w:rsidDel="001111A8">
          <w:delText xml:space="preserve">From 734R01 </w:delText>
        </w:r>
        <w:r w:rsidR="00356FC8" w:rsidDel="001111A8">
          <w:delText xml:space="preserve">and 821R01 </w:delText>
        </w:r>
        <w:r w:rsidDel="001111A8">
          <w:delText>onwards, a maximum of 16 clusters only shall be supported.</w:delText>
        </w:r>
      </w:del>
    </w:p>
    <w:p w14:paraId="77FA6ECB" w14:textId="77777777" w:rsidR="00E94F76" w:rsidRDefault="00E94F76" w:rsidP="00E94F76">
      <w:pPr>
        <w:pStyle w:val="Corpsdetexte"/>
        <w:ind w:left="720"/>
      </w:pPr>
    </w:p>
    <w:p w14:paraId="5D794DCB" w14:textId="77777777" w:rsidR="00855336" w:rsidRDefault="00855336" w:rsidP="00622755">
      <w:pPr>
        <w:pStyle w:val="Titre3"/>
      </w:pPr>
      <w:bookmarkStart w:id="1825" w:name="_Toc381025714"/>
      <w:bookmarkStart w:id="1826" w:name="_Toc76555054"/>
      <w:r>
        <w:t>Hardware Limitations</w:t>
      </w:r>
      <w:bookmarkEnd w:id="1825"/>
      <w:bookmarkEnd w:id="1826"/>
      <w:r>
        <w:t xml:space="preserve"> </w:t>
      </w:r>
    </w:p>
    <w:p w14:paraId="11AA3BE4" w14:textId="77777777" w:rsidR="001111A8" w:rsidRDefault="001111A8" w:rsidP="001111A8">
      <w:pPr>
        <w:pStyle w:val="Corpsdetexte"/>
        <w:numPr>
          <w:ilvl w:val="0"/>
          <w:numId w:val="6"/>
        </w:numPr>
        <w:rPr>
          <w:ins w:id="1827" w:author="VOYER Raphael" w:date="2021-06-16T11:08:00Z"/>
        </w:rPr>
      </w:pPr>
      <w:ins w:id="1828" w:author="VOYER Raphael" w:date="2021-06-16T11:08:00Z">
        <w:r>
          <w:t>Unknown</w:t>
        </w:r>
      </w:ins>
    </w:p>
    <w:p w14:paraId="4AC856D2" w14:textId="77777777" w:rsidR="00855336" w:rsidDel="001111A8" w:rsidRDefault="00855336" w:rsidP="00855336">
      <w:pPr>
        <w:pStyle w:val="Corpsdetexte"/>
        <w:numPr>
          <w:ilvl w:val="0"/>
          <w:numId w:val="6"/>
        </w:numPr>
        <w:rPr>
          <w:del w:id="1829" w:author="VOYER Raphael" w:date="2021-06-16T11:08:00Z"/>
        </w:rPr>
      </w:pPr>
      <w:del w:id="1830" w:author="VOYER Raphael" w:date="2021-06-16T11:08:00Z">
        <w:r w:rsidDel="001111A8">
          <w:delText xml:space="preserve">A </w:delText>
        </w:r>
        <w:r w:rsidR="00387307" w:rsidDel="001111A8">
          <w:delText>maximum of 32 V</w:delText>
        </w:r>
        <w:r w:rsidR="00045037" w:rsidDel="001111A8">
          <w:delText xml:space="preserve">FP entries </w:delText>
        </w:r>
        <w:r w:rsidDel="001111A8">
          <w:delText>shall be reserved for supporting the clusters.</w:delText>
        </w:r>
        <w:bookmarkStart w:id="1831" w:name="_Toc76555055"/>
        <w:bookmarkEnd w:id="1831"/>
      </w:del>
    </w:p>
    <w:p w14:paraId="02B78A96" w14:textId="77777777" w:rsidR="00387307" w:rsidDel="001111A8" w:rsidRDefault="00387307" w:rsidP="00387307">
      <w:pPr>
        <w:pStyle w:val="Corpsdetexte"/>
        <w:numPr>
          <w:ilvl w:val="0"/>
          <w:numId w:val="6"/>
        </w:numPr>
        <w:rPr>
          <w:del w:id="1832" w:author="VOYER Raphael" w:date="2021-06-16T11:08:00Z"/>
        </w:rPr>
      </w:pPr>
      <w:del w:id="1833" w:author="VOYER Raphael" w:date="2021-06-16T11:08:00Z">
        <w:r w:rsidDel="001111A8">
          <w:delText>A maximum of 32 IFP entries shall be reserved for supporting the clusters.</w:delText>
        </w:r>
        <w:bookmarkStart w:id="1834" w:name="_Toc76555056"/>
        <w:bookmarkEnd w:id="1834"/>
      </w:del>
    </w:p>
    <w:p w14:paraId="564C5D3B" w14:textId="77777777" w:rsidR="00856BD3" w:rsidDel="001111A8" w:rsidRDefault="00856BD3" w:rsidP="00855336">
      <w:pPr>
        <w:pStyle w:val="Corpsdetexte"/>
        <w:numPr>
          <w:ilvl w:val="0"/>
          <w:numId w:val="6"/>
        </w:numPr>
        <w:rPr>
          <w:del w:id="1835" w:author="VOYER Raphael" w:date="2021-06-16T11:08:00Z"/>
        </w:rPr>
      </w:pPr>
      <w:del w:id="1836" w:author="VOYER Raphael" w:date="2021-06-16T11:08:00Z">
        <w:r w:rsidDel="001111A8">
          <w:delText>A maximum of 32 L2MC indexes will be reserved for supporting the clusters.</w:delText>
        </w:r>
        <w:bookmarkStart w:id="1837" w:name="_Toc76555057"/>
        <w:bookmarkEnd w:id="1837"/>
      </w:del>
    </w:p>
    <w:p w14:paraId="4AA177E0" w14:textId="77777777" w:rsidR="00A55B40" w:rsidRPr="00A55B40" w:rsidDel="001111A8" w:rsidRDefault="008801AF" w:rsidP="00DE7837">
      <w:pPr>
        <w:pStyle w:val="Corpsdetexte"/>
        <w:numPr>
          <w:ilvl w:val="0"/>
          <w:numId w:val="6"/>
        </w:numPr>
        <w:rPr>
          <w:del w:id="1838" w:author="VOYER Raphael" w:date="2021-06-16T11:08:00Z"/>
        </w:rPr>
      </w:pPr>
      <w:del w:id="1839" w:author="VOYER Raphael" w:date="2021-06-16T11:08:00Z">
        <w:r w:rsidDel="001111A8">
          <w:delText>A maximum of 32 L3_ENTRY shall be reserved for L3 cluster handling.</w:delText>
        </w:r>
        <w:bookmarkStart w:id="1840" w:name="_Toc76555058"/>
        <w:bookmarkEnd w:id="1840"/>
      </w:del>
    </w:p>
    <w:p w14:paraId="2F80BC3F" w14:textId="77777777" w:rsidR="00855336" w:rsidRDefault="00855336" w:rsidP="00622755">
      <w:pPr>
        <w:pStyle w:val="Titre2"/>
      </w:pPr>
      <w:bookmarkStart w:id="1841" w:name="_Assumptions_and_Dependencies"/>
      <w:bookmarkStart w:id="1842" w:name="_Toc214247601"/>
      <w:bookmarkStart w:id="1843" w:name="_Toc381025715"/>
      <w:bookmarkStart w:id="1844" w:name="_Toc76555059"/>
      <w:bookmarkEnd w:id="1841"/>
      <w:r>
        <w:t>Assumptions and Dependencies</w:t>
      </w:r>
      <w:bookmarkEnd w:id="1842"/>
      <w:bookmarkEnd w:id="1843"/>
      <w:bookmarkEnd w:id="1844"/>
      <w:r>
        <w:t xml:space="preserve"> </w:t>
      </w:r>
    </w:p>
    <w:p w14:paraId="78C277A1" w14:textId="77777777" w:rsidR="00374C6A" w:rsidRDefault="00CA1324" w:rsidP="00374C6A">
      <w:pPr>
        <w:pStyle w:val="Corpsdetexte"/>
        <w:numPr>
          <w:ilvl w:val="0"/>
          <w:numId w:val="6"/>
        </w:numPr>
        <w:rPr>
          <w:ins w:id="1845" w:author="VOYER Raphael" w:date="2021-06-16T11:22:00Z"/>
        </w:rPr>
      </w:pPr>
      <w:bookmarkStart w:id="1846" w:name="_SYSTEM_REQUIREMENT_SPECIFICATIONS"/>
      <w:bookmarkEnd w:id="1343"/>
      <w:bookmarkEnd w:id="1846"/>
      <w:r>
        <w:t>None</w:t>
      </w:r>
    </w:p>
    <w:p w14:paraId="577444E9" w14:textId="77777777" w:rsidR="00374C6A" w:rsidRDefault="00374C6A" w:rsidP="00374C6A">
      <w:pPr>
        <w:pStyle w:val="Titre"/>
        <w:rPr>
          <w:ins w:id="1847" w:author="VOYER Raphael" w:date="2021-06-16T11:23:00Z"/>
        </w:rPr>
      </w:pPr>
    </w:p>
    <w:p w14:paraId="22848E5D" w14:textId="77777777" w:rsidR="00374C6A" w:rsidRDefault="00374C6A" w:rsidP="00374C6A">
      <w:pPr>
        <w:rPr>
          <w:ins w:id="1848" w:author="VOYER Raphael" w:date="2021-06-16T11:23:00Z"/>
        </w:rPr>
      </w:pPr>
    </w:p>
    <w:p w14:paraId="525658F4" w14:textId="77777777" w:rsidR="00374C6A" w:rsidRPr="00374C6A" w:rsidDel="005E70E9" w:rsidRDefault="00374C6A">
      <w:pPr>
        <w:rPr>
          <w:del w:id="1849" w:author="VOYER Raphael" w:date="2021-06-16T11:35:00Z"/>
          <w:lang w:val="fr-FR"/>
          <w:rPrChange w:id="1850" w:author="VOYER Raphael" w:date="2021-06-16T11:25:00Z">
            <w:rPr>
              <w:del w:id="1851" w:author="VOYER Raphael" w:date="2021-06-16T11:35:00Z"/>
            </w:rPr>
          </w:rPrChange>
        </w:rPr>
        <w:pPrChange w:id="1852" w:author="VOYER Raphael" w:date="2021-06-16T11:24:00Z">
          <w:pPr>
            <w:pStyle w:val="Corpsdetexte"/>
            <w:numPr>
              <w:numId w:val="6"/>
            </w:numPr>
            <w:tabs>
              <w:tab w:val="num" w:pos="720"/>
            </w:tabs>
            <w:ind w:left="720" w:hanging="360"/>
          </w:pPr>
        </w:pPrChange>
      </w:pPr>
      <w:bookmarkStart w:id="1853" w:name="_Toc76555060"/>
      <w:bookmarkEnd w:id="1853"/>
    </w:p>
    <w:p w14:paraId="559F7A4E" w14:textId="77777777" w:rsidR="00855336" w:rsidRDefault="00855336" w:rsidP="00622755">
      <w:pPr>
        <w:pStyle w:val="Titre1"/>
        <w:pageBreakBefore/>
        <w:tabs>
          <w:tab w:val="clear" w:pos="432"/>
          <w:tab w:val="num" w:pos="360"/>
        </w:tabs>
        <w:ind w:left="360" w:hanging="360"/>
        <w:jc w:val="left"/>
      </w:pPr>
      <w:bookmarkStart w:id="1854" w:name="_FUNCTIONAL_SPECIFICATIONS"/>
      <w:bookmarkStart w:id="1855" w:name="_Toc195435509"/>
      <w:bookmarkStart w:id="1856" w:name="_Ref197796357"/>
      <w:bookmarkStart w:id="1857" w:name="_Toc214247602"/>
      <w:bookmarkStart w:id="1858" w:name="_Toc381025716"/>
      <w:bookmarkStart w:id="1859" w:name="_Toc193785702"/>
      <w:bookmarkStart w:id="1860" w:name="_Toc138487351"/>
      <w:bookmarkEnd w:id="1854"/>
      <w:del w:id="1861" w:author="VOYER Raphael" w:date="2021-06-16T11:35:00Z">
        <w:r w:rsidDel="005E70E9">
          <w:lastRenderedPageBreak/>
          <w:delText>S</w:delText>
        </w:r>
      </w:del>
      <w:bookmarkStart w:id="1862" w:name="_Toc76555061"/>
      <w:ins w:id="1863" w:author="VOYER Raphael" w:date="2021-06-16T11:35:00Z">
        <w:r w:rsidR="005E70E9">
          <w:t>S</w:t>
        </w:r>
      </w:ins>
      <w:r>
        <w:t>YSTEM REQUIREMENT SPECIFICATIONS</w:t>
      </w:r>
      <w:bookmarkEnd w:id="1855"/>
      <w:bookmarkEnd w:id="1856"/>
      <w:bookmarkEnd w:id="1857"/>
      <w:bookmarkEnd w:id="1858"/>
      <w:bookmarkEnd w:id="1862"/>
    </w:p>
    <w:p w14:paraId="6223F13A" w14:textId="77777777" w:rsidR="00855336" w:rsidRPr="00135EF3" w:rsidRDefault="00855336" w:rsidP="00855336">
      <w:pPr>
        <w:pStyle w:val="Corpsdetexte"/>
        <w:rPr>
          <w:b/>
          <w:noProof/>
        </w:rPr>
      </w:pPr>
      <w:r w:rsidRPr="00135EF3">
        <w:rPr>
          <w:noProof/>
        </w:rPr>
        <w:t xml:space="preserve">This chapter captures the requirements for </w:t>
      </w:r>
      <w:del w:id="1864" w:author="VOYER Raphael" w:date="2021-06-16T11:08:00Z">
        <w:r w:rsidDel="001111A8">
          <w:rPr>
            <w:noProof/>
          </w:rPr>
          <w:delText>HA VLAN</w:delText>
        </w:r>
        <w:r w:rsidRPr="00135EF3" w:rsidDel="001111A8">
          <w:rPr>
            <w:noProof/>
          </w:rPr>
          <w:delText xml:space="preserve"> feature</w:delText>
        </w:r>
      </w:del>
      <w:ins w:id="1865" w:author="VOYER Raphael" w:date="2021-06-16T11:08:00Z">
        <w:r w:rsidR="001111A8">
          <w:rPr>
            <w:noProof/>
          </w:rPr>
          <w:t>Preventive Maintenance</w:t>
        </w:r>
      </w:ins>
      <w:r w:rsidRPr="00135EF3">
        <w:rPr>
          <w:noProof/>
        </w:rPr>
        <w:t>.</w:t>
      </w:r>
    </w:p>
    <w:p w14:paraId="17EA37AF" w14:textId="77777777" w:rsidR="00855336" w:rsidRPr="00135EF3" w:rsidRDefault="00855336" w:rsidP="00622755">
      <w:pPr>
        <w:pStyle w:val="Titre2"/>
        <w:rPr>
          <w:noProof/>
        </w:rPr>
      </w:pPr>
      <w:bookmarkStart w:id="1866" w:name="_Toc195435510"/>
      <w:bookmarkStart w:id="1867" w:name="_Toc214247603"/>
      <w:bookmarkStart w:id="1868" w:name="_Toc381025717"/>
      <w:bookmarkStart w:id="1869" w:name="_Toc76555062"/>
      <w:r w:rsidRPr="00135EF3">
        <w:rPr>
          <w:noProof/>
        </w:rPr>
        <w:t>Configuration Requirements</w:t>
      </w:r>
      <w:bookmarkEnd w:id="1866"/>
      <w:bookmarkEnd w:id="1867"/>
      <w:bookmarkEnd w:id="1868"/>
      <w:bookmarkEnd w:id="1869"/>
    </w:p>
    <w:p w14:paraId="0F66E07C" w14:textId="77777777" w:rsidR="00855336" w:rsidRPr="00135EF3" w:rsidDel="001111A8" w:rsidRDefault="00855336" w:rsidP="00622755">
      <w:pPr>
        <w:pStyle w:val="Titre3"/>
        <w:ind w:left="0" w:firstLine="0"/>
        <w:jc w:val="left"/>
        <w:rPr>
          <w:del w:id="1870" w:author="VOYER Raphael" w:date="2021-06-16T11:09:00Z"/>
          <w:noProof/>
        </w:rPr>
      </w:pPr>
      <w:bookmarkStart w:id="1871" w:name="_Toc195435511"/>
      <w:bookmarkStart w:id="1872" w:name="_Toc214247604"/>
      <w:bookmarkStart w:id="1873" w:name="_Toc381025718"/>
      <w:smartTag w:uri="urn:schemas-microsoft-com:office:smarttags" w:element="stockticker">
        <w:del w:id="1874" w:author="VOYER Raphael" w:date="2021-06-16T11:09:00Z">
          <w:r w:rsidRPr="00135EF3" w:rsidDel="001111A8">
            <w:rPr>
              <w:noProof/>
            </w:rPr>
            <w:delText>CLI</w:delText>
          </w:r>
        </w:del>
      </w:smartTag>
      <w:del w:id="1875" w:author="VOYER Raphael" w:date="2021-06-16T11:09:00Z">
        <w:r w:rsidRPr="00135EF3" w:rsidDel="001111A8">
          <w:rPr>
            <w:noProof/>
          </w:rPr>
          <w:delText xml:space="preserve"> requirements</w:delText>
        </w:r>
        <w:bookmarkEnd w:id="1871"/>
        <w:bookmarkEnd w:id="1872"/>
        <w:bookmarkEnd w:id="1873"/>
      </w:del>
    </w:p>
    <w:p w14:paraId="78BEB974" w14:textId="77777777" w:rsidR="00855336" w:rsidDel="001111A8" w:rsidRDefault="00855336" w:rsidP="00855336">
      <w:pPr>
        <w:pStyle w:val="Corpsdetexte"/>
        <w:rPr>
          <w:del w:id="1876" w:author="VOYER Raphael" w:date="2021-06-16T11:09:00Z"/>
          <w:noProof/>
        </w:rPr>
      </w:pPr>
      <w:smartTag w:uri="urn:schemas-microsoft-com:office:smarttags" w:element="stockticker">
        <w:del w:id="1877" w:author="VOYER Raphael" w:date="2021-06-16T11:09:00Z">
          <w:r w:rsidDel="001111A8">
            <w:rPr>
              <w:b/>
              <w:noProof/>
            </w:rPr>
            <w:delText>AOS</w:delText>
          </w:r>
        </w:del>
      </w:smartTag>
      <w:del w:id="1878" w:author="VOYER Raphael" w:date="2021-06-16T11:09:00Z">
        <w:r w:rsidDel="001111A8">
          <w:rPr>
            <w:b/>
            <w:noProof/>
          </w:rPr>
          <w:delText>-HAVLAN-CFG</w:delText>
        </w:r>
        <w:r w:rsidRPr="00135EF3" w:rsidDel="001111A8">
          <w:rPr>
            <w:b/>
            <w:noProof/>
          </w:rPr>
          <w:delText>-10</w:delText>
        </w:r>
        <w:r w:rsidRPr="00135EF3" w:rsidDel="001111A8">
          <w:rPr>
            <w:noProof/>
          </w:rPr>
          <w:delText xml:space="preserve"> - Configuration shall be supported to </w:delText>
        </w:r>
        <w:r w:rsidDel="001111A8">
          <w:rPr>
            <w:noProof/>
          </w:rPr>
          <w:delText>identify a cluster with a unique</w:delText>
        </w:r>
        <w:r w:rsidR="00045037" w:rsidDel="001111A8">
          <w:rPr>
            <w:noProof/>
          </w:rPr>
          <w:delText xml:space="preserve"> identifier.</w:delText>
        </w:r>
      </w:del>
    </w:p>
    <w:p w14:paraId="47DD9120" w14:textId="77777777" w:rsidR="00045037" w:rsidDel="001111A8" w:rsidRDefault="00045037" w:rsidP="00855336">
      <w:pPr>
        <w:pStyle w:val="Corpsdetexte"/>
        <w:rPr>
          <w:del w:id="1879" w:author="VOYER Raphael" w:date="2021-06-16T11:09:00Z"/>
          <w:noProof/>
        </w:rPr>
      </w:pPr>
      <w:smartTag w:uri="urn:schemas-microsoft-com:office:smarttags" w:element="stockticker">
        <w:del w:id="1880" w:author="VOYER Raphael" w:date="2021-06-16T11:09:00Z">
          <w:r w:rsidDel="001111A8">
            <w:rPr>
              <w:b/>
              <w:noProof/>
            </w:rPr>
            <w:delText>AOS</w:delText>
          </w:r>
        </w:del>
      </w:smartTag>
      <w:del w:id="1881" w:author="VOYER Raphael" w:date="2021-06-16T11:09:00Z">
        <w:r w:rsidDel="001111A8">
          <w:rPr>
            <w:b/>
            <w:noProof/>
          </w:rPr>
          <w:delText>-HAVLAN-CFG</w:delText>
        </w:r>
        <w:r w:rsidRPr="00135EF3" w:rsidDel="001111A8">
          <w:rPr>
            <w:b/>
            <w:noProof/>
          </w:rPr>
          <w:delText>-10</w:delText>
        </w:r>
        <w:r w:rsidR="003978F6" w:rsidDel="001111A8">
          <w:rPr>
            <w:b/>
            <w:noProof/>
          </w:rPr>
          <w:delText>.1</w:delText>
        </w:r>
        <w:r w:rsidRPr="00135EF3" w:rsidDel="001111A8">
          <w:rPr>
            <w:noProof/>
          </w:rPr>
          <w:delText xml:space="preserve"> - Configuration shall be supported to </w:delText>
        </w:r>
        <w:r w:rsidDel="001111A8">
          <w:rPr>
            <w:noProof/>
          </w:rPr>
          <w:delText>assign a name to a cluster.</w:delText>
        </w:r>
      </w:del>
    </w:p>
    <w:p w14:paraId="1A154761" w14:textId="77777777" w:rsidR="00855336" w:rsidDel="001111A8" w:rsidRDefault="00855336" w:rsidP="00855336">
      <w:pPr>
        <w:pStyle w:val="Corpsdetexte"/>
        <w:tabs>
          <w:tab w:val="left" w:pos="2795"/>
        </w:tabs>
        <w:rPr>
          <w:del w:id="1882" w:author="VOYER Raphael" w:date="2021-06-16T11:09:00Z"/>
          <w:noProof/>
        </w:rPr>
      </w:pPr>
      <w:smartTag w:uri="urn:schemas-microsoft-com:office:smarttags" w:element="stockticker">
        <w:del w:id="1883" w:author="VOYER Raphael" w:date="2021-06-16T11:09:00Z">
          <w:r w:rsidDel="001111A8">
            <w:rPr>
              <w:b/>
              <w:noProof/>
            </w:rPr>
            <w:delText>AOS</w:delText>
          </w:r>
        </w:del>
      </w:smartTag>
      <w:del w:id="1884" w:author="VOYER Raphael" w:date="2021-06-16T11:09:00Z">
        <w:r w:rsidDel="001111A8">
          <w:rPr>
            <w:b/>
            <w:noProof/>
          </w:rPr>
          <w:delText>-HAVLAN-CFG</w:delText>
        </w:r>
        <w:r w:rsidRPr="00135EF3" w:rsidDel="001111A8">
          <w:rPr>
            <w:b/>
            <w:noProof/>
          </w:rPr>
          <w:delText>-10.</w:delText>
        </w:r>
        <w:r w:rsidR="003978F6" w:rsidDel="001111A8">
          <w:rPr>
            <w:b/>
            <w:noProof/>
          </w:rPr>
          <w:delText>2</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supported to set the cluster mode to either L2 or L3.</w:delText>
        </w:r>
      </w:del>
    </w:p>
    <w:p w14:paraId="3D60040B" w14:textId="77777777" w:rsidR="008801AF" w:rsidDel="001111A8" w:rsidRDefault="008801AF" w:rsidP="00855336">
      <w:pPr>
        <w:pStyle w:val="Corpsdetexte"/>
        <w:tabs>
          <w:tab w:val="left" w:pos="2795"/>
        </w:tabs>
        <w:rPr>
          <w:del w:id="1885" w:author="VOYER Raphael" w:date="2021-06-16T11:09:00Z"/>
          <w:noProof/>
        </w:rPr>
      </w:pPr>
      <w:smartTag w:uri="urn:schemas-microsoft-com:office:smarttags" w:element="stockticker">
        <w:del w:id="1886" w:author="VOYER Raphael" w:date="2021-06-16T11:09:00Z">
          <w:r w:rsidDel="001111A8">
            <w:rPr>
              <w:b/>
              <w:noProof/>
            </w:rPr>
            <w:delText>AOS</w:delText>
          </w:r>
        </w:del>
      </w:smartTag>
      <w:del w:id="1887" w:author="VOYER Raphael" w:date="2021-06-16T11:09:00Z">
        <w:r w:rsidDel="001111A8">
          <w:rPr>
            <w:b/>
            <w:noProof/>
          </w:rPr>
          <w:delText>-HAVLAN-CFG</w:delText>
        </w:r>
        <w:r w:rsidRPr="00135EF3" w:rsidDel="001111A8">
          <w:rPr>
            <w:b/>
            <w:noProof/>
          </w:rPr>
          <w:delText>-10.</w:delText>
        </w:r>
        <w:r w:rsidDel="001111A8">
          <w:rPr>
            <w:b/>
            <w:noProof/>
          </w:rPr>
          <w:delText>3</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Default mode  shall be  L2 mode.</w:delText>
        </w:r>
      </w:del>
    </w:p>
    <w:p w14:paraId="2787EF7E" w14:textId="77777777" w:rsidR="000F1034" w:rsidRPr="00CB2C0D" w:rsidDel="001111A8" w:rsidRDefault="000F1034" w:rsidP="00855336">
      <w:pPr>
        <w:pStyle w:val="Corpsdetexte"/>
        <w:tabs>
          <w:tab w:val="left" w:pos="2795"/>
        </w:tabs>
        <w:rPr>
          <w:del w:id="1888" w:author="VOYER Raphael" w:date="2021-06-16T11:09:00Z"/>
          <w:noProof/>
        </w:rPr>
      </w:pPr>
      <w:smartTag w:uri="urn:schemas-microsoft-com:office:smarttags" w:element="stockticker">
        <w:del w:id="1889" w:author="VOYER Raphael" w:date="2021-06-16T11:09:00Z">
          <w:r w:rsidDel="001111A8">
            <w:rPr>
              <w:b/>
              <w:noProof/>
            </w:rPr>
            <w:delText>AOS</w:delText>
          </w:r>
        </w:del>
      </w:smartTag>
      <w:del w:id="1890" w:author="VOYER Raphael" w:date="2021-06-16T11:09:00Z">
        <w:r w:rsidDel="001111A8">
          <w:rPr>
            <w:b/>
            <w:noProof/>
          </w:rPr>
          <w:delText>-HAVLAN-CFG</w:delText>
        </w:r>
        <w:r w:rsidRPr="00135EF3" w:rsidDel="001111A8">
          <w:rPr>
            <w:b/>
            <w:noProof/>
          </w:rPr>
          <w:delText>-10.</w:delText>
        </w:r>
        <w:r w:rsidR="008801AF" w:rsidDel="001111A8">
          <w:rPr>
            <w:b/>
            <w:noProof/>
          </w:rPr>
          <w:delText>4</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w:delText>
        </w:r>
        <w:r w:rsidR="00045037" w:rsidDel="001111A8">
          <w:rPr>
            <w:noProof/>
          </w:rPr>
          <w:delText>ted to enable/disable a cluster.</w:delText>
        </w:r>
      </w:del>
    </w:p>
    <w:p w14:paraId="24FB71EB" w14:textId="77777777" w:rsidR="00855336" w:rsidDel="001111A8" w:rsidRDefault="00855336" w:rsidP="00855336">
      <w:pPr>
        <w:pStyle w:val="Corpsdetexte"/>
        <w:tabs>
          <w:tab w:val="left" w:pos="2795"/>
        </w:tabs>
        <w:rPr>
          <w:del w:id="1891" w:author="VOYER Raphael" w:date="2021-06-16T11:09:00Z"/>
          <w:noProof/>
        </w:rPr>
      </w:pPr>
      <w:smartTag w:uri="urn:schemas-microsoft-com:office:smarttags" w:element="stockticker">
        <w:del w:id="1892" w:author="VOYER Raphael" w:date="2021-06-16T11:09:00Z">
          <w:r w:rsidDel="001111A8">
            <w:rPr>
              <w:b/>
              <w:noProof/>
            </w:rPr>
            <w:delText>AOS</w:delText>
          </w:r>
        </w:del>
      </w:smartTag>
      <w:del w:id="1893" w:author="VOYER Raphael" w:date="2021-06-16T11:09:00Z">
        <w:r w:rsidDel="001111A8">
          <w:rPr>
            <w:b/>
            <w:noProof/>
          </w:rPr>
          <w:delText>-HAVLAN-CFG</w:delText>
        </w:r>
        <w:r w:rsidRPr="00135EF3" w:rsidDel="001111A8">
          <w:rPr>
            <w:b/>
            <w:noProof/>
          </w:rPr>
          <w:delText xml:space="preserve">-11 - </w:delText>
        </w:r>
        <w:r w:rsidRPr="00135EF3" w:rsidDel="001111A8">
          <w:rPr>
            <w:noProof/>
          </w:rPr>
          <w:delText xml:space="preserve">Configuration shall be supported to </w:delText>
        </w:r>
        <w:r w:rsidDel="001111A8">
          <w:rPr>
            <w:noProof/>
          </w:rPr>
          <w:delText>assign a mac-address ,vlan and explicit port list port to the cluster operating in L2 mode.</w:delText>
        </w:r>
        <w:bookmarkStart w:id="1894" w:name="_Toc214247605"/>
      </w:del>
    </w:p>
    <w:p w14:paraId="5D4E003D" w14:textId="77777777" w:rsidR="00855336" w:rsidDel="001111A8" w:rsidRDefault="00855336" w:rsidP="00855336">
      <w:pPr>
        <w:pStyle w:val="Corpsdetexte"/>
        <w:tabs>
          <w:tab w:val="left" w:pos="2795"/>
        </w:tabs>
        <w:rPr>
          <w:del w:id="1895" w:author="VOYER Raphael" w:date="2021-06-16T11:09:00Z"/>
          <w:noProof/>
        </w:rPr>
      </w:pPr>
      <w:smartTag w:uri="urn:schemas-microsoft-com:office:smarttags" w:element="stockticker">
        <w:del w:id="1896" w:author="VOYER Raphael" w:date="2021-06-16T11:09:00Z">
          <w:r w:rsidDel="001111A8">
            <w:rPr>
              <w:b/>
              <w:noProof/>
            </w:rPr>
            <w:delText>AOS</w:delText>
          </w:r>
        </w:del>
      </w:smartTag>
      <w:del w:id="1897" w:author="VOYER Raphael" w:date="2021-06-16T11:09:00Z">
        <w:r w:rsidDel="001111A8">
          <w:rPr>
            <w:b/>
            <w:noProof/>
          </w:rPr>
          <w:delText>-HAVLAN-CFG</w:delText>
        </w:r>
        <w:r w:rsidRPr="00135EF3" w:rsidDel="001111A8">
          <w:rPr>
            <w:b/>
            <w:noProof/>
          </w:rPr>
          <w:delText xml:space="preserve">-11.1 </w:delText>
        </w:r>
        <w:r w:rsidDel="001111A8">
          <w:rPr>
            <w:b/>
            <w:noProof/>
          </w:rPr>
          <w:delText xml:space="preserve">– </w:delText>
        </w:r>
        <w:r w:rsidRPr="008D5F95" w:rsidDel="001111A8">
          <w:rPr>
            <w:noProof/>
          </w:rPr>
          <w:delText>Configuration shall be</w:delText>
        </w:r>
        <w:r w:rsidDel="001111A8">
          <w:rPr>
            <w:b/>
            <w:noProof/>
          </w:rPr>
          <w:delText xml:space="preserve"> </w:delText>
        </w:r>
        <w:bookmarkEnd w:id="1894"/>
        <w:r w:rsidDel="001111A8">
          <w:rPr>
            <w:noProof/>
          </w:rPr>
          <w:delText xml:space="preserve">supported  to </w:delText>
        </w:r>
        <w:r w:rsidR="00856BD3" w:rsidDel="001111A8">
          <w:rPr>
            <w:noProof/>
          </w:rPr>
          <w:delText>assign</w:delText>
        </w:r>
        <w:r w:rsidDel="001111A8">
          <w:rPr>
            <w:noProof/>
          </w:rPr>
          <w:delText xml:space="preserve"> a unicast mac-address and a vlan to the cluster with an explicit port list.</w:delText>
        </w:r>
      </w:del>
    </w:p>
    <w:p w14:paraId="146C0306" w14:textId="77777777" w:rsidR="00855336" w:rsidDel="001111A8" w:rsidRDefault="00855336" w:rsidP="00855336">
      <w:pPr>
        <w:pStyle w:val="Corpsdetexte"/>
        <w:tabs>
          <w:tab w:val="left" w:pos="2795"/>
        </w:tabs>
        <w:rPr>
          <w:del w:id="1898" w:author="VOYER Raphael" w:date="2021-06-16T11:09:00Z"/>
          <w:noProof/>
        </w:rPr>
      </w:pPr>
      <w:smartTag w:uri="urn:schemas-microsoft-com:office:smarttags" w:element="stockticker">
        <w:del w:id="1899" w:author="VOYER Raphael" w:date="2021-06-16T11:09:00Z">
          <w:r w:rsidDel="001111A8">
            <w:rPr>
              <w:b/>
              <w:noProof/>
            </w:rPr>
            <w:delText>AOS</w:delText>
          </w:r>
        </w:del>
      </w:smartTag>
      <w:del w:id="1900" w:author="VOYER Raphael" w:date="2021-06-16T11:09:00Z">
        <w:r w:rsidDel="001111A8">
          <w:rPr>
            <w:b/>
            <w:noProof/>
          </w:rPr>
          <w:delText>-HAVLAN-CFG</w:delText>
        </w:r>
        <w:r w:rsidR="00045037" w:rsidDel="001111A8">
          <w:rPr>
            <w:b/>
            <w:noProof/>
          </w:rPr>
          <w:delText>-11.3</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L2 multicast mac-address and a vlan to the cluster with an explicit port list.</w:delText>
        </w:r>
      </w:del>
    </w:p>
    <w:p w14:paraId="0EBCAF03" w14:textId="77777777" w:rsidR="00855336" w:rsidDel="001111A8" w:rsidRDefault="00855336" w:rsidP="00855336">
      <w:pPr>
        <w:pStyle w:val="Corpsdetexte"/>
        <w:tabs>
          <w:tab w:val="left" w:pos="2795"/>
        </w:tabs>
        <w:rPr>
          <w:del w:id="1901" w:author="VOYER Raphael" w:date="2021-06-16T11:09:00Z"/>
          <w:noProof/>
        </w:rPr>
      </w:pPr>
      <w:smartTag w:uri="urn:schemas-microsoft-com:office:smarttags" w:element="stockticker">
        <w:del w:id="1902" w:author="VOYER Raphael" w:date="2021-06-16T11:09:00Z">
          <w:r w:rsidDel="001111A8">
            <w:rPr>
              <w:b/>
              <w:noProof/>
            </w:rPr>
            <w:delText>AOS</w:delText>
          </w:r>
        </w:del>
      </w:smartTag>
      <w:del w:id="1903" w:author="VOYER Raphael" w:date="2021-06-16T11:09:00Z">
        <w:r w:rsidR="00045037" w:rsidDel="001111A8">
          <w:rPr>
            <w:b/>
            <w:noProof/>
          </w:rPr>
          <w:delText>-HAVLAN-CFG-11.4</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IP multicast mac-address and a vlan to the cluster with an explicit port list.</w:delText>
        </w:r>
      </w:del>
    </w:p>
    <w:p w14:paraId="7792B18C" w14:textId="77777777" w:rsidR="008801AF" w:rsidRPr="008801AF" w:rsidDel="001111A8" w:rsidRDefault="00855336" w:rsidP="00622755">
      <w:pPr>
        <w:outlineLvl w:val="0"/>
        <w:rPr>
          <w:del w:id="1904" w:author="VOYER Raphael" w:date="2021-06-16T11:09:00Z"/>
          <w:noProof/>
        </w:rPr>
      </w:pPr>
      <w:bookmarkStart w:id="1905" w:name="_Toc381025719"/>
      <w:bookmarkStart w:id="1906" w:name="_Toc424820307"/>
      <w:smartTag w:uri="urn:schemas-microsoft-com:office:smarttags" w:element="stockticker">
        <w:del w:id="1907" w:author="VOYER Raphael" w:date="2021-06-16T11:09:00Z">
          <w:r w:rsidDel="001111A8">
            <w:rPr>
              <w:b/>
              <w:noProof/>
            </w:rPr>
            <w:delText>AOS</w:delText>
          </w:r>
        </w:del>
      </w:smartTag>
      <w:del w:id="1908" w:author="VOYER Raphael" w:date="2021-06-16T11:09:00Z">
        <w:r w:rsidDel="001111A8">
          <w:rPr>
            <w:b/>
            <w:noProof/>
          </w:rPr>
          <w:delText>-HAVLAN-CFG-11.5</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 a cluster.</w:delText>
        </w:r>
        <w:bookmarkEnd w:id="1905"/>
        <w:bookmarkEnd w:id="1906"/>
      </w:del>
    </w:p>
    <w:p w14:paraId="51B22F2F" w14:textId="77777777" w:rsidR="00045037" w:rsidDel="001111A8" w:rsidRDefault="00855336" w:rsidP="00855336">
      <w:pPr>
        <w:pStyle w:val="Corpsdetexte"/>
        <w:tabs>
          <w:tab w:val="left" w:pos="2795"/>
        </w:tabs>
        <w:rPr>
          <w:del w:id="1909" w:author="VOYER Raphael" w:date="2021-06-16T11:09:00Z"/>
          <w:noProof/>
        </w:rPr>
      </w:pPr>
      <w:smartTag w:uri="urn:schemas-microsoft-com:office:smarttags" w:element="stockticker">
        <w:del w:id="1910" w:author="VOYER Raphael" w:date="2021-06-16T11:09:00Z">
          <w:r w:rsidDel="001111A8">
            <w:rPr>
              <w:b/>
              <w:noProof/>
            </w:rPr>
            <w:delText>AOS</w:delText>
          </w:r>
        </w:del>
      </w:smartTag>
      <w:del w:id="1911" w:author="VOYER Raphael" w:date="2021-06-16T11:09:00Z">
        <w:r w:rsidDel="001111A8">
          <w:rPr>
            <w:b/>
            <w:noProof/>
          </w:rPr>
          <w:delText>-HAVLAN-CFG-11.6</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w:delText>
        </w:r>
        <w:r w:rsidR="00045037" w:rsidDel="001111A8">
          <w:rPr>
            <w:noProof/>
          </w:rPr>
          <w:delText>/add</w:delText>
        </w:r>
        <w:r w:rsidDel="001111A8">
          <w:rPr>
            <w:noProof/>
          </w:rPr>
          <w:delText xml:space="preserve"> port</w:delText>
        </w:r>
        <w:r w:rsidR="001D267D" w:rsidDel="001111A8">
          <w:rPr>
            <w:noProof/>
          </w:rPr>
          <w:delText>(</w:delText>
        </w:r>
        <w:r w:rsidDel="001111A8">
          <w:rPr>
            <w:noProof/>
          </w:rPr>
          <w:delText>s</w:delText>
        </w:r>
        <w:r w:rsidR="001D267D" w:rsidDel="001111A8">
          <w:rPr>
            <w:noProof/>
          </w:rPr>
          <w:delText>)</w:delText>
        </w:r>
        <w:r w:rsidDel="001111A8">
          <w:rPr>
            <w:noProof/>
          </w:rPr>
          <w:delText xml:space="preserve"> </w:delText>
        </w:r>
        <w:r w:rsidR="00045037" w:rsidDel="001111A8">
          <w:rPr>
            <w:noProof/>
          </w:rPr>
          <w:delText>to</w:delText>
        </w:r>
        <w:r w:rsidDel="001111A8">
          <w:rPr>
            <w:noProof/>
          </w:rPr>
          <w:delText xml:space="preserve"> the</w:delText>
        </w:r>
        <w:r w:rsidR="001D267D" w:rsidDel="001111A8">
          <w:rPr>
            <w:noProof/>
          </w:rPr>
          <w:delText xml:space="preserve"> </w:delText>
        </w:r>
        <w:r w:rsidDel="001111A8">
          <w:rPr>
            <w:noProof/>
          </w:rPr>
          <w:delText>cluster</w:delText>
        </w:r>
        <w:r w:rsidR="001D267D" w:rsidDel="001111A8">
          <w:rPr>
            <w:noProof/>
          </w:rPr>
          <w:delText>.</w:delText>
        </w:r>
      </w:del>
    </w:p>
    <w:p w14:paraId="3BC90A7F" w14:textId="77777777" w:rsidR="000F1034" w:rsidDel="001111A8" w:rsidRDefault="00855336" w:rsidP="00855336">
      <w:pPr>
        <w:pStyle w:val="Corpsdetexte"/>
        <w:tabs>
          <w:tab w:val="left" w:pos="2795"/>
        </w:tabs>
        <w:rPr>
          <w:del w:id="1912" w:author="VOYER Raphael" w:date="2021-06-16T11:09:00Z"/>
          <w:noProof/>
        </w:rPr>
      </w:pPr>
      <w:smartTag w:uri="urn:schemas-microsoft-com:office:smarttags" w:element="stockticker">
        <w:del w:id="1913" w:author="VOYER Raphael" w:date="2021-06-16T11:09:00Z">
          <w:r w:rsidDel="001111A8">
            <w:rPr>
              <w:b/>
              <w:noProof/>
            </w:rPr>
            <w:delText>AOS</w:delText>
          </w:r>
        </w:del>
      </w:smartTag>
      <w:del w:id="1914" w:author="VOYER Raphael" w:date="2021-06-16T11:09:00Z">
        <w:r w:rsidDel="001111A8">
          <w:rPr>
            <w:b/>
            <w:noProof/>
          </w:rPr>
          <w:delText xml:space="preserve">-HAVLAN-CFG-12 </w:delText>
        </w:r>
        <w:r w:rsidRPr="00135EF3" w:rsidDel="001111A8">
          <w:rPr>
            <w:b/>
            <w:noProof/>
          </w:rPr>
          <w:delText xml:space="preserve">- </w:delText>
        </w:r>
        <w:r w:rsidRPr="00135EF3" w:rsidDel="001111A8">
          <w:rPr>
            <w:noProof/>
          </w:rPr>
          <w:delText xml:space="preserve">Configuration shall be supported to </w:delText>
        </w:r>
        <w:r w:rsidDel="001111A8">
          <w:rPr>
            <w:noProof/>
          </w:rPr>
          <w:delText>assign a unicast IP address and the ARP entry</w:delText>
        </w:r>
        <w:r w:rsidR="00615D32" w:rsidDel="001111A8">
          <w:rPr>
            <w:noProof/>
          </w:rPr>
          <w:delText>(mac-address)</w:delText>
        </w:r>
        <w:r w:rsidDel="001111A8">
          <w:rPr>
            <w:noProof/>
          </w:rPr>
          <w:delText xml:space="preserve"> with an explicit port list to the cluster operating in L3 mode.</w:delText>
        </w:r>
      </w:del>
    </w:p>
    <w:p w14:paraId="2AA47D9C" w14:textId="77777777" w:rsidR="00855336" w:rsidDel="001111A8" w:rsidRDefault="00855336" w:rsidP="00855336">
      <w:pPr>
        <w:pStyle w:val="Corpsdetexte"/>
        <w:tabs>
          <w:tab w:val="left" w:pos="2795"/>
        </w:tabs>
        <w:rPr>
          <w:del w:id="1915" w:author="VOYER Raphael" w:date="2021-06-16T11:09:00Z"/>
          <w:noProof/>
        </w:rPr>
      </w:pPr>
      <w:smartTag w:uri="urn:schemas-microsoft-com:office:smarttags" w:element="stockticker">
        <w:del w:id="1916" w:author="VOYER Raphael" w:date="2021-06-16T11:09:00Z">
          <w:r w:rsidDel="001111A8">
            <w:rPr>
              <w:b/>
              <w:noProof/>
            </w:rPr>
            <w:delText>AOS</w:delText>
          </w:r>
        </w:del>
      </w:smartTag>
      <w:del w:id="1917"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w:delText>
        </w:r>
        <w:r w:rsidR="00615D32" w:rsidDel="001111A8">
          <w:rPr>
            <w:noProof/>
          </w:rPr>
          <w:delText>(mac-address)</w:delText>
        </w:r>
        <w:r w:rsidDel="001111A8">
          <w:rPr>
            <w:noProof/>
          </w:rPr>
          <w:delText xml:space="preserve"> to the cluster IP address either statically or dynamically.</w:delText>
        </w:r>
      </w:del>
    </w:p>
    <w:p w14:paraId="03738A7D" w14:textId="77777777" w:rsidR="00B657AC" w:rsidRPr="00135EF3" w:rsidDel="001111A8" w:rsidRDefault="00B657AC" w:rsidP="00855336">
      <w:pPr>
        <w:pStyle w:val="Corpsdetexte"/>
        <w:tabs>
          <w:tab w:val="left" w:pos="2795"/>
        </w:tabs>
        <w:rPr>
          <w:del w:id="1918" w:author="VOYER Raphael" w:date="2021-06-16T11:09:00Z"/>
          <w:noProof/>
        </w:rPr>
      </w:pPr>
      <w:smartTag w:uri="urn:schemas-microsoft-com:office:smarttags" w:element="stockticker">
        <w:del w:id="1919" w:author="VOYER Raphael" w:date="2021-06-16T11:09:00Z">
          <w:r w:rsidDel="001111A8">
            <w:rPr>
              <w:b/>
              <w:noProof/>
            </w:rPr>
            <w:delText>AOS</w:delText>
          </w:r>
        </w:del>
      </w:smartTag>
      <w:del w:id="1920"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entry(mac-address) to the cluster IP address either statically or dynamically.</w:delText>
        </w:r>
      </w:del>
    </w:p>
    <w:p w14:paraId="02949576" w14:textId="77777777" w:rsidR="00855336" w:rsidDel="001111A8" w:rsidRDefault="00855336" w:rsidP="00855336">
      <w:pPr>
        <w:pStyle w:val="Corpsdetexte"/>
        <w:rPr>
          <w:del w:id="1921" w:author="VOYER Raphael" w:date="2021-06-16T11:09:00Z"/>
          <w:noProof/>
        </w:rPr>
      </w:pPr>
      <w:smartTag w:uri="urn:schemas-microsoft-com:office:smarttags" w:element="stockticker">
        <w:del w:id="1922" w:author="VOYER Raphael" w:date="2021-06-16T11:09:00Z">
          <w:r w:rsidDel="001111A8">
            <w:rPr>
              <w:b/>
              <w:noProof/>
            </w:rPr>
            <w:delText>AOS</w:delText>
          </w:r>
        </w:del>
      </w:smartTag>
      <w:del w:id="1923" w:author="VOYER Raphael" w:date="2021-06-16T11:09:00Z">
        <w:r w:rsidDel="001111A8">
          <w:rPr>
            <w:b/>
            <w:noProof/>
          </w:rPr>
          <w:delText>-HAVLAN-CFG-12.2</w:delText>
        </w:r>
        <w:r w:rsidRPr="00135EF3" w:rsidDel="001111A8">
          <w:rPr>
            <w:b/>
            <w:noProof/>
          </w:rPr>
          <w:delText xml:space="preserve"> </w:delText>
        </w:r>
        <w:r w:rsidDel="001111A8">
          <w:rPr>
            <w:b/>
            <w:noProof/>
          </w:rPr>
          <w:delText>–</w:delText>
        </w:r>
        <w:r w:rsidRPr="00135EF3" w:rsidDel="001111A8">
          <w:rPr>
            <w:b/>
            <w:noProof/>
          </w:rPr>
          <w:delText xml:space="preserve"> </w:delText>
        </w:r>
        <w:r w:rsidR="00B657AC" w:rsidDel="001111A8">
          <w:rPr>
            <w:noProof/>
          </w:rPr>
          <w:delText>The default ARP mode shall be set to dynamic.</w:delText>
        </w:r>
      </w:del>
    </w:p>
    <w:p w14:paraId="19367E40" w14:textId="77777777" w:rsidR="00855336" w:rsidDel="001111A8" w:rsidRDefault="00855336" w:rsidP="00855336">
      <w:pPr>
        <w:pStyle w:val="Corpsdetexte"/>
        <w:rPr>
          <w:del w:id="1924" w:author="VOYER Raphael" w:date="2021-06-16T11:09:00Z"/>
          <w:noProof/>
        </w:rPr>
      </w:pPr>
      <w:smartTag w:uri="urn:schemas-microsoft-com:office:smarttags" w:element="stockticker">
        <w:del w:id="1925" w:author="VOYER Raphael" w:date="2021-06-16T11:09:00Z">
          <w:r w:rsidDel="001111A8">
            <w:rPr>
              <w:b/>
              <w:noProof/>
            </w:rPr>
            <w:delText>AOS</w:delText>
          </w:r>
        </w:del>
      </w:smartTag>
      <w:del w:id="1926" w:author="VOYER Raphael" w:date="2021-06-16T11:09:00Z">
        <w:r w:rsidDel="001111A8">
          <w:rPr>
            <w:b/>
            <w:noProof/>
          </w:rPr>
          <w:delText>-HAVLAN-CFG-12.3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L2-multicast</w:delText>
        </w:r>
        <w:r w:rsidRPr="008D5F95" w:rsidDel="001111A8">
          <w:rPr>
            <w:noProof/>
          </w:rPr>
          <w:delText xml:space="preserve"> mac-address as an ARP entry for the corresponding cluster IP</w:delText>
        </w:r>
        <w:r w:rsidDel="001111A8">
          <w:rPr>
            <w:noProof/>
          </w:rPr>
          <w:delText xml:space="preserve"> .</w:delText>
        </w:r>
      </w:del>
    </w:p>
    <w:p w14:paraId="5A962170" w14:textId="77777777" w:rsidR="00855336" w:rsidDel="001111A8" w:rsidRDefault="00855336" w:rsidP="00855336">
      <w:pPr>
        <w:pStyle w:val="Corpsdetexte"/>
        <w:rPr>
          <w:del w:id="1927" w:author="VOYER Raphael" w:date="2021-06-16T11:09:00Z"/>
          <w:noProof/>
        </w:rPr>
      </w:pPr>
      <w:smartTag w:uri="urn:schemas-microsoft-com:office:smarttags" w:element="stockticker">
        <w:del w:id="1928" w:author="VOYER Raphael" w:date="2021-06-16T11:09:00Z">
          <w:r w:rsidDel="001111A8">
            <w:rPr>
              <w:b/>
              <w:noProof/>
            </w:rPr>
            <w:delText>AOS</w:delText>
          </w:r>
        </w:del>
      </w:smartTag>
      <w:del w:id="1929" w:author="VOYER Raphael" w:date="2021-06-16T11:09:00Z">
        <w:r w:rsidDel="001111A8">
          <w:rPr>
            <w:b/>
            <w:noProof/>
          </w:rPr>
          <w:delText>-HAVLAN-CFG-12.4</w:delText>
        </w:r>
        <w:r w:rsidRPr="00135EF3" w:rsidDel="001111A8">
          <w:rPr>
            <w:b/>
            <w:noProof/>
          </w:rPr>
          <w:delText xml:space="preserve"> -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IP-multicast</w:delText>
        </w:r>
        <w:r w:rsidRPr="008D5F95" w:rsidDel="001111A8">
          <w:rPr>
            <w:noProof/>
          </w:rPr>
          <w:delText xml:space="preserve"> mac-address as an ARP entry for the corresponding cluster IP</w:delText>
        </w:r>
        <w:r w:rsidDel="001111A8">
          <w:rPr>
            <w:noProof/>
          </w:rPr>
          <w:delText>.</w:delText>
        </w:r>
      </w:del>
    </w:p>
    <w:p w14:paraId="4C8D9B68" w14:textId="77777777" w:rsidR="00855336" w:rsidDel="001111A8" w:rsidRDefault="00855336" w:rsidP="000F1034">
      <w:pPr>
        <w:pStyle w:val="Corpsdetexte"/>
        <w:rPr>
          <w:del w:id="1930" w:author="VOYER Raphael" w:date="2021-06-16T11:09:00Z"/>
          <w:noProof/>
        </w:rPr>
      </w:pPr>
      <w:smartTag w:uri="urn:schemas-microsoft-com:office:smarttags" w:element="stockticker">
        <w:del w:id="1931" w:author="VOYER Raphael" w:date="2021-06-16T11:09:00Z">
          <w:r w:rsidDel="001111A8">
            <w:rPr>
              <w:b/>
              <w:noProof/>
            </w:rPr>
            <w:delText>AOS</w:delText>
          </w:r>
        </w:del>
      </w:smartTag>
      <w:del w:id="1932" w:author="VOYER Raphael" w:date="2021-06-16T11:09:00Z">
        <w:r w:rsidDel="001111A8">
          <w:rPr>
            <w:b/>
            <w:noProof/>
          </w:rPr>
          <w:delText>-HAVLAN-CFG-12.5</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 xml:space="preserve">dynamically resolve the ARP entry </w:delText>
        </w:r>
        <w:r w:rsidRPr="008D5F95" w:rsidDel="001111A8">
          <w:rPr>
            <w:noProof/>
          </w:rPr>
          <w:delText>for the corresponding cluster IP</w:delText>
        </w:r>
        <w:r w:rsidDel="001111A8">
          <w:rPr>
            <w:noProof/>
          </w:rPr>
          <w:delText>.</w:delText>
        </w:r>
      </w:del>
    </w:p>
    <w:p w14:paraId="6F8FB6D3" w14:textId="77777777" w:rsidR="00B657AC" w:rsidDel="001111A8" w:rsidRDefault="00B657AC" w:rsidP="000F1034">
      <w:pPr>
        <w:pStyle w:val="Corpsdetexte"/>
        <w:rPr>
          <w:del w:id="1933" w:author="VOYER Raphael" w:date="2021-06-16T11:09:00Z"/>
          <w:noProof/>
        </w:rPr>
      </w:pPr>
      <w:smartTag w:uri="urn:schemas-microsoft-com:office:smarttags" w:element="stockticker">
        <w:del w:id="1934" w:author="VOYER Raphael" w:date="2021-06-16T11:09:00Z">
          <w:r w:rsidDel="001111A8">
            <w:rPr>
              <w:b/>
              <w:noProof/>
            </w:rPr>
            <w:delText>AOS</w:delText>
          </w:r>
        </w:del>
      </w:smartTag>
      <w:del w:id="1935" w:author="VOYER Raphael" w:date="2021-06-16T11:09:00Z">
        <w:r w:rsidDel="001111A8">
          <w:rPr>
            <w:b/>
            <w:noProof/>
          </w:rPr>
          <w:delText>-HAVLAN-CFG-12.6</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enable/disable IGMP mode for an L3</w:delText>
        </w:r>
      </w:del>
    </w:p>
    <w:p w14:paraId="7765B8E1" w14:textId="77777777" w:rsidR="00B657AC" w:rsidDel="001111A8" w:rsidRDefault="00B657AC" w:rsidP="000F1034">
      <w:pPr>
        <w:pStyle w:val="Corpsdetexte"/>
        <w:rPr>
          <w:del w:id="1936" w:author="VOYER Raphael" w:date="2021-06-16T11:09:00Z"/>
          <w:noProof/>
        </w:rPr>
      </w:pPr>
      <w:del w:id="1937" w:author="VOYER Raphael" w:date="2021-06-16T11:09:00Z">
        <w:r w:rsidDel="001111A8">
          <w:rPr>
            <w:noProof/>
          </w:rPr>
          <w:delText>Cluster.</w:delText>
        </w:r>
      </w:del>
    </w:p>
    <w:p w14:paraId="1472963D" w14:textId="77777777" w:rsidR="00855336" w:rsidDel="001111A8" w:rsidRDefault="00855336" w:rsidP="000F1034">
      <w:pPr>
        <w:pStyle w:val="Corpsdetexte"/>
        <w:rPr>
          <w:del w:id="1938" w:author="VOYER Raphael" w:date="2021-06-16T11:09:00Z"/>
          <w:noProof/>
        </w:rPr>
      </w:pPr>
      <w:smartTag w:uri="urn:schemas-microsoft-com:office:smarttags" w:element="stockticker">
        <w:del w:id="1939" w:author="VOYER Raphael" w:date="2021-06-16T11:09:00Z">
          <w:r w:rsidDel="001111A8">
            <w:rPr>
              <w:b/>
              <w:noProof/>
            </w:rPr>
            <w:delText>AOS</w:delText>
          </w:r>
        </w:del>
      </w:smartTag>
      <w:del w:id="1940" w:author="VOYER Raphael" w:date="2021-06-16T11:09:00Z">
        <w:r w:rsidR="00B657AC" w:rsidDel="001111A8">
          <w:rPr>
            <w:b/>
            <w:noProof/>
          </w:rPr>
          <w:delText>-HAVLAN-CFG-12.7</w:delText>
        </w:r>
        <w:r w:rsidRPr="00135EF3" w:rsidDel="001111A8">
          <w:rPr>
            <w:b/>
            <w:noProof/>
          </w:rPr>
          <w:delText xml:space="preserve"> - </w:delText>
        </w:r>
        <w:r w:rsidRPr="008D5F95" w:rsidDel="001111A8">
          <w:rPr>
            <w:noProof/>
          </w:rPr>
          <w:delText xml:space="preserve">Configuration shall be supported to </w:delText>
        </w:r>
        <w:r w:rsidR="00320C6F" w:rsidDel="001111A8">
          <w:rPr>
            <w:noProof/>
          </w:rPr>
          <w:delText>set an IP multicast group address to a</w:delText>
        </w:r>
      </w:del>
    </w:p>
    <w:p w14:paraId="0AFA5770" w14:textId="77777777" w:rsidR="00320C6F" w:rsidDel="001111A8" w:rsidRDefault="00320C6F" w:rsidP="000F1034">
      <w:pPr>
        <w:pStyle w:val="Corpsdetexte"/>
        <w:rPr>
          <w:del w:id="1941" w:author="VOYER Raphael" w:date="2021-06-16T11:09:00Z"/>
          <w:noProof/>
        </w:rPr>
      </w:pPr>
      <w:del w:id="1942" w:author="VOYER Raphael" w:date="2021-06-16T11:09:00Z">
        <w:r w:rsidDel="001111A8">
          <w:rPr>
            <w:noProof/>
          </w:rPr>
          <w:delText>Cluster on which the cluster sends reports. The switch shall snoop these reports received from the</w:delText>
        </w:r>
      </w:del>
    </w:p>
    <w:p w14:paraId="40F91CC8" w14:textId="77777777" w:rsidR="00320C6F" w:rsidDel="001111A8" w:rsidRDefault="00320C6F" w:rsidP="000F1034">
      <w:pPr>
        <w:pStyle w:val="Corpsdetexte"/>
        <w:rPr>
          <w:del w:id="1943" w:author="VOYER Raphael" w:date="2021-06-16T11:09:00Z"/>
          <w:noProof/>
        </w:rPr>
      </w:pPr>
      <w:del w:id="1944" w:author="VOYER Raphael" w:date="2021-06-16T11:09:00Z">
        <w:r w:rsidDel="001111A8">
          <w:rPr>
            <w:noProof/>
          </w:rPr>
          <w:delText>Cluster interfaces to derive the cluster ports dynamically.</w:delText>
        </w:r>
      </w:del>
    </w:p>
    <w:p w14:paraId="2FD20E3B" w14:textId="77777777" w:rsidR="00855336" w:rsidDel="001111A8" w:rsidRDefault="00855336" w:rsidP="000F1034">
      <w:pPr>
        <w:pStyle w:val="Corpsdetexte"/>
        <w:rPr>
          <w:del w:id="1945" w:author="VOYER Raphael" w:date="2021-06-16T11:09:00Z"/>
          <w:noProof/>
        </w:rPr>
      </w:pPr>
      <w:smartTag w:uri="urn:schemas-microsoft-com:office:smarttags" w:element="stockticker">
        <w:del w:id="1946" w:author="VOYER Raphael" w:date="2021-06-16T11:09:00Z">
          <w:r w:rsidDel="001111A8">
            <w:rPr>
              <w:b/>
              <w:noProof/>
            </w:rPr>
            <w:delText>AOS</w:delText>
          </w:r>
        </w:del>
      </w:smartTag>
      <w:del w:id="1947" w:author="VOYER Raphael" w:date="2021-06-16T11:09:00Z">
        <w:r w:rsidR="00A12DB8" w:rsidDel="001111A8">
          <w:rPr>
            <w:b/>
            <w:noProof/>
          </w:rPr>
          <w:delText>-HAVLAN-CFG-13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 xml:space="preserve">Configuration shall be supported to </w:delText>
        </w:r>
        <w:r w:rsidDel="001111A8">
          <w:rPr>
            <w:noProof/>
          </w:rPr>
          <w:delText>delete</w:delText>
        </w:r>
        <w:r w:rsidR="008801AF" w:rsidDel="001111A8">
          <w:rPr>
            <w:noProof/>
          </w:rPr>
          <w:delText>/add</w:delText>
        </w:r>
        <w:r w:rsidRPr="008D5F95" w:rsidDel="001111A8">
          <w:rPr>
            <w:noProof/>
          </w:rPr>
          <w:delText xml:space="preserve"> </w:delText>
        </w:r>
        <w:r w:rsidDel="001111A8">
          <w:rPr>
            <w:noProof/>
          </w:rPr>
          <w:delText>port</w:delText>
        </w:r>
        <w:r w:rsidR="001D267D" w:rsidDel="001111A8">
          <w:rPr>
            <w:noProof/>
          </w:rPr>
          <w:delText>(s)</w:delText>
        </w:r>
        <w:r w:rsidDel="001111A8">
          <w:rPr>
            <w:noProof/>
          </w:rPr>
          <w:delText xml:space="preserve"> </w:delText>
        </w:r>
        <w:r w:rsidR="008801AF" w:rsidDel="001111A8">
          <w:rPr>
            <w:noProof/>
          </w:rPr>
          <w:delText xml:space="preserve">to </w:delText>
        </w:r>
        <w:r w:rsidDel="001111A8">
          <w:rPr>
            <w:noProof/>
          </w:rPr>
          <w:delText xml:space="preserve">the </w:delText>
        </w:r>
        <w:r w:rsidR="00615D32" w:rsidDel="001111A8">
          <w:rPr>
            <w:noProof/>
          </w:rPr>
          <w:delText xml:space="preserve">L3 </w:delText>
        </w:r>
        <w:r w:rsidDel="001111A8">
          <w:rPr>
            <w:noProof/>
          </w:rPr>
          <w:delText>cluster .</w:delText>
        </w:r>
      </w:del>
    </w:p>
    <w:p w14:paraId="2878C4A7" w14:textId="77777777" w:rsidR="00A12DB8" w:rsidDel="001111A8" w:rsidRDefault="00A12DB8" w:rsidP="00A12DB8">
      <w:pPr>
        <w:pStyle w:val="Corpsdetexte"/>
        <w:rPr>
          <w:del w:id="1948" w:author="VOYER Raphael" w:date="2021-06-16T11:09:00Z"/>
          <w:noProof/>
        </w:rPr>
      </w:pPr>
      <w:smartTag w:uri="urn:schemas-microsoft-com:office:smarttags" w:element="stockticker">
        <w:del w:id="1949" w:author="VOYER Raphael" w:date="2021-06-16T11:09:00Z">
          <w:r w:rsidDel="001111A8">
            <w:rPr>
              <w:b/>
              <w:noProof/>
            </w:rPr>
            <w:delText>AOS</w:delText>
          </w:r>
        </w:del>
      </w:smartTag>
      <w:del w:id="1950" w:author="VOYER Raphael" w:date="2021-06-16T11:09:00Z">
        <w:r w:rsidDel="001111A8">
          <w:rPr>
            <w:b/>
            <w:noProof/>
          </w:rPr>
          <w:delText>-HAVLAN-CFG-14</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modify cluster parameters other than</w:delText>
        </w:r>
      </w:del>
    </w:p>
    <w:p w14:paraId="3C1CFEA1" w14:textId="77777777" w:rsidR="00A12DB8" w:rsidDel="001111A8" w:rsidRDefault="00A12DB8" w:rsidP="000F1034">
      <w:pPr>
        <w:pStyle w:val="Corpsdetexte"/>
        <w:rPr>
          <w:del w:id="1951" w:author="VOYER Raphael" w:date="2021-06-16T11:09:00Z"/>
          <w:noProof/>
        </w:rPr>
      </w:pPr>
      <w:del w:id="1952" w:author="VOYER Raphael" w:date="2021-06-16T11:09:00Z">
        <w:r w:rsidDel="001111A8">
          <w:rPr>
            <w:noProof/>
          </w:rPr>
          <w:delText>Port list only when the cluster is in admin disabled state.</w:delText>
        </w:r>
      </w:del>
    </w:p>
    <w:p w14:paraId="3F6136A9" w14:textId="77777777" w:rsidR="00855336" w:rsidDel="001111A8" w:rsidRDefault="00855336" w:rsidP="00855336">
      <w:pPr>
        <w:pStyle w:val="Corpsdetexte"/>
        <w:rPr>
          <w:del w:id="1953" w:author="VOYER Raphael" w:date="2021-06-16T11:09:00Z"/>
          <w:noProof/>
        </w:rPr>
      </w:pPr>
      <w:smartTag w:uri="urn:schemas-microsoft-com:office:smarttags" w:element="stockticker">
        <w:del w:id="1954" w:author="VOYER Raphael" w:date="2021-06-16T11:09:00Z">
          <w:r w:rsidDel="001111A8">
            <w:rPr>
              <w:b/>
              <w:noProof/>
            </w:rPr>
            <w:delText>AOS</w:delText>
          </w:r>
        </w:del>
      </w:smartTag>
      <w:del w:id="1955" w:author="VOYER Raphael" w:date="2021-06-16T11:09:00Z">
        <w:r w:rsidR="00A12DB8" w:rsidDel="001111A8">
          <w:rPr>
            <w:b/>
            <w:noProof/>
          </w:rPr>
          <w:delText>-HAVLAN-CFG-15</w:delText>
        </w:r>
        <w:r w:rsidDel="001111A8">
          <w:rPr>
            <w:b/>
            <w:noProof/>
          </w:rPr>
          <w:delText xml:space="preserve">  -  </w:delText>
        </w:r>
        <w:r w:rsidDel="001111A8">
          <w:rPr>
            <w:noProof/>
          </w:rPr>
          <w:delText>Configuration shall be supported to display a given cluster or all clusters.</w:delText>
        </w:r>
      </w:del>
    </w:p>
    <w:p w14:paraId="0F7AD8E0" w14:textId="77777777" w:rsidR="00800B7F" w:rsidDel="001111A8" w:rsidRDefault="00800B7F" w:rsidP="00800B7F">
      <w:pPr>
        <w:pStyle w:val="Corpsdetexte"/>
        <w:rPr>
          <w:del w:id="1956" w:author="VOYER Raphael" w:date="2021-06-16T11:09:00Z"/>
          <w:noProof/>
        </w:rPr>
      </w:pPr>
      <w:smartTag w:uri="urn:schemas-microsoft-com:office:smarttags" w:element="stockticker">
        <w:del w:id="1957" w:author="VOYER Raphael" w:date="2021-06-16T11:09:00Z">
          <w:r w:rsidDel="001111A8">
            <w:rPr>
              <w:b/>
              <w:noProof/>
            </w:rPr>
            <w:delText>AOS</w:delText>
          </w:r>
        </w:del>
      </w:smartTag>
      <w:del w:id="1958" w:author="VOYER Raphael" w:date="2021-06-16T11:09:00Z">
        <w:r w:rsidDel="001111A8">
          <w:rPr>
            <w:b/>
            <w:noProof/>
          </w:rPr>
          <w:delText xml:space="preserve">-HAVLAN-CFG-16  -  </w:delText>
        </w:r>
        <w:r w:rsidDel="001111A8">
          <w:rPr>
            <w:noProof/>
          </w:rPr>
          <w:delText xml:space="preserve">Configuration shall be supported to configure </w:delText>
        </w:r>
        <w:r w:rsidR="0019041D" w:rsidDel="001111A8">
          <w:rPr>
            <w:noProof/>
          </w:rPr>
          <w:delText xml:space="preserve">L3 </w:delText>
        </w:r>
        <w:r w:rsidDel="001111A8">
          <w:rPr>
            <w:noProof/>
          </w:rPr>
          <w:delText xml:space="preserve">cluster on </w:delText>
        </w:r>
        <w:r w:rsidR="00E824B3" w:rsidDel="001111A8">
          <w:rPr>
            <w:noProof/>
          </w:rPr>
          <w:delText>VRF</w:delText>
        </w:r>
        <w:r w:rsidR="00CD1247" w:rsidDel="001111A8">
          <w:rPr>
            <w:noProof/>
          </w:rPr>
          <w:delText xml:space="preserve"> </w:delText>
        </w:r>
        <w:r w:rsidDel="001111A8">
          <w:rPr>
            <w:noProof/>
          </w:rPr>
          <w:delText>.</w:delText>
        </w:r>
      </w:del>
    </w:p>
    <w:p w14:paraId="76DEB6EE" w14:textId="77777777" w:rsidR="00800B7F" w:rsidRDefault="00800B7F" w:rsidP="00855336">
      <w:pPr>
        <w:pStyle w:val="Corpsdetexte"/>
        <w:rPr>
          <w:noProof/>
        </w:rPr>
      </w:pPr>
    </w:p>
    <w:p w14:paraId="591CB315" w14:textId="77777777" w:rsidR="00855336" w:rsidRDefault="00855336" w:rsidP="00622755">
      <w:pPr>
        <w:pStyle w:val="Titre3"/>
        <w:ind w:left="0" w:firstLine="0"/>
        <w:jc w:val="left"/>
        <w:rPr>
          <w:ins w:id="1959" w:author="VOYER Raphael" w:date="2021-06-16T11:09:00Z"/>
          <w:noProof/>
        </w:rPr>
      </w:pPr>
      <w:bookmarkStart w:id="1960" w:name="_Toc195435512"/>
      <w:bookmarkStart w:id="1961" w:name="_Toc214247611"/>
      <w:bookmarkStart w:id="1962" w:name="_Toc381025720"/>
      <w:del w:id="1963" w:author="VOYER Raphael" w:date="2021-06-16T11:09:00Z">
        <w:r w:rsidRPr="00135EF3" w:rsidDel="001111A8">
          <w:rPr>
            <w:noProof/>
          </w:rPr>
          <w:delText xml:space="preserve">SNMP </w:delText>
        </w:r>
      </w:del>
      <w:bookmarkStart w:id="1964" w:name="_Toc76555063"/>
      <w:ins w:id="1965" w:author="VOYER Raphael" w:date="2021-06-16T11:09:00Z">
        <w:r w:rsidR="001111A8">
          <w:rPr>
            <w:noProof/>
          </w:rPr>
          <w:t xml:space="preserve">Python </w:t>
        </w:r>
      </w:ins>
      <w:r w:rsidRPr="00135EF3">
        <w:rPr>
          <w:noProof/>
        </w:rPr>
        <w:t>Requirements</w:t>
      </w:r>
      <w:bookmarkEnd w:id="1960"/>
      <w:bookmarkEnd w:id="1961"/>
      <w:bookmarkEnd w:id="1962"/>
      <w:bookmarkEnd w:id="1964"/>
    </w:p>
    <w:p w14:paraId="3D0F18C0" w14:textId="77777777" w:rsidR="001111A8" w:rsidRDefault="001111A8" w:rsidP="001111A8">
      <w:pPr>
        <w:rPr>
          <w:ins w:id="1966" w:author="VOYER Raphael" w:date="2021-06-16T11:12:00Z"/>
        </w:rPr>
      </w:pPr>
      <w:ins w:id="1967" w:author="VOYER Raphael" w:date="2021-06-16T11:12:00Z">
        <w:r>
          <w:t>Python Version :</w:t>
        </w:r>
        <w:r w:rsidRPr="001111A8">
          <w:t xml:space="preserve"> Python 3.5.3</w:t>
        </w:r>
        <w:r>
          <w:t xml:space="preserve"> or higher</w:t>
        </w:r>
      </w:ins>
    </w:p>
    <w:p w14:paraId="07355BB7" w14:textId="77777777" w:rsidR="001111A8" w:rsidRPr="001111A8" w:rsidRDefault="001111A8">
      <w:pPr>
        <w:rPr>
          <w:rPrChange w:id="1968" w:author="VOYER Raphael" w:date="2021-06-16T11:09:00Z">
            <w:rPr>
              <w:noProof/>
            </w:rPr>
          </w:rPrChange>
        </w:rPr>
        <w:pPrChange w:id="1969" w:author="VOYER Raphael" w:date="2021-06-16T11:09:00Z">
          <w:pPr>
            <w:pStyle w:val="Titre3"/>
            <w:ind w:left="0" w:firstLine="0"/>
            <w:jc w:val="left"/>
          </w:pPr>
        </w:pPrChange>
      </w:pPr>
    </w:p>
    <w:p w14:paraId="250C266B" w14:textId="77777777" w:rsidR="00855336" w:rsidRPr="00135EF3" w:rsidDel="001111A8" w:rsidRDefault="00855336" w:rsidP="00855336">
      <w:pPr>
        <w:pStyle w:val="Corpsdetexte"/>
        <w:rPr>
          <w:del w:id="1970" w:author="VOYER Raphael" w:date="2021-06-16T11:09:00Z"/>
          <w:noProof/>
        </w:rPr>
      </w:pPr>
      <w:smartTag w:uri="urn:schemas-microsoft-com:office:smarttags" w:element="stockticker">
        <w:del w:id="1971" w:author="VOYER Raphael" w:date="2021-06-16T11:09:00Z">
          <w:r w:rsidDel="001111A8">
            <w:rPr>
              <w:b/>
              <w:noProof/>
            </w:rPr>
            <w:delText>AOS</w:delText>
          </w:r>
        </w:del>
      </w:smartTag>
      <w:del w:id="1972" w:author="VOYER Raphael" w:date="2021-06-16T11:09:00Z">
        <w:r w:rsidDel="001111A8">
          <w:rPr>
            <w:b/>
            <w:noProof/>
          </w:rPr>
          <w:delText>-HAVLAN-CFG</w:delText>
        </w:r>
        <w:r w:rsidRPr="00135EF3" w:rsidDel="001111A8">
          <w:rPr>
            <w:b/>
            <w:noProof/>
          </w:rPr>
          <w:delText xml:space="preserve">-260.1 – </w:delText>
        </w:r>
        <w:r w:rsidRPr="00135EF3" w:rsidDel="001111A8">
          <w:rPr>
            <w:noProof/>
          </w:rPr>
          <w:delText>A new Alcatel proprietary MIB s</w:delText>
        </w:r>
        <w:r w:rsidR="00615D32" w:rsidDel="001111A8">
          <w:rPr>
            <w:noProof/>
          </w:rPr>
          <w:delText xml:space="preserve">hall be added for defining </w:delText>
        </w:r>
        <w:r w:rsidRPr="00135EF3" w:rsidDel="001111A8">
          <w:rPr>
            <w:noProof/>
          </w:rPr>
          <w:delText xml:space="preserve">new objects. </w:delText>
        </w:r>
        <w:bookmarkStart w:id="1973" w:name="_Toc76555064"/>
        <w:bookmarkEnd w:id="1973"/>
      </w:del>
    </w:p>
    <w:p w14:paraId="5E2A8D6B" w14:textId="77777777" w:rsidR="00855336" w:rsidDel="001111A8" w:rsidRDefault="00855336">
      <w:pPr>
        <w:pStyle w:val="Corpsdetexte"/>
        <w:rPr>
          <w:del w:id="1974" w:author="VOYER Raphael" w:date="2021-06-16T11:09:00Z"/>
          <w:noProof/>
        </w:rPr>
      </w:pPr>
      <w:smartTag w:uri="urn:schemas-microsoft-com:office:smarttags" w:element="stockticker">
        <w:del w:id="1975" w:author="VOYER Raphael" w:date="2021-06-16T11:09:00Z">
          <w:r w:rsidDel="001111A8">
            <w:rPr>
              <w:b/>
              <w:noProof/>
            </w:rPr>
            <w:delText>AOS</w:delText>
          </w:r>
        </w:del>
      </w:smartTag>
      <w:del w:id="1976" w:author="VOYER Raphael" w:date="2021-06-16T11:09:00Z">
        <w:r w:rsidDel="001111A8">
          <w:rPr>
            <w:b/>
            <w:noProof/>
          </w:rPr>
          <w:delText>-HAVLAN-CFG</w:delText>
        </w:r>
        <w:r w:rsidRPr="00135EF3" w:rsidDel="001111A8">
          <w:rPr>
            <w:b/>
            <w:noProof/>
          </w:rPr>
          <w:delText xml:space="preserve">-270 – </w:delText>
        </w:r>
        <w:r w:rsidRPr="00135EF3" w:rsidDel="001111A8">
          <w:rPr>
            <w:noProof/>
          </w:rPr>
          <w:delText xml:space="preserve">A new </w:delText>
        </w:r>
        <w:r w:rsidR="008B3368" w:rsidDel="001111A8">
          <w:rPr>
            <w:noProof/>
          </w:rPr>
          <w:delText>Table</w:delText>
        </w:r>
        <w:r w:rsidRPr="00135EF3" w:rsidDel="001111A8">
          <w:rPr>
            <w:noProof/>
          </w:rPr>
          <w:delText xml:space="preserve"> shall be provided in the MIB for configuring </w:delText>
        </w:r>
        <w:r w:rsidR="008B3368" w:rsidDel="001111A8">
          <w:rPr>
            <w:noProof/>
          </w:rPr>
          <w:delText xml:space="preserve">the cluster parameter s like </w:delText>
        </w:r>
        <w:r w:rsidDel="001111A8">
          <w:rPr>
            <w:noProof/>
          </w:rPr>
          <w:delText>cl</w:delText>
        </w:r>
        <w:r w:rsidR="00B657AC" w:rsidDel="001111A8">
          <w:rPr>
            <w:noProof/>
          </w:rPr>
          <w:delText>uster id ,name</w:delText>
        </w:r>
        <w:r w:rsidR="008B3368" w:rsidDel="001111A8">
          <w:rPr>
            <w:noProof/>
          </w:rPr>
          <w:delText xml:space="preserve"> .mode.vlan,ip,mac-address.</w:delText>
        </w:r>
        <w:bookmarkStart w:id="1977" w:name="_Toc76555065"/>
        <w:bookmarkEnd w:id="1977"/>
      </w:del>
    </w:p>
    <w:p w14:paraId="218024B4" w14:textId="77777777" w:rsidR="00855336" w:rsidDel="001111A8" w:rsidRDefault="00855336">
      <w:pPr>
        <w:pStyle w:val="Corpsdetexte"/>
        <w:rPr>
          <w:del w:id="1978" w:author="VOYER Raphael" w:date="2021-06-16T11:09:00Z"/>
          <w:noProof/>
        </w:rPr>
      </w:pPr>
      <w:smartTag w:uri="urn:schemas-microsoft-com:office:smarttags" w:element="stockticker">
        <w:del w:id="1979" w:author="VOYER Raphael" w:date="2021-06-16T11:09:00Z">
          <w:r w:rsidDel="001111A8">
            <w:rPr>
              <w:b/>
              <w:noProof/>
            </w:rPr>
            <w:delText>AOS</w:delText>
          </w:r>
        </w:del>
      </w:smartTag>
      <w:del w:id="1980" w:author="VOYER Raphael" w:date="2021-06-16T11:09:00Z">
        <w:r w:rsidDel="001111A8">
          <w:rPr>
            <w:b/>
            <w:noProof/>
          </w:rPr>
          <w:delText>-HAVLAN-CFG-29</w:delText>
        </w:r>
        <w:r w:rsidRPr="00135EF3" w:rsidDel="001111A8">
          <w:rPr>
            <w:b/>
            <w:noProof/>
          </w:rPr>
          <w:delText xml:space="preserve">0 – </w:delText>
        </w:r>
        <w:r w:rsidRPr="00135EF3" w:rsidDel="001111A8">
          <w:rPr>
            <w:noProof/>
          </w:rPr>
          <w:delText xml:space="preserve">A new </w:delText>
        </w:r>
        <w:r w:rsidR="008B3368" w:rsidDel="001111A8">
          <w:rPr>
            <w:noProof/>
          </w:rPr>
          <w:delText>Table</w:delText>
        </w:r>
        <w:r w:rsidRPr="00135EF3" w:rsidDel="001111A8">
          <w:rPr>
            <w:noProof/>
          </w:rPr>
          <w:delText>s</w:delText>
        </w:r>
        <w:r w:rsidR="008B3368" w:rsidDel="001111A8">
          <w:rPr>
            <w:noProof/>
          </w:rPr>
          <w:delText xml:space="preserve"> s</w:delText>
        </w:r>
        <w:r w:rsidRPr="00135EF3" w:rsidDel="001111A8">
          <w:rPr>
            <w:noProof/>
          </w:rPr>
          <w:delText xml:space="preserve">hall be provided in the MIB for </w:delText>
        </w:r>
        <w:r w:rsidR="008B3368" w:rsidDel="001111A8">
          <w:rPr>
            <w:noProof/>
          </w:rPr>
          <w:delText>configuration of port list</w:delText>
        </w:r>
        <w:bookmarkStart w:id="1981" w:name="_Toc76555066"/>
        <w:bookmarkEnd w:id="1981"/>
      </w:del>
    </w:p>
    <w:p w14:paraId="4C0CD745" w14:textId="77777777" w:rsidR="008B3368" w:rsidDel="001111A8" w:rsidRDefault="00CD4E7C">
      <w:pPr>
        <w:pStyle w:val="Corpsdetexte"/>
        <w:rPr>
          <w:del w:id="1982" w:author="VOYER Raphael" w:date="2021-06-16T11:09:00Z"/>
          <w:noProof/>
        </w:rPr>
      </w:pPr>
      <w:del w:id="1983" w:author="VOYER Raphael" w:date="2021-06-16T11:09:00Z">
        <w:r w:rsidDel="001111A8">
          <w:rPr>
            <w:noProof/>
          </w:rPr>
          <w:delText xml:space="preserve">belonging </w:delText>
        </w:r>
        <w:r w:rsidR="008B3368" w:rsidDel="001111A8">
          <w:rPr>
            <w:noProof/>
          </w:rPr>
          <w:delText>to the cluster.</w:delText>
        </w:r>
        <w:bookmarkStart w:id="1984" w:name="_Toc76555067"/>
        <w:bookmarkEnd w:id="1984"/>
      </w:del>
    </w:p>
    <w:p w14:paraId="23AB4FA7" w14:textId="77777777" w:rsidR="00855336" w:rsidRPr="00135EF3" w:rsidDel="001111A8" w:rsidRDefault="00855336">
      <w:pPr>
        <w:pStyle w:val="Corpsdetexte"/>
        <w:rPr>
          <w:del w:id="1985" w:author="VOYER Raphael" w:date="2021-06-16T11:09:00Z"/>
          <w:noProof/>
        </w:rPr>
        <w:pPrChange w:id="1986" w:author="VOYER Raphael" w:date="2021-06-16T11:09:00Z">
          <w:pPr>
            <w:pStyle w:val="Titre3"/>
            <w:ind w:left="0" w:firstLine="0"/>
            <w:jc w:val="left"/>
          </w:pPr>
        </w:pPrChange>
      </w:pPr>
      <w:bookmarkStart w:id="1987" w:name="_Toc195435513"/>
      <w:bookmarkStart w:id="1988" w:name="_Toc214247613"/>
      <w:bookmarkStart w:id="1989" w:name="_Toc381025721"/>
      <w:del w:id="1990" w:author="VOYER Raphael" w:date="2021-06-16T11:09:00Z">
        <w:r w:rsidRPr="00135EF3" w:rsidDel="001111A8">
          <w:rPr>
            <w:noProof/>
          </w:rPr>
          <w:delText>Web Requirements</w:delText>
        </w:r>
        <w:bookmarkStart w:id="1991" w:name="_Toc76555068"/>
        <w:bookmarkEnd w:id="1987"/>
        <w:bookmarkEnd w:id="1988"/>
        <w:bookmarkEnd w:id="1989"/>
        <w:bookmarkEnd w:id="1991"/>
      </w:del>
    </w:p>
    <w:p w14:paraId="7E1B8E7C" w14:textId="77777777" w:rsidR="00855336" w:rsidRPr="00135EF3" w:rsidDel="001111A8" w:rsidRDefault="00855336" w:rsidP="00855336">
      <w:pPr>
        <w:pStyle w:val="Corpsdetexte"/>
        <w:rPr>
          <w:del w:id="1992" w:author="VOYER Raphael" w:date="2021-06-16T11:09:00Z"/>
          <w:noProof/>
        </w:rPr>
      </w:pPr>
      <w:del w:id="1993" w:author="VOYER Raphael" w:date="2021-06-16T11:09:00Z">
        <w:r w:rsidDel="001111A8">
          <w:rPr>
            <w:b/>
            <w:noProof/>
          </w:rPr>
          <w:delText>AOS-HAVLAN-CFG</w:delText>
        </w:r>
        <w:r w:rsidRPr="00135EF3" w:rsidDel="001111A8">
          <w:rPr>
            <w:b/>
            <w:noProof/>
          </w:rPr>
          <w:delText xml:space="preserve">-360 – </w:delText>
        </w:r>
        <w:r w:rsidRPr="00135EF3" w:rsidDel="001111A8">
          <w:rPr>
            <w:noProof/>
          </w:rPr>
          <w:delText xml:space="preserve">All objects and interfaces manageable via </w:delText>
        </w:r>
        <w:smartTag w:uri="urn:schemas-microsoft-com:office:smarttags" w:element="stockticker">
          <w:r w:rsidR="000C1A49" w:rsidDel="001111A8">
            <w:rPr>
              <w:noProof/>
            </w:rPr>
            <w:delText>CLI</w:delText>
          </w:r>
        </w:smartTag>
        <w:r w:rsidRPr="00135EF3" w:rsidDel="001111A8">
          <w:rPr>
            <w:noProof/>
          </w:rPr>
          <w:delText xml:space="preserve"> shall also be manageable via Web.</w:delText>
        </w:r>
        <w:bookmarkStart w:id="1994" w:name="_Toc76555069"/>
        <w:bookmarkEnd w:id="1994"/>
      </w:del>
    </w:p>
    <w:p w14:paraId="02361C91" w14:textId="77777777" w:rsidR="00855336" w:rsidRPr="00135EF3" w:rsidDel="001111A8" w:rsidRDefault="00855336" w:rsidP="00855336">
      <w:pPr>
        <w:pStyle w:val="Corpsdetexte"/>
        <w:rPr>
          <w:del w:id="1995" w:author="VOYER Raphael" w:date="2021-06-16T11:09:00Z"/>
          <w:noProof/>
        </w:rPr>
      </w:pPr>
      <w:smartTag w:uri="urn:schemas-microsoft-com:office:smarttags" w:element="stockticker">
        <w:del w:id="1996" w:author="VOYER Raphael" w:date="2021-06-16T11:09:00Z">
          <w:r w:rsidDel="001111A8">
            <w:rPr>
              <w:b/>
              <w:noProof/>
            </w:rPr>
            <w:delText>AOS</w:delText>
          </w:r>
        </w:del>
      </w:smartTag>
      <w:del w:id="1997" w:author="VOYER Raphael" w:date="2021-06-16T11:09:00Z">
        <w:r w:rsidDel="001111A8">
          <w:rPr>
            <w:b/>
            <w:noProof/>
          </w:rPr>
          <w:delText>-HAVLAN-CFG</w:delText>
        </w:r>
        <w:r w:rsidRPr="00135EF3" w:rsidDel="001111A8">
          <w:rPr>
            <w:b/>
            <w:noProof/>
          </w:rPr>
          <w:delText xml:space="preserve">-370 – </w:delText>
        </w:r>
        <w:r w:rsidRPr="00135EF3" w:rsidDel="001111A8">
          <w:rPr>
            <w:noProof/>
          </w:rPr>
          <w:delText xml:space="preserve">New Web pages shall be supported to display </w:delText>
        </w:r>
        <w:r w:rsidDel="001111A8">
          <w:rPr>
            <w:noProof/>
          </w:rPr>
          <w:delText>HA VLAN</w:delText>
        </w:r>
        <w:r w:rsidR="00C414AA" w:rsidDel="001111A8">
          <w:rPr>
            <w:noProof/>
          </w:rPr>
          <w:delText xml:space="preserve"> related information.</w:delText>
        </w:r>
        <w:bookmarkStart w:id="1998" w:name="_Toc76555070"/>
        <w:bookmarkEnd w:id="1998"/>
      </w:del>
    </w:p>
    <w:p w14:paraId="70F2A158" w14:textId="77777777" w:rsidR="00855336" w:rsidRDefault="00855336" w:rsidP="00622755">
      <w:pPr>
        <w:pStyle w:val="Titre3"/>
        <w:ind w:left="0" w:firstLine="0"/>
        <w:jc w:val="left"/>
        <w:rPr>
          <w:ins w:id="1999" w:author="VOYER Raphael" w:date="2021-06-16T11:35:00Z"/>
          <w:noProof/>
        </w:rPr>
      </w:pPr>
      <w:bookmarkStart w:id="2000" w:name="_Toc195435514"/>
      <w:bookmarkStart w:id="2001" w:name="_Toc214247614"/>
      <w:bookmarkStart w:id="2002" w:name="_Toc381025722"/>
      <w:del w:id="2003" w:author="VOYER Raphael" w:date="2021-06-16T11:15:00Z">
        <w:r w:rsidRPr="00135EF3" w:rsidDel="001111A8">
          <w:rPr>
            <w:noProof/>
          </w:rPr>
          <w:delText>Trap</w:delText>
        </w:r>
      </w:del>
      <w:bookmarkStart w:id="2004" w:name="_Toc76555071"/>
      <w:ins w:id="2005" w:author="VOYER Raphael" w:date="2021-06-16T11:56:00Z">
        <w:r w:rsidR="005719EC">
          <w:rPr>
            <w:b w:val="0"/>
            <w:noProof/>
          </w:rPr>
          <w:t>TF</w:t>
        </w:r>
      </w:ins>
      <w:ins w:id="2006" w:author="VOYER Raphael" w:date="2021-06-16T11:57:00Z">
        <w:r w:rsidR="005719EC">
          <w:rPr>
            <w:b w:val="0"/>
            <w:noProof/>
          </w:rPr>
          <w:t>TP</w:t>
        </w:r>
      </w:ins>
      <w:r w:rsidRPr="00135EF3">
        <w:rPr>
          <w:noProof/>
        </w:rPr>
        <w:t xml:space="preserve"> Requirements</w:t>
      </w:r>
      <w:bookmarkEnd w:id="2000"/>
      <w:bookmarkEnd w:id="2001"/>
      <w:bookmarkEnd w:id="2002"/>
      <w:bookmarkEnd w:id="2004"/>
    </w:p>
    <w:p w14:paraId="27248F6E" w14:textId="77777777" w:rsidR="005E70E9" w:rsidRDefault="005E70E9" w:rsidP="005E70E9">
      <w:pPr>
        <w:rPr>
          <w:ins w:id="2007" w:author="VOYER Raphael" w:date="2021-06-16T11:35:00Z"/>
        </w:rPr>
      </w:pPr>
    </w:p>
    <w:p w14:paraId="409F2D14" w14:textId="77777777" w:rsidR="005E70E9" w:rsidRDefault="00E11907" w:rsidP="005E70E9">
      <w:pPr>
        <w:pStyle w:val="Titre1"/>
        <w:rPr>
          <w:ins w:id="2008" w:author="VOYER Raphael" w:date="2021-06-16T11:35:00Z"/>
        </w:rPr>
      </w:pPr>
      <w:bookmarkStart w:id="2009" w:name="_Toc76555072"/>
      <w:ins w:id="2010" w:author="VOYER Raphael" w:date="2021-06-16T11:35:00Z">
        <w:r>
          <w:t>DEBIAN SERVER INITIALIZATION</w:t>
        </w:r>
        <w:bookmarkEnd w:id="2009"/>
      </w:ins>
    </w:p>
    <w:p w14:paraId="359121FF" w14:textId="77777777" w:rsidR="005E70E9" w:rsidRDefault="005E70E9" w:rsidP="005E70E9">
      <w:pPr>
        <w:rPr>
          <w:ins w:id="2011" w:author="VOYER Raphael" w:date="2021-06-16T11:35:00Z"/>
        </w:rPr>
      </w:pPr>
    </w:p>
    <w:p w14:paraId="1BD2034A" w14:textId="77777777" w:rsidR="005E70E9" w:rsidRDefault="005E70E9" w:rsidP="005E70E9">
      <w:pPr>
        <w:pStyle w:val="Titre2"/>
        <w:rPr>
          <w:ins w:id="2012" w:author="VOYER Raphael" w:date="2021-06-16T11:35:00Z"/>
        </w:rPr>
      </w:pPr>
      <w:bookmarkStart w:id="2013" w:name="_Toc76555073"/>
      <w:ins w:id="2014" w:author="VOYER Raphael" w:date="2021-06-16T11:35:00Z">
        <w:r>
          <w:t>Introduction</w:t>
        </w:r>
        <w:bookmarkEnd w:id="2013"/>
      </w:ins>
    </w:p>
    <w:p w14:paraId="1C51F289" w14:textId="54264EDA" w:rsidR="005E70E9" w:rsidRPr="00C967CA" w:rsidRDefault="00C967CA" w:rsidP="005E70E9">
      <w:pPr>
        <w:rPr>
          <w:ins w:id="2015" w:author="VOYER Raphael" w:date="2021-06-16T11:35:00Z"/>
          <w:rPrChange w:id="2016" w:author="VOYER Raphael" w:date="2021-07-21T09:27:00Z">
            <w:rPr>
              <w:ins w:id="2017" w:author="VOYER Raphael" w:date="2021-06-16T11:35:00Z"/>
            </w:rPr>
          </w:rPrChange>
        </w:rPr>
      </w:pPr>
      <w:ins w:id="2018" w:author="VOYER Raphael" w:date="2021-07-21T09:27:00Z">
        <w:r w:rsidRPr="00C967CA">
          <w:rPr>
            <w:rPrChange w:id="2019" w:author="VOYER Raphael" w:date="2021-07-21T09:27:00Z">
              <w:rPr>
                <w:lang w:val="fr-FR"/>
              </w:rPr>
            </w:rPrChange>
          </w:rPr>
          <w:t>The purpose of the Setup.sh script is to initialize all the services that will be useful for the proper operation of the Preventive Maintenance functionality. To run Preventive Maintenance requires service that are not present on a Ubuntu server at installation. It is also necessary to be able to configure these different services. Security is also added to prevent bad entries, checking the form of the mail or an IP address</w:t>
        </w:r>
      </w:ins>
      <w:ins w:id="2020" w:author="VOYER Raphael" w:date="2021-07-21T09:28:00Z">
        <w:r>
          <w:t xml:space="preserve"> </w:t>
        </w:r>
        <w:r w:rsidRPr="00EA5392">
          <w:t>for example</w:t>
        </w:r>
      </w:ins>
      <w:ins w:id="2021" w:author="VOYER Raphael" w:date="2021-07-21T09:27:00Z">
        <w:r w:rsidRPr="00C967CA">
          <w:rPr>
            <w:rPrChange w:id="2022" w:author="VOYER Raphael" w:date="2021-07-21T09:27:00Z">
              <w:rPr>
                <w:lang w:val="fr-FR"/>
              </w:rPr>
            </w:rPrChange>
          </w:rPr>
          <w:t>.</w:t>
        </w:r>
      </w:ins>
    </w:p>
    <w:p w14:paraId="310AFB1E" w14:textId="77777777" w:rsidR="007D0473" w:rsidRDefault="007D0473" w:rsidP="007D0473">
      <w:pPr>
        <w:rPr>
          <w:ins w:id="2023" w:author="VOYER Raphael" w:date="2021-07-07T09:42:00Z"/>
        </w:rPr>
      </w:pPr>
    </w:p>
    <w:p w14:paraId="0D507BAD" w14:textId="77777777" w:rsidR="007D0473" w:rsidRDefault="007D0473" w:rsidP="007D0473">
      <w:pPr>
        <w:rPr>
          <w:ins w:id="2024" w:author="VOYER Raphael" w:date="2021-07-07T09:42:00Z"/>
        </w:rPr>
      </w:pPr>
    </w:p>
    <w:p w14:paraId="63A56427" w14:textId="77777777" w:rsidR="007D0473" w:rsidRPr="007D0473" w:rsidRDefault="007D0473">
      <w:pPr>
        <w:rPr>
          <w:ins w:id="2025" w:author="VOYER Raphael" w:date="2021-06-16T11:38:00Z"/>
          <w:rPrChange w:id="2026" w:author="VOYER Raphael" w:date="2021-07-07T09:42:00Z">
            <w:rPr>
              <w:ins w:id="2027" w:author="VOYER Raphael" w:date="2021-06-16T11:38:00Z"/>
            </w:rPr>
          </w:rPrChange>
        </w:rPr>
        <w:pPrChange w:id="2028" w:author="VOYER Raphael" w:date="2021-07-07T09:42:00Z">
          <w:pPr>
            <w:pStyle w:val="Titre2"/>
          </w:pPr>
        </w:pPrChange>
      </w:pPr>
    </w:p>
    <w:p w14:paraId="5B0010DF" w14:textId="04ACEA74" w:rsidR="00384699" w:rsidRDefault="005719EC">
      <w:pPr>
        <w:pStyle w:val="Titre2"/>
        <w:rPr>
          <w:ins w:id="2029" w:author="VOYER Raphael" w:date="2021-07-21T09:39:00Z"/>
        </w:rPr>
      </w:pPr>
      <w:bookmarkStart w:id="2030" w:name="_Toc76555075"/>
      <w:ins w:id="2031" w:author="VOYER Raphael" w:date="2021-06-16T11:58:00Z">
        <w:r>
          <w:t>Services</w:t>
        </w:r>
      </w:ins>
      <w:bookmarkEnd w:id="2030"/>
    </w:p>
    <w:p w14:paraId="78AB1FEE" w14:textId="294BC811" w:rsidR="00C660C6" w:rsidRPr="00C660C6" w:rsidRDefault="00C660C6" w:rsidP="00C660C6">
      <w:pPr>
        <w:rPr>
          <w:ins w:id="2032" w:author="VOYER Raphael" w:date="2021-07-07T09:54:00Z"/>
          <w:rPrChange w:id="2033" w:author="VOYER Raphael" w:date="2021-07-21T09:39:00Z">
            <w:rPr>
              <w:ins w:id="2034" w:author="VOYER Raphael" w:date="2021-07-07T09:54:00Z"/>
            </w:rPr>
          </w:rPrChange>
        </w:rPr>
        <w:pPrChange w:id="2035" w:author="VOYER Raphael" w:date="2021-07-21T09:39:00Z">
          <w:pPr>
            <w:pStyle w:val="Titre2"/>
          </w:pPr>
        </w:pPrChange>
      </w:pPr>
      <w:ins w:id="2036" w:author="VOYER Raphael" w:date="2021-07-21T09:39:00Z">
        <w:r w:rsidRPr="00C660C6">
          <w:t>All services described below are fully installed and configured by the Setup.sh script. It is not necessary to modify the configuration files of these various services under penalty of malfunctions.</w:t>
        </w:r>
      </w:ins>
    </w:p>
    <w:p w14:paraId="48A8B897" w14:textId="77777777" w:rsidR="007C7378" w:rsidRDefault="005719EC">
      <w:pPr>
        <w:pStyle w:val="Titre3"/>
        <w:rPr>
          <w:ins w:id="2037" w:author="VOYER Raphael" w:date="2021-07-07T09:43:00Z"/>
        </w:rPr>
      </w:pPr>
      <w:bookmarkStart w:id="2038" w:name="_Toc76555076"/>
      <w:ins w:id="2039" w:author="VOYER Raphael" w:date="2021-06-16T11:57:00Z">
        <w:r>
          <w:t>TFTP</w:t>
        </w:r>
      </w:ins>
      <w:bookmarkEnd w:id="2038"/>
    </w:p>
    <w:p w14:paraId="201E00D6" w14:textId="0D6D4B16" w:rsidR="00884210" w:rsidRPr="00C660C6" w:rsidRDefault="00C660C6" w:rsidP="007D0473">
      <w:pPr>
        <w:rPr>
          <w:ins w:id="2040" w:author="VOYER Raphael" w:date="2021-07-07T09:55:00Z"/>
          <w:rPrChange w:id="2041" w:author="VOYER Raphael" w:date="2021-07-21T09:40:00Z">
            <w:rPr>
              <w:ins w:id="2042" w:author="VOYER Raphael" w:date="2021-07-07T09:55:00Z"/>
              <w:lang w:val="fr-FR"/>
            </w:rPr>
          </w:rPrChange>
        </w:rPr>
      </w:pPr>
      <w:ins w:id="2043" w:author="VOYER Raphael" w:date="2021-07-21T09:40:00Z">
        <w:r w:rsidRPr="00C660C6">
          <w:rPr>
            <w:rPrChange w:id="2044" w:author="VOYER Raphael" w:date="2021-07-21T09:40:00Z">
              <w:rPr>
                <w:lang w:val="fr-FR"/>
              </w:rPr>
            </w:rPrChange>
          </w:rPr>
          <w:t>A TFTP server is installed on the Ubuntu server, the default directory is set to</w:t>
        </w:r>
        <w:r>
          <w:t xml:space="preserve"> </w:t>
        </w:r>
        <w:r w:rsidRPr="00C660C6">
          <w:rPr>
            <w:rPrChange w:id="2045" w:author="VOYER Raphael" w:date="2021-07-21T09:40:00Z">
              <w:rPr>
                <w:lang w:val="fr-FR"/>
              </w:rPr>
            </w:rPrChange>
          </w:rPr>
          <w:t>/</w:t>
        </w:r>
        <w:proofErr w:type="spellStart"/>
        <w:r w:rsidRPr="00C660C6">
          <w:rPr>
            <w:rPrChange w:id="2046" w:author="VOYER Raphael" w:date="2021-07-21T09:40:00Z">
              <w:rPr>
                <w:lang w:val="fr-FR"/>
              </w:rPr>
            </w:rPrChange>
          </w:rPr>
          <w:t>tftpboot</w:t>
        </w:r>
        <w:proofErr w:type="spellEnd"/>
        <w:r w:rsidRPr="00C660C6">
          <w:rPr>
            <w:rPrChange w:id="2047" w:author="VOYER Raphael" w:date="2021-07-21T09:40:00Z">
              <w:rPr>
                <w:lang w:val="fr-FR"/>
              </w:rPr>
            </w:rPrChange>
          </w:rPr>
          <w:t xml:space="preserve">. It is accessible by SFTP on port 22. Its role is to receive the logs of switchs (show tech-support </w:t>
        </w:r>
        <w:proofErr w:type="spellStart"/>
        <w:r w:rsidRPr="00C660C6">
          <w:rPr>
            <w:rPrChange w:id="2048" w:author="VOYER Raphael" w:date="2021-07-21T09:40:00Z">
              <w:rPr>
                <w:lang w:val="fr-FR"/>
              </w:rPr>
            </w:rPrChange>
          </w:rPr>
          <w:t>eng</w:t>
        </w:r>
        <w:proofErr w:type="spellEnd"/>
        <w:r w:rsidRPr="00C660C6">
          <w:rPr>
            <w:rPrChange w:id="2049" w:author="VOYER Raphael" w:date="2021-07-21T09:40:00Z">
              <w:rPr>
                <w:lang w:val="fr-FR"/>
              </w:rPr>
            </w:rPrChange>
          </w:rPr>
          <w:t xml:space="preserve"> complete) or AP Stellar(take_snapshot.sh start).</w:t>
        </w:r>
      </w:ins>
    </w:p>
    <w:p w14:paraId="3A12E24A" w14:textId="77777777" w:rsidR="00884210" w:rsidRPr="00C660C6" w:rsidRDefault="00884210">
      <w:pPr>
        <w:rPr>
          <w:ins w:id="2050" w:author="VOYER Raphael" w:date="2021-06-16T11:57:00Z"/>
          <w:rPrChange w:id="2051" w:author="VOYER Raphael" w:date="2021-07-21T09:40:00Z">
            <w:rPr>
              <w:ins w:id="2052" w:author="VOYER Raphael" w:date="2021-06-16T11:57:00Z"/>
            </w:rPr>
          </w:rPrChange>
        </w:rPr>
        <w:pPrChange w:id="2053" w:author="VOYER Raphael" w:date="2021-07-07T09:43:00Z">
          <w:pPr>
            <w:pStyle w:val="Titre2"/>
          </w:pPr>
        </w:pPrChange>
      </w:pPr>
    </w:p>
    <w:p w14:paraId="018014D7" w14:textId="77777777" w:rsidR="005719EC" w:rsidRDefault="005719EC">
      <w:pPr>
        <w:pStyle w:val="Titre3"/>
        <w:rPr>
          <w:ins w:id="2054" w:author="VOYER Raphael" w:date="2021-07-07T09:52:00Z"/>
        </w:rPr>
      </w:pPr>
      <w:bookmarkStart w:id="2055" w:name="_Toc76555077"/>
      <w:proofErr w:type="spellStart"/>
      <w:ins w:id="2056" w:author="VOYER Raphael" w:date="2021-06-16T11:57:00Z">
        <w:r>
          <w:t>Rsyslog</w:t>
        </w:r>
      </w:ins>
      <w:bookmarkEnd w:id="2055"/>
      <w:proofErr w:type="spellEnd"/>
    </w:p>
    <w:p w14:paraId="13D8944B" w14:textId="649A4397" w:rsidR="00322A32" w:rsidRDefault="00322A32" w:rsidP="00322A32">
      <w:pPr>
        <w:rPr>
          <w:ins w:id="2057" w:author="VOYER Raphael" w:date="2021-07-21T09:41:00Z"/>
        </w:rPr>
      </w:pPr>
      <w:proofErr w:type="spellStart"/>
      <w:ins w:id="2058" w:author="VOYER Raphael" w:date="2021-07-21T09:41:00Z">
        <w:r w:rsidRPr="00322A32">
          <w:rPr>
            <w:rPrChange w:id="2059" w:author="VOYER Raphael" w:date="2021-07-21T09:41:00Z">
              <w:rPr>
                <w:lang w:val="fr-FR"/>
              </w:rPr>
            </w:rPrChange>
          </w:rPr>
          <w:t>Rsyslog</w:t>
        </w:r>
        <w:proofErr w:type="spellEnd"/>
        <w:r w:rsidRPr="00322A32">
          <w:rPr>
            <w:rPrChange w:id="2060" w:author="VOYER Raphael" w:date="2021-07-21T09:41:00Z">
              <w:rPr>
                <w:lang w:val="fr-FR"/>
              </w:rPr>
            </w:rPrChange>
          </w:rPr>
          <w:t xml:space="preserve"> is the service that will allow you to retrieve logs from different equipment. It is configured to detect the keywords that the devices are likely to send according to the different</w:t>
        </w:r>
        <w:r>
          <w:t xml:space="preserve"> cases</w:t>
        </w:r>
        <w:r w:rsidRPr="00322A32">
          <w:rPr>
            <w:rPrChange w:id="2061" w:author="VOYER Raphael" w:date="2021-07-21T09:41:00Z">
              <w:rPr>
                <w:lang w:val="fr-FR"/>
              </w:rPr>
            </w:rPrChange>
          </w:rPr>
          <w:t xml:space="preserve">. Once a keyword is detected, the </w:t>
        </w:r>
        <w:proofErr w:type="spellStart"/>
        <w:r w:rsidRPr="00322A32">
          <w:rPr>
            <w:rPrChange w:id="2062" w:author="VOYER Raphael" w:date="2021-07-21T09:41:00Z">
              <w:rPr>
                <w:lang w:val="fr-FR"/>
              </w:rPr>
            </w:rPrChange>
          </w:rPr>
          <w:t>rsyslog</w:t>
        </w:r>
        <w:proofErr w:type="spellEnd"/>
        <w:r w:rsidRPr="00322A32">
          <w:rPr>
            <w:rPrChange w:id="2063" w:author="VOYER Raphael" w:date="2021-07-21T09:41:00Z">
              <w:rPr>
                <w:lang w:val="fr-FR"/>
              </w:rPr>
            </w:rPrChange>
          </w:rPr>
          <w:t xml:space="preserve"> will store the different logs received in the path/var/log/devices/ with the name of this form: </w:t>
        </w:r>
        <w:proofErr w:type="spellStart"/>
        <w:r w:rsidRPr="00322A32">
          <w:rPr>
            <w:rPrChange w:id="2064" w:author="VOYER Raphael" w:date="2021-07-21T09:41:00Z">
              <w:rPr>
                <w:lang w:val="fr-FR"/>
              </w:rPr>
            </w:rPrChange>
          </w:rPr>
          <w:t>ip_address_date_history.json</w:t>
        </w:r>
        <w:proofErr w:type="spellEnd"/>
      </w:ins>
    </w:p>
    <w:p w14:paraId="6896BA4A" w14:textId="77777777" w:rsidR="00322A32" w:rsidRPr="00322A32" w:rsidRDefault="00322A32" w:rsidP="00322A32">
      <w:pPr>
        <w:rPr>
          <w:ins w:id="2065" w:author="VOYER Raphael" w:date="2021-07-21T09:41:00Z"/>
          <w:rPrChange w:id="2066" w:author="VOYER Raphael" w:date="2021-07-21T09:41:00Z">
            <w:rPr>
              <w:ins w:id="2067" w:author="VOYER Raphael" w:date="2021-07-21T09:41:00Z"/>
              <w:lang w:val="fr-FR"/>
            </w:rPr>
          </w:rPrChange>
        </w:rPr>
      </w:pPr>
    </w:p>
    <w:p w14:paraId="25C75017" w14:textId="1CCFE67E" w:rsidR="006146BA" w:rsidRPr="00322A32" w:rsidRDefault="00322A32" w:rsidP="00322A32">
      <w:pPr>
        <w:rPr>
          <w:ins w:id="2068" w:author="VOYER Raphael" w:date="2021-07-21T09:41:00Z"/>
          <w:rPrChange w:id="2069" w:author="VOYER Raphael" w:date="2021-07-21T09:42:00Z">
            <w:rPr>
              <w:ins w:id="2070" w:author="VOYER Raphael" w:date="2021-07-21T09:41:00Z"/>
              <w:lang w:val="fr-FR"/>
            </w:rPr>
          </w:rPrChange>
        </w:rPr>
      </w:pPr>
      <w:ins w:id="2071" w:author="VOYER Raphael" w:date="2021-07-21T09:41:00Z">
        <w:r w:rsidRPr="00322A32">
          <w:rPr>
            <w:rPrChange w:id="2072" w:author="VOYER Raphael" w:date="2021-07-21T09:42:00Z">
              <w:rPr>
                <w:lang w:val="fr-FR"/>
              </w:rPr>
            </w:rPrChange>
          </w:rPr>
          <w:t>Example: 10.130.7.248_2021-06-24_history.json</w:t>
        </w:r>
      </w:ins>
    </w:p>
    <w:p w14:paraId="1904481B" w14:textId="77777777" w:rsidR="00322A32" w:rsidRPr="00322A32" w:rsidRDefault="00322A32" w:rsidP="00322A32">
      <w:pPr>
        <w:rPr>
          <w:ins w:id="2073" w:author="VOYER Raphael" w:date="2021-07-07T09:59:00Z"/>
          <w:rPrChange w:id="2074" w:author="VOYER Raphael" w:date="2021-07-21T09:42:00Z">
            <w:rPr>
              <w:ins w:id="2075" w:author="VOYER Raphael" w:date="2021-07-07T09:59:00Z"/>
              <w:lang w:val="fr-FR"/>
            </w:rPr>
          </w:rPrChange>
        </w:rPr>
      </w:pPr>
    </w:p>
    <w:p w14:paraId="569EAB7F" w14:textId="2400D1CE" w:rsidR="00322A32" w:rsidRPr="00322A32" w:rsidRDefault="00322A32" w:rsidP="00322A32">
      <w:pPr>
        <w:rPr>
          <w:ins w:id="2076" w:author="VOYER Raphael" w:date="2021-07-21T09:42:00Z"/>
          <w:rPrChange w:id="2077" w:author="VOYER Raphael" w:date="2021-07-21T09:42:00Z">
            <w:rPr>
              <w:ins w:id="2078" w:author="VOYER Raphael" w:date="2021-07-21T09:42:00Z"/>
              <w:lang w:val="fr-FR"/>
            </w:rPr>
          </w:rPrChange>
        </w:rPr>
      </w:pPr>
      <w:ins w:id="2079" w:author="VOYER Raphael" w:date="2021-07-21T09:42:00Z">
        <w:r w:rsidRPr="00322A32">
          <w:rPr>
            <w:rPrChange w:id="2080" w:author="VOYER Raphael" w:date="2021-07-21T09:42:00Z">
              <w:rPr>
                <w:lang w:val="fr-FR"/>
              </w:rPr>
            </w:rPrChange>
          </w:rPr>
          <w:t xml:space="preserve">It will also create another temporary file depending on the </w:t>
        </w:r>
        <w:r>
          <w:t>case</w:t>
        </w:r>
        <w:r w:rsidRPr="00322A32">
          <w:rPr>
            <w:rPrChange w:id="2081" w:author="VOYER Raphael" w:date="2021-07-21T09:42:00Z">
              <w:rPr>
                <w:lang w:val="fr-FR"/>
              </w:rPr>
            </w:rPrChange>
          </w:rPr>
          <w:t>, in order to be able to handle more easily the latest logs received:</w:t>
        </w:r>
      </w:ins>
    </w:p>
    <w:p w14:paraId="2026131C" w14:textId="77777777" w:rsidR="00322A32" w:rsidRPr="00322A32" w:rsidRDefault="00322A32" w:rsidP="00322A32">
      <w:pPr>
        <w:rPr>
          <w:ins w:id="2082" w:author="VOYER Raphael" w:date="2021-07-21T09:42:00Z"/>
          <w:rPrChange w:id="2083" w:author="VOYER Raphael" w:date="2021-07-21T09:42:00Z">
            <w:rPr>
              <w:ins w:id="2084" w:author="VOYER Raphael" w:date="2021-07-21T09:42:00Z"/>
              <w:lang w:val="fr-FR"/>
            </w:rPr>
          </w:rPrChange>
        </w:rPr>
      </w:pPr>
      <w:ins w:id="2085" w:author="VOYER Raphael" w:date="2021-07-21T09:42:00Z">
        <w:r w:rsidRPr="00322A32">
          <w:rPr>
            <w:rPrChange w:id="2086" w:author="VOYER Raphael" w:date="2021-07-21T09:42:00Z">
              <w:rPr>
                <w:lang w:val="fr-FR"/>
              </w:rPr>
            </w:rPrChange>
          </w:rPr>
          <w:t xml:space="preserve">• </w:t>
        </w:r>
        <w:proofErr w:type="spellStart"/>
        <w:r w:rsidRPr="00322A32">
          <w:rPr>
            <w:rPrChange w:id="2087" w:author="VOYER Raphael" w:date="2021-07-21T09:42:00Z">
              <w:rPr>
                <w:lang w:val="fr-FR"/>
              </w:rPr>
            </w:rPrChange>
          </w:rPr>
          <w:t>lastlog.json</w:t>
        </w:r>
        <w:proofErr w:type="spellEnd"/>
      </w:ins>
    </w:p>
    <w:p w14:paraId="6FB7E931" w14:textId="77777777" w:rsidR="00322A32" w:rsidRPr="00322A32" w:rsidRDefault="00322A32" w:rsidP="00322A32">
      <w:pPr>
        <w:rPr>
          <w:ins w:id="2088" w:author="VOYER Raphael" w:date="2021-07-21T09:42:00Z"/>
          <w:rPrChange w:id="2089" w:author="VOYER Raphael" w:date="2021-07-21T09:42:00Z">
            <w:rPr>
              <w:ins w:id="2090" w:author="VOYER Raphael" w:date="2021-07-21T09:42:00Z"/>
              <w:lang w:val="fr-FR"/>
            </w:rPr>
          </w:rPrChange>
        </w:rPr>
      </w:pPr>
      <w:ins w:id="2091" w:author="VOYER Raphael" w:date="2021-07-21T09:42:00Z">
        <w:r w:rsidRPr="00322A32">
          <w:rPr>
            <w:rPrChange w:id="2092" w:author="VOYER Raphael" w:date="2021-07-21T09:42:00Z">
              <w:rPr>
                <w:lang w:val="fr-FR"/>
              </w:rPr>
            </w:rPrChange>
          </w:rPr>
          <w:t xml:space="preserve">• </w:t>
        </w:r>
        <w:proofErr w:type="spellStart"/>
        <w:r w:rsidRPr="00322A32">
          <w:rPr>
            <w:rPrChange w:id="2093" w:author="VOYER Raphael" w:date="2021-07-21T09:42:00Z">
              <w:rPr>
                <w:lang w:val="fr-FR"/>
              </w:rPr>
            </w:rPrChange>
          </w:rPr>
          <w:t>lastlog_ddos.json</w:t>
        </w:r>
        <w:proofErr w:type="spellEnd"/>
      </w:ins>
    </w:p>
    <w:p w14:paraId="7D79FCB3" w14:textId="77777777" w:rsidR="00322A32" w:rsidRPr="00322A32" w:rsidRDefault="00322A32" w:rsidP="00322A32">
      <w:pPr>
        <w:rPr>
          <w:ins w:id="2094" w:author="VOYER Raphael" w:date="2021-07-21T09:42:00Z"/>
          <w:rPrChange w:id="2095" w:author="VOYER Raphael" w:date="2021-07-21T09:42:00Z">
            <w:rPr>
              <w:ins w:id="2096" w:author="VOYER Raphael" w:date="2021-07-21T09:42:00Z"/>
              <w:lang w:val="fr-FR"/>
            </w:rPr>
          </w:rPrChange>
        </w:rPr>
      </w:pPr>
      <w:ins w:id="2097" w:author="VOYER Raphael" w:date="2021-07-21T09:42:00Z">
        <w:r w:rsidRPr="00322A32">
          <w:rPr>
            <w:rPrChange w:id="2098" w:author="VOYER Raphael" w:date="2021-07-21T09:42:00Z">
              <w:rPr>
                <w:lang w:val="fr-FR"/>
              </w:rPr>
            </w:rPrChange>
          </w:rPr>
          <w:t xml:space="preserve">• </w:t>
        </w:r>
        <w:proofErr w:type="spellStart"/>
        <w:r w:rsidRPr="00322A32">
          <w:rPr>
            <w:rPrChange w:id="2099" w:author="VOYER Raphael" w:date="2021-07-21T09:42:00Z">
              <w:rPr>
                <w:lang w:val="fr-FR"/>
              </w:rPr>
            </w:rPrChange>
          </w:rPr>
          <w:t>lastlog_ddos_ip.json</w:t>
        </w:r>
        <w:proofErr w:type="spellEnd"/>
      </w:ins>
    </w:p>
    <w:p w14:paraId="4BE061A1" w14:textId="77777777" w:rsidR="00322A32" w:rsidRPr="00322A32" w:rsidRDefault="00322A32" w:rsidP="00322A32">
      <w:pPr>
        <w:rPr>
          <w:ins w:id="2100" w:author="VOYER Raphael" w:date="2021-07-21T09:42:00Z"/>
          <w:rPrChange w:id="2101" w:author="VOYER Raphael" w:date="2021-07-21T09:42:00Z">
            <w:rPr>
              <w:ins w:id="2102" w:author="VOYER Raphael" w:date="2021-07-21T09:42:00Z"/>
              <w:lang w:val="fr-FR"/>
            </w:rPr>
          </w:rPrChange>
        </w:rPr>
      </w:pPr>
      <w:ins w:id="2103" w:author="VOYER Raphael" w:date="2021-07-21T09:42:00Z">
        <w:r w:rsidRPr="00322A32">
          <w:rPr>
            <w:rPrChange w:id="2104" w:author="VOYER Raphael" w:date="2021-07-21T09:42:00Z">
              <w:rPr>
                <w:lang w:val="fr-FR"/>
              </w:rPr>
            </w:rPrChange>
          </w:rPr>
          <w:lastRenderedPageBreak/>
          <w:t xml:space="preserve">• </w:t>
        </w:r>
        <w:proofErr w:type="spellStart"/>
        <w:r w:rsidRPr="00322A32">
          <w:rPr>
            <w:rPrChange w:id="2105" w:author="VOYER Raphael" w:date="2021-07-21T09:42:00Z">
              <w:rPr>
                <w:lang w:val="fr-FR"/>
              </w:rPr>
            </w:rPrChange>
          </w:rPr>
          <w:t>lastlog_flapping.json</w:t>
        </w:r>
        <w:proofErr w:type="spellEnd"/>
      </w:ins>
    </w:p>
    <w:p w14:paraId="7A0E280A" w14:textId="4E7DA18E" w:rsidR="00322A32" w:rsidRDefault="00322A32" w:rsidP="00322A32">
      <w:pPr>
        <w:rPr>
          <w:ins w:id="2106" w:author="VOYER Raphael" w:date="2021-07-21T09:42:00Z"/>
        </w:rPr>
      </w:pPr>
      <w:ins w:id="2107" w:author="VOYER Raphael" w:date="2021-07-21T09:42:00Z">
        <w:r w:rsidRPr="00322A32">
          <w:rPr>
            <w:rPrChange w:id="2108" w:author="VOYER Raphael" w:date="2021-07-21T09:42:00Z">
              <w:rPr>
                <w:lang w:val="fr-FR"/>
              </w:rPr>
            </w:rPrChange>
          </w:rPr>
          <w:t xml:space="preserve">• </w:t>
        </w:r>
        <w:proofErr w:type="spellStart"/>
        <w:r w:rsidRPr="00322A32">
          <w:rPr>
            <w:rPrChange w:id="2109" w:author="VOYER Raphael" w:date="2021-07-21T09:42:00Z">
              <w:rPr>
                <w:lang w:val="fr-FR"/>
              </w:rPr>
            </w:rPrChange>
          </w:rPr>
          <w:t>lastlog_loop.json</w:t>
        </w:r>
        <w:proofErr w:type="spellEnd"/>
      </w:ins>
    </w:p>
    <w:p w14:paraId="44AB96A2" w14:textId="77777777" w:rsidR="00322A32" w:rsidRPr="00322A32" w:rsidRDefault="00322A32" w:rsidP="00322A32">
      <w:pPr>
        <w:rPr>
          <w:ins w:id="2110" w:author="VOYER Raphael" w:date="2021-07-21T09:42:00Z"/>
          <w:rPrChange w:id="2111" w:author="VOYER Raphael" w:date="2021-07-21T09:42:00Z">
            <w:rPr>
              <w:ins w:id="2112" w:author="VOYER Raphael" w:date="2021-07-21T09:42:00Z"/>
              <w:lang w:val="fr-FR"/>
            </w:rPr>
          </w:rPrChange>
        </w:rPr>
      </w:pPr>
    </w:p>
    <w:p w14:paraId="0C22FD93" w14:textId="77777777" w:rsidR="00322A32" w:rsidRPr="00322A32" w:rsidRDefault="00322A32" w:rsidP="00322A32">
      <w:pPr>
        <w:rPr>
          <w:ins w:id="2113" w:author="VOYER Raphael" w:date="2021-07-21T09:42:00Z"/>
          <w:rPrChange w:id="2114" w:author="VOYER Raphael" w:date="2021-07-21T09:42:00Z">
            <w:rPr>
              <w:ins w:id="2115" w:author="VOYER Raphael" w:date="2021-07-21T09:42:00Z"/>
              <w:lang w:val="fr-FR"/>
            </w:rPr>
          </w:rPrChange>
        </w:rPr>
      </w:pPr>
      <w:ins w:id="2116" w:author="VOYER Raphael" w:date="2021-07-21T09:42:00Z">
        <w:r w:rsidRPr="00322A32">
          <w:rPr>
            <w:rPrChange w:id="2117" w:author="VOYER Raphael" w:date="2021-07-21T09:42:00Z">
              <w:rPr>
                <w:lang w:val="fr-FR"/>
              </w:rPr>
            </w:rPrChange>
          </w:rPr>
          <w:t>These various files will be described in the relevant parts of the report.</w:t>
        </w:r>
      </w:ins>
    </w:p>
    <w:p w14:paraId="3566A048" w14:textId="77777777" w:rsidR="00322A32" w:rsidRPr="00322A32" w:rsidRDefault="00322A32" w:rsidP="00322A32">
      <w:pPr>
        <w:rPr>
          <w:ins w:id="2118" w:author="VOYER Raphael" w:date="2021-07-21T09:42:00Z"/>
          <w:rPrChange w:id="2119" w:author="VOYER Raphael" w:date="2021-07-21T09:42:00Z">
            <w:rPr>
              <w:ins w:id="2120" w:author="VOYER Raphael" w:date="2021-07-21T09:42:00Z"/>
              <w:lang w:val="fr-FR"/>
            </w:rPr>
          </w:rPrChange>
        </w:rPr>
      </w:pPr>
    </w:p>
    <w:p w14:paraId="46F1E156" w14:textId="3D1FC69E" w:rsidR="006C2B6B" w:rsidRPr="00322A32" w:rsidRDefault="00322A32" w:rsidP="00322A32">
      <w:pPr>
        <w:rPr>
          <w:ins w:id="2121" w:author="VOYER Raphael" w:date="2021-07-07T10:09:00Z"/>
          <w:rPrChange w:id="2122" w:author="VOYER Raphael" w:date="2021-07-21T09:42:00Z">
            <w:rPr>
              <w:ins w:id="2123" w:author="VOYER Raphael" w:date="2021-07-07T10:09:00Z"/>
              <w:lang w:val="fr-FR"/>
            </w:rPr>
          </w:rPrChange>
        </w:rPr>
      </w:pPr>
      <w:proofErr w:type="spellStart"/>
      <w:ins w:id="2124" w:author="VOYER Raphael" w:date="2021-07-21T09:42:00Z">
        <w:r w:rsidRPr="00322A32">
          <w:rPr>
            <w:rPrChange w:id="2125" w:author="VOYER Raphael" w:date="2021-07-21T09:42:00Z">
              <w:rPr>
                <w:lang w:val="fr-FR"/>
              </w:rPr>
            </w:rPrChange>
          </w:rPr>
          <w:t>Rsyslog</w:t>
        </w:r>
        <w:proofErr w:type="spellEnd"/>
        <w:r w:rsidRPr="00322A32">
          <w:rPr>
            <w:rPrChange w:id="2126" w:author="VOYER Raphael" w:date="2021-07-21T09:42:00Z">
              <w:rPr>
                <w:lang w:val="fr-FR"/>
              </w:rPr>
            </w:rPrChange>
          </w:rPr>
          <w:t xml:space="preserve"> will also allow depending on the keywords detected in the logs to run the corresponding python scripts.</w:t>
        </w:r>
      </w:ins>
    </w:p>
    <w:p w14:paraId="7A707216" w14:textId="77777777" w:rsidR="00C967CA" w:rsidRDefault="00C967CA" w:rsidP="00C967CA">
      <w:pPr>
        <w:pStyle w:val="Titre2"/>
        <w:rPr>
          <w:ins w:id="2127" w:author="VOYER Raphael" w:date="2021-07-21T09:29:00Z"/>
        </w:rPr>
      </w:pPr>
      <w:bookmarkStart w:id="2128" w:name="_Toc76555074"/>
      <w:ins w:id="2129" w:author="VOYER Raphael" w:date="2021-07-21T09:29:00Z">
        <w:r>
          <w:t>Flowchart</w:t>
        </w:r>
        <w:bookmarkEnd w:id="2128"/>
      </w:ins>
    </w:p>
    <w:p w14:paraId="6B0E2E58" w14:textId="77777777" w:rsidR="006C2B6B" w:rsidRPr="006146BA" w:rsidRDefault="006C2B6B">
      <w:pPr>
        <w:jc w:val="center"/>
        <w:rPr>
          <w:ins w:id="2130" w:author="VOYER Raphael" w:date="2021-07-07T10:01:00Z"/>
          <w:lang w:val="fr-FR"/>
        </w:rPr>
        <w:pPrChange w:id="2131" w:author="VOYER Raphael" w:date="2021-07-07T10:11:00Z">
          <w:pPr/>
        </w:pPrChange>
      </w:pPr>
      <w:ins w:id="2132" w:author="VOYER Raphael" w:date="2021-07-07T10:09:00Z">
        <w:r>
          <w:rPr>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ins>
    </w:p>
    <w:p w14:paraId="1A14C6A1" w14:textId="77777777" w:rsidR="005719EC" w:rsidRDefault="005719EC">
      <w:pPr>
        <w:pStyle w:val="Titre3"/>
        <w:rPr>
          <w:ins w:id="2133" w:author="VOYER Raphael" w:date="2021-07-07T10:11:00Z"/>
        </w:rPr>
      </w:pPr>
      <w:bookmarkStart w:id="2134" w:name="_Toc76555078"/>
      <w:proofErr w:type="spellStart"/>
      <w:ins w:id="2135" w:author="VOYER Raphael" w:date="2021-06-16T11:57:00Z">
        <w:r>
          <w:t>Logrotate</w:t>
        </w:r>
      </w:ins>
      <w:bookmarkEnd w:id="2134"/>
      <w:proofErr w:type="spellEnd"/>
    </w:p>
    <w:p w14:paraId="2A14CE41" w14:textId="77777777" w:rsidR="006C2B6B" w:rsidRPr="006C2B6B" w:rsidRDefault="006C2B6B">
      <w:pPr>
        <w:rPr>
          <w:ins w:id="2136" w:author="VOYER Raphael" w:date="2021-07-07T10:11:00Z"/>
        </w:rPr>
      </w:pPr>
    </w:p>
    <w:p w14:paraId="178FD518" w14:textId="77777777" w:rsidR="00322A32" w:rsidRPr="00322A32" w:rsidRDefault="00322A32" w:rsidP="00322A32">
      <w:pPr>
        <w:rPr>
          <w:ins w:id="2137" w:author="VOYER Raphael" w:date="2021-07-21T09:43:00Z"/>
          <w:rPrChange w:id="2138" w:author="VOYER Raphael" w:date="2021-07-21T09:43:00Z">
            <w:rPr>
              <w:ins w:id="2139" w:author="VOYER Raphael" w:date="2021-07-21T09:43:00Z"/>
              <w:lang w:val="fr-FR"/>
            </w:rPr>
          </w:rPrChange>
        </w:rPr>
      </w:pPr>
      <w:proofErr w:type="spellStart"/>
      <w:ins w:id="2140" w:author="VOYER Raphael" w:date="2021-07-21T09:43:00Z">
        <w:r w:rsidRPr="00322A32">
          <w:rPr>
            <w:rPrChange w:id="2141" w:author="VOYER Raphael" w:date="2021-07-21T09:43:00Z">
              <w:rPr>
                <w:lang w:val="fr-FR"/>
              </w:rPr>
            </w:rPrChange>
          </w:rPr>
          <w:t>Logrotate</w:t>
        </w:r>
        <w:proofErr w:type="spellEnd"/>
        <w:r w:rsidRPr="00322A32">
          <w:rPr>
            <w:rPrChange w:id="2142" w:author="VOYER Raphael" w:date="2021-07-21T09:43:00Z">
              <w:rPr>
                <w:lang w:val="fr-FR"/>
              </w:rPr>
            </w:rPrChange>
          </w:rPr>
          <w:t xml:space="preserve"> limits the size of log files in/var/log.</w:t>
        </w:r>
      </w:ins>
    </w:p>
    <w:p w14:paraId="03EEBE95" w14:textId="77777777" w:rsidR="00322A32" w:rsidRPr="00322A32" w:rsidRDefault="00322A32" w:rsidP="00322A32">
      <w:pPr>
        <w:rPr>
          <w:ins w:id="2143" w:author="VOYER Raphael" w:date="2021-07-21T09:43:00Z"/>
          <w:rPrChange w:id="2144" w:author="VOYER Raphael" w:date="2021-07-21T09:43:00Z">
            <w:rPr>
              <w:ins w:id="2145" w:author="VOYER Raphael" w:date="2021-07-21T09:43:00Z"/>
              <w:lang w:val="fr-FR"/>
            </w:rPr>
          </w:rPrChange>
        </w:rPr>
      </w:pPr>
      <w:ins w:id="2146" w:author="VOYER Raphael" w:date="2021-07-21T09:43:00Z">
        <w:r w:rsidRPr="00322A32">
          <w:rPr>
            <w:rPrChange w:id="2147" w:author="VOYER Raphael" w:date="2021-07-21T09:43:00Z">
              <w:rPr>
                <w:lang w:val="fr-FR"/>
              </w:rPr>
            </w:rPrChange>
          </w:rPr>
          <w:t xml:space="preserve">For each log file, </w:t>
        </w:r>
        <w:proofErr w:type="spellStart"/>
        <w:r w:rsidRPr="00322A32">
          <w:rPr>
            <w:rPrChange w:id="2148" w:author="VOYER Raphael" w:date="2021-07-21T09:43:00Z">
              <w:rPr>
                <w:lang w:val="fr-FR"/>
              </w:rPr>
            </w:rPrChange>
          </w:rPr>
          <w:t>logrotate</w:t>
        </w:r>
        <w:proofErr w:type="spellEnd"/>
        <w:r w:rsidRPr="00322A32">
          <w:rPr>
            <w:rPrChange w:id="2149" w:author="VOYER Raphael" w:date="2021-07-21T09:43:00Z">
              <w:rPr>
                <w:lang w:val="fr-FR"/>
              </w:rPr>
            </w:rPrChange>
          </w:rPr>
          <w:t xml:space="preserve"> performs 2 simultaneous operations:</w:t>
        </w:r>
      </w:ins>
    </w:p>
    <w:p w14:paraId="79120AD4" w14:textId="77777777" w:rsidR="00322A32" w:rsidRPr="00322A32" w:rsidRDefault="00322A32" w:rsidP="00322A32">
      <w:pPr>
        <w:ind w:left="720"/>
        <w:rPr>
          <w:ins w:id="2150" w:author="VOYER Raphael" w:date="2021-07-21T09:43:00Z"/>
          <w:rPrChange w:id="2151" w:author="VOYER Raphael" w:date="2021-07-21T09:43:00Z">
            <w:rPr>
              <w:ins w:id="2152" w:author="VOYER Raphael" w:date="2021-07-21T09:43:00Z"/>
              <w:lang w:val="fr-FR"/>
            </w:rPr>
          </w:rPrChange>
        </w:rPr>
        <w:pPrChange w:id="2153" w:author="VOYER Raphael" w:date="2021-07-21T09:43:00Z">
          <w:pPr/>
        </w:pPrChange>
      </w:pPr>
      <w:ins w:id="2154" w:author="VOYER Raphael" w:date="2021-07-21T09:43:00Z">
        <w:r w:rsidRPr="00322A32">
          <w:rPr>
            <w:rPrChange w:id="2155" w:author="VOYER Raphael" w:date="2021-07-21T09:43:00Z">
              <w:rPr>
                <w:lang w:val="fr-FR"/>
              </w:rPr>
            </w:rPrChange>
          </w:rPr>
          <w:t>• Rotation: It archives the log file under a different name and deletes the oldest archive</w:t>
        </w:r>
      </w:ins>
    </w:p>
    <w:p w14:paraId="6DB03138" w14:textId="443669C4" w:rsidR="006C2B6B" w:rsidRPr="00322A32" w:rsidRDefault="00322A32" w:rsidP="00322A32">
      <w:pPr>
        <w:ind w:left="720"/>
        <w:rPr>
          <w:ins w:id="2156" w:author="VOYER Raphael" w:date="2021-06-16T11:57:00Z"/>
          <w:rPrChange w:id="2157" w:author="VOYER Raphael" w:date="2021-07-21T09:43:00Z">
            <w:rPr>
              <w:ins w:id="2158" w:author="VOYER Raphael" w:date="2021-06-16T11:57:00Z"/>
            </w:rPr>
          </w:rPrChange>
        </w:rPr>
        <w:pPrChange w:id="2159" w:author="VOYER Raphael" w:date="2021-07-21T09:43:00Z">
          <w:pPr>
            <w:pStyle w:val="Titre2"/>
          </w:pPr>
        </w:pPrChange>
      </w:pPr>
      <w:ins w:id="2160" w:author="VOYER Raphael" w:date="2021-07-21T09:43:00Z">
        <w:r w:rsidRPr="00322A32">
          <w:rPr>
            <w:rPrChange w:id="2161" w:author="VOYER Raphael" w:date="2021-07-21T09:43:00Z">
              <w:rPr>
                <w:lang w:val="fr-FR"/>
              </w:rPr>
            </w:rPrChange>
          </w:rPr>
          <w:t>• compression: it may compress the log file before archiving it</w:t>
        </w:r>
      </w:ins>
    </w:p>
    <w:p w14:paraId="1B5D12FA" w14:textId="77777777" w:rsidR="005719EC" w:rsidRDefault="005719EC">
      <w:pPr>
        <w:pStyle w:val="Titre3"/>
        <w:rPr>
          <w:ins w:id="2162" w:author="VOYER Raphael" w:date="2021-06-16T11:57:00Z"/>
        </w:rPr>
        <w:pPrChange w:id="2163" w:author="VOYER Raphael" w:date="2021-06-16T11:58:00Z">
          <w:pPr>
            <w:pStyle w:val="Titre2"/>
          </w:pPr>
        </w:pPrChange>
      </w:pPr>
      <w:bookmarkStart w:id="2164" w:name="_Toc76555079"/>
      <w:ins w:id="2165" w:author="VOYER Raphael" w:date="2021-06-16T11:57:00Z">
        <w:r>
          <w:t>Iptables</w:t>
        </w:r>
        <w:bookmarkEnd w:id="2164"/>
      </w:ins>
    </w:p>
    <w:p w14:paraId="5CADCE5F" w14:textId="77777777" w:rsidR="005719EC" w:rsidRDefault="005719EC" w:rsidP="005719EC">
      <w:pPr>
        <w:rPr>
          <w:ins w:id="2166" w:author="VOYER Raphael" w:date="2021-06-16T11:58:00Z"/>
        </w:rPr>
      </w:pPr>
      <w:ins w:id="2167" w:author="VOYER Raphael" w:date="2021-06-16T11:57:00Z">
        <w:r>
          <w:t>Not yet implemented</w:t>
        </w:r>
      </w:ins>
    </w:p>
    <w:p w14:paraId="12D2EC47" w14:textId="1B7E8BB2" w:rsidR="00322A32" w:rsidRDefault="00322A32">
      <w:pPr>
        <w:jc w:val="left"/>
        <w:rPr>
          <w:ins w:id="2168" w:author="VOYER Raphael" w:date="2021-07-21T09:44:00Z"/>
        </w:rPr>
      </w:pPr>
      <w:ins w:id="2169" w:author="VOYER Raphael" w:date="2021-07-21T09:44:00Z">
        <w:r>
          <w:br w:type="page"/>
        </w:r>
      </w:ins>
    </w:p>
    <w:p w14:paraId="60C1DF70" w14:textId="77777777" w:rsidR="005719EC" w:rsidRPr="005719EC" w:rsidRDefault="005719EC">
      <w:pPr>
        <w:rPr>
          <w:ins w:id="2170" w:author="VOYER Raphael" w:date="2021-06-16T11:48:00Z"/>
        </w:rPr>
      </w:pPr>
    </w:p>
    <w:p w14:paraId="40BF2A7F" w14:textId="77777777" w:rsidR="00E11907" w:rsidRDefault="00E11907" w:rsidP="00E11907">
      <w:pPr>
        <w:pStyle w:val="Titre1"/>
        <w:rPr>
          <w:ins w:id="2171" w:author="VOYER Raphael" w:date="2021-06-16T11:49:00Z"/>
        </w:rPr>
      </w:pPr>
      <w:bookmarkStart w:id="2172" w:name="_Toc76555080"/>
      <w:ins w:id="2173" w:author="VOYER Raphael" w:date="2021-06-16T11:49:00Z">
        <w:r>
          <w:t xml:space="preserve">UTILS </w:t>
        </w:r>
      </w:ins>
      <w:ins w:id="2174" w:author="VOYER Raphael" w:date="2021-06-16T11:48:00Z">
        <w:r>
          <w:t>PYT</w:t>
        </w:r>
      </w:ins>
      <w:ins w:id="2175" w:author="VOYER Raphael" w:date="2021-06-16T11:49:00Z">
        <w:r>
          <w:t>HON SCRIPTS</w:t>
        </w:r>
        <w:bookmarkEnd w:id="2172"/>
        <w:r>
          <w:t xml:space="preserve"> </w:t>
        </w:r>
      </w:ins>
    </w:p>
    <w:p w14:paraId="00CE27A7" w14:textId="77777777" w:rsidR="00E11907" w:rsidRDefault="00E11907" w:rsidP="00E11907">
      <w:pPr>
        <w:pStyle w:val="Titre2"/>
        <w:rPr>
          <w:ins w:id="2176" w:author="VOYER Raphael" w:date="2021-07-07T13:48:00Z"/>
        </w:rPr>
      </w:pPr>
      <w:bookmarkStart w:id="2177" w:name="_Toc76555081"/>
      <w:ins w:id="2178" w:author="VOYER Raphael" w:date="2021-06-16T11:49:00Z">
        <w:r>
          <w:t>Introduction</w:t>
        </w:r>
      </w:ins>
      <w:bookmarkEnd w:id="2177"/>
    </w:p>
    <w:p w14:paraId="2250F939" w14:textId="77777777" w:rsidR="00322A32" w:rsidRPr="00322A32" w:rsidRDefault="00322A32" w:rsidP="00322A32">
      <w:pPr>
        <w:rPr>
          <w:ins w:id="2179" w:author="VOYER Raphael" w:date="2021-07-21T09:44:00Z"/>
          <w:rPrChange w:id="2180" w:author="VOYER Raphael" w:date="2021-07-21T09:44:00Z">
            <w:rPr>
              <w:ins w:id="2181" w:author="VOYER Raphael" w:date="2021-07-21T09:44:00Z"/>
              <w:lang w:val="fr-FR"/>
            </w:rPr>
          </w:rPrChange>
        </w:rPr>
      </w:pPr>
      <w:ins w:id="2182" w:author="VOYER Raphael" w:date="2021-07-21T09:44:00Z">
        <w:r w:rsidRPr="00322A32">
          <w:rPr>
            <w:rPrChange w:id="2183" w:author="VOYER Raphael" w:date="2021-07-21T09:44:00Z">
              <w:rPr>
                <w:lang w:val="fr-FR"/>
              </w:rPr>
            </w:rPrChange>
          </w:rPr>
          <w:t xml:space="preserve">The use of </w:t>
        </w:r>
        <w:proofErr w:type="spellStart"/>
        <w:r w:rsidRPr="00322A32">
          <w:rPr>
            <w:rPrChange w:id="2184" w:author="VOYER Raphael" w:date="2021-07-21T09:44:00Z">
              <w:rPr>
                <w:lang w:val="fr-FR"/>
              </w:rPr>
            </w:rPrChange>
          </w:rPr>
          <w:t>utils</w:t>
        </w:r>
        <w:proofErr w:type="spellEnd"/>
        <w:r w:rsidRPr="00322A32">
          <w:rPr>
            <w:rPrChange w:id="2185" w:author="VOYER Raphael" w:date="2021-07-21T09:44:00Z">
              <w:rPr>
                <w:lang w:val="fr-FR"/>
              </w:rPr>
            </w:rPrChange>
          </w:rPr>
          <w:t xml:space="preserve"> scripts allows multiple scripts having the same action to do not multiply lines of code. This allows you to reuse the same code on different scripts. (send notification ,support tools,)</w:t>
        </w:r>
      </w:ins>
    </w:p>
    <w:p w14:paraId="66F8A4F5" w14:textId="1775C11F" w:rsidR="00136583" w:rsidRPr="002D0B14" w:rsidRDefault="00322A32" w:rsidP="00322A32">
      <w:pPr>
        <w:rPr>
          <w:ins w:id="2186" w:author="VOYER Raphael" w:date="2021-07-07T10:15:00Z"/>
          <w:lang w:val="fr-FR"/>
          <w:rPrChange w:id="2187" w:author="VOYER Raphael" w:date="2021-07-07T13:48:00Z">
            <w:rPr>
              <w:ins w:id="2188" w:author="VOYER Raphael" w:date="2021-07-07T10:15:00Z"/>
            </w:rPr>
          </w:rPrChange>
        </w:rPr>
      </w:pPr>
      <w:ins w:id="2189" w:author="VOYER Raphael" w:date="2021-07-21T09:44:00Z">
        <w:r w:rsidRPr="00322A32">
          <w:rPr>
            <w:rPrChange w:id="2190" w:author="VOYER Raphael" w:date="2021-07-21T09:44:00Z">
              <w:rPr>
                <w:lang w:val="fr-FR"/>
              </w:rPr>
            </w:rPrChange>
          </w:rPr>
          <w:t xml:space="preserve">It also makes it easier to find the code by splitting it and classifying it into several files. </w:t>
        </w:r>
        <w:r w:rsidRPr="00322A32">
          <w:rPr>
            <w:lang w:val="fr-FR"/>
          </w:rPr>
          <w:t>(</w:t>
        </w:r>
        <w:proofErr w:type="spellStart"/>
        <w:r w:rsidRPr="00322A32">
          <w:rPr>
            <w:lang w:val="fr-FR"/>
          </w:rPr>
          <w:t>requests</w:t>
        </w:r>
        <w:proofErr w:type="spellEnd"/>
        <w:r w:rsidRPr="00322A32">
          <w:rPr>
            <w:lang w:val="fr-FR"/>
          </w:rPr>
          <w:t xml:space="preserve"> handler, support </w:t>
        </w:r>
        <w:proofErr w:type="spellStart"/>
        <w:r w:rsidRPr="00322A32">
          <w:rPr>
            <w:lang w:val="fr-FR"/>
          </w:rPr>
          <w:t>tools</w:t>
        </w:r>
        <w:proofErr w:type="spellEnd"/>
        <w:r w:rsidRPr="00322A32">
          <w:rPr>
            <w:lang w:val="fr-FR"/>
          </w:rPr>
          <w:t>)</w:t>
        </w:r>
      </w:ins>
    </w:p>
    <w:p w14:paraId="6BDD2909" w14:textId="77777777" w:rsidR="00E11907" w:rsidRDefault="00E11907" w:rsidP="00E11907">
      <w:pPr>
        <w:pStyle w:val="Titre2"/>
        <w:rPr>
          <w:ins w:id="2191" w:author="VOYER Raphael" w:date="2021-07-07T11:13:00Z"/>
        </w:rPr>
      </w:pPr>
      <w:bookmarkStart w:id="2192" w:name="_Toc76555082"/>
      <w:ins w:id="2193" w:author="VOYER Raphael" w:date="2021-06-16T11:50:00Z">
        <w:r>
          <w:t xml:space="preserve">Support </w:t>
        </w:r>
      </w:ins>
      <w:ins w:id="2194" w:author="VOYER Raphael" w:date="2021-06-16T11:51:00Z">
        <w:r>
          <w:t>T</w:t>
        </w:r>
      </w:ins>
      <w:ins w:id="2195" w:author="VOYER Raphael" w:date="2021-06-16T11:50:00Z">
        <w:r>
          <w:t xml:space="preserve">ools </w:t>
        </w:r>
      </w:ins>
      <w:ins w:id="2196" w:author="VOYER Raphael" w:date="2021-06-16T11:51:00Z">
        <w:r>
          <w:t>Script</w:t>
        </w:r>
      </w:ins>
      <w:bookmarkEnd w:id="2192"/>
    </w:p>
    <w:p w14:paraId="1E7C3CE7" w14:textId="77777777" w:rsidR="001B1DF4" w:rsidRDefault="001B1DF4" w:rsidP="001B1DF4">
      <w:pPr>
        <w:rPr>
          <w:ins w:id="2197" w:author="VOYER Raphael" w:date="2021-07-07T11:14:00Z"/>
        </w:rPr>
      </w:pPr>
      <w:ins w:id="2198" w:author="VOYER Raphael" w:date="2021-07-07T11:13:00Z">
        <w:r>
          <w:t>Name : support_tools.py</w:t>
        </w:r>
      </w:ins>
    </w:p>
    <w:p w14:paraId="1F391C7F" w14:textId="77777777" w:rsidR="001B1DF4" w:rsidRPr="001B1DF4" w:rsidRDefault="001B1DF4">
      <w:pPr>
        <w:rPr>
          <w:ins w:id="2199" w:author="VOYER Raphael" w:date="2021-07-07T11:03:00Z"/>
          <w:rPrChange w:id="2200" w:author="VOYER Raphael" w:date="2021-07-07T11:13:00Z">
            <w:rPr>
              <w:ins w:id="2201" w:author="VOYER Raphael" w:date="2021-07-07T11:03:00Z"/>
            </w:rPr>
          </w:rPrChange>
        </w:rPr>
        <w:pPrChange w:id="2202" w:author="VOYER Raphael" w:date="2021-07-07T11:13:00Z">
          <w:pPr>
            <w:pStyle w:val="Titre2"/>
          </w:pPr>
        </w:pPrChange>
      </w:pPr>
    </w:p>
    <w:p w14:paraId="6D06FEEA" w14:textId="77777777" w:rsidR="00293556" w:rsidRPr="00293556" w:rsidRDefault="00293556">
      <w:pPr>
        <w:rPr>
          <w:ins w:id="2203" w:author="VOYER Raphael" w:date="2021-07-07T11:03:00Z"/>
          <w:rPrChange w:id="2204" w:author="VOYER Raphael" w:date="2021-07-07T11:03:00Z">
            <w:rPr>
              <w:ins w:id="2205" w:author="VOYER Raphael" w:date="2021-07-07T11:03:00Z"/>
            </w:rPr>
          </w:rPrChange>
        </w:rPr>
        <w:pPrChange w:id="2206" w:author="VOYER Raphael" w:date="2021-07-07T11:03:00Z">
          <w:pPr>
            <w:pStyle w:val="Paragraphedeliste"/>
          </w:pPr>
        </w:pPrChange>
      </w:pPr>
      <w:ins w:id="2207" w:author="VOYER Raphael" w:date="2021-07-07T11:03:00Z">
        <w:r>
          <w:t>R</w:t>
        </w:r>
        <w:r w:rsidRPr="00293556">
          <w:rPr>
            <w:rPrChange w:id="2208" w:author="VOYER Raphael" w:date="2021-07-07T11:03:00Z">
              <w:rPr/>
            </w:rPrChange>
          </w:rPr>
          <w:t>ather all the tools allowing the automation of network support tasks.</w:t>
        </w:r>
      </w:ins>
    </w:p>
    <w:p w14:paraId="406E3B7D" w14:textId="77777777" w:rsidR="00293556" w:rsidRDefault="00293556" w:rsidP="00293556">
      <w:pPr>
        <w:rPr>
          <w:ins w:id="2209" w:author="VOYER Raphael" w:date="2021-07-07T11:03:00Z"/>
        </w:rPr>
      </w:pPr>
      <w:ins w:id="2210" w:author="VOYER Raphael" w:date="2021-07-07T11:03:00Z">
        <w:r>
          <w:t>T</w:t>
        </w:r>
        <w:r w:rsidRPr="00293556">
          <w:t>here are the functions that allow you to perform actions on the switches.</w:t>
        </w:r>
      </w:ins>
    </w:p>
    <w:p w14:paraId="5FECF437" w14:textId="77777777" w:rsidR="00293556" w:rsidRDefault="00293556" w:rsidP="00293556">
      <w:pPr>
        <w:rPr>
          <w:ins w:id="2211" w:author="VOYER Raphael" w:date="2021-07-07T11:04:00Z"/>
          <w:lang w:val="fr-FR"/>
        </w:rPr>
      </w:pPr>
      <w:ins w:id="2212" w:author="VOYER Raphael" w:date="2021-07-07T11:03:00Z">
        <w:r w:rsidRPr="00293556">
          <w:rPr>
            <w:lang w:val="fr-FR"/>
            <w:rPrChange w:id="2213" w:author="VOYER Raphael" w:date="2021-07-07T11:03:00Z">
              <w:rPr/>
            </w:rPrChange>
          </w:rPr>
          <w:t>Il y a aussi tou</w:t>
        </w:r>
        <w:r>
          <w:rPr>
            <w:lang w:val="fr-FR"/>
          </w:rPr>
          <w:t>tes l</w:t>
        </w:r>
      </w:ins>
      <w:ins w:id="2214" w:author="VOYER Raphael" w:date="2021-07-07T11:04:00Z">
        <w:r>
          <w:rPr>
            <w:lang w:val="fr-FR"/>
          </w:rPr>
          <w:t>es fonction</w:t>
        </w:r>
      </w:ins>
      <w:ins w:id="2215" w:author="VOYER Raphael" w:date="2021-07-07T11:05:00Z">
        <w:r>
          <w:rPr>
            <w:lang w:val="fr-FR"/>
          </w:rPr>
          <w:t>s</w:t>
        </w:r>
      </w:ins>
      <w:ins w:id="2216" w:author="VOYER Raphael" w:date="2021-07-07T11:04:00Z">
        <w:r>
          <w:rPr>
            <w:lang w:val="fr-FR"/>
          </w:rPr>
          <w:t xml:space="preserve"> </w:t>
        </w:r>
      </w:ins>
      <w:ins w:id="2217" w:author="VOYER Raphael" w:date="2021-07-07T11:05:00Z">
        <w:r>
          <w:rPr>
            <w:lang w:val="fr-FR"/>
          </w:rPr>
          <w:t>permettant</w:t>
        </w:r>
      </w:ins>
      <w:ins w:id="2218" w:author="VOYER Raphael" w:date="2021-07-07T11:04:00Z">
        <w:r>
          <w:rPr>
            <w:lang w:val="fr-FR"/>
          </w:rPr>
          <w:t xml:space="preserve"> la détection des incidents.</w:t>
        </w:r>
      </w:ins>
    </w:p>
    <w:p w14:paraId="2061B89A" w14:textId="77777777" w:rsidR="00293556" w:rsidRPr="00293556" w:rsidRDefault="00293556">
      <w:pPr>
        <w:rPr>
          <w:ins w:id="2219" w:author="VOYER Raphael" w:date="2021-07-07T11:03:00Z"/>
          <w:lang w:val="fr-FR"/>
          <w:rPrChange w:id="2220" w:author="VOYER Raphael" w:date="2021-07-07T11:03:00Z">
            <w:rPr>
              <w:ins w:id="2221" w:author="VOYER Raphael" w:date="2021-07-07T11:03:00Z"/>
            </w:rPr>
          </w:rPrChange>
        </w:rPr>
        <w:pPrChange w:id="2222" w:author="VOYER Raphael" w:date="2021-07-07T11:03:00Z">
          <w:pPr>
            <w:pStyle w:val="Paragraphedeliste"/>
          </w:pPr>
        </w:pPrChange>
      </w:pPr>
      <w:ins w:id="2223" w:author="VOYER Raphael" w:date="2021-07-07T11:04:00Z">
        <w:r>
          <w:rPr>
            <w:lang w:val="fr-FR"/>
          </w:rPr>
          <w:t>Ce script permet la factorisation du code afin de réutiliser les fonction s qui peuvent être identique sur l</w:t>
        </w:r>
      </w:ins>
      <w:ins w:id="2224" w:author="VOYER Raphael" w:date="2021-07-07T11:05:00Z">
        <w:r>
          <w:rPr>
            <w:lang w:val="fr-FR"/>
          </w:rPr>
          <w:t xml:space="preserve">es </w:t>
        </w:r>
      </w:ins>
      <w:ins w:id="2225" w:author="VOYER Raphael" w:date="2021-07-07T11:04:00Z">
        <w:r>
          <w:rPr>
            <w:lang w:val="fr-FR"/>
          </w:rPr>
          <w:t>différents script</w:t>
        </w:r>
      </w:ins>
      <w:ins w:id="2226" w:author="VOYER Raphael" w:date="2021-07-07T11:05:00Z">
        <w:r>
          <w:rPr>
            <w:lang w:val="fr-FR"/>
          </w:rPr>
          <w:t>s.</w:t>
        </w:r>
      </w:ins>
    </w:p>
    <w:p w14:paraId="5FF39E85" w14:textId="77777777" w:rsidR="00293556" w:rsidRPr="00293556" w:rsidRDefault="00293556">
      <w:pPr>
        <w:rPr>
          <w:ins w:id="2227" w:author="VOYER Raphael" w:date="2021-06-16T11:51:00Z"/>
          <w:lang w:val="fr-FR"/>
          <w:rPrChange w:id="2228" w:author="VOYER Raphael" w:date="2021-07-07T11:03:00Z">
            <w:rPr>
              <w:ins w:id="2229" w:author="VOYER Raphael" w:date="2021-06-16T11:51:00Z"/>
            </w:rPr>
          </w:rPrChange>
        </w:rPr>
        <w:pPrChange w:id="2230" w:author="VOYER Raphael" w:date="2021-07-07T11:03:00Z">
          <w:pPr>
            <w:pStyle w:val="Titre2"/>
          </w:pPr>
        </w:pPrChange>
      </w:pPr>
    </w:p>
    <w:p w14:paraId="20154576" w14:textId="77777777" w:rsidR="00E11907" w:rsidRDefault="00E11907" w:rsidP="00E11907">
      <w:pPr>
        <w:pStyle w:val="Titre2"/>
        <w:rPr>
          <w:ins w:id="2231" w:author="VOYER Raphael" w:date="2021-07-07T11:06:00Z"/>
        </w:rPr>
      </w:pPr>
      <w:bookmarkStart w:id="2232" w:name="_Toc76555083"/>
      <w:ins w:id="2233" w:author="VOYER Raphael" w:date="2021-06-16T11:51:00Z">
        <w:r>
          <w:t>Active</w:t>
        </w:r>
      </w:ins>
      <w:ins w:id="2234" w:author="VOYER Raphael" w:date="2021-06-16T11:52:00Z">
        <w:r>
          <w:t xml:space="preserve"> O</w:t>
        </w:r>
      </w:ins>
      <w:ins w:id="2235" w:author="VOYER Raphael" w:date="2021-06-16T11:51:00Z">
        <w:r>
          <w:t xml:space="preserve">utput </w:t>
        </w:r>
      </w:ins>
      <w:ins w:id="2236" w:author="VOYER Raphael" w:date="2021-06-16T11:52:00Z">
        <w:r>
          <w:t>S</w:t>
        </w:r>
      </w:ins>
      <w:ins w:id="2237" w:author="VOYER Raphael" w:date="2021-06-16T11:51:00Z">
        <w:r>
          <w:t>ocket</w:t>
        </w:r>
      </w:ins>
      <w:bookmarkEnd w:id="2232"/>
    </w:p>
    <w:p w14:paraId="6B167DFB" w14:textId="595751BB" w:rsidR="00293556" w:rsidRDefault="001B1DF4" w:rsidP="00293556">
      <w:pPr>
        <w:rPr>
          <w:ins w:id="2238" w:author="VOYER Raphael" w:date="2021-07-21T10:15:00Z"/>
        </w:rPr>
      </w:pPr>
      <w:ins w:id="2239" w:author="VOYER Raphael" w:date="2021-07-07T11:14:00Z">
        <w:r>
          <w:t>Name :</w:t>
        </w:r>
      </w:ins>
      <w:ins w:id="2240" w:author="VOYER Raphael" w:date="2021-07-07T11:15:00Z">
        <w:r>
          <w:t xml:space="preserve"> </w:t>
        </w:r>
      </w:ins>
      <w:ins w:id="2241" w:author="VOYER Raphael" w:date="2021-07-07T11:16:00Z">
        <w:r w:rsidRPr="001B1DF4">
          <w:t>support_active_output_socket.py</w:t>
        </w:r>
      </w:ins>
    </w:p>
    <w:p w14:paraId="05E74B81" w14:textId="77777777" w:rsidR="00E47887" w:rsidRDefault="00E47887" w:rsidP="00293556">
      <w:pPr>
        <w:rPr>
          <w:ins w:id="2242" w:author="VOYER Raphael" w:date="2021-07-21T10:15:00Z"/>
        </w:rPr>
      </w:pPr>
    </w:p>
    <w:p w14:paraId="17313140" w14:textId="77777777" w:rsidR="00E47887" w:rsidRDefault="00E47887" w:rsidP="00E47887">
      <w:pPr>
        <w:rPr>
          <w:ins w:id="2243" w:author="VOYER Raphael" w:date="2021-07-21T10:15:00Z"/>
        </w:rPr>
      </w:pPr>
      <w:ins w:id="2244" w:author="VOYER Raphael" w:date="2021-07-21T10:15:00Z">
        <w:r>
          <w:t>This script is executed only once when Setup.sh.</w:t>
        </w:r>
      </w:ins>
    </w:p>
    <w:p w14:paraId="0AECC48F" w14:textId="553B2716" w:rsidR="00E47887" w:rsidRDefault="00E47887" w:rsidP="00E47887">
      <w:pPr>
        <w:rPr>
          <w:ins w:id="2245" w:author="VOYER Raphael" w:date="2021-07-07T11:16:00Z"/>
        </w:rPr>
      </w:pPr>
      <w:ins w:id="2246" w:author="VOYER Raphael" w:date="2021-07-21T10:15:00Z">
        <w:r>
          <w:t>It allows the configuration of «</w:t>
        </w:r>
        <w:proofErr w:type="spellStart"/>
        <w:r>
          <w:t>swlog</w:t>
        </w:r>
        <w:proofErr w:type="spellEnd"/>
        <w:r>
          <w:t xml:space="preserve"> output socket </w:t>
        </w:r>
        <w:proofErr w:type="spellStart"/>
        <w:r>
          <w:t>ip_address_debian_server</w:t>
        </w:r>
        <w:proofErr w:type="spellEnd"/>
        <w:r>
          <w:t xml:space="preserve">», this command allows to send the logs of the Alcatel switch to the </w:t>
        </w:r>
        <w:proofErr w:type="spellStart"/>
        <w:r>
          <w:t>debian</w:t>
        </w:r>
        <w:proofErr w:type="spellEnd"/>
        <w:r>
          <w:t xml:space="preserve"> server for use by </w:t>
        </w:r>
        <w:proofErr w:type="spellStart"/>
        <w:r>
          <w:t>Rsyslog</w:t>
        </w:r>
        <w:proofErr w:type="spellEnd"/>
        <w:r>
          <w:t>.</w:t>
        </w:r>
      </w:ins>
    </w:p>
    <w:p w14:paraId="58EBF646" w14:textId="77777777" w:rsidR="001B1DF4" w:rsidRDefault="001B1DF4" w:rsidP="00293556">
      <w:pPr>
        <w:rPr>
          <w:ins w:id="2247" w:author="VOYER Raphael" w:date="2021-07-07T11:06:00Z"/>
        </w:rPr>
      </w:pPr>
    </w:p>
    <w:p w14:paraId="1A485817" w14:textId="792DB229" w:rsidR="00E11907" w:rsidRDefault="00E11907" w:rsidP="00E11907">
      <w:pPr>
        <w:pStyle w:val="Titre2"/>
        <w:rPr>
          <w:ins w:id="2248" w:author="VOYER Raphael" w:date="2021-07-07T11:45:00Z"/>
        </w:rPr>
      </w:pPr>
      <w:bookmarkStart w:id="2249" w:name="_Toc76555084"/>
      <w:ins w:id="2250" w:author="VOYER Raphael" w:date="2021-06-16T11:52:00Z">
        <w:r>
          <w:t>Send Notification</w:t>
        </w:r>
      </w:ins>
      <w:bookmarkEnd w:id="2249"/>
    </w:p>
    <w:p w14:paraId="64683A01" w14:textId="77777777" w:rsidR="00FA55B3" w:rsidRDefault="00FA55B3" w:rsidP="00FA55B3">
      <w:pPr>
        <w:rPr>
          <w:ins w:id="2251" w:author="VOYER Raphael" w:date="2021-07-07T11:45:00Z"/>
        </w:rPr>
      </w:pPr>
    </w:p>
    <w:p w14:paraId="0D86156D" w14:textId="77777777" w:rsidR="00FA55B3" w:rsidRDefault="00FA55B3" w:rsidP="00FA55B3">
      <w:pPr>
        <w:rPr>
          <w:ins w:id="2252" w:author="VOYER Raphael" w:date="2021-07-07T11:51:00Z"/>
        </w:rPr>
      </w:pPr>
      <w:ins w:id="2253" w:author="VOYER Raphael" w:date="2021-07-07T11:45:00Z">
        <w:r>
          <w:t>Name :</w:t>
        </w:r>
        <w:r w:rsidRPr="00FA55B3">
          <w:t xml:space="preserve"> support_send_notification.py</w:t>
        </w:r>
      </w:ins>
    </w:p>
    <w:p w14:paraId="6BF0C100" w14:textId="77777777" w:rsidR="00C664A4" w:rsidRDefault="00C664A4" w:rsidP="00FA55B3">
      <w:pPr>
        <w:rPr>
          <w:ins w:id="2254" w:author="VOYER Raphael" w:date="2021-07-07T11:51:00Z"/>
        </w:rPr>
      </w:pPr>
    </w:p>
    <w:p w14:paraId="0E290501" w14:textId="77777777" w:rsidR="0020698E" w:rsidRDefault="00A370A7" w:rsidP="00A370A7">
      <w:pPr>
        <w:rPr>
          <w:ins w:id="2255" w:author="VOYER Raphael" w:date="2021-07-07T12:53:00Z"/>
        </w:rPr>
      </w:pPr>
      <w:ins w:id="2256" w:author="VOYER Raphael" w:date="2021-07-07T12:34:00Z">
        <w:r w:rsidRPr="00A370A7">
          <w:t>Rather all functions to send email or rainbow message.</w:t>
        </w:r>
      </w:ins>
    </w:p>
    <w:p w14:paraId="56B1AF55" w14:textId="77777777" w:rsidR="0020698E" w:rsidRDefault="00A370A7" w:rsidP="00A370A7">
      <w:pPr>
        <w:rPr>
          <w:ins w:id="2257" w:author="VOYER Raphael" w:date="2021-07-07T12:52:00Z"/>
        </w:rPr>
      </w:pPr>
      <w:ins w:id="2258" w:author="VOYER Raphael" w:date="2021-07-07T12:34:00Z">
        <w:r w:rsidRPr="00A370A7">
          <w:t>Email functions can be a request to act or not on the issue</w:t>
        </w:r>
      </w:ins>
      <w:ins w:id="2259" w:author="VOYER Raphael" w:date="2021-07-07T13:14:00Z">
        <w:r w:rsidR="000C26ED">
          <w:t>.</w:t>
        </w:r>
      </w:ins>
      <w:ins w:id="2260" w:author="VOYER Raphael" w:date="2021-07-07T12:34:00Z">
        <w:r w:rsidRPr="00A370A7">
          <w:t xml:space="preserve"> </w:t>
        </w:r>
      </w:ins>
      <w:ins w:id="2261" w:author="VOYER Raphael" w:date="2021-07-07T13:14:00Z">
        <w:r w:rsidR="000C26ED">
          <w:t>Feature</w:t>
        </w:r>
      </w:ins>
      <w:ins w:id="2262" w:author="VOYER Raphael" w:date="2021-07-07T12:34:00Z">
        <w:r w:rsidRPr="00A370A7">
          <w:t xml:space="preserve"> handle attachments files.</w:t>
        </w:r>
      </w:ins>
    </w:p>
    <w:p w14:paraId="79A04404" w14:textId="77777777" w:rsidR="00A370A7" w:rsidRPr="00A370A7" w:rsidRDefault="00A370A7">
      <w:pPr>
        <w:rPr>
          <w:ins w:id="2263" w:author="VOYER Raphael" w:date="2021-07-07T12:34:00Z"/>
          <w:rPrChange w:id="2264" w:author="VOYER Raphael" w:date="2021-07-07T12:35:00Z">
            <w:rPr>
              <w:ins w:id="2265" w:author="VOYER Raphael" w:date="2021-07-07T12:34:00Z"/>
            </w:rPr>
          </w:rPrChange>
        </w:rPr>
        <w:pPrChange w:id="2266" w:author="VOYER Raphael" w:date="2021-07-07T12:35:00Z">
          <w:pPr>
            <w:pStyle w:val="Paragraphedeliste"/>
          </w:pPr>
        </w:pPrChange>
      </w:pPr>
      <w:ins w:id="2267" w:author="VOYER Raphael" w:date="2021-07-07T12:34:00Z">
        <w:r w:rsidRPr="00A370A7">
          <w:rPr>
            <w:rPrChange w:id="2268" w:author="VOYER Raphael" w:date="2021-07-07T12:35:00Z">
              <w:rPr/>
            </w:rPrChange>
          </w:rPr>
          <w:t>Rainbow function Rainbow functions can be a request to act or not on the issue</w:t>
        </w:r>
      </w:ins>
      <w:ins w:id="2269" w:author="VOYER Raphael" w:date="2021-07-07T12:52:00Z">
        <w:r w:rsidR="0020698E">
          <w:t>.</w:t>
        </w:r>
      </w:ins>
      <w:ins w:id="2270" w:author="VOYER Raphael" w:date="2021-07-07T13:14:00Z">
        <w:r w:rsidR="000C26ED">
          <w:t xml:space="preserve"> F</w:t>
        </w:r>
      </w:ins>
      <w:ins w:id="2271" w:author="VOYER Raphael" w:date="2021-07-07T12:52:00Z">
        <w:r w:rsidR="0020698E">
          <w:t>eature</w:t>
        </w:r>
      </w:ins>
      <w:ins w:id="2272" w:author="VOYER Raphael" w:date="2021-07-07T12:34:00Z">
        <w:r w:rsidRPr="00A370A7">
          <w:rPr>
            <w:rPrChange w:id="2273" w:author="VOYER Raphael" w:date="2021-07-07T12:35:00Z">
              <w:rPr/>
            </w:rPrChange>
          </w:rPr>
          <w:t xml:space="preserve"> handle </w:t>
        </w:r>
      </w:ins>
      <w:ins w:id="2274" w:author="VOYER Raphael" w:date="2021-07-07T12:52:00Z">
        <w:r w:rsidR="0020698E">
          <w:t xml:space="preserve">text </w:t>
        </w:r>
      </w:ins>
      <w:ins w:id="2275" w:author="VOYER Raphael" w:date="2021-07-07T12:34:00Z">
        <w:r w:rsidRPr="00A370A7">
          <w:rPr>
            <w:rPrChange w:id="2276" w:author="VOYER Raphael" w:date="2021-07-07T12:35:00Z">
              <w:rPr/>
            </w:rPrChange>
          </w:rPr>
          <w:t xml:space="preserve">attachments files. </w:t>
        </w:r>
      </w:ins>
    </w:p>
    <w:p w14:paraId="6FD7C0B6" w14:textId="77777777" w:rsidR="0020698E" w:rsidRDefault="0020698E" w:rsidP="0020698E">
      <w:pPr>
        <w:rPr>
          <w:ins w:id="2277" w:author="VOYER Raphael" w:date="2021-07-07T13:27:00Z"/>
        </w:rPr>
      </w:pPr>
    </w:p>
    <w:p w14:paraId="1AB36534" w14:textId="77777777" w:rsidR="00773D50" w:rsidRDefault="00773D50" w:rsidP="0020698E">
      <w:pPr>
        <w:rPr>
          <w:ins w:id="2278" w:author="VOYER Raphael" w:date="2021-07-07T13:27:00Z"/>
        </w:rPr>
      </w:pPr>
    </w:p>
    <w:p w14:paraId="6F3E4E76" w14:textId="77777777" w:rsidR="00773D50" w:rsidRPr="0020698E" w:rsidRDefault="00773D50">
      <w:pPr>
        <w:rPr>
          <w:ins w:id="2279" w:author="VOYER Raphael" w:date="2021-06-16T11:55:00Z"/>
          <w:rPrChange w:id="2280" w:author="VOYER Raphael" w:date="2021-07-07T12:53:00Z">
            <w:rPr>
              <w:ins w:id="2281" w:author="VOYER Raphael" w:date="2021-06-16T11:55:00Z"/>
            </w:rPr>
          </w:rPrChange>
        </w:rPr>
        <w:pPrChange w:id="2282" w:author="VOYER Raphael" w:date="2021-07-07T12:53:00Z">
          <w:pPr>
            <w:pStyle w:val="Titre2"/>
          </w:pPr>
        </w:pPrChange>
      </w:pPr>
    </w:p>
    <w:p w14:paraId="4454E526" w14:textId="77777777" w:rsidR="00E11907" w:rsidRDefault="00E11907">
      <w:pPr>
        <w:pStyle w:val="Titre2"/>
        <w:rPr>
          <w:ins w:id="2283" w:author="VOYER Raphael" w:date="2021-07-07T13:22:00Z"/>
        </w:rPr>
      </w:pPr>
      <w:bookmarkStart w:id="2284" w:name="_Toc76555086"/>
      <w:ins w:id="2285" w:author="VOYER Raphael" w:date="2021-06-16T11:55:00Z">
        <w:r>
          <w:t>Web Receiver</w:t>
        </w:r>
      </w:ins>
      <w:bookmarkEnd w:id="2284"/>
    </w:p>
    <w:p w14:paraId="07E7CC62" w14:textId="77777777" w:rsidR="000C26ED" w:rsidRDefault="000C26ED" w:rsidP="000C26ED">
      <w:pPr>
        <w:rPr>
          <w:ins w:id="2286" w:author="VOYER Raphael" w:date="2021-07-07T13:22:00Z"/>
        </w:rPr>
      </w:pPr>
      <w:ins w:id="2287" w:author="VOYER Raphael" w:date="2021-07-07T13:22:00Z">
        <w:r>
          <w:t>Name :</w:t>
        </w:r>
      </w:ins>
      <w:ins w:id="2288" w:author="VOYER Raphael" w:date="2021-07-07T13:23:00Z">
        <w:r>
          <w:t xml:space="preserve"> </w:t>
        </w:r>
        <w:r w:rsidRPr="000C26ED">
          <w:t>support_web_receiver_class.py</w:t>
        </w:r>
      </w:ins>
    </w:p>
    <w:p w14:paraId="62987C74" w14:textId="77777777" w:rsidR="000C26ED" w:rsidRPr="000C26ED" w:rsidRDefault="000C26ED">
      <w:pPr>
        <w:rPr>
          <w:ins w:id="2289" w:author="VOYER Raphael" w:date="2021-07-07T13:21:00Z"/>
          <w:rPrChange w:id="2290" w:author="VOYER Raphael" w:date="2021-07-07T13:22:00Z">
            <w:rPr>
              <w:ins w:id="2291" w:author="VOYER Raphael" w:date="2021-07-07T13:21:00Z"/>
            </w:rPr>
          </w:rPrChange>
        </w:rPr>
        <w:pPrChange w:id="2292" w:author="VOYER Raphael" w:date="2021-07-07T13:22:00Z">
          <w:pPr>
            <w:pStyle w:val="Titre2"/>
          </w:pPr>
        </w:pPrChange>
      </w:pPr>
    </w:p>
    <w:p w14:paraId="0EEB5878" w14:textId="77777777" w:rsidR="000C26ED" w:rsidRPr="000C26ED" w:rsidRDefault="00773D50">
      <w:pPr>
        <w:rPr>
          <w:ins w:id="2293" w:author="VOYER Raphael" w:date="2021-07-07T13:21:00Z"/>
          <w:rPrChange w:id="2294" w:author="VOYER Raphael" w:date="2021-07-07T13:22:00Z">
            <w:rPr>
              <w:ins w:id="2295" w:author="VOYER Raphael" w:date="2021-07-07T13:21:00Z"/>
            </w:rPr>
          </w:rPrChange>
        </w:rPr>
        <w:pPrChange w:id="2296" w:author="VOYER Raphael" w:date="2021-07-07T13:22:00Z">
          <w:pPr>
            <w:pStyle w:val="Paragraphedeliste"/>
          </w:pPr>
        </w:pPrChange>
      </w:pPr>
      <w:ins w:id="2297" w:author="VOYER Raphael" w:date="2021-07-07T13:25:00Z">
        <w:r>
          <w:t>P</w:t>
        </w:r>
      </w:ins>
      <w:ins w:id="2298" w:author="VOYER Raphael" w:date="2021-07-07T13:21:00Z">
        <w:r w:rsidR="000C26ED" w:rsidRPr="000C26ED">
          <w:rPr>
            <w:rPrChange w:id="2299" w:author="VOYER Raphael" w:date="2021-07-07T13:22:00Z">
              <w:rPr/>
            </w:rPrChange>
          </w:rPr>
          <w:t xml:space="preserve">ermit the setup of the web server, with goods keys and values in </w:t>
        </w:r>
        <w:proofErr w:type="spellStart"/>
        <w:r w:rsidR="000C26ED" w:rsidRPr="000C26ED">
          <w:rPr>
            <w:rPrChange w:id="2300" w:author="VOYER Raphael" w:date="2021-07-07T13:22:00Z">
              <w:rPr/>
            </w:rPrChange>
          </w:rPr>
          <w:t>url</w:t>
        </w:r>
        <w:proofErr w:type="spellEnd"/>
        <w:r w:rsidR="000C26ED" w:rsidRPr="000C26ED">
          <w:rPr>
            <w:rPrChange w:id="2301" w:author="VOYER Raphael" w:date="2021-07-07T13:22:00Z">
              <w:rPr/>
            </w:rPrChange>
          </w:rPr>
          <w:t xml:space="preserve"> parameters. For example : when the web server is started , there is only 3 pages available(yes, no, and save). To ensure security, the other parameters to access at the good page is the client id and case id. When the server receive an answer by access on the </w:t>
        </w:r>
        <w:proofErr w:type="spellStart"/>
        <w:r w:rsidR="000C26ED" w:rsidRPr="000C26ED">
          <w:rPr>
            <w:rPrChange w:id="2302" w:author="VOYER Raphael" w:date="2021-07-07T13:22:00Z">
              <w:rPr/>
            </w:rPrChange>
          </w:rPr>
          <w:t>url</w:t>
        </w:r>
        <w:proofErr w:type="spellEnd"/>
        <w:r w:rsidR="000C26ED" w:rsidRPr="000C26ED">
          <w:rPr>
            <w:rPrChange w:id="2303" w:author="VOYER Raphael" w:date="2021-07-07T13:22:00Z">
              <w:rPr/>
            </w:rPrChange>
          </w:rPr>
          <w:t xml:space="preserve"> , the webserver stop. If there is no access on the web server after 60 seconds the answer will be automatically yes.</w:t>
        </w:r>
      </w:ins>
    </w:p>
    <w:p w14:paraId="75AD9D67" w14:textId="5F102A7C" w:rsidR="000C26ED" w:rsidRDefault="000C26ED" w:rsidP="000C26ED">
      <w:pPr>
        <w:pStyle w:val="Paragraphedeliste"/>
        <w:rPr>
          <w:ins w:id="2304" w:author="VOYER Raphael" w:date="2021-07-08T09:42:00Z"/>
          <w:sz w:val="18"/>
        </w:rPr>
      </w:pPr>
    </w:p>
    <w:p w14:paraId="0910E119" w14:textId="77777777" w:rsidR="00796174" w:rsidRDefault="00796174" w:rsidP="00796174">
      <w:pPr>
        <w:pStyle w:val="Titre2"/>
        <w:rPr>
          <w:ins w:id="2305" w:author="VOYER Raphael" w:date="2021-07-08T09:42:00Z"/>
        </w:rPr>
      </w:pPr>
      <w:bookmarkStart w:id="2306" w:name="_Toc76555085"/>
      <w:ins w:id="2307" w:author="VOYER Raphael" w:date="2021-07-08T09:42:00Z">
        <w:r>
          <w:lastRenderedPageBreak/>
          <w:t>Requests Handler</w:t>
        </w:r>
        <w:bookmarkEnd w:id="2306"/>
      </w:ins>
    </w:p>
    <w:p w14:paraId="679827D7" w14:textId="77777777" w:rsidR="00796174" w:rsidRDefault="00796174" w:rsidP="00796174">
      <w:pPr>
        <w:rPr>
          <w:ins w:id="2308" w:author="VOYER Raphael" w:date="2021-07-08T09:42:00Z"/>
        </w:rPr>
      </w:pPr>
      <w:ins w:id="2309" w:author="VOYER Raphael" w:date="2021-07-08T09:42:00Z">
        <w:r>
          <w:t xml:space="preserve">Name: </w:t>
        </w:r>
        <w:r w:rsidRPr="000C26ED">
          <w:t>support_response_handler.py</w:t>
        </w:r>
      </w:ins>
    </w:p>
    <w:p w14:paraId="533D3FF1" w14:textId="77777777" w:rsidR="00796174" w:rsidRPr="007C61CB" w:rsidRDefault="00796174" w:rsidP="00796174">
      <w:pPr>
        <w:rPr>
          <w:ins w:id="2310" w:author="VOYER Raphael" w:date="2021-07-08T09:42:00Z"/>
        </w:rPr>
      </w:pPr>
    </w:p>
    <w:p w14:paraId="6FCADC69" w14:textId="698D4CF5" w:rsidR="00796174" w:rsidRDefault="00796174" w:rsidP="00796174">
      <w:pPr>
        <w:rPr>
          <w:ins w:id="2311" w:author="VOYER Raphael" w:date="2021-07-21T10:17:00Z"/>
        </w:rPr>
      </w:pPr>
      <w:ins w:id="2312" w:author="VOYER Raphael" w:date="2021-07-08T09:42:00Z">
        <w:r w:rsidRPr="007C61CB">
          <w:t xml:space="preserve">Conductor of the request feature. </w:t>
        </w:r>
        <w:r>
          <w:t xml:space="preserve">To work the script needs the </w:t>
        </w:r>
        <w:proofErr w:type="spellStart"/>
        <w:r>
          <w:t>save_decision.conf</w:t>
        </w:r>
        <w:proofErr w:type="spellEnd"/>
        <w:r>
          <w:t xml:space="preserve"> file, which will register the cases, that the administrator already fix and wanted to save or the case that the administrator don’t want to fix.</w:t>
        </w:r>
      </w:ins>
    </w:p>
    <w:p w14:paraId="0A7186BE" w14:textId="77777777" w:rsidR="0025691A" w:rsidRDefault="0025691A" w:rsidP="00796174">
      <w:pPr>
        <w:rPr>
          <w:ins w:id="2313" w:author="VOYER Raphael" w:date="2021-07-21T10:17:00Z"/>
        </w:rPr>
      </w:pPr>
    </w:p>
    <w:p w14:paraId="5A096DE8" w14:textId="77777777" w:rsidR="0025691A" w:rsidRDefault="0025691A" w:rsidP="0025691A">
      <w:pPr>
        <w:rPr>
          <w:ins w:id="2314" w:author="VOYER Raphael" w:date="2021-07-21T10:17:00Z"/>
        </w:rPr>
      </w:pPr>
      <w:ins w:id="2315" w:author="VOYER Raphael" w:date="2021-07-21T10:17:00Z">
        <w:r>
          <w:t xml:space="preserve">The </w:t>
        </w:r>
        <w:proofErr w:type="spellStart"/>
        <w:r>
          <w:t>save_decision.conf</w:t>
        </w:r>
        <w:proofErr w:type="spellEnd"/>
        <w:r>
          <w:t xml:space="preserve"> structure file :</w:t>
        </w:r>
      </w:ins>
    </w:p>
    <w:p w14:paraId="329764CC" w14:textId="732FA6C4" w:rsidR="0025691A" w:rsidRDefault="0025691A" w:rsidP="000C26ED">
      <w:pPr>
        <w:pStyle w:val="Paragraphedeliste"/>
        <w:rPr>
          <w:ins w:id="2316" w:author="VOYER Raphael" w:date="2021-07-21T10:16:00Z"/>
          <w:sz w:val="18"/>
        </w:rPr>
      </w:pPr>
      <w:ins w:id="2317" w:author="VOYER Raphael" w:date="2021-07-21T10:15:00Z">
        <w:r w:rsidRPr="0025691A">
          <w:rPr>
            <w:noProof/>
            <w:sz w:val="18"/>
          </w:rPr>
          <mc:AlternateContent>
            <mc:Choice Requires="wps">
              <w:drawing>
                <wp:anchor distT="45720" distB="45720" distL="114300" distR="114300" simplePos="0" relativeHeight="251668992" behindDoc="0" locked="0" layoutInCell="1" allowOverlap="1" wp14:anchorId="778C07B8" wp14:editId="595D029E">
                  <wp:simplePos x="0" y="0"/>
                  <wp:positionH relativeFrom="margin">
                    <wp:align>left</wp:align>
                  </wp:positionH>
                  <wp:positionV relativeFrom="paragraph">
                    <wp:posOffset>134207</wp:posOffset>
                  </wp:positionV>
                  <wp:extent cx="2596128" cy="997527"/>
                  <wp:effectExtent l="0" t="0" r="1397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128" cy="997527"/>
                          </a:xfrm>
                          <a:prstGeom prst="rect">
                            <a:avLst/>
                          </a:prstGeom>
                          <a:solidFill>
                            <a:schemeClr val="tx1"/>
                          </a:solidFill>
                          <a:ln w="9525">
                            <a:solidFill>
                              <a:srgbClr val="000000"/>
                            </a:solidFill>
                            <a:miter lim="800000"/>
                            <a:headEnd/>
                            <a:tailEnd/>
                          </a:ln>
                        </wps:spPr>
                        <wps:txbx>
                          <w:txbxContent>
                            <w:p w14:paraId="7CE1C43B" w14:textId="77777777" w:rsidR="00860E70" w:rsidRPr="0025691A" w:rsidRDefault="00860E70" w:rsidP="0025691A">
                              <w:pPr>
                                <w:rPr>
                                  <w:ins w:id="2318" w:author="VOYER Raphael" w:date="2021-07-21T10:15:00Z"/>
                                  <w:color w:val="FFC000"/>
                                  <w:rPrChange w:id="2319" w:author="VOYER Raphael" w:date="2021-07-21T10:18:00Z">
                                    <w:rPr>
                                      <w:ins w:id="2320" w:author="VOYER Raphael" w:date="2021-07-21T10:15:00Z"/>
                                    </w:rPr>
                                  </w:rPrChange>
                                </w:rPr>
                              </w:pPr>
                              <w:ins w:id="2321" w:author="VOYER Raphael" w:date="2021-07-21T10:15:00Z">
                                <w:r w:rsidRPr="0025691A">
                                  <w:rPr>
                                    <w:color w:val="FFC000"/>
                                    <w:rPrChange w:id="2322" w:author="VOYER Raphael" w:date="2021-07-21T10:18:00Z">
                                      <w:rPr/>
                                    </w:rPrChange>
                                  </w:rPr>
                                  <w:t>10.130.7.247,1/1/33,flapping,never</w:t>
                                </w:r>
                              </w:ins>
                            </w:p>
                            <w:p w14:paraId="7C31FD8C" w14:textId="77777777" w:rsidR="00860E70" w:rsidRPr="0025691A" w:rsidRDefault="00860E70" w:rsidP="0025691A">
                              <w:pPr>
                                <w:rPr>
                                  <w:ins w:id="2323" w:author="VOYER Raphael" w:date="2021-07-21T10:15:00Z"/>
                                  <w:color w:val="FFC000"/>
                                  <w:rPrChange w:id="2324" w:author="VOYER Raphael" w:date="2021-07-21T10:18:00Z">
                                    <w:rPr>
                                      <w:ins w:id="2325" w:author="VOYER Raphael" w:date="2021-07-21T10:15:00Z"/>
                                    </w:rPr>
                                  </w:rPrChange>
                                </w:rPr>
                                <w:pPrChange w:id="2326" w:author="VOYER Raphael" w:date="2021-07-21T10:16:00Z">
                                  <w:pPr/>
                                </w:pPrChange>
                              </w:pPr>
                              <w:ins w:id="2327" w:author="VOYER Raphael" w:date="2021-07-21T10:15:00Z">
                                <w:r w:rsidRPr="0025691A">
                                  <w:rPr>
                                    <w:color w:val="FFC000"/>
                                    <w:rPrChange w:id="2328" w:author="VOYER Raphael" w:date="2021-07-21T10:18:00Z">
                                      <w:rPr/>
                                    </w:rPrChange>
                                  </w:rPr>
                                  <w:t>192.168.80.27,0,ddos,always</w:t>
                                </w:r>
                              </w:ins>
                            </w:p>
                            <w:p w14:paraId="24D8D647" w14:textId="77777777" w:rsidR="00860E70" w:rsidRPr="0025691A" w:rsidRDefault="00860E70" w:rsidP="0025691A">
                              <w:pPr>
                                <w:rPr>
                                  <w:ins w:id="2329" w:author="VOYER Raphael" w:date="2021-07-21T10:15:00Z"/>
                                  <w:color w:val="FFC000"/>
                                  <w:rPrChange w:id="2330" w:author="VOYER Raphael" w:date="2021-07-21T10:18:00Z">
                                    <w:rPr>
                                      <w:ins w:id="2331" w:author="VOYER Raphael" w:date="2021-07-21T10:15:00Z"/>
                                    </w:rPr>
                                  </w:rPrChange>
                                </w:rPr>
                                <w:pPrChange w:id="2332" w:author="VOYER Raphael" w:date="2021-07-21T10:16:00Z">
                                  <w:pPr/>
                                </w:pPrChange>
                              </w:pPr>
                              <w:ins w:id="2333" w:author="VOYER Raphael" w:date="2021-07-21T10:15:00Z">
                                <w:r w:rsidRPr="0025691A">
                                  <w:rPr>
                                    <w:color w:val="FFC000"/>
                                    <w:rPrChange w:id="2334" w:author="VOYER Raphael" w:date="2021-07-21T10:18:00Z">
                                      <w:rPr/>
                                    </w:rPrChange>
                                  </w:rPr>
                                  <w:t>192.168.80.27,1/1/19,flapping,always</w:t>
                                </w:r>
                              </w:ins>
                            </w:p>
                            <w:p w14:paraId="2DA1235B" w14:textId="77777777" w:rsidR="00860E70" w:rsidRPr="0025691A" w:rsidRDefault="00860E70" w:rsidP="0025691A">
                              <w:pPr>
                                <w:rPr>
                                  <w:ins w:id="2335" w:author="VOYER Raphael" w:date="2021-07-21T10:15:00Z"/>
                                  <w:color w:val="FFC000"/>
                                  <w:rPrChange w:id="2336" w:author="VOYER Raphael" w:date="2021-07-21T10:18:00Z">
                                    <w:rPr>
                                      <w:ins w:id="2337" w:author="VOYER Raphael" w:date="2021-07-21T10:15:00Z"/>
                                    </w:rPr>
                                  </w:rPrChange>
                                </w:rPr>
                                <w:pPrChange w:id="2338" w:author="VOYER Raphael" w:date="2021-07-21T10:16:00Z">
                                  <w:pPr/>
                                </w:pPrChange>
                              </w:pPr>
                              <w:ins w:id="2339" w:author="VOYER Raphael" w:date="2021-07-21T10:15:00Z">
                                <w:r w:rsidRPr="0025691A">
                                  <w:rPr>
                                    <w:color w:val="FFC000"/>
                                    <w:rPrChange w:id="2340" w:author="VOYER Raphael" w:date="2021-07-21T10:18:00Z">
                                      <w:rPr/>
                                    </w:rPrChange>
                                  </w:rPr>
                                  <w:t>192.168.80.25,1/1/19,flapping,always</w:t>
                                </w:r>
                              </w:ins>
                            </w:p>
                            <w:p w14:paraId="19D6316D" w14:textId="77777777" w:rsidR="00860E70" w:rsidRPr="0025691A" w:rsidRDefault="00860E70" w:rsidP="0025691A">
                              <w:pPr>
                                <w:rPr>
                                  <w:ins w:id="2341" w:author="VOYER Raphael" w:date="2021-07-21T10:15:00Z"/>
                                  <w:color w:val="FFC000"/>
                                  <w:rPrChange w:id="2342" w:author="VOYER Raphael" w:date="2021-07-21T10:18:00Z">
                                    <w:rPr>
                                      <w:ins w:id="2343" w:author="VOYER Raphael" w:date="2021-07-21T10:15:00Z"/>
                                    </w:rPr>
                                  </w:rPrChange>
                                </w:rPr>
                                <w:pPrChange w:id="2344" w:author="VOYER Raphael" w:date="2021-07-21T10:16:00Z">
                                  <w:pPr/>
                                </w:pPrChange>
                              </w:pPr>
                              <w:ins w:id="2345" w:author="VOYER Raphael" w:date="2021-07-21T10:15:00Z">
                                <w:r w:rsidRPr="0025691A">
                                  <w:rPr>
                                    <w:color w:val="FFC000"/>
                                    <w:rPrChange w:id="2346" w:author="VOYER Raphael" w:date="2021-07-21T10:18:00Z">
                                      <w:rPr/>
                                    </w:rPrChange>
                                  </w:rPr>
                                  <w:t>192.168.80.27,1/1/4,loop,always</w:t>
                                </w:r>
                              </w:ins>
                            </w:p>
                            <w:p w14:paraId="4932F47E" w14:textId="77777777" w:rsidR="00860E70" w:rsidRPr="0025691A" w:rsidRDefault="00860E70" w:rsidP="0025691A">
                              <w:pPr>
                                <w:rPr>
                                  <w:ins w:id="2347" w:author="VOYER Raphael" w:date="2021-07-21T10:15:00Z"/>
                                  <w:color w:val="FFC000"/>
                                  <w:rPrChange w:id="2348" w:author="VOYER Raphael" w:date="2021-07-21T10:18:00Z">
                                    <w:rPr>
                                      <w:ins w:id="2349" w:author="VOYER Raphael" w:date="2021-07-21T10:15:00Z"/>
                                    </w:rPr>
                                  </w:rPrChange>
                                </w:rPr>
                                <w:pPrChange w:id="2350" w:author="VOYER Raphael" w:date="2021-07-21T10:16:00Z">
                                  <w:pPr/>
                                </w:pPrChange>
                              </w:pPr>
                              <w:ins w:id="2351" w:author="VOYER Raphael" w:date="2021-07-21T10:15:00Z">
                                <w:r w:rsidRPr="0025691A">
                                  <w:rPr>
                                    <w:color w:val="FFC000"/>
                                    <w:rPrChange w:id="2352" w:author="VOYER Raphael" w:date="2021-07-21T10:18:00Z">
                                      <w:rPr/>
                                    </w:rPrChange>
                                  </w:rPr>
                                  <w:t>192.168.80.27,1/1/35,loop,never</w:t>
                                </w:r>
                              </w:ins>
                            </w:p>
                            <w:p w14:paraId="1C6C7CF4" w14:textId="51ED1897" w:rsidR="00860E70" w:rsidRPr="0025691A" w:rsidRDefault="00860E70" w:rsidP="0025691A">
                              <w:pPr>
                                <w:rPr>
                                  <w:rPrChange w:id="2353" w:author="VOYER Raphael" w:date="2021-07-21T10:15:00Z">
                                    <w:rPr/>
                                  </w:rPrChange>
                                </w:rPr>
                                <w:pPrChange w:id="2354" w:author="VOYER Raphael" w:date="2021-07-21T10:16: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04.4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" fillcolor="black [3213]">
                  <v:textbox>
                    <w:txbxContent>
                      <w:p w14:paraId="7CE1C43B" w14:textId="77777777" w:rsidR="00860E70" w:rsidRPr="0025691A" w:rsidRDefault="00860E70" w:rsidP="0025691A">
                        <w:pPr>
                          <w:rPr>
                            <w:ins w:id="2355" w:author="VOYER Raphael" w:date="2021-07-21T10:15:00Z"/>
                            <w:color w:val="FFC000"/>
                            <w:rPrChange w:id="2356" w:author="VOYER Raphael" w:date="2021-07-21T10:18:00Z">
                              <w:rPr>
                                <w:ins w:id="2357" w:author="VOYER Raphael" w:date="2021-07-21T10:15:00Z"/>
                              </w:rPr>
                            </w:rPrChange>
                          </w:rPr>
                        </w:pPr>
                        <w:ins w:id="2358" w:author="VOYER Raphael" w:date="2021-07-21T10:15:00Z">
                          <w:r w:rsidRPr="0025691A">
                            <w:rPr>
                              <w:color w:val="FFC000"/>
                              <w:rPrChange w:id="2359" w:author="VOYER Raphael" w:date="2021-07-21T10:18:00Z">
                                <w:rPr/>
                              </w:rPrChange>
                            </w:rPr>
                            <w:t>10.130.7.247,1/1/33,flapping,never</w:t>
                          </w:r>
                        </w:ins>
                      </w:p>
                      <w:p w14:paraId="7C31FD8C" w14:textId="77777777" w:rsidR="00860E70" w:rsidRPr="0025691A" w:rsidRDefault="00860E70" w:rsidP="0025691A">
                        <w:pPr>
                          <w:rPr>
                            <w:ins w:id="2360" w:author="VOYER Raphael" w:date="2021-07-21T10:15:00Z"/>
                            <w:color w:val="FFC000"/>
                            <w:rPrChange w:id="2361" w:author="VOYER Raphael" w:date="2021-07-21T10:18:00Z">
                              <w:rPr>
                                <w:ins w:id="2362" w:author="VOYER Raphael" w:date="2021-07-21T10:15:00Z"/>
                              </w:rPr>
                            </w:rPrChange>
                          </w:rPr>
                          <w:pPrChange w:id="2363" w:author="VOYER Raphael" w:date="2021-07-21T10:16:00Z">
                            <w:pPr/>
                          </w:pPrChange>
                        </w:pPr>
                        <w:ins w:id="2364" w:author="VOYER Raphael" w:date="2021-07-21T10:15:00Z">
                          <w:r w:rsidRPr="0025691A">
                            <w:rPr>
                              <w:color w:val="FFC000"/>
                              <w:rPrChange w:id="2365" w:author="VOYER Raphael" w:date="2021-07-21T10:18:00Z">
                                <w:rPr/>
                              </w:rPrChange>
                            </w:rPr>
                            <w:t>192.168.80.27,0,ddos,always</w:t>
                          </w:r>
                        </w:ins>
                      </w:p>
                      <w:p w14:paraId="24D8D647" w14:textId="77777777" w:rsidR="00860E70" w:rsidRPr="0025691A" w:rsidRDefault="00860E70" w:rsidP="0025691A">
                        <w:pPr>
                          <w:rPr>
                            <w:ins w:id="2366" w:author="VOYER Raphael" w:date="2021-07-21T10:15:00Z"/>
                            <w:color w:val="FFC000"/>
                            <w:rPrChange w:id="2367" w:author="VOYER Raphael" w:date="2021-07-21T10:18:00Z">
                              <w:rPr>
                                <w:ins w:id="2368" w:author="VOYER Raphael" w:date="2021-07-21T10:15:00Z"/>
                              </w:rPr>
                            </w:rPrChange>
                          </w:rPr>
                          <w:pPrChange w:id="2369" w:author="VOYER Raphael" w:date="2021-07-21T10:16:00Z">
                            <w:pPr/>
                          </w:pPrChange>
                        </w:pPr>
                        <w:ins w:id="2370" w:author="VOYER Raphael" w:date="2021-07-21T10:15:00Z">
                          <w:r w:rsidRPr="0025691A">
                            <w:rPr>
                              <w:color w:val="FFC000"/>
                              <w:rPrChange w:id="2371" w:author="VOYER Raphael" w:date="2021-07-21T10:18:00Z">
                                <w:rPr/>
                              </w:rPrChange>
                            </w:rPr>
                            <w:t>192.168.80.27,1/1/19,flapping,always</w:t>
                          </w:r>
                        </w:ins>
                      </w:p>
                      <w:p w14:paraId="2DA1235B" w14:textId="77777777" w:rsidR="00860E70" w:rsidRPr="0025691A" w:rsidRDefault="00860E70" w:rsidP="0025691A">
                        <w:pPr>
                          <w:rPr>
                            <w:ins w:id="2372" w:author="VOYER Raphael" w:date="2021-07-21T10:15:00Z"/>
                            <w:color w:val="FFC000"/>
                            <w:rPrChange w:id="2373" w:author="VOYER Raphael" w:date="2021-07-21T10:18:00Z">
                              <w:rPr>
                                <w:ins w:id="2374" w:author="VOYER Raphael" w:date="2021-07-21T10:15:00Z"/>
                              </w:rPr>
                            </w:rPrChange>
                          </w:rPr>
                          <w:pPrChange w:id="2375" w:author="VOYER Raphael" w:date="2021-07-21T10:16:00Z">
                            <w:pPr/>
                          </w:pPrChange>
                        </w:pPr>
                        <w:ins w:id="2376" w:author="VOYER Raphael" w:date="2021-07-21T10:15:00Z">
                          <w:r w:rsidRPr="0025691A">
                            <w:rPr>
                              <w:color w:val="FFC000"/>
                              <w:rPrChange w:id="2377" w:author="VOYER Raphael" w:date="2021-07-21T10:18:00Z">
                                <w:rPr/>
                              </w:rPrChange>
                            </w:rPr>
                            <w:t>192.168.80.25,1/1/19,flapping,always</w:t>
                          </w:r>
                        </w:ins>
                      </w:p>
                      <w:p w14:paraId="19D6316D" w14:textId="77777777" w:rsidR="00860E70" w:rsidRPr="0025691A" w:rsidRDefault="00860E70" w:rsidP="0025691A">
                        <w:pPr>
                          <w:rPr>
                            <w:ins w:id="2378" w:author="VOYER Raphael" w:date="2021-07-21T10:15:00Z"/>
                            <w:color w:val="FFC000"/>
                            <w:rPrChange w:id="2379" w:author="VOYER Raphael" w:date="2021-07-21T10:18:00Z">
                              <w:rPr>
                                <w:ins w:id="2380" w:author="VOYER Raphael" w:date="2021-07-21T10:15:00Z"/>
                              </w:rPr>
                            </w:rPrChange>
                          </w:rPr>
                          <w:pPrChange w:id="2381" w:author="VOYER Raphael" w:date="2021-07-21T10:16:00Z">
                            <w:pPr/>
                          </w:pPrChange>
                        </w:pPr>
                        <w:ins w:id="2382" w:author="VOYER Raphael" w:date="2021-07-21T10:15:00Z">
                          <w:r w:rsidRPr="0025691A">
                            <w:rPr>
                              <w:color w:val="FFC000"/>
                              <w:rPrChange w:id="2383" w:author="VOYER Raphael" w:date="2021-07-21T10:18:00Z">
                                <w:rPr/>
                              </w:rPrChange>
                            </w:rPr>
                            <w:t>192.168.80.27,1/1/4,loop,always</w:t>
                          </w:r>
                        </w:ins>
                      </w:p>
                      <w:p w14:paraId="4932F47E" w14:textId="77777777" w:rsidR="00860E70" w:rsidRPr="0025691A" w:rsidRDefault="00860E70" w:rsidP="0025691A">
                        <w:pPr>
                          <w:rPr>
                            <w:ins w:id="2384" w:author="VOYER Raphael" w:date="2021-07-21T10:15:00Z"/>
                            <w:color w:val="FFC000"/>
                            <w:rPrChange w:id="2385" w:author="VOYER Raphael" w:date="2021-07-21T10:18:00Z">
                              <w:rPr>
                                <w:ins w:id="2386" w:author="VOYER Raphael" w:date="2021-07-21T10:15:00Z"/>
                              </w:rPr>
                            </w:rPrChange>
                          </w:rPr>
                          <w:pPrChange w:id="2387" w:author="VOYER Raphael" w:date="2021-07-21T10:16:00Z">
                            <w:pPr/>
                          </w:pPrChange>
                        </w:pPr>
                        <w:ins w:id="2388" w:author="VOYER Raphael" w:date="2021-07-21T10:15:00Z">
                          <w:r w:rsidRPr="0025691A">
                            <w:rPr>
                              <w:color w:val="FFC000"/>
                              <w:rPrChange w:id="2389" w:author="VOYER Raphael" w:date="2021-07-21T10:18:00Z">
                                <w:rPr/>
                              </w:rPrChange>
                            </w:rPr>
                            <w:t>192.168.80.27,1/1/35,loop,never</w:t>
                          </w:r>
                        </w:ins>
                      </w:p>
                      <w:p w14:paraId="1C6C7CF4" w14:textId="51ED1897" w:rsidR="00860E70" w:rsidRPr="0025691A" w:rsidRDefault="00860E70" w:rsidP="0025691A">
                        <w:pPr>
                          <w:rPr>
                            <w:rPrChange w:id="2390" w:author="VOYER Raphael" w:date="2021-07-21T10:15:00Z">
                              <w:rPr/>
                            </w:rPrChange>
                          </w:rPr>
                          <w:pPrChange w:id="2391" w:author="VOYER Raphael" w:date="2021-07-21T10:16:00Z">
                            <w:pPr/>
                          </w:pPrChange>
                        </w:pPr>
                      </w:p>
                    </w:txbxContent>
                  </v:textbox>
                  <w10:wrap anchorx="margin"/>
                </v:shape>
              </w:pict>
            </mc:Fallback>
          </mc:AlternateContent>
        </w:r>
      </w:ins>
    </w:p>
    <w:p w14:paraId="013510E0" w14:textId="07A0FD65" w:rsidR="0025691A" w:rsidRDefault="0025691A" w:rsidP="000C26ED">
      <w:pPr>
        <w:pStyle w:val="Paragraphedeliste"/>
        <w:rPr>
          <w:ins w:id="2392" w:author="VOYER Raphael" w:date="2021-07-21T10:16:00Z"/>
          <w:sz w:val="18"/>
        </w:rPr>
      </w:pPr>
    </w:p>
    <w:p w14:paraId="6568E514" w14:textId="63840D88" w:rsidR="0025691A" w:rsidRDefault="0025691A" w:rsidP="000C26ED">
      <w:pPr>
        <w:pStyle w:val="Paragraphedeliste"/>
        <w:rPr>
          <w:ins w:id="2393" w:author="VOYER Raphael" w:date="2021-07-21T10:16:00Z"/>
          <w:sz w:val="18"/>
        </w:rPr>
      </w:pPr>
    </w:p>
    <w:p w14:paraId="3791E72B" w14:textId="336CE379" w:rsidR="0025691A" w:rsidRDefault="0025691A" w:rsidP="000C26ED">
      <w:pPr>
        <w:pStyle w:val="Paragraphedeliste"/>
        <w:rPr>
          <w:ins w:id="2394" w:author="VOYER Raphael" w:date="2021-07-21T10:16:00Z"/>
          <w:sz w:val="18"/>
        </w:rPr>
      </w:pPr>
    </w:p>
    <w:p w14:paraId="7F2B6C3E" w14:textId="77777777" w:rsidR="0025691A" w:rsidRDefault="0025691A" w:rsidP="000C26ED">
      <w:pPr>
        <w:pStyle w:val="Paragraphedeliste"/>
        <w:rPr>
          <w:ins w:id="2395" w:author="VOYER Raphael" w:date="2021-07-21T10:16:00Z"/>
          <w:sz w:val="18"/>
        </w:rPr>
      </w:pPr>
    </w:p>
    <w:p w14:paraId="0A3AB3D0" w14:textId="35861064" w:rsidR="00796174" w:rsidRPr="00157B19" w:rsidRDefault="00796174" w:rsidP="000C26ED">
      <w:pPr>
        <w:pStyle w:val="Paragraphedeliste"/>
        <w:rPr>
          <w:ins w:id="2396" w:author="VOYER Raphael" w:date="2021-07-07T13:21:00Z"/>
          <w:sz w:val="18"/>
        </w:rPr>
      </w:pPr>
    </w:p>
    <w:p w14:paraId="207C5FE5" w14:textId="77777777" w:rsidR="000C26ED" w:rsidRPr="000C26ED" w:rsidRDefault="000C26ED">
      <w:pPr>
        <w:rPr>
          <w:ins w:id="2397" w:author="VOYER Raphael" w:date="2021-07-07T13:21:00Z"/>
          <w:rPrChange w:id="2398" w:author="VOYER Raphael" w:date="2021-07-07T13:21:00Z">
            <w:rPr>
              <w:ins w:id="2399" w:author="VOYER Raphael" w:date="2021-07-07T13:21:00Z"/>
            </w:rPr>
          </w:rPrChange>
        </w:rPr>
        <w:pPrChange w:id="2400" w:author="VOYER Raphael" w:date="2021-07-07T13:21:00Z">
          <w:pPr>
            <w:pStyle w:val="Titre2"/>
          </w:pPr>
        </w:pPrChange>
      </w:pPr>
    </w:p>
    <w:p w14:paraId="5E77A82F" w14:textId="46122413" w:rsidR="000C26ED" w:rsidRDefault="000C26ED">
      <w:pPr>
        <w:rPr>
          <w:ins w:id="2401" w:author="VOYER Raphael" w:date="2021-07-21T10:15:00Z"/>
        </w:rPr>
      </w:pPr>
    </w:p>
    <w:p w14:paraId="5E6C3C03" w14:textId="77777777" w:rsidR="0025691A" w:rsidRPr="000C26ED" w:rsidRDefault="0025691A">
      <w:pPr>
        <w:rPr>
          <w:ins w:id="2402" w:author="VOYER Raphael" w:date="2021-06-16T11:38:00Z"/>
        </w:rPr>
      </w:pPr>
    </w:p>
    <w:p w14:paraId="2F7C04AB" w14:textId="77777777" w:rsidR="00384699" w:rsidRDefault="00E11907">
      <w:pPr>
        <w:pStyle w:val="Titre1"/>
        <w:rPr>
          <w:ins w:id="2403" w:author="VOYER Raphael" w:date="2021-07-07T13:45:00Z"/>
        </w:rPr>
      </w:pPr>
      <w:bookmarkStart w:id="2404" w:name="_Toc76555087"/>
      <w:ins w:id="2405" w:author="VOYER Raphael" w:date="2021-06-16T11:48:00Z">
        <w:r>
          <w:t xml:space="preserve">USE CASE </w:t>
        </w:r>
      </w:ins>
      <w:ins w:id="2406" w:author="VOYER Raphael" w:date="2021-06-16T11:40:00Z">
        <w:r>
          <w:t>P</w:t>
        </w:r>
      </w:ins>
      <w:ins w:id="2407" w:author="VOYER Raphael" w:date="2021-06-16T11:41:00Z">
        <w:r>
          <w:t>YTHON SCRIPTS</w:t>
        </w:r>
      </w:ins>
      <w:bookmarkEnd w:id="2404"/>
    </w:p>
    <w:p w14:paraId="20DD634F" w14:textId="2183FABB" w:rsidR="00BD60EE" w:rsidRPr="00BD60EE" w:rsidRDefault="00BD60EE" w:rsidP="00BD60EE">
      <w:pPr>
        <w:rPr>
          <w:ins w:id="2408" w:author="VOYER Raphael" w:date="2021-07-21T10:21:00Z"/>
          <w:rPrChange w:id="2409" w:author="VOYER Raphael" w:date="2021-07-21T10:21:00Z">
            <w:rPr>
              <w:ins w:id="2410" w:author="VOYER Raphael" w:date="2021-07-21T10:21:00Z"/>
              <w:lang w:val="fr-FR"/>
            </w:rPr>
          </w:rPrChange>
        </w:rPr>
      </w:pPr>
      <w:ins w:id="2411" w:author="VOYER Raphael" w:date="2021-07-21T10:21:00Z">
        <w:r w:rsidRPr="00BD60EE">
          <w:rPr>
            <w:rPrChange w:id="2412" w:author="VOYER Raphael" w:date="2021-07-21T10:21:00Z">
              <w:rPr>
                <w:lang w:val="fr-FR"/>
              </w:rPr>
            </w:rPrChange>
          </w:rPr>
          <w:t xml:space="preserve">The keywords in the logs received from Alcatel </w:t>
        </w:r>
      </w:ins>
      <w:ins w:id="2413" w:author="VOYER Raphael" w:date="2021-07-22T09:26:00Z">
        <w:r w:rsidR="00E61E36" w:rsidRPr="00BD60EE">
          <w:rPr>
            <w:rPrChange w:id="2414" w:author="VOYER Raphael" w:date="2021-07-21T10:21:00Z">
              <w:rPr/>
            </w:rPrChange>
          </w:rPr>
          <w:t>equipment</w:t>
        </w:r>
      </w:ins>
      <w:ins w:id="2415" w:author="VOYER Raphael" w:date="2021-07-21T10:21:00Z">
        <w:r w:rsidRPr="00BD60EE">
          <w:rPr>
            <w:rPrChange w:id="2416" w:author="VOYER Raphael" w:date="2021-07-21T10:21:00Z">
              <w:rPr>
                <w:lang w:val="fr-FR"/>
              </w:rPr>
            </w:rPrChange>
          </w:rPr>
          <w:t xml:space="preserve"> alone are not enough to detect whether this is a real </w:t>
        </w:r>
      </w:ins>
      <w:ins w:id="2417" w:author="VOYER Raphael" w:date="2021-07-22T09:26:00Z">
        <w:r w:rsidR="00E61E36">
          <w:t>network issue</w:t>
        </w:r>
      </w:ins>
      <w:ins w:id="2418" w:author="VOYER Raphael" w:date="2021-07-21T10:21:00Z">
        <w:r w:rsidRPr="00BD60EE">
          <w:rPr>
            <w:rPrChange w:id="2419" w:author="VOYER Raphael" w:date="2021-07-21T10:21:00Z">
              <w:rPr>
                <w:lang w:val="fr-FR"/>
              </w:rPr>
            </w:rPrChange>
          </w:rPr>
          <w:t xml:space="preserve">. </w:t>
        </w:r>
      </w:ins>
    </w:p>
    <w:p w14:paraId="68379554" w14:textId="47A114F4" w:rsidR="00BD60EE" w:rsidRPr="00BD60EE" w:rsidRDefault="00BD60EE" w:rsidP="00BD60EE">
      <w:pPr>
        <w:rPr>
          <w:ins w:id="2420" w:author="VOYER Raphael" w:date="2021-07-21T10:21:00Z"/>
          <w:rPrChange w:id="2421" w:author="VOYER Raphael" w:date="2021-07-21T10:21:00Z">
            <w:rPr>
              <w:ins w:id="2422" w:author="VOYER Raphael" w:date="2021-07-21T10:21:00Z"/>
              <w:lang w:val="fr-FR"/>
            </w:rPr>
          </w:rPrChange>
        </w:rPr>
      </w:pPr>
      <w:ins w:id="2423" w:author="VOYER Raphael" w:date="2021-07-21T10:21:00Z">
        <w:r w:rsidRPr="00BD60EE">
          <w:rPr>
            <w:rPrChange w:id="2424" w:author="VOYER Raphael" w:date="2021-07-21T10:21:00Z">
              <w:rPr>
                <w:lang w:val="fr-FR"/>
              </w:rPr>
            </w:rPrChange>
          </w:rPr>
          <w:t xml:space="preserve">For this </w:t>
        </w:r>
      </w:ins>
      <w:ins w:id="2425" w:author="VOYER Raphael" w:date="2021-07-22T09:26:00Z">
        <w:r w:rsidR="006A6C65" w:rsidRPr="00BD60EE">
          <w:rPr>
            <w:rPrChange w:id="2426" w:author="VOYER Raphael" w:date="2021-07-21T10:21:00Z">
              <w:rPr/>
            </w:rPrChange>
          </w:rPr>
          <w:t>purpose,</w:t>
        </w:r>
      </w:ins>
      <w:ins w:id="2427" w:author="VOYER Raphael" w:date="2021-07-21T10:21:00Z">
        <w:r w:rsidRPr="00BD60EE">
          <w:rPr>
            <w:rPrChange w:id="2428" w:author="VOYER Raphael" w:date="2021-07-21T10:21:00Z">
              <w:rPr>
                <w:lang w:val="fr-FR"/>
              </w:rPr>
            </w:rPrChange>
          </w:rPr>
          <w:t xml:space="preserve"> functions allowing the analysis of the latest logs with the same received keyword is done (on the frequency of received messages, the quantity of received messages and thanks to Timestamps).</w:t>
        </w:r>
      </w:ins>
    </w:p>
    <w:p w14:paraId="3768AA3B" w14:textId="77777777" w:rsidR="00BD60EE" w:rsidRPr="00BD60EE" w:rsidRDefault="00BD60EE" w:rsidP="00BD60EE">
      <w:pPr>
        <w:rPr>
          <w:ins w:id="2429" w:author="VOYER Raphael" w:date="2021-07-21T10:21:00Z"/>
          <w:rPrChange w:id="2430" w:author="VOYER Raphael" w:date="2021-07-21T10:21:00Z">
            <w:rPr>
              <w:ins w:id="2431" w:author="VOYER Raphael" w:date="2021-07-21T10:21:00Z"/>
              <w:lang w:val="fr-FR"/>
            </w:rPr>
          </w:rPrChange>
        </w:rPr>
      </w:pPr>
    </w:p>
    <w:p w14:paraId="52E553D8" w14:textId="455776CB" w:rsidR="00D46475" w:rsidRPr="00BD60EE" w:rsidRDefault="00BD60EE" w:rsidP="00BD60EE">
      <w:pPr>
        <w:rPr>
          <w:ins w:id="2432" w:author="VOYER Raphael" w:date="2021-07-08T09:39:00Z"/>
          <w:rPrChange w:id="2433" w:author="VOYER Raphael" w:date="2021-07-21T10:21:00Z">
            <w:rPr>
              <w:ins w:id="2434" w:author="VOYER Raphael" w:date="2021-07-08T09:39:00Z"/>
              <w:lang w:val="fr-FR"/>
            </w:rPr>
          </w:rPrChange>
        </w:rPr>
      </w:pPr>
      <w:ins w:id="2435" w:author="VOYER Raphael" w:date="2021-07-21T10:21:00Z">
        <w:r w:rsidRPr="00BD60EE">
          <w:rPr>
            <w:rPrChange w:id="2436" w:author="VOYER Raphael" w:date="2021-07-21T10:21:00Z">
              <w:rPr>
                <w:lang w:val="fr-FR"/>
              </w:rPr>
            </w:rPrChange>
          </w:rPr>
          <w:t>The scripts also allow the sending of commands to the equipment, which will allow the resolution of incidents.</w:t>
        </w:r>
      </w:ins>
    </w:p>
    <w:p w14:paraId="0341FED5" w14:textId="0F38D52D" w:rsidR="00D46475" w:rsidRDefault="00D46475" w:rsidP="00D46475">
      <w:pPr>
        <w:pStyle w:val="Titre2"/>
        <w:rPr>
          <w:ins w:id="2437" w:author="VOYER Raphael" w:date="2021-07-08T09:40:00Z"/>
          <w:lang w:val="fr-FR"/>
        </w:rPr>
      </w:pPr>
      <w:bookmarkStart w:id="2438" w:name="_Log_Debug_debug2"/>
      <w:bookmarkEnd w:id="2438"/>
      <w:ins w:id="2439" w:author="VOYER Raphael" w:date="2021-07-08T09:39:00Z">
        <w:r>
          <w:rPr>
            <w:lang w:val="fr-FR"/>
          </w:rPr>
          <w:t xml:space="preserve">Log </w:t>
        </w:r>
        <w:proofErr w:type="spellStart"/>
        <w:r>
          <w:rPr>
            <w:lang w:val="fr-FR"/>
          </w:rPr>
          <w:t>Debug</w:t>
        </w:r>
        <w:proofErr w:type="spellEnd"/>
        <w:r>
          <w:rPr>
            <w:lang w:val="fr-FR"/>
          </w:rPr>
          <w:t xml:space="preserve"> </w:t>
        </w:r>
      </w:ins>
      <w:ins w:id="2440" w:author="VOYER Raphael" w:date="2021-07-08T09:51:00Z">
        <w:r w:rsidR="00E04A84">
          <w:rPr>
            <w:lang w:val="fr-FR"/>
          </w:rPr>
          <w:t>debug2</w:t>
        </w:r>
      </w:ins>
    </w:p>
    <w:p w14:paraId="6E5691E4" w14:textId="32692CD4" w:rsidR="00D46475" w:rsidRDefault="00D46475" w:rsidP="00D46475">
      <w:pPr>
        <w:rPr>
          <w:ins w:id="2441" w:author="VOYER Raphael" w:date="2021-07-08T09:41:00Z"/>
        </w:rPr>
      </w:pPr>
      <w:ins w:id="2442" w:author="VOYER Raphael" w:date="2021-07-08T09:40:00Z">
        <w:r w:rsidRPr="00D46475">
          <w:rPr>
            <w:rPrChange w:id="2443" w:author="VOYER Raphael" w:date="2021-07-08T09:40:00Z">
              <w:rPr>
                <w:lang w:val="fr-FR"/>
              </w:rPr>
            </w:rPrChange>
          </w:rPr>
          <w:t>Name : support_switch_debugging.py</w:t>
        </w:r>
        <w:r>
          <w:t xml:space="preserve"> </w:t>
        </w:r>
      </w:ins>
    </w:p>
    <w:p w14:paraId="549D1231" w14:textId="0FB209CD" w:rsidR="00D46475" w:rsidRDefault="00D46475">
      <w:pPr>
        <w:rPr>
          <w:ins w:id="2444" w:author="VOYER Raphael" w:date="2021-07-08T09:52:00Z"/>
        </w:rPr>
      </w:pPr>
      <w:proofErr w:type="spellStart"/>
      <w:ins w:id="2445" w:author="VOYER Raphael" w:date="2021-07-08T09:41:00Z">
        <w:r>
          <w:t>Rsyslog</w:t>
        </w:r>
        <w:proofErr w:type="spellEnd"/>
        <w:r>
          <w:t xml:space="preserve"> Trigger:</w:t>
        </w:r>
      </w:ins>
      <w:ins w:id="2446" w:author="VOYER Raphael" w:date="2021-07-08T09:52:00Z">
        <w:r w:rsidR="00E04A84">
          <w:t xml:space="preserve"> </w:t>
        </w:r>
      </w:ins>
      <w:ins w:id="2447" w:author="VOYER Raphael" w:date="2021-07-08T10:15:00Z">
        <w:r w:rsidR="00DB6E83">
          <w:t>‘</w:t>
        </w:r>
      </w:ins>
      <w:ins w:id="2448" w:author="VOYER Raphael" w:date="2021-07-08T09:52:00Z">
        <w:r w:rsidR="00E04A84">
          <w:t>Buffer list is empty</w:t>
        </w:r>
      </w:ins>
      <w:ins w:id="2449" w:author="VOYER Raphael" w:date="2021-07-08T10:15:00Z">
        <w:r w:rsidR="00DB6E83">
          <w:t>’</w:t>
        </w:r>
      </w:ins>
    </w:p>
    <w:p w14:paraId="568ED749" w14:textId="62A20806" w:rsidR="00E04A84" w:rsidRDefault="00E04A84">
      <w:pPr>
        <w:rPr>
          <w:ins w:id="2450" w:author="VOYER Raphael" w:date="2021-07-08T09:52:00Z"/>
        </w:rPr>
      </w:pPr>
      <w:ins w:id="2451" w:author="VOYER Raphael" w:date="2021-07-08T09:52:00Z">
        <w:r>
          <w:t xml:space="preserve">Last log file : </w:t>
        </w:r>
        <w:proofErr w:type="spellStart"/>
        <w:r>
          <w:t>lastlog.json</w:t>
        </w:r>
        <w:proofErr w:type="spellEnd"/>
      </w:ins>
    </w:p>
    <w:p w14:paraId="7D1ACA1C" w14:textId="0567398C" w:rsidR="00E04A84" w:rsidRDefault="00E04A84">
      <w:pPr>
        <w:rPr>
          <w:ins w:id="2452" w:author="VOYER Raphael" w:date="2021-07-08T09:52:00Z"/>
        </w:rPr>
      </w:pPr>
      <w:ins w:id="2453" w:author="VOYER Raphael" w:date="2021-07-08T09:52:00Z">
        <w:r>
          <w:t xml:space="preserve">Log example: </w:t>
        </w:r>
      </w:ins>
    </w:p>
    <w:p w14:paraId="641754A6" w14:textId="6D131490" w:rsidR="005A6A4C" w:rsidRDefault="005A6A4C">
      <w:pPr>
        <w:rPr>
          <w:ins w:id="2454" w:author="VOYER Raphael" w:date="2021-07-08T10:21:00Z"/>
          <w:i/>
          <w:iCs/>
        </w:rPr>
      </w:pPr>
      <w:ins w:id="2455" w:author="VOYER Raphael" w:date="2021-07-08T09:52:00Z">
        <w:r w:rsidRPr="00FD54DB">
          <w:rPr>
            <w:i/>
            <w:iCs/>
            <w:rPrChange w:id="2456" w:author="VOYER Raphael" w:date="2021-07-08T10:04:00Z">
              <w:rPr/>
            </w:rPrChange>
          </w:rPr>
          <w:t>{"@timestamp":"2021-06-07T10:03:49+02:00","type":"syslog_json","relayip":"10.130.7.251","hostname":"os6860e-core1","message":"&lt;131&gt;Jun  7 10:03</w:t>
        </w:r>
        <w:r w:rsidRPr="005A6A4C">
          <w:t>:</w:t>
        </w:r>
        <w:r w:rsidRPr="00FD54DB">
          <w:rPr>
            <w:i/>
            <w:iCs/>
            <w:rPrChange w:id="2457" w:author="VOYER Raphael" w:date="2021-07-08T10:04:00Z">
              <w:rPr/>
            </w:rPrChange>
          </w:rPr>
          <w:t xml:space="preserve">49 OS6860E-Core1 </w:t>
        </w:r>
        <w:proofErr w:type="spellStart"/>
        <w:r w:rsidRPr="00FD54DB">
          <w:rPr>
            <w:i/>
            <w:iCs/>
            <w:rPrChange w:id="2458" w:author="VOYER Raphael" w:date="2021-07-08T10:04:00Z">
              <w:rPr/>
            </w:rPrChange>
          </w:rPr>
          <w:t>swlogd</w:t>
        </w:r>
        <w:proofErr w:type="spellEnd"/>
        <w:r w:rsidRPr="00FD54DB">
          <w:rPr>
            <w:i/>
            <w:iCs/>
            <w:rPrChange w:id="2459" w:author="VOYER Raphael" w:date="2021-07-08T10:04:00Z">
              <w:rPr/>
            </w:rPrChange>
          </w:rPr>
          <w:t xml:space="preserve"> </w:t>
        </w:r>
        <w:proofErr w:type="spellStart"/>
        <w:r w:rsidRPr="00FD54DB">
          <w:rPr>
            <w:i/>
            <w:iCs/>
            <w:rPrChange w:id="2460" w:author="VOYER Raphael" w:date="2021-07-08T10:04:00Z">
              <w:rPr/>
            </w:rPrChange>
          </w:rPr>
          <w:t>bcmd</w:t>
        </w:r>
        <w:proofErr w:type="spellEnd"/>
        <w:r w:rsidRPr="00FD54DB">
          <w:rPr>
            <w:i/>
            <w:iCs/>
            <w:rPrChange w:id="2461" w:author="VOYER Raphael" w:date="2021-07-08T10:04:00Z">
              <w:rPr/>
            </w:rPrChange>
          </w:rPr>
          <w:t xml:space="preserve"> </w:t>
        </w:r>
        <w:proofErr w:type="spellStart"/>
        <w:r w:rsidRPr="00FD54DB">
          <w:rPr>
            <w:i/>
            <w:iCs/>
            <w:rPrChange w:id="2462" w:author="VOYER Raphael" w:date="2021-07-08T10:04:00Z">
              <w:rPr/>
            </w:rPrChange>
          </w:rPr>
          <w:t>rpcs</w:t>
        </w:r>
        <w:proofErr w:type="spellEnd"/>
        <w:r w:rsidRPr="00FD54DB">
          <w:rPr>
            <w:i/>
            <w:iCs/>
            <w:rPrChange w:id="2463" w:author="VOYER Raphael" w:date="2021-07-08T10:04:00Z">
              <w:rPr/>
            </w:rPrChange>
          </w:rPr>
          <w:t xml:space="preserve"> ERR: rpcUtilBufListGet:155</w:t>
        </w:r>
        <w:r w:rsidRPr="005A6A4C">
          <w:t xml:space="preserve"> </w:t>
        </w:r>
        <w:r w:rsidRPr="00FD54DB">
          <w:rPr>
            <w:i/>
            <w:iCs/>
            <w:rPrChange w:id="2464" w:author="VOYER Raphael" w:date="2021-07-08T10:03:00Z">
              <w:rPr/>
            </w:rPrChange>
          </w:rPr>
          <w:t>Buffer list is empty","</w:t>
        </w:r>
        <w:proofErr w:type="spellStart"/>
        <w:r w:rsidRPr="00FD54DB">
          <w:rPr>
            <w:i/>
            <w:iCs/>
            <w:rPrChange w:id="2465" w:author="VOYER Raphael" w:date="2021-07-08T10:03:00Z">
              <w:rPr/>
            </w:rPrChange>
          </w:rPr>
          <w:t>end_msg</w:t>
        </w:r>
        <w:proofErr w:type="spellEnd"/>
        <w:r w:rsidRPr="00FD54DB">
          <w:rPr>
            <w:i/>
            <w:iCs/>
            <w:rPrChange w:id="2466" w:author="VOYER Raphael" w:date="2021-07-08T10:03:00Z">
              <w:rPr/>
            </w:rPrChange>
          </w:rPr>
          <w:t>":""}</w:t>
        </w:r>
      </w:ins>
    </w:p>
    <w:p w14:paraId="1008B813" w14:textId="77777777" w:rsidR="00186F98" w:rsidRDefault="00186F98">
      <w:pPr>
        <w:rPr>
          <w:ins w:id="2467" w:author="VOYER Raphael" w:date="2021-07-08T09:52:00Z"/>
        </w:rPr>
      </w:pPr>
    </w:p>
    <w:p w14:paraId="7D11913A" w14:textId="2F33A0A6" w:rsidR="00186F98" w:rsidRDefault="00186F98" w:rsidP="00186F98">
      <w:pPr>
        <w:rPr>
          <w:ins w:id="2468" w:author="VOYER Raphael" w:date="2021-07-08T10:23:00Z"/>
        </w:rPr>
      </w:pPr>
      <w:ins w:id="2469" w:author="VOYER Raphael" w:date="2021-07-08T10:21:00Z">
        <w:r w:rsidRPr="003F285E">
          <w:t>The purpose of this script is to enable debugging</w:t>
        </w:r>
        <w:r>
          <w:t xml:space="preserve">. Indeed, if the debug mode is  set on ‘info’. All log received on the server log will be Buffer is not empty. To get the log with more detail on our server log we need to enter </w:t>
        </w:r>
      </w:ins>
      <w:ins w:id="2470" w:author="VOYER Raphael" w:date="2021-07-08T10:22:00Z">
        <w:r>
          <w:t>the switch in debug2 mode.</w:t>
        </w:r>
      </w:ins>
    </w:p>
    <w:p w14:paraId="6AA6DE43" w14:textId="77777777" w:rsidR="00186F98" w:rsidRDefault="00186F98" w:rsidP="00186F98">
      <w:pPr>
        <w:rPr>
          <w:ins w:id="2471" w:author="VOYER Raphael" w:date="2021-07-08T10:21:00Z"/>
        </w:rPr>
      </w:pPr>
    </w:p>
    <w:p w14:paraId="25FD611F" w14:textId="36D7953D" w:rsidR="00186F98" w:rsidRPr="003F285E" w:rsidRDefault="00186F98" w:rsidP="00186F98">
      <w:pPr>
        <w:rPr>
          <w:ins w:id="2472" w:author="VOYER Raphael" w:date="2021-07-08T10:21:00Z"/>
        </w:rPr>
      </w:pPr>
      <w:ins w:id="2473" w:author="VOYER Raphael" w:date="2021-07-08T10:21:00Z">
        <w:r>
          <w:t xml:space="preserve">To do that we use the </w:t>
        </w:r>
        <w:proofErr w:type="spellStart"/>
        <w:r w:rsidRPr="003F285E">
          <w:t>enable_debugging</w:t>
        </w:r>
        <w:proofErr w:type="spellEnd"/>
        <w:r>
          <w:t xml:space="preserve"> function which uses </w:t>
        </w:r>
        <w:proofErr w:type="spellStart"/>
        <w:r>
          <w:t>sshpass</w:t>
        </w:r>
        <w:proofErr w:type="spellEnd"/>
        <w:r>
          <w:t xml:space="preserve"> to enter the command on the switch. </w:t>
        </w:r>
      </w:ins>
    </w:p>
    <w:p w14:paraId="21A1C376" w14:textId="68666820" w:rsidR="00E04A84" w:rsidRDefault="00E04A84">
      <w:pPr>
        <w:rPr>
          <w:ins w:id="2474" w:author="VOYER Raphael" w:date="2021-07-08T10:01:00Z"/>
        </w:rPr>
      </w:pPr>
    </w:p>
    <w:p w14:paraId="3BB58CEF" w14:textId="437A6E4E" w:rsidR="00A84595" w:rsidRDefault="00A84595">
      <w:pPr>
        <w:rPr>
          <w:ins w:id="2475" w:author="VOYER Raphael" w:date="2021-07-08T10:23:00Z"/>
        </w:rPr>
      </w:pPr>
      <w:ins w:id="2476" w:author="VOYER Raphael" w:date="2021-07-08T10:01:00Z">
        <w:r>
          <w:t>When the scr</w:t>
        </w:r>
      </w:ins>
      <w:ins w:id="2477" w:author="VOYER Raphael" w:date="2021-07-08T10:02:00Z">
        <w:r>
          <w:t>i</w:t>
        </w:r>
      </w:ins>
      <w:ins w:id="2478" w:author="VOYER Raphael" w:date="2021-07-08T10:01:00Z">
        <w:r>
          <w:t xml:space="preserve">pt is executed, </w:t>
        </w:r>
      </w:ins>
      <w:ins w:id="2479" w:author="VOYER Raphael" w:date="2021-07-08T10:02:00Z">
        <w:r>
          <w:t xml:space="preserve">a </w:t>
        </w:r>
        <w:proofErr w:type="spellStart"/>
        <w:r>
          <w:t>ssh</w:t>
        </w:r>
        <w:proofErr w:type="spellEnd"/>
        <w:r>
          <w:t xml:space="preserve"> command </w:t>
        </w:r>
      </w:ins>
      <w:ins w:id="2480" w:author="VOYER Raphael" w:date="2021-07-08T10:03:00Z">
        <w:r w:rsidR="00EF2679">
          <w:t>“</w:t>
        </w:r>
      </w:ins>
      <w:proofErr w:type="spellStart"/>
      <w:ins w:id="2481" w:author="VOYER Raphael" w:date="2021-07-08T10:02:00Z">
        <w:r w:rsidRPr="00FD54DB">
          <w:rPr>
            <w:i/>
            <w:iCs/>
            <w:rPrChange w:id="2482" w:author="VOYER Raphael" w:date="2021-07-08T10:03:00Z">
              <w:rPr/>
            </w:rPrChange>
          </w:rPr>
          <w:t>swlog</w:t>
        </w:r>
        <w:proofErr w:type="spellEnd"/>
        <w:r w:rsidRPr="00FD54DB">
          <w:rPr>
            <w:i/>
            <w:iCs/>
            <w:rPrChange w:id="2483" w:author="VOYER Raphael" w:date="2021-07-08T10:03:00Z">
              <w:rPr/>
            </w:rPrChange>
          </w:rPr>
          <w:t xml:space="preserve"> </w:t>
        </w:r>
        <w:proofErr w:type="spellStart"/>
        <w:r w:rsidRPr="00FD54DB">
          <w:rPr>
            <w:i/>
            <w:iCs/>
            <w:rPrChange w:id="2484" w:author="VOYER Raphael" w:date="2021-07-08T10:03:00Z">
              <w:rPr/>
            </w:rPrChange>
          </w:rPr>
          <w:t>appid</w:t>
        </w:r>
        <w:proofErr w:type="spellEnd"/>
        <w:r w:rsidRPr="00FD54DB">
          <w:rPr>
            <w:i/>
            <w:iCs/>
            <w:rPrChange w:id="2485" w:author="VOYER Raphael" w:date="2021-07-08T10:03:00Z">
              <w:rPr/>
            </w:rPrChange>
          </w:rPr>
          <w:t xml:space="preserve"> </w:t>
        </w:r>
        <w:proofErr w:type="spellStart"/>
        <w:r w:rsidRPr="00FD54DB">
          <w:rPr>
            <w:i/>
            <w:iCs/>
            <w:rPrChange w:id="2486" w:author="VOYER Raphael" w:date="2021-07-08T10:03:00Z">
              <w:rPr/>
            </w:rPrChange>
          </w:rPr>
          <w:t>bcmd</w:t>
        </w:r>
        <w:proofErr w:type="spellEnd"/>
        <w:r w:rsidRPr="00FD54DB">
          <w:rPr>
            <w:i/>
            <w:iCs/>
            <w:rPrChange w:id="2487" w:author="VOYER Raphael" w:date="2021-07-08T10:03:00Z">
              <w:rPr/>
            </w:rPrChange>
          </w:rPr>
          <w:t xml:space="preserve"> </w:t>
        </w:r>
        <w:proofErr w:type="spellStart"/>
        <w:r w:rsidRPr="00FD54DB">
          <w:rPr>
            <w:i/>
            <w:iCs/>
            <w:rPrChange w:id="2488" w:author="VOYER Raphael" w:date="2021-07-08T10:03:00Z">
              <w:rPr/>
            </w:rPrChange>
          </w:rPr>
          <w:t>subapp</w:t>
        </w:r>
        <w:proofErr w:type="spellEnd"/>
        <w:r w:rsidRPr="00FD54DB">
          <w:rPr>
            <w:i/>
            <w:iCs/>
            <w:rPrChange w:id="2489" w:author="VOYER Raphael" w:date="2021-07-08T10:03:00Z">
              <w:rPr/>
            </w:rPrChange>
          </w:rPr>
          <w:t xml:space="preserve"> 3 level debug2</w:t>
        </w:r>
      </w:ins>
      <w:ins w:id="2490" w:author="VOYER Raphael" w:date="2021-07-08T10:03:00Z">
        <w:r w:rsidR="00EF2679">
          <w:t>”</w:t>
        </w:r>
      </w:ins>
      <w:ins w:id="2491" w:author="VOYER Raphael" w:date="2021-07-08T10:02:00Z">
        <w:r>
          <w:t xml:space="preserve"> is send to the device which sent the log</w:t>
        </w:r>
      </w:ins>
      <w:ins w:id="2492" w:author="VOYER Raphael" w:date="2021-07-08T10:03:00Z">
        <w:r w:rsidR="00EF2679">
          <w:t>.</w:t>
        </w:r>
      </w:ins>
    </w:p>
    <w:p w14:paraId="4AE68EEF" w14:textId="77777777" w:rsidR="004763C2" w:rsidRDefault="004763C2">
      <w:pPr>
        <w:rPr>
          <w:ins w:id="2493" w:author="VOYER Raphael" w:date="2021-07-08T10:04:00Z"/>
        </w:rPr>
      </w:pPr>
    </w:p>
    <w:p w14:paraId="67860633" w14:textId="3032E5AB" w:rsidR="0071379D" w:rsidRDefault="0071379D">
      <w:pPr>
        <w:rPr>
          <w:ins w:id="2494" w:author="VOYER Raphael" w:date="2021-07-08T10:22:00Z"/>
        </w:rPr>
      </w:pPr>
      <w:ins w:id="2495" w:author="VOYER Raphael" w:date="2021-07-08T10:04:00Z">
        <w:r>
          <w:t>This commends permit the reception o</w:t>
        </w:r>
      </w:ins>
      <w:ins w:id="2496" w:author="VOYER Raphael" w:date="2021-07-08T10:23:00Z">
        <w:r w:rsidR="004763C2">
          <w:t>f</w:t>
        </w:r>
      </w:ins>
      <w:ins w:id="2497" w:author="VOYER Raphael" w:date="2021-07-08T10:04:00Z">
        <w:r>
          <w:t xml:space="preserve"> more details logs, then the </w:t>
        </w:r>
        <w:proofErr w:type="spellStart"/>
        <w:r>
          <w:t>rsyslog</w:t>
        </w:r>
        <w:proofErr w:type="spellEnd"/>
        <w:r>
          <w:t xml:space="preserve"> can detect which c</w:t>
        </w:r>
      </w:ins>
      <w:ins w:id="2498" w:author="VOYER Raphael" w:date="2021-07-08T10:05:00Z">
        <w:r>
          <w:t>ase are responsible of these logs.</w:t>
        </w:r>
      </w:ins>
    </w:p>
    <w:p w14:paraId="128D6926" w14:textId="77777777" w:rsidR="00186F98" w:rsidRDefault="00186F98">
      <w:pPr>
        <w:rPr>
          <w:ins w:id="2499" w:author="VOYER Raphael" w:date="2021-07-08T10:22:00Z"/>
        </w:rPr>
      </w:pPr>
    </w:p>
    <w:p w14:paraId="5B459101" w14:textId="77777777" w:rsidR="00186F98" w:rsidRDefault="00186F98" w:rsidP="00186F98">
      <w:pPr>
        <w:rPr>
          <w:ins w:id="2500" w:author="VOYER Raphael" w:date="2021-07-08T10:22:00Z"/>
        </w:rPr>
      </w:pPr>
      <w:ins w:id="2501" w:author="VOYER Raphael" w:date="2021-07-08T10:22:00Z">
        <w:r>
          <w:t xml:space="preserve">After the switch is in debug mode, the script clears the log file </w:t>
        </w:r>
        <w:proofErr w:type="spellStart"/>
        <w:r>
          <w:t>lastlog.json</w:t>
        </w:r>
        <w:proofErr w:type="spellEnd"/>
        <w:r>
          <w:t>.</w:t>
        </w:r>
      </w:ins>
    </w:p>
    <w:p w14:paraId="2EE67C91" w14:textId="77777777" w:rsidR="00186F98" w:rsidRDefault="00186F98">
      <w:pPr>
        <w:rPr>
          <w:ins w:id="2502" w:author="VOYER Raphael" w:date="2021-07-08T10:05:00Z"/>
        </w:rPr>
      </w:pPr>
    </w:p>
    <w:p w14:paraId="24713D11" w14:textId="0897B183" w:rsidR="00EB29EB" w:rsidRDefault="00EB29EB">
      <w:pPr>
        <w:rPr>
          <w:ins w:id="2503" w:author="VOYER Raphael" w:date="2021-07-08T10:13:00Z"/>
        </w:rPr>
      </w:pPr>
    </w:p>
    <w:p w14:paraId="0FF3A3AD" w14:textId="37D68D91" w:rsidR="00EB29EB" w:rsidRDefault="00EB29EB" w:rsidP="00EB29EB">
      <w:pPr>
        <w:pStyle w:val="Titre2"/>
        <w:rPr>
          <w:ins w:id="2504" w:author="VOYER Raphael" w:date="2021-07-08T10:13:00Z"/>
          <w:lang w:val="fr-FR"/>
        </w:rPr>
      </w:pPr>
      <w:ins w:id="2505" w:author="VOYER Raphael" w:date="2021-07-08T10:13:00Z">
        <w:r>
          <w:rPr>
            <w:lang w:val="fr-FR"/>
          </w:rPr>
          <w:t xml:space="preserve">Log </w:t>
        </w:r>
        <w:proofErr w:type="spellStart"/>
        <w:r>
          <w:rPr>
            <w:lang w:val="fr-FR"/>
          </w:rPr>
          <w:t>Debug</w:t>
        </w:r>
        <w:proofErr w:type="spellEnd"/>
        <w:r>
          <w:rPr>
            <w:lang w:val="fr-FR"/>
          </w:rPr>
          <w:t xml:space="preserve"> debug3</w:t>
        </w:r>
      </w:ins>
    </w:p>
    <w:p w14:paraId="3E81ADC1" w14:textId="77777777" w:rsidR="00EB29EB" w:rsidRDefault="00EB29EB">
      <w:pPr>
        <w:rPr>
          <w:ins w:id="2506" w:author="VOYER Raphael" w:date="2021-07-08T10:05:00Z"/>
        </w:rPr>
      </w:pPr>
    </w:p>
    <w:p w14:paraId="0BADDF1E" w14:textId="25801147" w:rsidR="00EB29EB" w:rsidRDefault="00EB29EB" w:rsidP="00EB29EB">
      <w:pPr>
        <w:rPr>
          <w:ins w:id="2507" w:author="VOYER Raphael" w:date="2021-07-08T10:05:00Z"/>
        </w:rPr>
      </w:pPr>
      <w:ins w:id="2508" w:author="VOYER Raphael" w:date="2021-07-08T10:05:00Z">
        <w:r w:rsidRPr="00575DEA">
          <w:t>Name : support_switch_debugging</w:t>
        </w:r>
      </w:ins>
      <w:ins w:id="2509" w:author="VOYER Raphael" w:date="2021-07-08T10:08:00Z">
        <w:r>
          <w:t>_ddos</w:t>
        </w:r>
      </w:ins>
      <w:ins w:id="2510" w:author="VOYER Raphael" w:date="2021-07-08T10:05:00Z">
        <w:r w:rsidRPr="00575DEA">
          <w:t>.py</w:t>
        </w:r>
        <w:r>
          <w:t xml:space="preserve"> </w:t>
        </w:r>
      </w:ins>
    </w:p>
    <w:p w14:paraId="28553B12" w14:textId="61D673DD" w:rsidR="00EB29EB" w:rsidRDefault="00EB29EB" w:rsidP="00EB29EB">
      <w:pPr>
        <w:rPr>
          <w:ins w:id="2511" w:author="VOYER Raphael" w:date="2021-07-08T10:05:00Z"/>
        </w:rPr>
      </w:pPr>
      <w:proofErr w:type="spellStart"/>
      <w:ins w:id="2512" w:author="VOYER Raphael" w:date="2021-07-08T10:05:00Z">
        <w:r>
          <w:t>Rsyslog</w:t>
        </w:r>
        <w:proofErr w:type="spellEnd"/>
        <w:r>
          <w:t xml:space="preserve"> Trigger: </w:t>
        </w:r>
      </w:ins>
      <w:ins w:id="2513" w:author="VOYER Raphael" w:date="2021-07-08T10:16:00Z">
        <w:r w:rsidR="00DB6E83">
          <w:t>‘</w:t>
        </w:r>
      </w:ins>
      <w:ins w:id="2514" w:author="VOYER Raphael" w:date="2021-07-08T10:09:00Z">
        <w:r w:rsidRPr="00EB29EB">
          <w:t>Denial of Service attack detected: &lt;port-scan&gt;</w:t>
        </w:r>
      </w:ins>
      <w:ins w:id="2515" w:author="VOYER Raphael" w:date="2021-07-08T10:16:00Z">
        <w:r w:rsidR="00DB6E83">
          <w:t>’</w:t>
        </w:r>
      </w:ins>
    </w:p>
    <w:p w14:paraId="68C7EBB7" w14:textId="3E243279" w:rsidR="00EB29EB" w:rsidRDefault="00EB29EB" w:rsidP="00EB29EB">
      <w:pPr>
        <w:rPr>
          <w:ins w:id="2516" w:author="VOYER Raphael" w:date="2021-07-08T10:10:00Z"/>
        </w:rPr>
      </w:pPr>
      <w:ins w:id="2517" w:author="VOYER Raphael" w:date="2021-07-08T10:05:00Z">
        <w:r>
          <w:t xml:space="preserve">Last log file : </w:t>
        </w:r>
        <w:proofErr w:type="spellStart"/>
        <w:r>
          <w:t>lastlog</w:t>
        </w:r>
      </w:ins>
      <w:ins w:id="2518" w:author="VOYER Raphael" w:date="2021-07-08T10:08:00Z">
        <w:r>
          <w:t>_ddos</w:t>
        </w:r>
      </w:ins>
      <w:ins w:id="2519" w:author="VOYER Raphael" w:date="2021-07-08T10:05:00Z">
        <w:r>
          <w:t>.json</w:t>
        </w:r>
      </w:ins>
      <w:proofErr w:type="spellEnd"/>
    </w:p>
    <w:p w14:paraId="0DB12700" w14:textId="43B03E58" w:rsidR="00EB29EB" w:rsidRDefault="00EB29EB" w:rsidP="00EB29EB">
      <w:pPr>
        <w:rPr>
          <w:ins w:id="2520" w:author="VOYER Raphael" w:date="2021-07-08T10:10:00Z"/>
        </w:rPr>
      </w:pPr>
      <w:ins w:id="2521" w:author="VOYER Raphael" w:date="2021-07-08T10:10:00Z">
        <w:r>
          <w:t>Log example:</w:t>
        </w:r>
      </w:ins>
    </w:p>
    <w:p w14:paraId="5B547BA7" w14:textId="77777777" w:rsidR="00EB29EB" w:rsidRDefault="00EB29EB" w:rsidP="00EB29EB">
      <w:pPr>
        <w:rPr>
          <w:ins w:id="2522" w:author="VOYER Raphael" w:date="2021-07-08T10:08:00Z"/>
        </w:rPr>
      </w:pPr>
    </w:p>
    <w:p w14:paraId="621BD2FA" w14:textId="77777777" w:rsidR="00EB29EB" w:rsidRDefault="00EB29EB" w:rsidP="00EB29EB">
      <w:pPr>
        <w:rPr>
          <w:ins w:id="2523" w:author="VOYER Raphael" w:date="2021-07-08T10:09:00Z"/>
        </w:rPr>
      </w:pPr>
    </w:p>
    <w:p w14:paraId="22E340B6" w14:textId="54B851BA" w:rsidR="00EB29EB" w:rsidRPr="00EB29EB" w:rsidRDefault="00EB29EB" w:rsidP="00EB29EB">
      <w:pPr>
        <w:rPr>
          <w:ins w:id="2524" w:author="VOYER Raphael" w:date="2021-07-08T10:09:00Z"/>
          <w:i/>
          <w:iCs/>
          <w:rPrChange w:id="2525" w:author="VOYER Raphael" w:date="2021-07-08T10:09:00Z">
            <w:rPr>
              <w:ins w:id="2526" w:author="VOYER Raphael" w:date="2021-07-08T10:09:00Z"/>
            </w:rPr>
          </w:rPrChange>
        </w:rPr>
      </w:pPr>
      <w:ins w:id="2527" w:author="VOYER Raphael" w:date="2021-07-08T10:09:00Z">
        <w:r>
          <w:t xml:space="preserve">When the script is executed, a </w:t>
        </w:r>
        <w:proofErr w:type="spellStart"/>
        <w:r>
          <w:t>ssh</w:t>
        </w:r>
        <w:proofErr w:type="spellEnd"/>
        <w:r>
          <w:t xml:space="preserve"> command “</w:t>
        </w:r>
        <w:proofErr w:type="spellStart"/>
        <w:r w:rsidRPr="00EB29EB">
          <w:rPr>
            <w:i/>
            <w:iCs/>
            <w:rPrChange w:id="2528" w:author="VOYER Raphael" w:date="2021-07-08T10:09:00Z">
              <w:rPr/>
            </w:rPrChange>
          </w:rPr>
          <w:t>swlog</w:t>
        </w:r>
        <w:proofErr w:type="spellEnd"/>
        <w:r w:rsidRPr="00EB29EB">
          <w:rPr>
            <w:i/>
            <w:iCs/>
            <w:rPrChange w:id="2529" w:author="VOYER Raphael" w:date="2021-07-08T10:09:00Z">
              <w:rPr/>
            </w:rPrChange>
          </w:rPr>
          <w:t xml:space="preserve"> </w:t>
        </w:r>
        <w:proofErr w:type="spellStart"/>
        <w:r w:rsidRPr="00EB29EB">
          <w:rPr>
            <w:i/>
            <w:iCs/>
            <w:rPrChange w:id="2530" w:author="VOYER Raphael" w:date="2021-07-08T10:09:00Z">
              <w:rPr/>
            </w:rPrChange>
          </w:rPr>
          <w:t>appid</w:t>
        </w:r>
        <w:proofErr w:type="spellEnd"/>
        <w:r w:rsidRPr="00EB29EB">
          <w:rPr>
            <w:i/>
            <w:iCs/>
            <w:rPrChange w:id="2531" w:author="VOYER Raphael" w:date="2021-07-08T10:09:00Z">
              <w:rPr/>
            </w:rPrChange>
          </w:rPr>
          <w:t xml:space="preserve"> ipv4 </w:t>
        </w:r>
        <w:proofErr w:type="spellStart"/>
        <w:r w:rsidRPr="00EB29EB">
          <w:rPr>
            <w:i/>
            <w:iCs/>
            <w:rPrChange w:id="2532" w:author="VOYER Raphael" w:date="2021-07-08T10:09:00Z">
              <w:rPr/>
            </w:rPrChange>
          </w:rPr>
          <w:t>subapp</w:t>
        </w:r>
        <w:proofErr w:type="spellEnd"/>
        <w:r w:rsidRPr="00EB29EB">
          <w:rPr>
            <w:i/>
            <w:iCs/>
            <w:rPrChange w:id="2533" w:author="VOYER Raphael" w:date="2021-07-08T10:09:00Z">
              <w:rPr/>
            </w:rPrChange>
          </w:rPr>
          <w:t xml:space="preserve"> all level debug3</w:t>
        </w:r>
        <w:r>
          <w:t>” is send to the device which sent the log.</w:t>
        </w:r>
      </w:ins>
    </w:p>
    <w:p w14:paraId="033639BF" w14:textId="77777777" w:rsidR="00EB29EB" w:rsidRDefault="00EB29EB" w:rsidP="00EB29EB">
      <w:pPr>
        <w:rPr>
          <w:ins w:id="2534" w:author="VOYER Raphael" w:date="2021-07-08T10:09:00Z"/>
        </w:rPr>
      </w:pPr>
    </w:p>
    <w:p w14:paraId="52520DA2" w14:textId="468005FF" w:rsidR="00EB29EB" w:rsidRDefault="00EB29EB" w:rsidP="00EB29EB">
      <w:pPr>
        <w:rPr>
          <w:ins w:id="2535" w:author="VOYER Raphael" w:date="2021-07-08T10:09:00Z"/>
        </w:rPr>
      </w:pPr>
      <w:ins w:id="2536" w:author="VOYER Raphael" w:date="2021-07-08T10:09:00Z">
        <w:r>
          <w:t>This commends permit the reception o</w:t>
        </w:r>
      </w:ins>
      <w:ins w:id="2537" w:author="VOYER Raphael" w:date="2021-07-08T10:23:00Z">
        <w:r w:rsidR="00CA1DE8">
          <w:t>f</w:t>
        </w:r>
      </w:ins>
      <w:ins w:id="2538" w:author="VOYER Raphael" w:date="2021-07-08T10:09:00Z">
        <w:r>
          <w:t xml:space="preserve"> more details logs, then the </w:t>
        </w:r>
        <w:proofErr w:type="spellStart"/>
        <w:r>
          <w:t>rsyslog</w:t>
        </w:r>
        <w:proofErr w:type="spellEnd"/>
        <w:r>
          <w:t xml:space="preserve"> can detect which case are responsible of these logs.</w:t>
        </w:r>
      </w:ins>
    </w:p>
    <w:p w14:paraId="394B9015" w14:textId="77777777" w:rsidR="00EB29EB" w:rsidRDefault="00EB29EB" w:rsidP="00EB29EB">
      <w:pPr>
        <w:rPr>
          <w:ins w:id="2539" w:author="VOYER Raphael" w:date="2021-07-08T10:05:00Z"/>
        </w:rPr>
      </w:pPr>
    </w:p>
    <w:p w14:paraId="6D68DB6C" w14:textId="2247C7EF" w:rsidR="00EB29EB" w:rsidRDefault="00EB29EB">
      <w:pPr>
        <w:rPr>
          <w:ins w:id="2540" w:author="VOYER Raphael" w:date="2021-07-08T10:05:00Z"/>
        </w:rPr>
      </w:pPr>
    </w:p>
    <w:p w14:paraId="63F5A5F3" w14:textId="77777777" w:rsidR="00384699" w:rsidRDefault="00384699" w:rsidP="00384699">
      <w:pPr>
        <w:pStyle w:val="Titre2"/>
        <w:rPr>
          <w:ins w:id="2541" w:author="VOYER Raphael" w:date="2021-07-07T14:52:00Z"/>
        </w:rPr>
      </w:pPr>
      <w:bookmarkStart w:id="2542" w:name="_L2_Loop_Script"/>
      <w:bookmarkStart w:id="2543" w:name="_Toc76555088"/>
      <w:bookmarkEnd w:id="2542"/>
      <w:ins w:id="2544" w:author="VOYER Raphael" w:date="2021-06-16T11:40:00Z">
        <w:r>
          <w:t>L2 Loop</w:t>
        </w:r>
      </w:ins>
      <w:ins w:id="2545" w:author="VOYER Raphael" w:date="2021-06-16T11:50:00Z">
        <w:r w:rsidR="00E11907">
          <w:t xml:space="preserve"> Script</w:t>
        </w:r>
      </w:ins>
      <w:bookmarkEnd w:id="2543"/>
    </w:p>
    <w:p w14:paraId="61EC4380" w14:textId="0E1B6256" w:rsidR="005F7361" w:rsidRDefault="005F7361" w:rsidP="005F7361">
      <w:pPr>
        <w:rPr>
          <w:ins w:id="2546" w:author="VOYER Raphael" w:date="2021-07-08T09:41:00Z"/>
        </w:rPr>
      </w:pPr>
      <w:ins w:id="2547" w:author="VOYER Raphael" w:date="2021-07-07T14:52:00Z">
        <w:r>
          <w:t>Name: support_switch_port_disable.py</w:t>
        </w:r>
      </w:ins>
    </w:p>
    <w:p w14:paraId="2A0D4372" w14:textId="04C4B01D" w:rsidR="00D46475" w:rsidRDefault="00D46475" w:rsidP="00D46475">
      <w:pPr>
        <w:rPr>
          <w:ins w:id="2548" w:author="VOYER Raphael" w:date="2021-07-08T11:46:00Z"/>
        </w:rPr>
      </w:pPr>
      <w:proofErr w:type="spellStart"/>
      <w:ins w:id="2549" w:author="VOYER Raphael" w:date="2021-07-08T09:41:00Z">
        <w:r>
          <w:t>Rsyslog</w:t>
        </w:r>
        <w:proofErr w:type="spellEnd"/>
        <w:r>
          <w:t xml:space="preserve"> Trigger:</w:t>
        </w:r>
      </w:ins>
      <w:ins w:id="2550" w:author="VOYER Raphael" w:date="2021-07-08T10:15:00Z">
        <w:r w:rsidR="00DB6E83" w:rsidRPr="00DB6E83">
          <w:t xml:space="preserve"> </w:t>
        </w:r>
        <w:r w:rsidR="00DB6E83">
          <w:t>‘</w:t>
        </w:r>
        <w:proofErr w:type="spellStart"/>
        <w:r w:rsidR="00DB6E83" w:rsidRPr="00DB6E83">
          <w:t>slnHwlrnCbkHandler</w:t>
        </w:r>
        <w:proofErr w:type="spellEnd"/>
        <w:r w:rsidR="00DB6E83" w:rsidRPr="00DB6E83">
          <w:t xml:space="preserve">' </w:t>
        </w:r>
        <w:r w:rsidR="00DB6E83">
          <w:t>;</w:t>
        </w:r>
        <w:r w:rsidR="00DB6E83" w:rsidRPr="00DB6E83">
          <w:t>'port'</w:t>
        </w:r>
        <w:r w:rsidR="00DB6E83">
          <w:t>;</w:t>
        </w:r>
        <w:r w:rsidR="00DB6E83" w:rsidRPr="00DB6E83">
          <w:t>'</w:t>
        </w:r>
        <w:proofErr w:type="spellStart"/>
        <w:r w:rsidR="00DB6E83" w:rsidRPr="00DB6E83">
          <w:t>bcmd</w:t>
        </w:r>
        <w:proofErr w:type="spellEnd"/>
        <w:r w:rsidR="00DB6E83" w:rsidRPr="00DB6E83">
          <w:t>'</w:t>
        </w:r>
      </w:ins>
    </w:p>
    <w:p w14:paraId="08A4F785" w14:textId="046FEFDA" w:rsidR="00044D95" w:rsidRDefault="00044D95" w:rsidP="00D46475">
      <w:pPr>
        <w:rPr>
          <w:ins w:id="2551" w:author="VOYER Raphael" w:date="2021-07-08T11:02:00Z"/>
        </w:rPr>
      </w:pPr>
      <w:ins w:id="2552" w:author="VOYER Raphael" w:date="2021-07-08T11:46:00Z">
        <w:r>
          <w:t xml:space="preserve">Last log file : </w:t>
        </w:r>
        <w:proofErr w:type="spellStart"/>
        <w:r>
          <w:t>lastlog_loop.json</w:t>
        </w:r>
      </w:ins>
      <w:proofErr w:type="spellEnd"/>
    </w:p>
    <w:p w14:paraId="6D4D6E03" w14:textId="0E9A2F84" w:rsidR="00DF4210" w:rsidRDefault="00DF4210" w:rsidP="00D46475">
      <w:pPr>
        <w:rPr>
          <w:ins w:id="2553" w:author="VOYER Raphael" w:date="2021-07-08T11:02:00Z"/>
        </w:rPr>
      </w:pPr>
      <w:ins w:id="2554" w:author="VOYER Raphael" w:date="2021-07-08T11:02:00Z">
        <w:r>
          <w:t>Log example :</w:t>
        </w:r>
      </w:ins>
    </w:p>
    <w:p w14:paraId="4C1D9805" w14:textId="4DEF87BC" w:rsidR="00DF4210" w:rsidRPr="007C61CB" w:rsidRDefault="00DF4210" w:rsidP="00D46475">
      <w:pPr>
        <w:rPr>
          <w:ins w:id="2555" w:author="VOYER Raphael" w:date="2021-07-08T09:41:00Z"/>
        </w:rPr>
      </w:pPr>
      <w:ins w:id="2556" w:author="VOYER Raphael" w:date="2021-07-08T11:02:00Z">
        <w:r w:rsidRPr="00DF4210">
          <w:rPr>
            <w:i/>
            <w:iCs/>
            <w:rPrChange w:id="2557" w:author="VOYER Raphael" w:date="2021-07-08T11:03:00Z">
              <w:rPr/>
            </w:rPrChange>
          </w:rPr>
          <w:t xml:space="preserve">{"@timestamp":"2021-05-26T11:41:25+02:00","type":"syslog_json","relayip":"192.168.80.27","hostname":"os6860e-2-gartner","message":"&lt;135&gt;May 26 11:41:25 OS6860E-2-Gartner </w:t>
        </w:r>
        <w:proofErr w:type="spellStart"/>
        <w:r w:rsidRPr="00DF4210">
          <w:rPr>
            <w:i/>
            <w:iCs/>
            <w:rPrChange w:id="2558" w:author="VOYER Raphael" w:date="2021-07-08T11:03:00Z">
              <w:rPr/>
            </w:rPrChange>
          </w:rPr>
          <w:t>swlogd</w:t>
        </w:r>
        <w:proofErr w:type="spellEnd"/>
        <w:r w:rsidRPr="00DF4210">
          <w:rPr>
            <w:i/>
            <w:iCs/>
            <w:rPrChange w:id="2559" w:author="VOYER Raphael" w:date="2021-07-08T11:03:00Z">
              <w:rPr/>
            </w:rPrChange>
          </w:rPr>
          <w:t xml:space="preserve"> </w:t>
        </w:r>
        <w:proofErr w:type="spellStart"/>
        <w:r w:rsidRPr="00DF4210">
          <w:rPr>
            <w:i/>
            <w:iCs/>
            <w:rPrChange w:id="2560" w:author="VOYER Raphael" w:date="2021-07-08T11:03:00Z">
              <w:rPr/>
            </w:rPrChange>
          </w:rPr>
          <w:t>bcmd</w:t>
        </w:r>
        <w:proofErr w:type="spellEnd"/>
        <w:r w:rsidRPr="00DF4210">
          <w:rPr>
            <w:i/>
            <w:iCs/>
            <w:rPrChange w:id="2561" w:author="VOYER Raphael" w:date="2021-07-08T11:03:00Z">
              <w:rPr/>
            </w:rPrChange>
          </w:rPr>
          <w:t xml:space="preserve"> </w:t>
        </w:r>
        <w:proofErr w:type="spellStart"/>
        <w:r w:rsidRPr="00DF4210">
          <w:rPr>
            <w:i/>
            <w:iCs/>
            <w:rPrChange w:id="2562" w:author="VOYER Raphael" w:date="2021-07-08T11:03:00Z">
              <w:rPr/>
            </w:rPrChange>
          </w:rPr>
          <w:t>rpcs</w:t>
        </w:r>
        <w:proofErr w:type="spellEnd"/>
        <w:r w:rsidRPr="00DF4210">
          <w:rPr>
            <w:i/>
            <w:iCs/>
            <w:rPrChange w:id="2563" w:author="VOYER Raphael" w:date="2021-07-08T11:03:00Z">
              <w:rPr/>
            </w:rPrChange>
          </w:rPr>
          <w:t xml:space="preserve"> DBG2: slnHwlrnCbkHandler:648 port 19 mod 0 auth 0 group 0","end_msg":""}</w:t>
        </w:r>
      </w:ins>
    </w:p>
    <w:p w14:paraId="4B983A9C" w14:textId="77777777" w:rsidR="00D46475" w:rsidRDefault="00D46475" w:rsidP="005F7361">
      <w:pPr>
        <w:rPr>
          <w:ins w:id="2564" w:author="VOYER Raphael" w:date="2021-07-08T09:05:00Z"/>
        </w:rPr>
      </w:pPr>
    </w:p>
    <w:p w14:paraId="3FE678BD" w14:textId="77777777" w:rsidR="009B012C" w:rsidRDefault="009B012C" w:rsidP="005F7361">
      <w:pPr>
        <w:rPr>
          <w:ins w:id="2565" w:author="VOYER Raphael" w:date="2021-07-08T09:05:00Z"/>
        </w:rPr>
      </w:pPr>
    </w:p>
    <w:p w14:paraId="13A2BF1F" w14:textId="06D8E0F2" w:rsidR="00F47B0D" w:rsidRDefault="00F47B0D" w:rsidP="00F47B0D">
      <w:pPr>
        <w:rPr>
          <w:ins w:id="2566" w:author="VOYER Raphael" w:date="2021-07-08T11:08:00Z"/>
        </w:rPr>
      </w:pPr>
      <w:bookmarkStart w:id="2567" w:name="_Hlk76627568"/>
      <w:ins w:id="2568" w:author="VOYER Raphael" w:date="2021-07-08T11:08:00Z">
        <w:r w:rsidRPr="00CC6053">
          <w:t>The purpose of this script is to detec</w:t>
        </w:r>
        <w:r>
          <w:t>t a L2 loop in a network by analyze</w:t>
        </w:r>
        <w:r w:rsidRPr="00CC6053">
          <w:t xml:space="preserve">d </w:t>
        </w:r>
        <w:r>
          <w:t xml:space="preserve">the log file </w:t>
        </w:r>
        <w:proofErr w:type="spellStart"/>
        <w:r>
          <w:t>lastlog</w:t>
        </w:r>
      </w:ins>
      <w:ins w:id="2569" w:author="VOYER Raphael" w:date="2021-07-08T11:46:00Z">
        <w:r w:rsidR="00F06DFA">
          <w:t>_</w:t>
        </w:r>
      </w:ins>
      <w:ins w:id="2570" w:author="VOYER Raphael" w:date="2021-07-08T11:08:00Z">
        <w:r>
          <w:t>loop.json</w:t>
        </w:r>
        <w:proofErr w:type="spellEnd"/>
        <w:r>
          <w:t>, shut down the port which responsible of the loop and return back the switch in debug mode info.</w:t>
        </w:r>
      </w:ins>
    </w:p>
    <w:p w14:paraId="658AD5A9" w14:textId="0CA8C443" w:rsidR="00F47B0D" w:rsidRDefault="00F47B0D" w:rsidP="00F47B0D">
      <w:pPr>
        <w:rPr>
          <w:ins w:id="2571" w:author="VOYER Raphael" w:date="2021-07-08T11:08:00Z"/>
        </w:rPr>
      </w:pPr>
      <w:ins w:id="2572" w:author="VOYER Raphael" w:date="2021-07-08T11:08:00Z">
        <w:r>
          <w:t xml:space="preserve">First </w:t>
        </w:r>
      </w:ins>
      <w:ins w:id="2573" w:author="VOYER Raphael" w:date="2021-07-20T10:01:00Z">
        <w:r w:rsidR="00EF0ADC">
          <w:t>step</w:t>
        </w:r>
      </w:ins>
      <w:ins w:id="2574" w:author="VOYER Raphael" w:date="2021-07-08T11:08:00Z">
        <w:r>
          <w:t xml:space="preserve">, the script gets all </w:t>
        </w:r>
        <w:proofErr w:type="spellStart"/>
        <w:r>
          <w:t>informations</w:t>
        </w:r>
        <w:proofErr w:type="spellEnd"/>
        <w:r>
          <w:t xml:space="preserve"> to connect to the switch send rainbow message or email.</w:t>
        </w:r>
      </w:ins>
    </w:p>
    <w:p w14:paraId="1A33A696" w14:textId="78C18281" w:rsidR="00F47B0D" w:rsidRDefault="00F47B0D" w:rsidP="00F47B0D">
      <w:pPr>
        <w:rPr>
          <w:ins w:id="2575" w:author="VOYER Raphael" w:date="2021-07-22T09:21:00Z"/>
        </w:rPr>
      </w:pPr>
      <w:ins w:id="2576" w:author="VOYER Raphael" w:date="2021-07-08T11:08:00Z">
        <w:r>
          <w:t>Next, the script extracts the switch IP and the port responsible of the loop which have been sent in the logs.</w:t>
        </w:r>
      </w:ins>
    </w:p>
    <w:p w14:paraId="32B8912A" w14:textId="77777777" w:rsidR="00672CC6" w:rsidRDefault="00672CC6" w:rsidP="00F47B0D">
      <w:pPr>
        <w:rPr>
          <w:ins w:id="2577" w:author="VOYER Raphael" w:date="2021-07-08T11:08:00Z"/>
        </w:rPr>
      </w:pPr>
    </w:p>
    <w:p w14:paraId="4A8A9B70" w14:textId="243DFA8C" w:rsidR="00F47B0D" w:rsidRDefault="00672CC6" w:rsidP="00F47B0D">
      <w:pPr>
        <w:rPr>
          <w:ins w:id="2578" w:author="VOYER Raphael" w:date="2021-07-08T11:08:00Z"/>
        </w:rPr>
      </w:pPr>
      <w:ins w:id="2579" w:author="VOYER Raphael" w:date="2021-07-22T09:21:00Z">
        <w:r>
          <w:t>Script Steps:</w:t>
        </w:r>
      </w:ins>
    </w:p>
    <w:p w14:paraId="4279F473" w14:textId="77777777" w:rsidR="00F47B0D" w:rsidRDefault="00F47B0D" w:rsidP="00F47B0D">
      <w:pPr>
        <w:rPr>
          <w:ins w:id="2580" w:author="VOYER Raphael" w:date="2021-07-08T11:08:00Z"/>
        </w:rPr>
      </w:pPr>
      <w:ins w:id="2581" w:author="VOYER Raphael" w:date="2021-07-08T11:08:00Z">
        <w:r w:rsidRPr="00A409C8">
          <w:rPr>
            <w:b/>
            <w:u w:val="single"/>
          </w:rPr>
          <w:t>Condition one :</w:t>
        </w:r>
        <w:r w:rsidRPr="00A409C8">
          <w:rPr>
            <w:u w:val="single"/>
          </w:rPr>
          <w:t xml:space="preserve"> no loop has been detected since 10 seconds</w:t>
        </w:r>
        <w:r>
          <w:t>.</w:t>
        </w:r>
      </w:ins>
    </w:p>
    <w:p w14:paraId="5BA3B4AB" w14:textId="77777777" w:rsidR="00F47B0D" w:rsidRDefault="00F47B0D" w:rsidP="00F47B0D">
      <w:pPr>
        <w:tabs>
          <w:tab w:val="center" w:pos="4536"/>
        </w:tabs>
        <w:rPr>
          <w:ins w:id="2582" w:author="VOYER Raphael" w:date="2021-07-08T11:08:00Z"/>
        </w:rPr>
      </w:pPr>
      <w:ins w:id="2583" w:author="VOYER Raphael" w:date="2021-07-08T11:08:00Z">
        <w:r w:rsidRPr="00A409C8">
          <w:t xml:space="preserve">To do that, the script uses  </w:t>
        </w:r>
        <w:proofErr w:type="spellStart"/>
        <w:r w:rsidRPr="00A409C8">
          <w:t>check_timestamp</w:t>
        </w:r>
        <w:proofErr w:type="spellEnd"/>
        <w:r w:rsidRPr="00A409C8">
          <w:t>() function.  I</w:t>
        </w:r>
        <w:r>
          <w:t>n this function, we use 2 files</w:t>
        </w:r>
        <w:r w:rsidRPr="00A409C8">
          <w:t xml:space="preserve">, </w:t>
        </w:r>
        <w:proofErr w:type="spellStart"/>
        <w:r w:rsidRPr="00A409C8">
          <w:t>lastlog_loop</w:t>
        </w:r>
        <w:proofErr w:type="spellEnd"/>
        <w:r w:rsidRPr="00A409C8">
          <w:t xml:space="preserve"> and a new file </w:t>
        </w:r>
        <w:proofErr w:type="spellStart"/>
        <w:r w:rsidRPr="00A409C8">
          <w:t>logtemp</w:t>
        </w:r>
        <w:proofErr w:type="spellEnd"/>
        <w:r w:rsidRPr="00A409C8">
          <w:t xml:space="preserve">. In this new file, we will register the </w:t>
        </w:r>
        <w:proofErr w:type="spellStart"/>
        <w:r w:rsidRPr="00A409C8">
          <w:t>lastlog</w:t>
        </w:r>
        <w:proofErr w:type="spellEnd"/>
        <w:r>
          <w:t xml:space="preserve"> that</w:t>
        </w:r>
        <w:r w:rsidRPr="00A409C8">
          <w:t xml:space="preserve"> we use to stop the previous loop.</w:t>
        </w:r>
      </w:ins>
    </w:p>
    <w:p w14:paraId="3256FC9B" w14:textId="77777777" w:rsidR="00F47B0D" w:rsidRPr="00044B23" w:rsidRDefault="00F47B0D" w:rsidP="00F47B0D">
      <w:pPr>
        <w:pStyle w:val="Paragraphedeliste"/>
        <w:numPr>
          <w:ilvl w:val="0"/>
          <w:numId w:val="81"/>
        </w:numPr>
        <w:tabs>
          <w:tab w:val="center" w:pos="4536"/>
        </w:tabs>
        <w:spacing w:after="160" w:line="259" w:lineRule="auto"/>
        <w:rPr>
          <w:ins w:id="2584" w:author="VOYER Raphael" w:date="2021-07-08T11:08:00Z"/>
        </w:rPr>
      </w:pPr>
      <w:ins w:id="2585" w:author="VOYER Raphael" w:date="2021-07-08T11:08:00Z">
        <w:r>
          <w:t xml:space="preserve">If </w:t>
        </w:r>
        <w:proofErr w:type="spellStart"/>
        <w:r>
          <w:t>logtemp</w:t>
        </w:r>
        <w:proofErr w:type="spellEnd"/>
        <w:r>
          <w:t xml:space="preserve"> doesn’t exist or there is not only 1 line in </w:t>
        </w:r>
        <w:proofErr w:type="spellStart"/>
        <w:r>
          <w:t>logtemp</w:t>
        </w:r>
        <w:proofErr w:type="spellEnd"/>
        <w:r>
          <w:t xml:space="preserve"> . We copy the first </w:t>
        </w:r>
        <w:proofErr w:type="spellStart"/>
        <w:r>
          <w:t>lastlog_loop</w:t>
        </w:r>
        <w:proofErr w:type="spellEnd"/>
        <w:r>
          <w:t xml:space="preserve"> log in it.</w:t>
        </w:r>
      </w:ins>
    </w:p>
    <w:p w14:paraId="4E25A325" w14:textId="77777777" w:rsidR="00F47B0D" w:rsidRDefault="00F47B0D" w:rsidP="00F47B0D">
      <w:pPr>
        <w:pStyle w:val="Paragraphedeliste"/>
        <w:numPr>
          <w:ilvl w:val="0"/>
          <w:numId w:val="81"/>
        </w:numPr>
        <w:tabs>
          <w:tab w:val="center" w:pos="4536"/>
        </w:tabs>
        <w:spacing w:after="160" w:line="259" w:lineRule="auto"/>
        <w:rPr>
          <w:ins w:id="2586" w:author="VOYER Raphael" w:date="2021-07-08T11:08:00Z"/>
        </w:rPr>
      </w:pPr>
      <w:ins w:id="2587" w:author="VOYER Raphael" w:date="2021-07-08T11:08:00Z">
        <w:r>
          <w:t>We</w:t>
        </w:r>
        <w:r w:rsidRPr="00A409C8">
          <w:t xml:space="preserve"> extr</w:t>
        </w:r>
        <w:r>
          <w:t>act the timestamps from</w:t>
        </w:r>
        <w:r w:rsidRPr="00A409C8">
          <w:t xml:space="preserve"> the first line of </w:t>
        </w:r>
        <w:proofErr w:type="spellStart"/>
        <w:r w:rsidRPr="00A409C8">
          <w:t>l</w:t>
        </w:r>
        <w:r>
          <w:t>astlog_loop</w:t>
        </w:r>
        <w:proofErr w:type="spellEnd"/>
        <w:r>
          <w:t xml:space="preserve"> and the timestamp from</w:t>
        </w:r>
        <w:r w:rsidRPr="00A409C8">
          <w:t xml:space="preserve"> </w:t>
        </w:r>
        <w:proofErr w:type="spellStart"/>
        <w:r w:rsidRPr="00A409C8">
          <w:t>logtemp</w:t>
        </w:r>
        <w:proofErr w:type="spellEnd"/>
        <w:r w:rsidRPr="00A409C8">
          <w:t>.</w:t>
        </w:r>
      </w:ins>
    </w:p>
    <w:p w14:paraId="14F09E4E" w14:textId="77777777" w:rsidR="00F47B0D" w:rsidRPr="00A409C8" w:rsidRDefault="00F47B0D" w:rsidP="00F47B0D">
      <w:pPr>
        <w:pStyle w:val="Paragraphedeliste"/>
        <w:numPr>
          <w:ilvl w:val="0"/>
          <w:numId w:val="81"/>
        </w:numPr>
        <w:tabs>
          <w:tab w:val="center" w:pos="4536"/>
        </w:tabs>
        <w:spacing w:after="160" w:line="259" w:lineRule="auto"/>
        <w:rPr>
          <w:ins w:id="2588" w:author="VOYER Raphael" w:date="2021-07-08T11:08:00Z"/>
        </w:rPr>
      </w:pPr>
      <w:ins w:id="2589" w:author="VOYER Raphael" w:date="2021-07-08T11:08:00Z">
        <w:r w:rsidRPr="00A409C8">
          <w:t xml:space="preserve">We return the difference of the two timestamps then we replace the log in </w:t>
        </w:r>
        <w:proofErr w:type="spellStart"/>
        <w:r w:rsidRPr="00A409C8">
          <w:t>logtemp</w:t>
        </w:r>
        <w:proofErr w:type="spellEnd"/>
        <w:r w:rsidRPr="00A409C8">
          <w:t xml:space="preserve"> by the new log .</w:t>
        </w:r>
      </w:ins>
    </w:p>
    <w:p w14:paraId="6DF5E455" w14:textId="77777777" w:rsidR="00F47B0D" w:rsidRDefault="00F47B0D" w:rsidP="00F47B0D">
      <w:pPr>
        <w:tabs>
          <w:tab w:val="center" w:pos="4536"/>
        </w:tabs>
        <w:rPr>
          <w:ins w:id="2590" w:author="VOYER Raphael" w:date="2021-07-08T11:08:00Z"/>
          <w:u w:val="single"/>
        </w:rPr>
      </w:pPr>
      <w:ins w:id="2591" w:author="VOYER Raphael" w:date="2021-07-08T11:08:00Z">
        <w:r w:rsidRPr="00A409C8">
          <w:rPr>
            <w:b/>
            <w:u w:val="single"/>
          </w:rPr>
          <w:t>Condition two :</w:t>
        </w:r>
        <w:r w:rsidRPr="00A409C8">
          <w:rPr>
            <w:u w:val="single"/>
          </w:rPr>
          <w:t xml:space="preserve">  10 loop logs</w:t>
        </w:r>
        <w:r>
          <w:rPr>
            <w:u w:val="single"/>
          </w:rPr>
          <w:t xml:space="preserve"> received in less than 2 seconds</w:t>
        </w:r>
        <w:r w:rsidRPr="00A409C8">
          <w:rPr>
            <w:u w:val="single"/>
          </w:rPr>
          <w:t>.</w:t>
        </w:r>
      </w:ins>
    </w:p>
    <w:p w14:paraId="0D459475" w14:textId="77777777" w:rsidR="00F47B0D" w:rsidRDefault="00F47B0D" w:rsidP="00F47B0D">
      <w:pPr>
        <w:pStyle w:val="Paragraphedeliste"/>
        <w:numPr>
          <w:ilvl w:val="0"/>
          <w:numId w:val="82"/>
        </w:numPr>
        <w:tabs>
          <w:tab w:val="center" w:pos="4536"/>
        </w:tabs>
        <w:spacing w:after="160" w:line="259" w:lineRule="auto"/>
        <w:rPr>
          <w:ins w:id="2592" w:author="VOYER Raphael" w:date="2021-07-08T11:08:00Z"/>
        </w:rPr>
      </w:pPr>
      <w:ins w:id="2593" w:author="VOYER Raphael" w:date="2021-07-08T11:08:00Z">
        <w:r w:rsidRPr="00044B23">
          <w:t xml:space="preserve">Check if there is more than 10 lines in </w:t>
        </w:r>
        <w:proofErr w:type="spellStart"/>
        <w:r w:rsidRPr="00044B23">
          <w:t>lastlog_loop</w:t>
        </w:r>
        <w:proofErr w:type="spellEnd"/>
        <w:r>
          <w:t>. Else we return 0</w:t>
        </w:r>
      </w:ins>
    </w:p>
    <w:p w14:paraId="415CFE7B" w14:textId="77777777" w:rsidR="00F47B0D" w:rsidRDefault="00F47B0D" w:rsidP="00F47B0D">
      <w:pPr>
        <w:pStyle w:val="Paragraphedeliste"/>
        <w:numPr>
          <w:ilvl w:val="0"/>
          <w:numId w:val="82"/>
        </w:numPr>
        <w:tabs>
          <w:tab w:val="center" w:pos="4536"/>
        </w:tabs>
        <w:spacing w:after="160" w:line="259" w:lineRule="auto"/>
        <w:rPr>
          <w:ins w:id="2594" w:author="VOYER Raphael" w:date="2021-07-08T11:08:00Z"/>
        </w:rPr>
      </w:pPr>
      <w:ins w:id="2595" w:author="VOYER Raphael" w:date="2021-07-08T11:08:00Z">
        <w:r w:rsidRPr="00044B23">
          <w:t>Extract the timestamps of the first line and the 10</w:t>
        </w:r>
        <w:r w:rsidRPr="00044B23">
          <w:rPr>
            <w:vertAlign w:val="superscript"/>
          </w:rPr>
          <w:t>th</w:t>
        </w:r>
        <w:r w:rsidRPr="00044B23">
          <w:t xml:space="preserve"> line of </w:t>
        </w:r>
        <w:proofErr w:type="spellStart"/>
        <w:r w:rsidRPr="00044B23">
          <w:t>lastlog_loop</w:t>
        </w:r>
        <w:proofErr w:type="spellEnd"/>
      </w:ins>
    </w:p>
    <w:p w14:paraId="279B9472" w14:textId="77777777" w:rsidR="00F47B0D" w:rsidRDefault="00F47B0D" w:rsidP="00F47B0D">
      <w:pPr>
        <w:pStyle w:val="Paragraphedeliste"/>
        <w:numPr>
          <w:ilvl w:val="0"/>
          <w:numId w:val="82"/>
        </w:numPr>
        <w:tabs>
          <w:tab w:val="center" w:pos="4536"/>
        </w:tabs>
        <w:spacing w:after="160" w:line="259" w:lineRule="auto"/>
        <w:rPr>
          <w:ins w:id="2596" w:author="VOYER Raphael" w:date="2021-07-08T11:08:00Z"/>
        </w:rPr>
      </w:pPr>
      <w:ins w:id="2597" w:author="VOYER Raphael" w:date="2021-07-08T11:08:00Z">
        <w:r w:rsidRPr="00044B23">
          <w:t>Change time to decimal to get a continuous number ( else</w:t>
        </w:r>
        <w:r>
          <w:t>, there is a</w:t>
        </w:r>
        <w:r w:rsidRPr="00044B23">
          <w:t>n error due to second  changes 60 to 0</w:t>
        </w:r>
        <w:r>
          <w:t>)</w:t>
        </w:r>
      </w:ins>
    </w:p>
    <w:p w14:paraId="169A9223" w14:textId="639DBC20" w:rsidR="00F47B0D" w:rsidRDefault="00F47B0D" w:rsidP="00F47B0D">
      <w:pPr>
        <w:pStyle w:val="Paragraphedeliste"/>
        <w:numPr>
          <w:ilvl w:val="0"/>
          <w:numId w:val="82"/>
        </w:numPr>
        <w:tabs>
          <w:tab w:val="center" w:pos="4536"/>
        </w:tabs>
        <w:spacing w:after="160" w:line="259" w:lineRule="auto"/>
        <w:rPr>
          <w:ins w:id="2598" w:author="VOYER Raphael" w:date="2021-07-08T11:08:00Z"/>
        </w:rPr>
      </w:pPr>
      <w:ins w:id="2599" w:author="VOYER Raphael" w:date="2021-07-08T11:08:00Z">
        <w:r>
          <w:lastRenderedPageBreak/>
          <w:t xml:space="preserve">If there is less than 2 seconds between the two </w:t>
        </w:r>
      </w:ins>
      <w:ins w:id="2600" w:author="VOYER Raphael" w:date="2021-07-21T10:25:00Z">
        <w:r w:rsidR="00F71139">
          <w:t>timestamps,</w:t>
        </w:r>
      </w:ins>
      <w:ins w:id="2601" w:author="VOYER Raphael" w:date="2021-07-08T11:08:00Z">
        <w:r>
          <w:t xml:space="preserve"> we return 1 else we return 0</w:t>
        </w:r>
      </w:ins>
    </w:p>
    <w:p w14:paraId="6648EF9F" w14:textId="77777777" w:rsidR="008B12BA" w:rsidRDefault="008B12BA" w:rsidP="008B12BA">
      <w:pPr>
        <w:pStyle w:val="Paragraphedeliste"/>
        <w:numPr>
          <w:ilvl w:val="0"/>
          <w:numId w:val="85"/>
        </w:numPr>
        <w:tabs>
          <w:tab w:val="center" w:pos="4536"/>
        </w:tabs>
        <w:rPr>
          <w:ins w:id="2602" w:author="VOYER Raphael" w:date="2021-07-21T09:12:00Z"/>
        </w:rPr>
      </w:pPr>
      <w:ins w:id="2603" w:author="VOYER Raphael" w:date="2021-07-21T09:12:00Z">
        <w:r>
          <w:t>the script send a request by Mail and by Rainbow to fix or not the issue:</w:t>
        </w:r>
      </w:ins>
    </w:p>
    <w:p w14:paraId="171D9AD4" w14:textId="5A591A01" w:rsidR="008B12BA" w:rsidRDefault="008B12BA" w:rsidP="008B12BA">
      <w:pPr>
        <w:pStyle w:val="Paragraphedeliste"/>
        <w:numPr>
          <w:ilvl w:val="1"/>
          <w:numId w:val="83"/>
        </w:numPr>
        <w:tabs>
          <w:tab w:val="center" w:pos="4536"/>
        </w:tabs>
        <w:spacing w:after="160" w:line="259" w:lineRule="auto"/>
        <w:rPr>
          <w:ins w:id="2604" w:author="VOYER Raphael" w:date="2021-07-21T09:12:00Z"/>
        </w:rPr>
      </w:pPr>
      <w:ins w:id="2605" w:author="VOYER Raphael" w:date="2021-07-21T09:12:00Z">
        <w:r w:rsidRPr="004C4994">
          <w:t>If the answer is yes</w:t>
        </w:r>
        <w:r>
          <w:t>,</w:t>
        </w:r>
        <w:r w:rsidRPr="004C4994">
          <w:t xml:space="preserve"> </w:t>
        </w:r>
        <w:r>
          <w:t xml:space="preserve">the script </w:t>
        </w:r>
        <w:r w:rsidRPr="004C4994">
          <w:t xml:space="preserve">send a </w:t>
        </w:r>
        <w:proofErr w:type="spellStart"/>
        <w:r w:rsidRPr="004C4994">
          <w:t>ssh</w:t>
        </w:r>
        <w:proofErr w:type="spellEnd"/>
        <w:r w:rsidRPr="004C4994">
          <w:t xml:space="preserve"> packet to </w:t>
        </w:r>
      </w:ins>
      <w:ins w:id="2606" w:author="VOYER Raphael" w:date="2021-07-21T10:25:00Z">
        <w:r w:rsidR="00F71139" w:rsidRPr="004C4994">
          <w:t>disable</w:t>
        </w:r>
        <w:r w:rsidR="00F71139">
          <w:t>, and</w:t>
        </w:r>
      </w:ins>
      <w:ins w:id="2607" w:author="VOYER Raphael" w:date="2021-07-21T09:12:00Z">
        <w:r>
          <w:t xml:space="preserve"> enable</w:t>
        </w:r>
        <w:r w:rsidRPr="004C4994">
          <w:t xml:space="preserve"> the port</w:t>
        </w:r>
        <w:r>
          <w:t>(s)</w:t>
        </w:r>
        <w:r w:rsidRPr="004C4994">
          <w:t xml:space="preserve"> sent in the logs.</w:t>
        </w:r>
      </w:ins>
    </w:p>
    <w:p w14:paraId="65C9785A" w14:textId="7A04B835" w:rsidR="008B12BA" w:rsidRDefault="008B12BA" w:rsidP="008B12BA">
      <w:pPr>
        <w:pStyle w:val="Paragraphedeliste"/>
        <w:numPr>
          <w:ilvl w:val="1"/>
          <w:numId w:val="83"/>
        </w:numPr>
        <w:tabs>
          <w:tab w:val="center" w:pos="4536"/>
        </w:tabs>
        <w:spacing w:after="160" w:line="259" w:lineRule="auto"/>
        <w:rPr>
          <w:ins w:id="2608" w:author="VOYER Raphael" w:date="2021-07-21T09:12:00Z"/>
        </w:rPr>
      </w:pPr>
      <w:ins w:id="2609" w:author="VOYER Raphael" w:date="2021-07-21T09:12:00Z">
        <w:r>
          <w:t>If the answer Is yes and sa</w:t>
        </w:r>
      </w:ins>
      <w:ins w:id="2610" w:author="VOYER Raphael" w:date="2021-07-21T10:25:00Z">
        <w:r w:rsidR="00F71139">
          <w:t>v</w:t>
        </w:r>
      </w:ins>
      <w:ins w:id="2611" w:author="VOYER Raphael" w:date="2021-07-21T09:12:00Z">
        <w:r>
          <w:t>e my decision</w:t>
        </w:r>
        <w:r w:rsidRPr="004C4994">
          <w:t xml:space="preserve"> </w:t>
        </w:r>
      </w:ins>
      <w:ins w:id="2612" w:author="VOYER Raphael" w:date="2021-07-21T10:25:00Z">
        <w:r w:rsidR="00F71139" w:rsidRPr="004C4994">
          <w:t>sends</w:t>
        </w:r>
      </w:ins>
      <w:ins w:id="2613" w:author="VOYER Raphael" w:date="2021-07-21T09:12:00Z">
        <w:r w:rsidRPr="004C4994">
          <w:t xml:space="preserve"> a </w:t>
        </w:r>
        <w:proofErr w:type="spellStart"/>
        <w:r w:rsidRPr="004C4994">
          <w:t>ssh</w:t>
        </w:r>
        <w:proofErr w:type="spellEnd"/>
        <w:r w:rsidRPr="004C4994">
          <w:t xml:space="preserve"> packet to disable the port</w:t>
        </w:r>
        <w:r>
          <w:t>(s)</w:t>
        </w:r>
        <w:r w:rsidRPr="004C4994">
          <w:t xml:space="preserve"> sent in the logs.</w:t>
        </w:r>
        <w:r>
          <w:t xml:space="preserve"> Then save the answer in the </w:t>
        </w:r>
        <w:proofErr w:type="spellStart"/>
        <w:r w:rsidRPr="004C4994">
          <w:t>decisions_save.conf</w:t>
        </w:r>
        <w:proofErr w:type="spellEnd"/>
        <w:r>
          <w:t xml:space="preserve"> file</w:t>
        </w:r>
      </w:ins>
    </w:p>
    <w:p w14:paraId="7D1AFD84" w14:textId="77777777" w:rsidR="008B12BA" w:rsidRPr="004C4994" w:rsidRDefault="008B12BA" w:rsidP="008B12BA">
      <w:pPr>
        <w:pStyle w:val="Paragraphedeliste"/>
        <w:numPr>
          <w:ilvl w:val="1"/>
          <w:numId w:val="83"/>
        </w:numPr>
        <w:tabs>
          <w:tab w:val="center" w:pos="4536"/>
        </w:tabs>
        <w:spacing w:after="160" w:line="259" w:lineRule="auto"/>
        <w:rPr>
          <w:ins w:id="2614" w:author="VOYER Raphael" w:date="2021-07-21T09:12:00Z"/>
        </w:rPr>
      </w:pPr>
      <w:ins w:id="2615" w:author="VOYER Raphael" w:date="2021-07-21T09:12:00Z">
        <w:r>
          <w:t xml:space="preserve">If the answer is no, the script does nothing, and save the decision in the </w:t>
        </w:r>
        <w:proofErr w:type="spellStart"/>
        <w:r w:rsidRPr="004C4994">
          <w:t>decisions_save.conf</w:t>
        </w:r>
        <w:proofErr w:type="spellEnd"/>
        <w:r>
          <w:t xml:space="preserve"> file.</w:t>
        </w:r>
      </w:ins>
    </w:p>
    <w:p w14:paraId="3CD61F89" w14:textId="77777777" w:rsidR="00F47B0D" w:rsidRDefault="00F47B0D">
      <w:pPr>
        <w:pStyle w:val="Paragraphedeliste"/>
        <w:numPr>
          <w:ilvl w:val="0"/>
          <w:numId w:val="83"/>
        </w:numPr>
        <w:tabs>
          <w:tab w:val="center" w:pos="4536"/>
        </w:tabs>
        <w:rPr>
          <w:ins w:id="2616" w:author="VOYER Raphael" w:date="2021-07-08T11:08:00Z"/>
        </w:rPr>
        <w:pPrChange w:id="2617" w:author="VOYER Raphael" w:date="2021-07-20T09:20:00Z">
          <w:pPr>
            <w:tabs>
              <w:tab w:val="center" w:pos="4536"/>
            </w:tabs>
          </w:pPr>
        </w:pPrChange>
      </w:pPr>
      <w:ins w:id="2618" w:author="VOYER Raphael" w:date="2021-07-08T11:08:00Z">
        <w:r>
          <w:t>Send the log file and a message by the rainbow bot (the bot will be explained in a other part).</w:t>
        </w:r>
      </w:ins>
    </w:p>
    <w:p w14:paraId="7D849552" w14:textId="77777777" w:rsidR="00F47B0D" w:rsidRDefault="00F47B0D">
      <w:pPr>
        <w:pStyle w:val="Paragraphedeliste"/>
        <w:numPr>
          <w:ilvl w:val="0"/>
          <w:numId w:val="83"/>
        </w:numPr>
        <w:tabs>
          <w:tab w:val="center" w:pos="4536"/>
        </w:tabs>
        <w:rPr>
          <w:ins w:id="2619" w:author="VOYER Raphael" w:date="2021-07-08T11:08:00Z"/>
        </w:rPr>
        <w:pPrChange w:id="2620" w:author="VOYER Raphael" w:date="2021-07-20T09:20:00Z">
          <w:pPr>
            <w:tabs>
              <w:tab w:val="center" w:pos="4536"/>
            </w:tabs>
          </w:pPr>
        </w:pPrChange>
      </w:pPr>
      <w:ins w:id="2621" w:author="VOYER Raphael" w:date="2021-07-08T11:08:00Z">
        <w:r>
          <w:t xml:space="preserve">Send the log in attachment and </w:t>
        </w:r>
        <w:proofErr w:type="spellStart"/>
        <w:r>
          <w:t>a</w:t>
        </w:r>
        <w:proofErr w:type="spellEnd"/>
        <w:r>
          <w:t xml:space="preserve"> email to the email address in  </w:t>
        </w:r>
        <w:proofErr w:type="spellStart"/>
        <w:r>
          <w:t>ALE_script.conf</w:t>
        </w:r>
        <w:proofErr w:type="spellEnd"/>
      </w:ins>
    </w:p>
    <w:p w14:paraId="626177BA" w14:textId="77777777" w:rsidR="00F47B0D" w:rsidRDefault="00F47B0D">
      <w:pPr>
        <w:pStyle w:val="Paragraphedeliste"/>
        <w:numPr>
          <w:ilvl w:val="0"/>
          <w:numId w:val="83"/>
        </w:numPr>
        <w:tabs>
          <w:tab w:val="center" w:pos="4536"/>
        </w:tabs>
        <w:rPr>
          <w:ins w:id="2622" w:author="VOYER Raphael" w:date="2021-07-08T11:08:00Z"/>
        </w:rPr>
        <w:pPrChange w:id="2623" w:author="VOYER Raphael" w:date="2021-07-20T09:20:00Z">
          <w:pPr>
            <w:tabs>
              <w:tab w:val="center" w:pos="4536"/>
            </w:tabs>
          </w:pPr>
        </w:pPrChange>
      </w:pPr>
      <w:ins w:id="2624" w:author="VOYER Raphael" w:date="2021-07-08T11:08:00Z">
        <w:r>
          <w:t>Then we disable the debugging on the switch.</w:t>
        </w:r>
      </w:ins>
    </w:p>
    <w:p w14:paraId="503B0E09" w14:textId="77777777" w:rsidR="00F47B0D" w:rsidRDefault="00F47B0D">
      <w:pPr>
        <w:pStyle w:val="Paragraphedeliste"/>
        <w:numPr>
          <w:ilvl w:val="0"/>
          <w:numId w:val="83"/>
        </w:numPr>
        <w:tabs>
          <w:tab w:val="center" w:pos="4536"/>
        </w:tabs>
        <w:rPr>
          <w:ins w:id="2625" w:author="VOYER Raphael" w:date="2021-07-08T11:08:00Z"/>
        </w:rPr>
        <w:pPrChange w:id="2626" w:author="VOYER Raphael" w:date="2021-07-20T09:20:00Z">
          <w:pPr>
            <w:tabs>
              <w:tab w:val="center" w:pos="4536"/>
            </w:tabs>
          </w:pPr>
        </w:pPrChange>
      </w:pPr>
      <w:ins w:id="2627" w:author="VOYER Raphael" w:date="2021-07-08T11:08:00Z">
        <w:r>
          <w:t>If the condition one is not respected the script clear the file last log to get in first position a most recent logs.</w:t>
        </w:r>
      </w:ins>
    </w:p>
    <w:p w14:paraId="04964597" w14:textId="77777777" w:rsidR="00F47B0D" w:rsidRDefault="00F47B0D">
      <w:pPr>
        <w:pStyle w:val="Paragraphedeliste"/>
        <w:numPr>
          <w:ilvl w:val="0"/>
          <w:numId w:val="83"/>
        </w:numPr>
        <w:tabs>
          <w:tab w:val="center" w:pos="4536"/>
        </w:tabs>
        <w:rPr>
          <w:ins w:id="2628" w:author="VOYER Raphael" w:date="2021-07-08T11:08:00Z"/>
        </w:rPr>
        <w:pPrChange w:id="2629" w:author="VOYER Raphael" w:date="2021-07-20T09:20:00Z">
          <w:pPr>
            <w:tabs>
              <w:tab w:val="center" w:pos="4536"/>
            </w:tabs>
          </w:pPr>
        </w:pPrChange>
      </w:pPr>
      <w:ins w:id="2630" w:author="VOYER Raphael" w:date="2021-07-08T11:08:00Z">
        <w:r>
          <w:t>If the condition 2 is not respected the script does nothing.</w:t>
        </w:r>
      </w:ins>
    </w:p>
    <w:bookmarkEnd w:id="2567"/>
    <w:p w14:paraId="5B1D2EFC" w14:textId="77777777" w:rsidR="009B012C" w:rsidRPr="005F7361" w:rsidRDefault="009B012C">
      <w:pPr>
        <w:rPr>
          <w:ins w:id="2631" w:author="VOYER Raphael" w:date="2021-07-07T14:00:00Z"/>
          <w:rPrChange w:id="2632" w:author="VOYER Raphael" w:date="2021-07-07T14:52:00Z">
            <w:rPr>
              <w:ins w:id="2633" w:author="VOYER Raphael" w:date="2021-07-07T14:00:00Z"/>
            </w:rPr>
          </w:rPrChange>
        </w:rPr>
        <w:pPrChange w:id="2634" w:author="VOYER Raphael" w:date="2021-07-07T14:52:00Z">
          <w:pPr>
            <w:pStyle w:val="Titre2"/>
          </w:pPr>
        </w:pPrChange>
      </w:pPr>
    </w:p>
    <w:p w14:paraId="09A05CAE" w14:textId="4CF49EF8" w:rsidR="00F47B0D" w:rsidRDefault="005D5FB1">
      <w:pPr>
        <w:rPr>
          <w:ins w:id="2635" w:author="VOYER Raphael" w:date="2021-07-08T11:08:00Z"/>
        </w:rPr>
      </w:pPr>
      <w:ins w:id="2636" w:author="VOYER Raphael" w:date="2021-07-07T14:00:00Z">
        <w:r>
          <w:rPr>
            <w:noProof/>
          </w:rPr>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ins>
    </w:p>
    <w:p w14:paraId="5F57F8E7" w14:textId="06CE6C8D" w:rsidR="005D5FB1" w:rsidRPr="005D5FB1" w:rsidRDefault="00F47B0D" w:rsidP="00672CC6">
      <w:pPr>
        <w:jc w:val="left"/>
        <w:rPr>
          <w:ins w:id="2637" w:author="VOYER Raphael" w:date="2021-06-16T11:41:00Z"/>
          <w:rPrChange w:id="2638" w:author="VOYER Raphael" w:date="2021-07-07T14:00:00Z">
            <w:rPr>
              <w:ins w:id="2639" w:author="VOYER Raphael" w:date="2021-06-16T11:41:00Z"/>
            </w:rPr>
          </w:rPrChange>
        </w:rPr>
        <w:pPrChange w:id="2640" w:author="VOYER Raphael" w:date="2021-07-22T09:22:00Z">
          <w:pPr>
            <w:pStyle w:val="Titre2"/>
          </w:pPr>
        </w:pPrChange>
      </w:pPr>
      <w:ins w:id="2641" w:author="VOYER Raphael" w:date="2021-07-08T11:08:00Z">
        <w:r>
          <w:br w:type="page"/>
        </w:r>
      </w:ins>
    </w:p>
    <w:p w14:paraId="68103E99" w14:textId="77777777" w:rsidR="00384699" w:rsidRDefault="00384699" w:rsidP="00384699">
      <w:pPr>
        <w:pStyle w:val="Titre2"/>
        <w:rPr>
          <w:ins w:id="2642" w:author="VOYER Raphael" w:date="2021-07-07T14:52:00Z"/>
        </w:rPr>
      </w:pPr>
      <w:bookmarkStart w:id="2643" w:name="_Toc76555089"/>
      <w:ins w:id="2644" w:author="VOYER Raphael" w:date="2021-06-16T11:41:00Z">
        <w:r>
          <w:lastRenderedPageBreak/>
          <w:t>Port Flapping</w:t>
        </w:r>
      </w:ins>
      <w:ins w:id="2645" w:author="VOYER Raphael" w:date="2021-06-16T11:50:00Z">
        <w:r w:rsidR="00E11907" w:rsidRPr="00E11907">
          <w:t xml:space="preserve"> </w:t>
        </w:r>
        <w:r w:rsidR="00E11907">
          <w:t>Script</w:t>
        </w:r>
      </w:ins>
      <w:bookmarkEnd w:id="2643"/>
    </w:p>
    <w:p w14:paraId="523E670C" w14:textId="77777777" w:rsidR="005F7361" w:rsidRDefault="005F7361" w:rsidP="005F7361">
      <w:pPr>
        <w:rPr>
          <w:ins w:id="2646" w:author="VOYER Raphael" w:date="2021-07-07T14:52:00Z"/>
        </w:rPr>
      </w:pPr>
    </w:p>
    <w:p w14:paraId="3F040DAD" w14:textId="59E13EE9" w:rsidR="005F7361" w:rsidRDefault="005F7361" w:rsidP="005F7361">
      <w:pPr>
        <w:rPr>
          <w:ins w:id="2647" w:author="VOYER Raphael" w:date="2021-07-08T09:41:00Z"/>
        </w:rPr>
      </w:pPr>
      <w:ins w:id="2648" w:author="VOYER Raphael" w:date="2021-07-07T14:52:00Z">
        <w:r>
          <w:t>Name : support_switch_port_flapping.py</w:t>
        </w:r>
      </w:ins>
    </w:p>
    <w:p w14:paraId="311D29A0" w14:textId="700E8117" w:rsidR="00D46475" w:rsidRDefault="00D46475" w:rsidP="00D46475">
      <w:pPr>
        <w:rPr>
          <w:ins w:id="2649" w:author="VOYER Raphael" w:date="2021-07-08T11:03:00Z"/>
        </w:rPr>
      </w:pPr>
      <w:proofErr w:type="spellStart"/>
      <w:ins w:id="2650" w:author="VOYER Raphael" w:date="2021-07-08T09:41:00Z">
        <w:r>
          <w:t>RsyslogTrigger</w:t>
        </w:r>
        <w:proofErr w:type="spellEnd"/>
        <w:r>
          <w:t>:</w:t>
        </w:r>
      </w:ins>
      <w:ins w:id="2651" w:author="VOYER Raphael" w:date="2021-07-08T10:56:00Z">
        <w:r w:rsidR="00D07BA3" w:rsidRPr="00D07BA3">
          <w:t xml:space="preserve"> 'pmnHALLinkStatusCallback:206'</w:t>
        </w:r>
      </w:ins>
    </w:p>
    <w:p w14:paraId="777B54A6" w14:textId="2793C1A6" w:rsidR="00DF4210" w:rsidRDefault="00DF4210" w:rsidP="00D46475">
      <w:pPr>
        <w:rPr>
          <w:ins w:id="2652" w:author="VOYER Raphael" w:date="2021-07-08T11:03:00Z"/>
        </w:rPr>
      </w:pPr>
      <w:ins w:id="2653" w:author="VOYER Raphael" w:date="2021-07-08T11:03:00Z">
        <w:r>
          <w:t>Last</w:t>
        </w:r>
      </w:ins>
      <w:ins w:id="2654" w:author="VOYER Raphael" w:date="2021-07-08T11:46:00Z">
        <w:r w:rsidR="002F36A5">
          <w:t xml:space="preserve"> </w:t>
        </w:r>
      </w:ins>
      <w:ins w:id="2655" w:author="VOYER Raphael" w:date="2021-07-08T11:03:00Z">
        <w:r>
          <w:t>log file</w:t>
        </w:r>
      </w:ins>
      <w:ins w:id="2656" w:author="VOYER Raphael" w:date="2021-07-08T11:04:00Z">
        <w:r>
          <w:t>:</w:t>
        </w:r>
        <w:r w:rsidRPr="00DF4210">
          <w:t xml:space="preserve"> </w:t>
        </w:r>
        <w:proofErr w:type="spellStart"/>
        <w:r w:rsidRPr="00DF4210">
          <w:t>lastlog_flapping.json</w:t>
        </w:r>
      </w:ins>
      <w:proofErr w:type="spellEnd"/>
    </w:p>
    <w:p w14:paraId="4FF564C2" w14:textId="7562B039" w:rsidR="00DF4210" w:rsidRDefault="00DF4210" w:rsidP="00D46475">
      <w:pPr>
        <w:rPr>
          <w:ins w:id="2657" w:author="VOYER Raphael" w:date="2021-07-08T11:03:00Z"/>
        </w:rPr>
      </w:pPr>
      <w:ins w:id="2658" w:author="VOYER Raphael" w:date="2021-07-08T11:03:00Z">
        <w:r>
          <w:t>Log example:</w:t>
        </w:r>
      </w:ins>
    </w:p>
    <w:p w14:paraId="0AAF14C9" w14:textId="2B18C371" w:rsidR="00DF4210" w:rsidRPr="007C61CB" w:rsidRDefault="00DF4210" w:rsidP="00D46475">
      <w:pPr>
        <w:rPr>
          <w:ins w:id="2659" w:author="VOYER Raphael" w:date="2021-07-08T09:41:00Z"/>
        </w:rPr>
      </w:pPr>
      <w:ins w:id="2660" w:author="VOYER Raphael" w:date="2021-07-08T11:03:00Z">
        <w:r w:rsidRPr="00DF4210">
          <w:rPr>
            <w:i/>
            <w:iCs/>
            <w:rPrChange w:id="2661" w:author="VOYER Raphael" w:date="2021-07-08T11:03:00Z">
              <w:rPr/>
            </w:rPrChange>
          </w:rPr>
          <w:t>{"@timestamp":"2021-07-08T10:46:33+02:00","type":"syslog_json","relayip":"192.168.80.27","hostname":"os6860e-2-gartner","message":"&lt;134&gt;Jul</w:t>
        </w:r>
        <w:r w:rsidRPr="00DF4210">
          <w:t xml:space="preserve">  </w:t>
        </w:r>
        <w:r w:rsidRPr="00DF4210">
          <w:rPr>
            <w:i/>
            <w:iCs/>
            <w:rPrChange w:id="2662" w:author="VOYER Raphael" w:date="2021-07-08T11:03:00Z">
              <w:rPr/>
            </w:rPrChange>
          </w:rPr>
          <w:t xml:space="preserve">8 10:46:33 OS6860E-2-Gartner </w:t>
        </w:r>
        <w:proofErr w:type="spellStart"/>
        <w:r w:rsidRPr="00DF4210">
          <w:rPr>
            <w:i/>
            <w:iCs/>
            <w:rPrChange w:id="2663" w:author="VOYER Raphael" w:date="2021-07-08T11:03:00Z">
              <w:rPr/>
            </w:rPrChange>
          </w:rPr>
          <w:t>swlogd</w:t>
        </w:r>
        <w:proofErr w:type="spellEnd"/>
        <w:r w:rsidRPr="00DF4210">
          <w:rPr>
            <w:i/>
            <w:iCs/>
            <w:rPrChange w:id="2664" w:author="VOYER Raphael" w:date="2021-07-08T11:03:00Z">
              <w:rPr/>
            </w:rPrChange>
          </w:rPr>
          <w:t xml:space="preserve"> </w:t>
        </w:r>
        <w:proofErr w:type="spellStart"/>
        <w:r w:rsidRPr="00DF4210">
          <w:rPr>
            <w:i/>
            <w:iCs/>
            <w:rPrChange w:id="2665" w:author="VOYER Raphael" w:date="2021-07-08T11:03:00Z">
              <w:rPr/>
            </w:rPrChange>
          </w:rPr>
          <w:t>portMgrNi</w:t>
        </w:r>
        <w:proofErr w:type="spellEnd"/>
        <w:r w:rsidRPr="00DF4210">
          <w:rPr>
            <w:i/>
            <w:iCs/>
            <w:rPrChange w:id="2666" w:author="VOYER Raphael" w:date="2021-07-08T11:03:00Z">
              <w:rPr/>
            </w:rPrChange>
          </w:rPr>
          <w:t xml:space="preserve"> main INFO: : [pmnHALLinkStatusCallback:206] LINKSTS 1\/1\/3 DOWN (</w:t>
        </w:r>
        <w:proofErr w:type="spellStart"/>
        <w:r w:rsidRPr="00DF4210">
          <w:rPr>
            <w:i/>
            <w:iCs/>
            <w:rPrChange w:id="2667" w:author="VOYER Raphael" w:date="2021-07-08T11:03:00Z">
              <w:rPr/>
            </w:rPrChange>
          </w:rPr>
          <w:t>gport</w:t>
        </w:r>
        <w:proofErr w:type="spellEnd"/>
        <w:r w:rsidRPr="00DF4210">
          <w:rPr>
            <w:i/>
            <w:iCs/>
            <w:rPrChange w:id="2668" w:author="VOYER Raphael" w:date="2021-07-08T11:03:00Z">
              <w:rPr/>
            </w:rPrChange>
          </w:rPr>
          <w:t xml:space="preserve"> 0x2) Speed 0 Duplex HALF","</w:t>
        </w:r>
        <w:proofErr w:type="spellStart"/>
        <w:r w:rsidRPr="00DF4210">
          <w:rPr>
            <w:i/>
            <w:iCs/>
            <w:rPrChange w:id="2669" w:author="VOYER Raphael" w:date="2021-07-08T11:03:00Z">
              <w:rPr/>
            </w:rPrChange>
          </w:rPr>
          <w:t>end_msg</w:t>
        </w:r>
        <w:proofErr w:type="spellEnd"/>
        <w:r w:rsidRPr="00DF4210">
          <w:rPr>
            <w:i/>
            <w:iCs/>
            <w:rPrChange w:id="2670" w:author="VOYER Raphael" w:date="2021-07-08T11:03:00Z">
              <w:rPr/>
            </w:rPrChange>
          </w:rPr>
          <w:t>":""}</w:t>
        </w:r>
      </w:ins>
    </w:p>
    <w:p w14:paraId="313749F6" w14:textId="40F00834" w:rsidR="00D46475" w:rsidRDefault="00D46475">
      <w:pPr>
        <w:rPr>
          <w:ins w:id="2671" w:author="VOYER Raphael" w:date="2021-07-08T11:08:00Z"/>
        </w:rPr>
      </w:pPr>
    </w:p>
    <w:p w14:paraId="53779712" w14:textId="66B94F3B" w:rsidR="00F47B0D" w:rsidRDefault="00F47B0D">
      <w:pPr>
        <w:rPr>
          <w:ins w:id="2672" w:author="VOYER Raphael" w:date="2021-07-08T11:08:00Z"/>
        </w:rPr>
      </w:pPr>
    </w:p>
    <w:p w14:paraId="179CA338" w14:textId="7E62A2F7" w:rsidR="00F47B0D" w:rsidRDefault="00F47B0D" w:rsidP="00F47B0D">
      <w:pPr>
        <w:rPr>
          <w:ins w:id="2673" w:author="VOYER Raphael" w:date="2021-07-22T09:19:00Z"/>
        </w:rPr>
      </w:pPr>
      <w:ins w:id="2674" w:author="VOYER Raphael" w:date="2021-07-08T11:08:00Z">
        <w:r w:rsidRPr="00CC6053">
          <w:t>The purpose of this script is to detec</w:t>
        </w:r>
        <w:r>
          <w:t>t a port flapping in a network by analyze</w:t>
        </w:r>
        <w:r w:rsidRPr="00CC6053">
          <w:t xml:space="preserve">d </w:t>
        </w:r>
        <w:r>
          <w:t xml:space="preserve">the log file </w:t>
        </w:r>
        <w:proofErr w:type="spellStart"/>
        <w:r>
          <w:t>lastlog-flapping.json</w:t>
        </w:r>
        <w:proofErr w:type="spellEnd"/>
        <w:r>
          <w:t>, restart the port which responsible of the flapping and return back the switch in debug mode info.</w:t>
        </w:r>
      </w:ins>
    </w:p>
    <w:p w14:paraId="2912D7F1" w14:textId="77777777" w:rsidR="009B7079" w:rsidRDefault="009B7079" w:rsidP="00F47B0D">
      <w:pPr>
        <w:rPr>
          <w:ins w:id="2675" w:author="VOYER Raphael" w:date="2021-07-22T09:19:00Z"/>
        </w:rPr>
      </w:pPr>
    </w:p>
    <w:p w14:paraId="715253B8" w14:textId="77777777" w:rsidR="009B7079" w:rsidRDefault="009B7079" w:rsidP="009B7079">
      <w:pPr>
        <w:rPr>
          <w:ins w:id="2676" w:author="VOYER Raphael" w:date="2021-07-22T09:19:00Z"/>
        </w:rPr>
      </w:pPr>
      <w:ins w:id="2677" w:author="VOYER Raphael" w:date="2021-07-22T09:19:00Z">
        <w:r>
          <w:t>Script steps:</w:t>
        </w:r>
      </w:ins>
    </w:p>
    <w:p w14:paraId="77938496" w14:textId="77777777" w:rsidR="009B7079" w:rsidRDefault="009B7079" w:rsidP="00F47B0D">
      <w:pPr>
        <w:rPr>
          <w:ins w:id="2678" w:author="VOYER Raphael" w:date="2021-07-08T11:08:00Z"/>
        </w:rPr>
      </w:pPr>
    </w:p>
    <w:p w14:paraId="6F2E4BD2" w14:textId="20C22AED" w:rsidR="00F47B0D" w:rsidRDefault="009B7079" w:rsidP="009B7079">
      <w:pPr>
        <w:pStyle w:val="Paragraphedeliste"/>
        <w:numPr>
          <w:ilvl w:val="0"/>
          <w:numId w:val="89"/>
        </w:numPr>
        <w:rPr>
          <w:ins w:id="2679" w:author="VOYER Raphael" w:date="2021-07-08T11:08:00Z"/>
        </w:rPr>
        <w:pPrChange w:id="2680" w:author="VOYER Raphael" w:date="2021-07-22T09:20:00Z">
          <w:pPr/>
        </w:pPrChange>
      </w:pPr>
      <w:ins w:id="2681" w:author="VOYER Raphael" w:date="2021-07-22T09:20:00Z">
        <w:r>
          <w:t>Get</w:t>
        </w:r>
      </w:ins>
      <w:ins w:id="2682" w:author="VOYER Raphael" w:date="2021-07-08T11:08:00Z">
        <w:r w:rsidR="00F47B0D">
          <w:t xml:space="preserve"> all </w:t>
        </w:r>
        <w:proofErr w:type="spellStart"/>
        <w:r w:rsidR="00F47B0D">
          <w:t>informations</w:t>
        </w:r>
        <w:proofErr w:type="spellEnd"/>
        <w:r w:rsidR="00F47B0D">
          <w:t xml:space="preserve"> to connect to the switch send rainbow message or email.</w:t>
        </w:r>
      </w:ins>
    </w:p>
    <w:p w14:paraId="7F0EEE47" w14:textId="00EDC56D" w:rsidR="00F47B0D" w:rsidRDefault="009B7079" w:rsidP="00F47B0D">
      <w:pPr>
        <w:pStyle w:val="Paragraphedeliste"/>
        <w:numPr>
          <w:ilvl w:val="0"/>
          <w:numId w:val="89"/>
        </w:numPr>
        <w:rPr>
          <w:ins w:id="2683" w:author="VOYER Raphael" w:date="2021-07-08T11:08:00Z"/>
        </w:rPr>
        <w:pPrChange w:id="2684" w:author="VOYER Raphael" w:date="2021-07-22T09:20:00Z">
          <w:pPr/>
        </w:pPrChange>
      </w:pPr>
      <w:ins w:id="2685" w:author="VOYER Raphael" w:date="2021-07-22T09:20:00Z">
        <w:r>
          <w:t xml:space="preserve">Extract </w:t>
        </w:r>
      </w:ins>
      <w:ins w:id="2686" w:author="VOYER Raphael" w:date="2021-07-08T11:08:00Z">
        <w:r w:rsidR="00F47B0D">
          <w:t xml:space="preserve"> the switches IP and the ports responsible of the flapping which have been sent in the logs.</w:t>
        </w:r>
      </w:ins>
      <w:ins w:id="2687" w:author="VOYER Raphael" w:date="2021-07-20T10:02:00Z">
        <w:r w:rsidR="00EF0ADC">
          <w:t xml:space="preserve"> </w:t>
        </w:r>
      </w:ins>
      <w:ins w:id="2688" w:author="VOYER Raphael" w:date="2021-07-08T11:08:00Z">
        <w:r w:rsidR="00F47B0D">
          <w:t xml:space="preserve">For that we use the function </w:t>
        </w:r>
        <w:proofErr w:type="spellStart"/>
        <w:r w:rsidR="00F47B0D">
          <w:t>detect_port_flapping</w:t>
        </w:r>
        <w:proofErr w:type="spellEnd"/>
        <w:r w:rsidR="00F47B0D">
          <w:t>().</w:t>
        </w:r>
      </w:ins>
      <w:ins w:id="2689" w:author="VOYER Raphael" w:date="2021-07-22T09:20:00Z">
        <w:r>
          <w:t xml:space="preserve"> </w:t>
        </w:r>
      </w:ins>
      <w:ins w:id="2690" w:author="VOYER Raphael" w:date="2021-07-08T11:08:00Z">
        <w:r w:rsidR="00F47B0D">
          <w:t>This function will do the most part of Port Flapping:</w:t>
        </w:r>
      </w:ins>
    </w:p>
    <w:p w14:paraId="7AD80D54" w14:textId="77777777" w:rsidR="00F47B0D" w:rsidRDefault="00F47B0D" w:rsidP="00F47B0D">
      <w:pPr>
        <w:pStyle w:val="Paragraphedeliste"/>
        <w:numPr>
          <w:ilvl w:val="0"/>
          <w:numId w:val="84"/>
        </w:numPr>
        <w:spacing w:after="160" w:line="259" w:lineRule="auto"/>
        <w:rPr>
          <w:ins w:id="2691" w:author="VOYER Raphael" w:date="2021-07-08T11:08:00Z"/>
        </w:rPr>
      </w:pPr>
      <w:ins w:id="2692" w:author="VOYER Raphael" w:date="2021-07-08T11:08:00Z">
        <w:r>
          <w:t xml:space="preserve">Check if there is more than 30 lines in </w:t>
        </w:r>
        <w:proofErr w:type="spellStart"/>
        <w:r>
          <w:t>lastlog_flapping</w:t>
        </w:r>
        <w:proofErr w:type="spellEnd"/>
        <w:r>
          <w:t>, if there is the case we delete the log file. And we return NULL IP Addresses and NULL port numbers</w:t>
        </w:r>
      </w:ins>
    </w:p>
    <w:p w14:paraId="4D845350" w14:textId="77777777" w:rsidR="00F47B0D" w:rsidRDefault="00F47B0D" w:rsidP="00F47B0D">
      <w:pPr>
        <w:pStyle w:val="Paragraphedeliste"/>
        <w:numPr>
          <w:ilvl w:val="0"/>
          <w:numId w:val="84"/>
        </w:numPr>
        <w:spacing w:after="160" w:line="259" w:lineRule="auto"/>
        <w:rPr>
          <w:ins w:id="2693" w:author="VOYER Raphael" w:date="2021-07-08T11:08:00Z"/>
        </w:rPr>
      </w:pPr>
      <w:ins w:id="2694" w:author="VOYER Raphael" w:date="2021-07-08T11:08:00Z">
        <w:r w:rsidRPr="000A1E64">
          <w:t xml:space="preserve">For each line in the log file we do: </w:t>
        </w:r>
      </w:ins>
    </w:p>
    <w:p w14:paraId="687D1161" w14:textId="77777777" w:rsidR="00F47B0D" w:rsidRDefault="00F47B0D" w:rsidP="00F47B0D">
      <w:pPr>
        <w:pStyle w:val="Paragraphedeliste"/>
        <w:numPr>
          <w:ilvl w:val="1"/>
          <w:numId w:val="84"/>
        </w:numPr>
        <w:spacing w:after="160" w:line="259" w:lineRule="auto"/>
        <w:rPr>
          <w:ins w:id="2695" w:author="VOYER Raphael" w:date="2021-07-08T11:08:00Z"/>
        </w:rPr>
      </w:pPr>
      <w:ins w:id="2696" w:author="VOYER Raphael" w:date="2021-07-08T11:08:00Z">
        <w:r w:rsidRPr="000A1E64">
          <w:t>We extract the timestamp and the IP address</w:t>
        </w:r>
      </w:ins>
    </w:p>
    <w:p w14:paraId="2110B6F8" w14:textId="77777777" w:rsidR="00F47B0D" w:rsidRDefault="00F47B0D" w:rsidP="00F47B0D">
      <w:pPr>
        <w:pStyle w:val="Paragraphedeliste"/>
        <w:numPr>
          <w:ilvl w:val="1"/>
          <w:numId w:val="84"/>
        </w:numPr>
        <w:spacing w:after="160" w:line="259" w:lineRule="auto"/>
        <w:rPr>
          <w:ins w:id="2697" w:author="VOYER Raphael" w:date="2021-07-08T11:08:00Z"/>
        </w:rPr>
      </w:pPr>
      <w:ins w:id="2698" w:author="VOYER Raphael" w:date="2021-07-08T11:08:00Z">
        <w:r>
          <w:t xml:space="preserve">If there is no </w:t>
        </w:r>
        <w:proofErr w:type="spellStart"/>
        <w:r>
          <w:t>First_IP</w:t>
        </w:r>
        <w:proofErr w:type="spellEnd"/>
        <w:r>
          <w:t xml:space="preserve"> we put the IP address in the </w:t>
        </w:r>
        <w:proofErr w:type="spellStart"/>
        <w:r>
          <w:t>First_IP</w:t>
        </w:r>
        <w:proofErr w:type="spellEnd"/>
        <w:r>
          <w:t xml:space="preserve">, and we put the timestamp in memory for the log of the first </w:t>
        </w:r>
        <w:proofErr w:type="spellStart"/>
        <w:r>
          <w:t>ip</w:t>
        </w:r>
        <w:proofErr w:type="spellEnd"/>
        <w:r>
          <w:t xml:space="preserve"> (</w:t>
        </w:r>
        <w:proofErr w:type="spellStart"/>
        <w:r>
          <w:t>last_time_first</w:t>
        </w:r>
        <w:proofErr w:type="spellEnd"/>
        <w:r>
          <w:t>)</w:t>
        </w:r>
      </w:ins>
    </w:p>
    <w:p w14:paraId="1947FDD2" w14:textId="77777777" w:rsidR="00F47B0D" w:rsidRDefault="00F47B0D" w:rsidP="00F47B0D">
      <w:pPr>
        <w:pStyle w:val="Paragraphedeliste"/>
        <w:numPr>
          <w:ilvl w:val="1"/>
          <w:numId w:val="84"/>
        </w:numPr>
        <w:spacing w:after="160" w:line="259" w:lineRule="auto"/>
        <w:rPr>
          <w:ins w:id="2699" w:author="VOYER Raphael" w:date="2021-07-08T11:08:00Z"/>
        </w:rPr>
      </w:pPr>
      <w:ins w:id="2700" w:author="VOYER Raphael" w:date="2021-07-08T11:08:00Z">
        <w:r>
          <w:t xml:space="preserve">If there is no </w:t>
        </w:r>
        <w:proofErr w:type="spellStart"/>
        <w:r>
          <w:t>Second_IP</w:t>
        </w:r>
        <w:proofErr w:type="spellEnd"/>
        <w:r>
          <w:t xml:space="preserve"> and the current IP is not the first IP address,</w:t>
        </w:r>
        <w:r w:rsidRPr="00045500">
          <w:t xml:space="preserve"> </w:t>
        </w:r>
        <w:r>
          <w:t xml:space="preserve">we put the IP address in the </w:t>
        </w:r>
        <w:proofErr w:type="spellStart"/>
        <w:r>
          <w:t>Second_IP</w:t>
        </w:r>
        <w:proofErr w:type="spellEnd"/>
        <w:r>
          <w:t xml:space="preserve"> and we put the timestamp in memory for the log of the second </w:t>
        </w:r>
        <w:proofErr w:type="spellStart"/>
        <w:r>
          <w:t>ip</w:t>
        </w:r>
        <w:proofErr w:type="spellEnd"/>
        <w:r>
          <w:t xml:space="preserve"> (</w:t>
        </w:r>
        <w:proofErr w:type="spellStart"/>
        <w:r>
          <w:t>last_time_second</w:t>
        </w:r>
        <w:proofErr w:type="spellEnd"/>
        <w:r>
          <w:t>)</w:t>
        </w:r>
      </w:ins>
    </w:p>
    <w:p w14:paraId="79E11DD4" w14:textId="77777777" w:rsidR="00F47B0D" w:rsidRDefault="00F47B0D" w:rsidP="00F47B0D">
      <w:pPr>
        <w:pStyle w:val="Paragraphedeliste"/>
        <w:numPr>
          <w:ilvl w:val="1"/>
          <w:numId w:val="84"/>
        </w:numPr>
        <w:spacing w:after="160" w:line="259" w:lineRule="auto"/>
        <w:rPr>
          <w:ins w:id="2701" w:author="VOYER Raphael" w:date="2021-07-08T11:08:00Z"/>
        </w:rPr>
      </w:pPr>
      <w:ins w:id="2702" w:author="VOYER Raphael" w:date="2021-07-08T11:08:00Z">
        <w:r>
          <w:t xml:space="preserve">If there is a third </w:t>
        </w:r>
        <w:proofErr w:type="spellStart"/>
        <w:r>
          <w:t>ip</w:t>
        </w:r>
        <w:proofErr w:type="spellEnd"/>
        <w:r>
          <w:t xml:space="preserve"> address, the script clears the log file.</w:t>
        </w:r>
      </w:ins>
    </w:p>
    <w:p w14:paraId="4C42453A" w14:textId="77777777" w:rsidR="00F47B0D" w:rsidRDefault="00F47B0D" w:rsidP="00F47B0D">
      <w:pPr>
        <w:pStyle w:val="Paragraphedeliste"/>
        <w:numPr>
          <w:ilvl w:val="1"/>
          <w:numId w:val="84"/>
        </w:numPr>
        <w:spacing w:after="160" w:line="259" w:lineRule="auto"/>
        <w:rPr>
          <w:ins w:id="2703" w:author="VOYER Raphael" w:date="2021-07-08T11:08:00Z"/>
        </w:rPr>
      </w:pPr>
      <w:ins w:id="2704" w:author="VOYER Raphael" w:date="2021-07-08T11:08:00Z">
        <w:r>
          <w:t xml:space="preserve">To get the port associate to one of the IP Address, the script check if there is </w:t>
        </w:r>
        <w:r w:rsidRPr="00DB7FA5">
          <w:t>LINKSTS</w:t>
        </w:r>
        <w:r>
          <w:t xml:space="preserve"> in the log, the port number will be the next element in the log.</w:t>
        </w:r>
      </w:ins>
    </w:p>
    <w:p w14:paraId="25669B9D" w14:textId="77777777" w:rsidR="00F47B0D" w:rsidRDefault="00F47B0D" w:rsidP="00F47B0D">
      <w:pPr>
        <w:pStyle w:val="Paragraphedeliste"/>
        <w:numPr>
          <w:ilvl w:val="1"/>
          <w:numId w:val="84"/>
        </w:numPr>
        <w:spacing w:after="160" w:line="259" w:lineRule="auto"/>
        <w:rPr>
          <w:ins w:id="2705" w:author="VOYER Raphael" w:date="2021-07-08T11:08:00Z"/>
        </w:rPr>
      </w:pPr>
      <w:ins w:id="2706" w:author="VOYER Raphael" w:date="2021-07-08T11:08:00Z">
        <w:r>
          <w:t xml:space="preserve">If there is the first port we copy the port in the variable </w:t>
        </w:r>
        <w:proofErr w:type="spellStart"/>
        <w:r>
          <w:t>first_port</w:t>
        </w:r>
        <w:proofErr w:type="spellEnd"/>
        <w:r>
          <w:t xml:space="preserve">, if the first port is already set et the second port is empty we put the port in </w:t>
        </w:r>
        <w:proofErr w:type="spellStart"/>
        <w:r>
          <w:t>second_port</w:t>
        </w:r>
        <w:proofErr w:type="spellEnd"/>
        <w:r>
          <w:t>.</w:t>
        </w:r>
      </w:ins>
    </w:p>
    <w:p w14:paraId="6C6C8BD5" w14:textId="77777777" w:rsidR="00F47B0D" w:rsidRDefault="00F47B0D" w:rsidP="00F47B0D">
      <w:pPr>
        <w:pStyle w:val="Paragraphedeliste"/>
        <w:numPr>
          <w:ilvl w:val="1"/>
          <w:numId w:val="84"/>
        </w:numPr>
        <w:spacing w:after="160" w:line="259" w:lineRule="auto"/>
        <w:rPr>
          <w:ins w:id="2707" w:author="VOYER Raphael" w:date="2021-07-08T11:08:00Z"/>
        </w:rPr>
      </w:pPr>
      <w:ins w:id="2708" w:author="VOYER Raphael" w:date="2021-07-08T11:08:00Z">
        <w:r>
          <w:t>We check if there is DOWN in the log , we don’t take UP log in consideration to don’t make the accounting two times.</w:t>
        </w:r>
      </w:ins>
    </w:p>
    <w:p w14:paraId="1B3D5441" w14:textId="77777777" w:rsidR="00F47B0D" w:rsidRDefault="00F47B0D" w:rsidP="00F47B0D">
      <w:pPr>
        <w:pStyle w:val="Paragraphedeliste"/>
        <w:numPr>
          <w:ilvl w:val="1"/>
          <w:numId w:val="84"/>
        </w:numPr>
        <w:spacing w:after="160" w:line="259" w:lineRule="auto"/>
        <w:rPr>
          <w:ins w:id="2709" w:author="VOYER Raphael" w:date="2021-07-08T11:08:00Z"/>
        </w:rPr>
      </w:pPr>
      <w:ins w:id="2710" w:author="VOYER Raphael" w:date="2021-07-08T11:08:00Z">
        <w:r>
          <w:t xml:space="preserve">Now we check if the current </w:t>
        </w:r>
        <w:proofErr w:type="spellStart"/>
        <w:r>
          <w:t>ip</w:t>
        </w:r>
        <w:proofErr w:type="spellEnd"/>
        <w:r>
          <w:t xml:space="preserve"> in the log equals the first or the second IP.</w:t>
        </w:r>
      </w:ins>
    </w:p>
    <w:p w14:paraId="1AD60E6B" w14:textId="77777777" w:rsidR="00F47B0D" w:rsidRDefault="00F47B0D" w:rsidP="00F47B0D">
      <w:pPr>
        <w:pStyle w:val="Paragraphedeliste"/>
        <w:numPr>
          <w:ilvl w:val="1"/>
          <w:numId w:val="84"/>
        </w:numPr>
        <w:spacing w:after="160" w:line="259" w:lineRule="auto"/>
        <w:rPr>
          <w:ins w:id="2711" w:author="VOYER Raphael" w:date="2021-07-08T11:08:00Z"/>
        </w:rPr>
      </w:pPr>
      <w:ins w:id="2712" w:author="VOYER Raphael" w:date="2021-07-08T11:08:00Z">
        <w:r>
          <w:t>Then we calculate the time difference between the current log and the previous log for this IP. If there is less than 10 seconds( for the demo , we can down to 1), the script increments a counter associate to the current IP.</w:t>
        </w:r>
      </w:ins>
    </w:p>
    <w:p w14:paraId="20F3D951" w14:textId="097F6531" w:rsidR="00F47B0D" w:rsidRDefault="00F47B0D" w:rsidP="00F47B0D">
      <w:pPr>
        <w:pStyle w:val="Paragraphedeliste"/>
        <w:numPr>
          <w:ilvl w:val="1"/>
          <w:numId w:val="84"/>
        </w:numPr>
        <w:spacing w:after="160" w:line="259" w:lineRule="auto"/>
        <w:rPr>
          <w:ins w:id="2713" w:author="VOYER Raphael" w:date="2021-07-08T11:08:00Z"/>
        </w:rPr>
      </w:pPr>
      <w:ins w:id="2714" w:author="VOYER Raphael" w:date="2021-07-08T11:08:00Z">
        <w:r>
          <w:t>When one of the two counter</w:t>
        </w:r>
      </w:ins>
      <w:ins w:id="2715" w:author="VOYER Raphael" w:date="2021-07-21T10:21:00Z">
        <w:r w:rsidR="00B962B8">
          <w:t>s</w:t>
        </w:r>
      </w:ins>
      <w:ins w:id="2716" w:author="VOYER Raphael" w:date="2021-07-08T11:08:00Z">
        <w:r>
          <w:t xml:space="preserve"> reaches at  5, the script returns IP addresses and numbers ports. If there is only one IP address the other </w:t>
        </w:r>
        <w:proofErr w:type="spellStart"/>
        <w:r>
          <w:t>ip</w:t>
        </w:r>
        <w:proofErr w:type="spellEnd"/>
        <w:r>
          <w:t xml:space="preserve"> address return is set to 0 and the port to 1/1/0</w:t>
        </w:r>
      </w:ins>
    </w:p>
    <w:p w14:paraId="367EED6D" w14:textId="3A11DEB2" w:rsidR="004E16F6" w:rsidRDefault="00F47B0D" w:rsidP="00672CC6">
      <w:pPr>
        <w:pStyle w:val="Paragraphedeliste"/>
        <w:numPr>
          <w:ilvl w:val="1"/>
          <w:numId w:val="84"/>
        </w:numPr>
        <w:spacing w:after="160" w:line="259" w:lineRule="auto"/>
        <w:rPr>
          <w:ins w:id="2717" w:author="VOYER Raphael" w:date="2021-07-08T11:08:00Z"/>
        </w:rPr>
        <w:pPrChange w:id="2718" w:author="VOYER Raphael" w:date="2021-07-20T09:19:00Z">
          <w:pPr>
            <w:pStyle w:val="Paragraphedeliste"/>
            <w:numPr>
              <w:ilvl w:val="1"/>
              <w:numId w:val="84"/>
            </w:numPr>
            <w:spacing w:after="160" w:line="259" w:lineRule="auto"/>
            <w:ind w:left="1440" w:hanging="360"/>
          </w:pPr>
        </w:pPrChange>
      </w:pPr>
      <w:ins w:id="2719" w:author="VOYER Raphael" w:date="2021-07-08T11:08:00Z">
        <w:r>
          <w:t>if counters are less than 5 the script returns NULL IP addresses an</w:t>
        </w:r>
      </w:ins>
      <w:ins w:id="2720" w:author="VOYER Raphael" w:date="2021-07-08T11:24:00Z">
        <w:r w:rsidR="002224A0">
          <w:t>d</w:t>
        </w:r>
      </w:ins>
      <w:ins w:id="2721" w:author="VOYER Raphael" w:date="2021-07-08T11:08:00Z">
        <w:r>
          <w:t xml:space="preserve"> NULL port numbers</w:t>
        </w:r>
      </w:ins>
    </w:p>
    <w:p w14:paraId="748BE195" w14:textId="77777777" w:rsidR="00F47B0D" w:rsidRDefault="00F47B0D" w:rsidP="00F47B0D">
      <w:pPr>
        <w:rPr>
          <w:ins w:id="2722" w:author="VOYER Raphael" w:date="2021-07-08T11:08:00Z"/>
        </w:rPr>
      </w:pPr>
      <w:ins w:id="2723" w:author="VOYER Raphael" w:date="2021-07-08T11:08:00Z">
        <w:r>
          <w:lastRenderedPageBreak/>
          <w:t xml:space="preserve">The main script </w:t>
        </w:r>
        <w:proofErr w:type="spellStart"/>
        <w:r>
          <w:t>port_flapping</w:t>
        </w:r>
        <w:proofErr w:type="spellEnd"/>
        <w:r>
          <w:t>:</w:t>
        </w:r>
      </w:ins>
    </w:p>
    <w:p w14:paraId="355A0232" w14:textId="0164E78E" w:rsidR="00F47B0D" w:rsidRDefault="00F47B0D" w:rsidP="00F47B0D">
      <w:pPr>
        <w:pStyle w:val="Paragraphedeliste"/>
        <w:numPr>
          <w:ilvl w:val="0"/>
          <w:numId w:val="85"/>
        </w:numPr>
        <w:spacing w:after="160" w:line="259" w:lineRule="auto"/>
        <w:rPr>
          <w:ins w:id="2724" w:author="VOYER Raphael" w:date="2021-07-08T11:08:00Z"/>
        </w:rPr>
      </w:pPr>
      <w:ins w:id="2725" w:author="VOYER Raphael" w:date="2021-07-08T11:08:00Z">
        <w:r>
          <w:t>If both port number</w:t>
        </w:r>
      </w:ins>
      <w:ins w:id="2726" w:author="VOYER Raphael" w:date="2021-07-20T09:16:00Z">
        <w:r w:rsidR="005B3F86">
          <w:t>s not</w:t>
        </w:r>
      </w:ins>
      <w:ins w:id="2727" w:author="VOYER Raphael" w:date="2021-07-08T11:08:00Z">
        <w:r>
          <w:t xml:space="preserve"> equal to 0 , the script continue else the script stops.</w:t>
        </w:r>
      </w:ins>
    </w:p>
    <w:p w14:paraId="591315C0" w14:textId="77777777" w:rsidR="00F47B0D" w:rsidRDefault="00F47B0D" w:rsidP="00F47B0D">
      <w:pPr>
        <w:pStyle w:val="Paragraphedeliste"/>
        <w:numPr>
          <w:ilvl w:val="0"/>
          <w:numId w:val="85"/>
        </w:numPr>
        <w:spacing w:after="160" w:line="259" w:lineRule="auto"/>
        <w:rPr>
          <w:ins w:id="2728" w:author="VOYER Raphael" w:date="2021-07-08T11:08:00Z"/>
        </w:rPr>
      </w:pPr>
      <w:ins w:id="2729" w:author="VOYER Raphael" w:date="2021-07-08T11:08:00Z">
        <w:r>
          <w:t>There are now 3 different scenarios: 2 IP addresses, 1</w:t>
        </w:r>
        <w:r w:rsidRPr="008D12E6">
          <w:rPr>
            <w:vertAlign w:val="superscript"/>
          </w:rPr>
          <w:t>st</w:t>
        </w:r>
        <w:r>
          <w:t xml:space="preserve"> IP address or 2</w:t>
        </w:r>
        <w:r w:rsidRPr="008D12E6">
          <w:rPr>
            <w:vertAlign w:val="superscript"/>
          </w:rPr>
          <w:t>nd</w:t>
        </w:r>
        <w:r>
          <w:t xml:space="preserve"> IP address, even if the third case couldn’t be reach.</w:t>
        </w:r>
      </w:ins>
    </w:p>
    <w:p w14:paraId="5DE127CB" w14:textId="3E673E19" w:rsidR="004E16F6" w:rsidRDefault="004E16F6">
      <w:pPr>
        <w:pStyle w:val="Paragraphedeliste"/>
        <w:numPr>
          <w:ilvl w:val="0"/>
          <w:numId w:val="85"/>
        </w:numPr>
        <w:tabs>
          <w:tab w:val="center" w:pos="4536"/>
        </w:tabs>
        <w:rPr>
          <w:ins w:id="2730" w:author="VOYER Raphael" w:date="2021-07-20T09:19:00Z"/>
        </w:rPr>
        <w:pPrChange w:id="2731" w:author="VOYER Raphael" w:date="2021-07-20T09:19:00Z">
          <w:pPr>
            <w:tabs>
              <w:tab w:val="center" w:pos="4536"/>
            </w:tabs>
          </w:pPr>
        </w:pPrChange>
      </w:pPr>
      <w:ins w:id="2732" w:author="VOYER Raphael" w:date="2021-07-20T09:19:00Z">
        <w:r>
          <w:t>the script send a request by Mail and by Rainbow to fix or not the issue:</w:t>
        </w:r>
      </w:ins>
    </w:p>
    <w:p w14:paraId="21C081F8" w14:textId="6B449F79" w:rsidR="004E16F6" w:rsidRDefault="004E16F6">
      <w:pPr>
        <w:pStyle w:val="Paragraphedeliste"/>
        <w:numPr>
          <w:ilvl w:val="1"/>
          <w:numId w:val="83"/>
        </w:numPr>
        <w:tabs>
          <w:tab w:val="center" w:pos="4536"/>
        </w:tabs>
        <w:spacing w:after="160" w:line="259" w:lineRule="auto"/>
        <w:rPr>
          <w:ins w:id="2733" w:author="VOYER Raphael" w:date="2021-07-20T09:19:00Z"/>
        </w:rPr>
        <w:pPrChange w:id="2734" w:author="VOYER Raphael" w:date="2021-07-20T09:19:00Z">
          <w:pPr>
            <w:pStyle w:val="Paragraphedeliste"/>
            <w:numPr>
              <w:numId w:val="83"/>
            </w:numPr>
            <w:tabs>
              <w:tab w:val="center" w:pos="4536"/>
            </w:tabs>
            <w:spacing w:after="160" w:line="259" w:lineRule="auto"/>
            <w:ind w:hanging="360"/>
          </w:pPr>
        </w:pPrChange>
      </w:pPr>
      <w:ins w:id="2735" w:author="VOYER Raphael" w:date="2021-07-20T09:19:00Z">
        <w:r w:rsidRPr="004C4994">
          <w:t>If the answer is yes</w:t>
        </w:r>
        <w:r>
          <w:t>,</w:t>
        </w:r>
        <w:r w:rsidRPr="004C4994">
          <w:t xml:space="preserve"> </w:t>
        </w:r>
        <w:r>
          <w:t xml:space="preserve">the script </w:t>
        </w:r>
        <w:r w:rsidRPr="004C4994">
          <w:t xml:space="preserve">send a </w:t>
        </w:r>
        <w:proofErr w:type="spellStart"/>
        <w:r w:rsidRPr="004C4994">
          <w:t>ssh</w:t>
        </w:r>
        <w:proofErr w:type="spellEnd"/>
        <w:r w:rsidRPr="004C4994">
          <w:t xml:space="preserve"> packet to disable</w:t>
        </w:r>
      </w:ins>
      <w:ins w:id="2736" w:author="VOYER Raphael" w:date="2021-07-20T09:20:00Z">
        <w:r>
          <w:t xml:space="preserve"> ,and enable</w:t>
        </w:r>
      </w:ins>
      <w:ins w:id="2737" w:author="VOYER Raphael" w:date="2021-07-20T09:19:00Z">
        <w:r w:rsidRPr="004C4994">
          <w:t xml:space="preserve"> the port</w:t>
        </w:r>
      </w:ins>
      <w:ins w:id="2738" w:author="VOYER Raphael" w:date="2021-07-20T09:20:00Z">
        <w:r>
          <w:t>(s)</w:t>
        </w:r>
      </w:ins>
      <w:ins w:id="2739" w:author="VOYER Raphael" w:date="2021-07-20T09:19:00Z">
        <w:r w:rsidRPr="004C4994">
          <w:t xml:space="preserve"> sent in the logs.</w:t>
        </w:r>
      </w:ins>
    </w:p>
    <w:p w14:paraId="7146DE28" w14:textId="1ECFB3E4" w:rsidR="004E16F6" w:rsidRDefault="004E16F6">
      <w:pPr>
        <w:pStyle w:val="Paragraphedeliste"/>
        <w:numPr>
          <w:ilvl w:val="1"/>
          <w:numId w:val="83"/>
        </w:numPr>
        <w:tabs>
          <w:tab w:val="center" w:pos="4536"/>
        </w:tabs>
        <w:spacing w:after="160" w:line="259" w:lineRule="auto"/>
        <w:rPr>
          <w:ins w:id="2740" w:author="VOYER Raphael" w:date="2021-07-20T09:19:00Z"/>
        </w:rPr>
        <w:pPrChange w:id="2741" w:author="VOYER Raphael" w:date="2021-07-20T09:19:00Z">
          <w:pPr>
            <w:pStyle w:val="Paragraphedeliste"/>
            <w:numPr>
              <w:numId w:val="83"/>
            </w:numPr>
            <w:tabs>
              <w:tab w:val="center" w:pos="4536"/>
            </w:tabs>
            <w:spacing w:after="160" w:line="259" w:lineRule="auto"/>
            <w:ind w:hanging="360"/>
          </w:pPr>
        </w:pPrChange>
      </w:pPr>
      <w:ins w:id="2742" w:author="VOYER Raphael" w:date="2021-07-20T09:19:00Z">
        <w:r>
          <w:t>If the answer Is yes and sa</w:t>
        </w:r>
      </w:ins>
      <w:ins w:id="2743" w:author="VOYER Raphael" w:date="2021-07-21T10:26:00Z">
        <w:r w:rsidR="004902C1">
          <w:t>v</w:t>
        </w:r>
      </w:ins>
      <w:ins w:id="2744" w:author="VOYER Raphael" w:date="2021-07-20T09:19:00Z">
        <w:r>
          <w:t>e my decision</w:t>
        </w:r>
        <w:r w:rsidRPr="004C4994">
          <w:t xml:space="preserve"> send a </w:t>
        </w:r>
        <w:proofErr w:type="spellStart"/>
        <w:r w:rsidRPr="004C4994">
          <w:t>ssh</w:t>
        </w:r>
        <w:proofErr w:type="spellEnd"/>
        <w:r w:rsidRPr="004C4994">
          <w:t xml:space="preserve"> packet to disable the port</w:t>
        </w:r>
      </w:ins>
      <w:ins w:id="2745" w:author="VOYER Raphael" w:date="2021-07-20T09:20:00Z">
        <w:r>
          <w:t>(s)</w:t>
        </w:r>
      </w:ins>
      <w:ins w:id="2746" w:author="VOYER Raphael" w:date="2021-07-20T09:19:00Z">
        <w:r w:rsidRPr="004C4994">
          <w:t xml:space="preserve"> sent in the logs.</w:t>
        </w:r>
        <w:r>
          <w:t xml:space="preserve"> Then save the answer in the </w:t>
        </w:r>
        <w:proofErr w:type="spellStart"/>
        <w:r w:rsidRPr="004C4994">
          <w:t>decisions_save.conf</w:t>
        </w:r>
        <w:proofErr w:type="spellEnd"/>
        <w:r>
          <w:t xml:space="preserve"> file</w:t>
        </w:r>
      </w:ins>
    </w:p>
    <w:p w14:paraId="46C5A748" w14:textId="77777777" w:rsidR="004E16F6" w:rsidRPr="004C4994" w:rsidRDefault="004E16F6">
      <w:pPr>
        <w:pStyle w:val="Paragraphedeliste"/>
        <w:numPr>
          <w:ilvl w:val="1"/>
          <w:numId w:val="83"/>
        </w:numPr>
        <w:tabs>
          <w:tab w:val="center" w:pos="4536"/>
        </w:tabs>
        <w:spacing w:after="160" w:line="259" w:lineRule="auto"/>
        <w:rPr>
          <w:ins w:id="2747" w:author="VOYER Raphael" w:date="2021-07-20T09:19:00Z"/>
        </w:rPr>
        <w:pPrChange w:id="2748" w:author="VOYER Raphael" w:date="2021-07-20T09:19:00Z">
          <w:pPr>
            <w:pStyle w:val="Paragraphedeliste"/>
            <w:numPr>
              <w:numId w:val="83"/>
            </w:numPr>
            <w:tabs>
              <w:tab w:val="center" w:pos="4536"/>
            </w:tabs>
            <w:spacing w:after="160" w:line="259" w:lineRule="auto"/>
            <w:ind w:hanging="360"/>
          </w:pPr>
        </w:pPrChange>
      </w:pPr>
      <w:ins w:id="2749" w:author="VOYER Raphael" w:date="2021-07-20T09:19:00Z">
        <w:r>
          <w:t xml:space="preserve">If the answer is no, the script does nothing, and save the decision in the </w:t>
        </w:r>
        <w:proofErr w:type="spellStart"/>
        <w:r w:rsidRPr="004C4994">
          <w:t>decisions_save.conf</w:t>
        </w:r>
        <w:proofErr w:type="spellEnd"/>
        <w:r>
          <w:t xml:space="preserve"> file.</w:t>
        </w:r>
      </w:ins>
    </w:p>
    <w:p w14:paraId="27AF4DA6" w14:textId="77777777" w:rsidR="004E16F6" w:rsidRDefault="004E16F6">
      <w:pPr>
        <w:pStyle w:val="Paragraphedeliste"/>
        <w:numPr>
          <w:ilvl w:val="0"/>
          <w:numId w:val="83"/>
        </w:numPr>
        <w:tabs>
          <w:tab w:val="center" w:pos="4536"/>
        </w:tabs>
        <w:rPr>
          <w:ins w:id="2750" w:author="VOYER Raphael" w:date="2021-07-20T09:19:00Z"/>
        </w:rPr>
        <w:pPrChange w:id="2751" w:author="VOYER Raphael" w:date="2021-07-20T09:19:00Z">
          <w:pPr>
            <w:tabs>
              <w:tab w:val="center" w:pos="4536"/>
            </w:tabs>
          </w:pPr>
        </w:pPrChange>
      </w:pPr>
      <w:ins w:id="2752" w:author="VOYER Raphael" w:date="2021-07-20T09:19:00Z">
        <w:r>
          <w:t>Send the log file and a message by the rainbow bot (the bot will be explained in a other part).</w:t>
        </w:r>
      </w:ins>
    </w:p>
    <w:p w14:paraId="0B42A0A4" w14:textId="77777777" w:rsidR="004E16F6" w:rsidRDefault="004E16F6">
      <w:pPr>
        <w:pStyle w:val="Paragraphedeliste"/>
        <w:numPr>
          <w:ilvl w:val="0"/>
          <w:numId w:val="83"/>
        </w:numPr>
        <w:tabs>
          <w:tab w:val="center" w:pos="4536"/>
        </w:tabs>
        <w:rPr>
          <w:ins w:id="2753" w:author="VOYER Raphael" w:date="2021-07-20T09:19:00Z"/>
        </w:rPr>
        <w:pPrChange w:id="2754" w:author="VOYER Raphael" w:date="2021-07-20T09:19:00Z">
          <w:pPr>
            <w:tabs>
              <w:tab w:val="center" w:pos="4536"/>
            </w:tabs>
          </w:pPr>
        </w:pPrChange>
      </w:pPr>
      <w:ins w:id="2755" w:author="VOYER Raphael" w:date="2021-07-20T09:19:00Z">
        <w:r>
          <w:t xml:space="preserve">Send the log in attachment and </w:t>
        </w:r>
        <w:proofErr w:type="spellStart"/>
        <w:r>
          <w:t>a</w:t>
        </w:r>
        <w:proofErr w:type="spellEnd"/>
        <w:r>
          <w:t xml:space="preserve"> email to the email address in  </w:t>
        </w:r>
        <w:proofErr w:type="spellStart"/>
        <w:r>
          <w:t>ALE_script.conf</w:t>
        </w:r>
        <w:proofErr w:type="spellEnd"/>
      </w:ins>
    </w:p>
    <w:p w14:paraId="1619640F" w14:textId="67E26322" w:rsidR="004E16F6" w:rsidRDefault="004E16F6">
      <w:pPr>
        <w:pStyle w:val="Paragraphedeliste"/>
        <w:numPr>
          <w:ilvl w:val="0"/>
          <w:numId w:val="83"/>
        </w:numPr>
        <w:tabs>
          <w:tab w:val="center" w:pos="4536"/>
        </w:tabs>
        <w:rPr>
          <w:ins w:id="2756" w:author="VOYER Raphael" w:date="2021-07-20T09:19:00Z"/>
        </w:rPr>
        <w:pPrChange w:id="2757" w:author="VOYER Raphael" w:date="2021-07-20T09:19:00Z">
          <w:pPr>
            <w:tabs>
              <w:tab w:val="center" w:pos="4536"/>
            </w:tabs>
          </w:pPr>
        </w:pPrChange>
      </w:pPr>
      <w:ins w:id="2758" w:author="VOYER Raphael" w:date="2021-07-20T09:19:00Z">
        <w:r>
          <w:t>Then we disable the debugging on the switch</w:t>
        </w:r>
      </w:ins>
      <w:ins w:id="2759" w:author="VOYER Raphael" w:date="2021-07-20T09:20:00Z">
        <w:r>
          <w:t>(es)</w:t>
        </w:r>
      </w:ins>
      <w:ins w:id="2760" w:author="VOYER Raphael" w:date="2021-07-20T09:19:00Z">
        <w:r>
          <w:t>.</w:t>
        </w:r>
      </w:ins>
    </w:p>
    <w:p w14:paraId="4C363B92" w14:textId="77777777" w:rsidR="00F47B0D" w:rsidRPr="008D12E6" w:rsidRDefault="00F47B0D">
      <w:pPr>
        <w:pStyle w:val="Paragraphedeliste"/>
        <w:spacing w:after="160" w:line="259" w:lineRule="auto"/>
        <w:rPr>
          <w:ins w:id="2761" w:author="VOYER Raphael" w:date="2021-07-08T11:08:00Z"/>
        </w:rPr>
        <w:pPrChange w:id="2762" w:author="VOYER Raphael" w:date="2021-07-20T09:19:00Z">
          <w:pPr>
            <w:pStyle w:val="Paragraphedeliste"/>
            <w:numPr>
              <w:numId w:val="85"/>
            </w:numPr>
            <w:spacing w:after="160" w:line="259" w:lineRule="auto"/>
            <w:ind w:hanging="360"/>
          </w:pPr>
        </w:pPrChange>
      </w:pPr>
    </w:p>
    <w:p w14:paraId="6E218949" w14:textId="292E78F7" w:rsidR="00F47B0D" w:rsidRDefault="00F47B0D">
      <w:pPr>
        <w:rPr>
          <w:ins w:id="2763" w:author="VOYER Raphael" w:date="2021-07-08T11:08:00Z"/>
        </w:rPr>
      </w:pPr>
    </w:p>
    <w:p w14:paraId="76E36D40" w14:textId="77777777" w:rsidR="00F47B0D" w:rsidRPr="005F7361" w:rsidRDefault="00F47B0D">
      <w:pPr>
        <w:rPr>
          <w:ins w:id="2764" w:author="VOYER Raphael" w:date="2021-07-07T14:00:00Z"/>
          <w:rPrChange w:id="2765" w:author="VOYER Raphael" w:date="2021-07-07T14:52:00Z">
            <w:rPr>
              <w:ins w:id="2766" w:author="VOYER Raphael" w:date="2021-07-07T14:00:00Z"/>
            </w:rPr>
          </w:rPrChange>
        </w:rPr>
        <w:pPrChange w:id="2767" w:author="VOYER Raphael" w:date="2021-07-07T14:52:00Z">
          <w:pPr>
            <w:pStyle w:val="Titre2"/>
          </w:pPr>
        </w:pPrChange>
      </w:pPr>
    </w:p>
    <w:p w14:paraId="198D8948" w14:textId="48B3D649" w:rsidR="005D5FB1" w:rsidRDefault="005D5FB1">
      <w:pPr>
        <w:rPr>
          <w:ins w:id="2768" w:author="VOYER Raphael" w:date="2021-07-08T11:05:00Z"/>
        </w:rPr>
      </w:pPr>
      <w:ins w:id="2769" w:author="VOYER Raphael" w:date="2021-07-07T14:01:00Z">
        <w:r>
          <w:rPr>
            <w:noProof/>
          </w:rPr>
          <w:lastRenderedPageBreak/>
          <w:drawing>
            <wp:inline distT="0" distB="0" distL="0" distR="0" wp14:anchorId="275761C1" wp14:editId="5E4DE67A">
              <wp:extent cx="5943600" cy="6658610"/>
              <wp:effectExtent l="0" t="0" r="0" b="8890"/>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658610"/>
                      </a:xfrm>
                      <a:prstGeom prst="rect">
                        <a:avLst/>
                      </a:prstGeom>
                      <a:noFill/>
                      <a:ln>
                        <a:noFill/>
                      </a:ln>
                    </pic:spPr>
                  </pic:pic>
                </a:graphicData>
              </a:graphic>
            </wp:inline>
          </w:drawing>
        </w:r>
      </w:ins>
    </w:p>
    <w:p w14:paraId="36308104" w14:textId="7DD24FC4" w:rsidR="00DF4210" w:rsidRDefault="00DF4210">
      <w:pPr>
        <w:rPr>
          <w:ins w:id="2770" w:author="VOYER Raphael" w:date="2021-07-08T11:05:00Z"/>
        </w:rPr>
      </w:pPr>
    </w:p>
    <w:p w14:paraId="084AFFD4" w14:textId="6E168F3C" w:rsidR="00DF4210" w:rsidRDefault="00DF4210">
      <w:pPr>
        <w:rPr>
          <w:ins w:id="2771" w:author="VOYER Raphael" w:date="2021-07-08T11:05:00Z"/>
        </w:rPr>
      </w:pPr>
    </w:p>
    <w:p w14:paraId="7281DA4B" w14:textId="52AEE31B" w:rsidR="00DF4210" w:rsidRDefault="00DF4210">
      <w:pPr>
        <w:rPr>
          <w:ins w:id="2772" w:author="VOYER Raphael" w:date="2021-07-08T11:05:00Z"/>
        </w:rPr>
      </w:pPr>
    </w:p>
    <w:p w14:paraId="1A4B70BB" w14:textId="52BDB12F" w:rsidR="00DF4210" w:rsidRDefault="00DF4210">
      <w:pPr>
        <w:rPr>
          <w:ins w:id="2773" w:author="VOYER Raphael" w:date="2021-07-08T11:05:00Z"/>
        </w:rPr>
      </w:pPr>
    </w:p>
    <w:p w14:paraId="5243331C" w14:textId="411F087D" w:rsidR="00DF4210" w:rsidRDefault="00DF4210">
      <w:pPr>
        <w:rPr>
          <w:ins w:id="2774" w:author="VOYER Raphael" w:date="2021-07-08T11:05:00Z"/>
        </w:rPr>
      </w:pPr>
    </w:p>
    <w:p w14:paraId="5E958A83" w14:textId="7C7621BD" w:rsidR="00DF4210" w:rsidRDefault="00DF4210">
      <w:pPr>
        <w:rPr>
          <w:ins w:id="2775" w:author="VOYER Raphael" w:date="2021-07-08T11:05:00Z"/>
        </w:rPr>
      </w:pPr>
    </w:p>
    <w:p w14:paraId="5AF93842" w14:textId="03B0C30D" w:rsidR="00DF4210" w:rsidRDefault="00DF4210">
      <w:pPr>
        <w:rPr>
          <w:ins w:id="2776" w:author="VOYER Raphael" w:date="2021-07-08T11:05:00Z"/>
        </w:rPr>
      </w:pPr>
    </w:p>
    <w:p w14:paraId="0CC473D7" w14:textId="77777777" w:rsidR="00DF4210" w:rsidRPr="005D5FB1" w:rsidRDefault="00DF4210">
      <w:pPr>
        <w:rPr>
          <w:ins w:id="2777" w:author="VOYER Raphael" w:date="2021-06-16T11:42:00Z"/>
          <w:rPrChange w:id="2778" w:author="VOYER Raphael" w:date="2021-07-07T14:00:00Z">
            <w:rPr>
              <w:ins w:id="2779" w:author="VOYER Raphael" w:date="2021-06-16T11:42:00Z"/>
            </w:rPr>
          </w:rPrChange>
        </w:rPr>
        <w:pPrChange w:id="2780" w:author="VOYER Raphael" w:date="2021-07-07T14:00:00Z">
          <w:pPr>
            <w:pStyle w:val="Titre2"/>
          </w:pPr>
        </w:pPrChange>
      </w:pPr>
    </w:p>
    <w:p w14:paraId="65D8440E" w14:textId="77777777" w:rsidR="00384699" w:rsidRDefault="00384699" w:rsidP="00384699">
      <w:pPr>
        <w:pStyle w:val="Titre2"/>
        <w:rPr>
          <w:ins w:id="2781" w:author="VOYER Raphael" w:date="2021-07-07T15:00:00Z"/>
        </w:rPr>
      </w:pPr>
      <w:bookmarkStart w:id="2782" w:name="_Toc76555090"/>
      <w:ins w:id="2783" w:author="VOYER Raphael" w:date="2021-06-16T11:45:00Z">
        <w:r>
          <w:lastRenderedPageBreak/>
          <w:t>Port Scanning (DDOS)</w:t>
        </w:r>
      </w:ins>
      <w:ins w:id="2784" w:author="VOYER Raphael" w:date="2021-06-16T11:50:00Z">
        <w:r w:rsidR="00E11907">
          <w:t xml:space="preserve"> Script</w:t>
        </w:r>
      </w:ins>
      <w:bookmarkEnd w:id="2782"/>
    </w:p>
    <w:p w14:paraId="747905B3" w14:textId="77777777" w:rsidR="00D46475" w:rsidRDefault="005F7361" w:rsidP="005F7361">
      <w:pPr>
        <w:rPr>
          <w:ins w:id="2785" w:author="VOYER Raphael" w:date="2021-07-08T09:41:00Z"/>
        </w:rPr>
      </w:pPr>
      <w:ins w:id="2786" w:author="VOYER Raphael" w:date="2021-07-07T15:00:00Z">
        <w:r>
          <w:t>Name:</w:t>
        </w:r>
      </w:ins>
      <w:ins w:id="2787" w:author="VOYER Raphael" w:date="2021-07-07T15:01:00Z">
        <w:r>
          <w:t xml:space="preserve"> </w:t>
        </w:r>
        <w:r w:rsidRPr="005F7361">
          <w:t xml:space="preserve">support_switch_enable_qos.py </w:t>
        </w:r>
      </w:ins>
    </w:p>
    <w:p w14:paraId="61DCAC2C" w14:textId="3A12AC94" w:rsidR="00D46475" w:rsidRDefault="00D46475" w:rsidP="00D46475">
      <w:pPr>
        <w:rPr>
          <w:ins w:id="2788" w:author="VOYER Raphael" w:date="2021-07-08T11:04:00Z"/>
        </w:rPr>
      </w:pPr>
      <w:proofErr w:type="spellStart"/>
      <w:ins w:id="2789" w:author="VOYER Raphael" w:date="2021-07-08T09:41:00Z">
        <w:r>
          <w:t>Rsyslog</w:t>
        </w:r>
        <w:proofErr w:type="spellEnd"/>
        <w:r>
          <w:t xml:space="preserve"> Trigger:</w:t>
        </w:r>
      </w:ins>
      <w:ins w:id="2790" w:author="VOYER Raphael" w:date="2021-07-08T10:30:00Z">
        <w:r w:rsidR="00E90680" w:rsidRPr="00E90680">
          <w:t xml:space="preserve"> 'ALV4 event: PSCAN'</w:t>
        </w:r>
      </w:ins>
    </w:p>
    <w:p w14:paraId="79737F7B" w14:textId="2EDA8AE4" w:rsidR="00DF4210" w:rsidRDefault="00DF4210" w:rsidP="00D46475">
      <w:pPr>
        <w:rPr>
          <w:ins w:id="2791" w:author="VOYER Raphael" w:date="2021-07-08T11:05:00Z"/>
        </w:rPr>
      </w:pPr>
      <w:ins w:id="2792" w:author="VOYER Raphael" w:date="2021-07-08T11:04:00Z">
        <w:r>
          <w:t>Last log file :</w:t>
        </w:r>
      </w:ins>
      <w:ins w:id="2793" w:author="VOYER Raphael" w:date="2021-07-08T11:05:00Z">
        <w:r w:rsidRPr="00DF4210">
          <w:t xml:space="preserve"> </w:t>
        </w:r>
        <w:proofErr w:type="spellStart"/>
        <w:r w:rsidRPr="00DF4210">
          <w:t>lastlog_ddos_ip.json</w:t>
        </w:r>
        <w:proofErr w:type="spellEnd"/>
      </w:ins>
    </w:p>
    <w:p w14:paraId="3A47B403" w14:textId="684C577D" w:rsidR="00DF4210" w:rsidRDefault="00DF4210" w:rsidP="00D46475">
      <w:pPr>
        <w:rPr>
          <w:ins w:id="2794" w:author="VOYER Raphael" w:date="2021-07-08T11:05:00Z"/>
        </w:rPr>
      </w:pPr>
      <w:ins w:id="2795" w:author="VOYER Raphael" w:date="2021-07-08T11:05:00Z">
        <w:r>
          <w:t>Log example:</w:t>
        </w:r>
      </w:ins>
    </w:p>
    <w:p w14:paraId="6854D6EC" w14:textId="1A30F522" w:rsidR="00DF4210" w:rsidRDefault="00DF4210" w:rsidP="00D46475">
      <w:pPr>
        <w:rPr>
          <w:ins w:id="2796" w:author="VOYER Raphael" w:date="2021-07-20T09:23:00Z"/>
          <w:i/>
          <w:iCs/>
        </w:rPr>
      </w:pPr>
      <w:ins w:id="2797" w:author="VOYER Raphael" w:date="2021-07-08T11:05:00Z">
        <w:r w:rsidRPr="00F47B0D">
          <w:rPr>
            <w:i/>
            <w:iCs/>
            <w:rPrChange w:id="2798" w:author="VOYER Raphael" w:date="2021-07-08T11:06:00Z">
              <w:rPr/>
            </w:rPrChange>
          </w:rPr>
          <w:t>{"@timestamp":"2021-06-04T00:09:18+</w:t>
        </w:r>
        <w:r w:rsidRPr="00DF4210">
          <w:rPr>
            <w:i/>
            <w:iCs/>
            <w:rPrChange w:id="2799" w:author="VOYER Raphael" w:date="2021-07-08T11:05:00Z">
              <w:rPr/>
            </w:rPrChange>
          </w:rPr>
          <w:t xml:space="preserve">02:00","type":"syslog_json","relayip":"10.130.7.251","hostname":"os6860e-core1","message":"&lt;135&gt;Jun  4 00:09:18 OS6860E-Core1 </w:t>
        </w:r>
        <w:proofErr w:type="spellStart"/>
        <w:r w:rsidRPr="00DF4210">
          <w:rPr>
            <w:i/>
            <w:iCs/>
            <w:rPrChange w:id="2800" w:author="VOYER Raphael" w:date="2021-07-08T11:05:00Z">
              <w:rPr/>
            </w:rPrChange>
          </w:rPr>
          <w:t>swlogd</w:t>
        </w:r>
        <w:proofErr w:type="spellEnd"/>
        <w:r w:rsidRPr="00DF4210">
          <w:rPr>
            <w:i/>
            <w:iCs/>
            <w:rPrChange w:id="2801" w:author="VOYER Raphael" w:date="2021-07-08T11:05:00Z">
              <w:rPr/>
            </w:rPrChange>
          </w:rPr>
          <w:t xml:space="preserve"> ipv4 alv4ni DBG1: ALV4 event: PSCAN </w:t>
        </w:r>
        <w:proofErr w:type="spellStart"/>
        <w:r w:rsidRPr="00DF4210">
          <w:rPr>
            <w:i/>
            <w:iCs/>
            <w:rPrChange w:id="2802" w:author="VOYER Raphael" w:date="2021-07-08T11:05:00Z">
              <w:rPr/>
            </w:rPrChange>
          </w:rPr>
          <w:t>vrf</w:t>
        </w:r>
        <w:proofErr w:type="spellEnd"/>
        <w:r w:rsidRPr="00DF4210">
          <w:rPr>
            <w:i/>
            <w:iCs/>
            <w:rPrChange w:id="2803" w:author="VOYER Raphael" w:date="2021-07-08T11:05:00Z">
              <w:rPr/>
            </w:rPrChange>
          </w:rPr>
          <w:t xml:space="preserve"> 0 8.8.4.4","end_msg":""}</w:t>
        </w:r>
      </w:ins>
    </w:p>
    <w:p w14:paraId="6338C6AE" w14:textId="142AFD4C" w:rsidR="004E16F6" w:rsidRDefault="004E16F6" w:rsidP="00D46475">
      <w:pPr>
        <w:rPr>
          <w:ins w:id="2804" w:author="VOYER Raphael" w:date="2021-07-20T09:23:00Z"/>
          <w:i/>
          <w:iCs/>
        </w:rPr>
      </w:pPr>
    </w:p>
    <w:p w14:paraId="79553E04" w14:textId="2B916191" w:rsidR="0047316D" w:rsidRDefault="00992A27" w:rsidP="0047316D">
      <w:pPr>
        <w:rPr>
          <w:ins w:id="2805" w:author="VOYER Raphael" w:date="2021-07-22T09:19:00Z"/>
        </w:rPr>
      </w:pPr>
      <w:ins w:id="2806" w:author="VOYER Raphael" w:date="2021-07-20T09:28:00Z">
        <w:r>
          <w:rPr>
            <w:i/>
            <w:iCs/>
          </w:rPr>
          <w:t xml:space="preserve">The </w:t>
        </w:r>
      </w:ins>
      <w:ins w:id="2807" w:author="VOYER Raphael" w:date="2021-07-20T09:29:00Z">
        <w:r>
          <w:rPr>
            <w:i/>
            <w:iCs/>
          </w:rPr>
          <w:t>purpose</w:t>
        </w:r>
      </w:ins>
      <w:ins w:id="2808" w:author="VOYER Raphael" w:date="2021-07-20T09:28:00Z">
        <w:r>
          <w:rPr>
            <w:i/>
            <w:iCs/>
          </w:rPr>
          <w:t xml:space="preserve"> of this script</w:t>
        </w:r>
      </w:ins>
      <w:ins w:id="2809" w:author="VOYER Raphael" w:date="2021-07-20T09:27:00Z">
        <w:r w:rsidR="004E16F6" w:rsidRPr="004E16F6">
          <w:rPr>
            <w:i/>
            <w:iCs/>
            <w:rPrChange w:id="2810" w:author="VOYER Raphael" w:date="2021-07-20T09:27:00Z">
              <w:rPr>
                <w:i/>
                <w:iCs/>
                <w:lang w:val="fr-FR"/>
              </w:rPr>
            </w:rPrChange>
          </w:rPr>
          <w:t xml:space="preserve"> </w:t>
        </w:r>
      </w:ins>
      <w:ins w:id="2811" w:author="VOYER Raphael" w:date="2021-07-20T09:30:00Z">
        <w:r>
          <w:rPr>
            <w:i/>
            <w:iCs/>
          </w:rPr>
          <w:t>is</w:t>
        </w:r>
      </w:ins>
      <w:ins w:id="2812" w:author="VOYER Raphael" w:date="2021-07-20T09:29:00Z">
        <w:r>
          <w:rPr>
            <w:i/>
            <w:iCs/>
          </w:rPr>
          <w:t xml:space="preserve"> to detect a port </w:t>
        </w:r>
      </w:ins>
      <w:ins w:id="2813" w:author="VOYER Raphael" w:date="2021-07-20T09:30:00Z">
        <w:r>
          <w:rPr>
            <w:i/>
            <w:iCs/>
          </w:rPr>
          <w:t>scanning</w:t>
        </w:r>
      </w:ins>
      <w:ins w:id="2814" w:author="VOYER Raphael" w:date="2021-07-20T09:27:00Z">
        <w:r w:rsidR="004E16F6">
          <w:t xml:space="preserve"> </w:t>
        </w:r>
      </w:ins>
      <w:ins w:id="2815" w:author="VOYER Raphael" w:date="2021-07-20T09:30:00Z">
        <w:r>
          <w:t xml:space="preserve">in </w:t>
        </w:r>
      </w:ins>
      <w:ins w:id="2816" w:author="VOYER Raphael" w:date="2021-07-20T09:27:00Z">
        <w:r w:rsidR="004E16F6">
          <w:t>a network by analyze</w:t>
        </w:r>
        <w:r w:rsidR="004E16F6" w:rsidRPr="00CC6053">
          <w:t xml:space="preserve">d </w:t>
        </w:r>
        <w:r w:rsidR="004E16F6">
          <w:t xml:space="preserve">the log file </w:t>
        </w:r>
        <w:proofErr w:type="spellStart"/>
        <w:r w:rsidR="004E16F6">
          <w:t>lastlog</w:t>
        </w:r>
        <w:r w:rsidR="004E16F6" w:rsidRPr="00DF4210">
          <w:t>_ddos_ip.json</w:t>
        </w:r>
        <w:r w:rsidR="004E16F6">
          <w:t>.json</w:t>
        </w:r>
      </w:ins>
      <w:proofErr w:type="spellEnd"/>
      <w:ins w:id="2817" w:author="VOYER Raphael" w:date="2021-07-20T09:30:00Z">
        <w:r w:rsidR="0047316D">
          <w:t xml:space="preserve">, </w:t>
        </w:r>
      </w:ins>
      <w:ins w:id="2818" w:author="VOYER Raphael" w:date="2021-07-20T09:31:00Z">
        <w:r w:rsidR="0047316D">
          <w:t>apply a QOS policy to block data access on the IP address responsible of the scan</w:t>
        </w:r>
      </w:ins>
      <w:ins w:id="2819" w:author="VOYER Raphael" w:date="2021-07-20T09:32:00Z">
        <w:r w:rsidR="0047316D">
          <w:t xml:space="preserve"> and return back the switch in debug </w:t>
        </w:r>
      </w:ins>
      <w:ins w:id="2820" w:author="VOYER Raphael" w:date="2021-07-22T09:18:00Z">
        <w:r w:rsidR="009B7079">
          <w:t xml:space="preserve">info </w:t>
        </w:r>
      </w:ins>
      <w:ins w:id="2821" w:author="VOYER Raphael" w:date="2021-07-20T09:32:00Z">
        <w:r w:rsidR="0047316D">
          <w:t>mode.</w:t>
        </w:r>
      </w:ins>
    </w:p>
    <w:p w14:paraId="0358AF5A" w14:textId="7C4BC198" w:rsidR="009B7079" w:rsidRDefault="009B7079" w:rsidP="0047316D">
      <w:pPr>
        <w:rPr>
          <w:ins w:id="2822" w:author="VOYER Raphael" w:date="2021-07-22T09:19:00Z"/>
        </w:rPr>
      </w:pPr>
    </w:p>
    <w:p w14:paraId="014EE360" w14:textId="0CF9D264" w:rsidR="009B7079" w:rsidRDefault="009B7079" w:rsidP="0047316D">
      <w:pPr>
        <w:rPr>
          <w:ins w:id="2823" w:author="VOYER Raphael" w:date="2021-07-20T10:01:00Z"/>
        </w:rPr>
      </w:pPr>
      <w:ins w:id="2824" w:author="VOYER Raphael" w:date="2021-07-22T09:19:00Z">
        <w:r>
          <w:t>Script steps:</w:t>
        </w:r>
      </w:ins>
    </w:p>
    <w:p w14:paraId="6A864FC2" w14:textId="3DAEAADB" w:rsidR="00EF0ADC" w:rsidRDefault="00EF0ADC" w:rsidP="0047316D">
      <w:pPr>
        <w:rPr>
          <w:ins w:id="2825" w:author="VOYER Raphael" w:date="2021-07-20T10:01:00Z"/>
        </w:rPr>
      </w:pPr>
    </w:p>
    <w:p w14:paraId="785923A1" w14:textId="08C2CCDB" w:rsidR="00EF0ADC" w:rsidRDefault="009B7079" w:rsidP="009B7079">
      <w:pPr>
        <w:pStyle w:val="Paragraphedeliste"/>
        <w:numPr>
          <w:ilvl w:val="0"/>
          <w:numId w:val="88"/>
        </w:numPr>
        <w:rPr>
          <w:ins w:id="2826" w:author="VOYER Raphael" w:date="2021-07-20T10:01:00Z"/>
        </w:rPr>
        <w:pPrChange w:id="2827" w:author="VOYER Raphael" w:date="2021-07-22T09:18:00Z">
          <w:pPr/>
        </w:pPrChange>
      </w:pPr>
      <w:ins w:id="2828" w:author="VOYER Raphael" w:date="2021-07-20T10:01:00Z">
        <w:r>
          <w:t>G</w:t>
        </w:r>
        <w:r w:rsidR="00EF0ADC">
          <w:t>et</w:t>
        </w:r>
      </w:ins>
      <w:ins w:id="2829" w:author="VOYER Raphael" w:date="2021-07-22T09:19:00Z">
        <w:r>
          <w:t xml:space="preserve"> </w:t>
        </w:r>
      </w:ins>
      <w:ins w:id="2830" w:author="VOYER Raphael" w:date="2021-07-20T10:01:00Z">
        <w:r w:rsidR="00EF0ADC">
          <w:t xml:space="preserve">all </w:t>
        </w:r>
      </w:ins>
      <w:ins w:id="2831" w:author="VOYER Raphael" w:date="2021-07-20T11:34:00Z">
        <w:r w:rsidR="00B84C30">
          <w:t>information</w:t>
        </w:r>
      </w:ins>
      <w:ins w:id="2832" w:author="VOYER Raphael" w:date="2021-07-20T10:01:00Z">
        <w:r w:rsidR="00EF0ADC">
          <w:t xml:space="preserve"> to connect to the switch send rainbow message or email.</w:t>
        </w:r>
      </w:ins>
    </w:p>
    <w:p w14:paraId="0EB8DF7D" w14:textId="20B015C8" w:rsidR="00EF0ADC" w:rsidRDefault="009B7079" w:rsidP="009B7079">
      <w:pPr>
        <w:pStyle w:val="Paragraphedeliste"/>
        <w:numPr>
          <w:ilvl w:val="0"/>
          <w:numId w:val="88"/>
        </w:numPr>
        <w:rPr>
          <w:ins w:id="2833" w:author="VOYER Raphael" w:date="2021-07-20T10:03:00Z"/>
        </w:rPr>
        <w:pPrChange w:id="2834" w:author="VOYER Raphael" w:date="2021-07-22T09:18:00Z">
          <w:pPr/>
        </w:pPrChange>
      </w:pPr>
      <w:ins w:id="2835" w:author="VOYER Raphael" w:date="2021-07-22T09:19:00Z">
        <w:r>
          <w:t>E</w:t>
        </w:r>
      </w:ins>
      <w:ins w:id="2836" w:author="VOYER Raphael" w:date="2021-07-20T10:01:00Z">
        <w:r w:rsidR="00EF0ADC">
          <w:t xml:space="preserve">xtract the switch IP responsible of the </w:t>
        </w:r>
      </w:ins>
      <w:ins w:id="2837" w:author="VOYER Raphael" w:date="2021-07-20T10:02:00Z">
        <w:r w:rsidR="00EF0ADC">
          <w:t>scan</w:t>
        </w:r>
      </w:ins>
      <w:ins w:id="2838" w:author="VOYER Raphael" w:date="2021-07-20T10:01:00Z">
        <w:r w:rsidR="00EF0ADC">
          <w:t xml:space="preserve"> which have been sent in the logs.</w:t>
        </w:r>
      </w:ins>
    </w:p>
    <w:p w14:paraId="3A73B558" w14:textId="26A1E315" w:rsidR="00EF0ADC" w:rsidRDefault="009B7079" w:rsidP="009B7079">
      <w:pPr>
        <w:pStyle w:val="Paragraphedeliste"/>
        <w:numPr>
          <w:ilvl w:val="0"/>
          <w:numId w:val="88"/>
        </w:numPr>
        <w:rPr>
          <w:ins w:id="2839" w:author="VOYER Raphael" w:date="2021-07-20T10:05:00Z"/>
        </w:rPr>
        <w:pPrChange w:id="2840" w:author="VOYER Raphael" w:date="2021-07-22T09:18:00Z">
          <w:pPr/>
        </w:pPrChange>
      </w:pPr>
      <w:ins w:id="2841" w:author="VOYER Raphael" w:date="2021-07-22T09:19:00Z">
        <w:r>
          <w:t>E</w:t>
        </w:r>
      </w:ins>
      <w:ins w:id="2842" w:author="VOYER Raphael" w:date="2021-07-20T10:03:00Z">
        <w:r w:rsidR="00EF0ADC">
          <w:t>xtract the attacker IP address</w:t>
        </w:r>
      </w:ins>
      <w:ins w:id="2843" w:author="VOYER Raphael" w:date="2021-07-20T10:04:00Z">
        <w:r w:rsidR="00EF0ADC">
          <w:t xml:space="preserve"> with the function </w:t>
        </w:r>
        <w:proofErr w:type="spellStart"/>
        <w:r w:rsidR="00EF0ADC" w:rsidRPr="00EF0ADC">
          <w:t>extract_ip_ddos</w:t>
        </w:r>
        <w:proofErr w:type="spellEnd"/>
        <w:r w:rsidR="00EF0ADC" w:rsidRPr="00EF0ADC">
          <w:t>()</w:t>
        </w:r>
      </w:ins>
      <w:ins w:id="2844" w:author="VOYER Raphael" w:date="2021-07-20T10:05:00Z">
        <w:r w:rsidR="00EF0ADC">
          <w:t>:</w:t>
        </w:r>
      </w:ins>
    </w:p>
    <w:p w14:paraId="460AB309" w14:textId="6960243E" w:rsidR="00EF0ADC" w:rsidRDefault="00EF0ADC" w:rsidP="00EF0ADC">
      <w:pPr>
        <w:pStyle w:val="Paragraphedeliste"/>
        <w:numPr>
          <w:ilvl w:val="0"/>
          <w:numId w:val="87"/>
        </w:numPr>
        <w:rPr>
          <w:ins w:id="2845" w:author="VOYER Raphael" w:date="2021-07-20T10:06:00Z"/>
        </w:rPr>
      </w:pPr>
      <w:ins w:id="2846" w:author="VOYER Raphael" w:date="2021-07-20T10:06:00Z">
        <w:r>
          <w:t>Check if there is less than 10 seconds between the two last logs</w:t>
        </w:r>
      </w:ins>
    </w:p>
    <w:p w14:paraId="285B56C9" w14:textId="4747711F" w:rsidR="00EF0ADC" w:rsidRDefault="00EF0ADC">
      <w:pPr>
        <w:pStyle w:val="Paragraphedeliste"/>
        <w:numPr>
          <w:ilvl w:val="1"/>
          <w:numId w:val="87"/>
        </w:numPr>
        <w:rPr>
          <w:ins w:id="2847" w:author="VOYER Raphael" w:date="2021-07-20T10:08:00Z"/>
        </w:rPr>
        <w:pPrChange w:id="2848" w:author="VOYER Raphael" w:date="2021-07-20T10:10:00Z">
          <w:pPr>
            <w:pStyle w:val="Paragraphedeliste"/>
            <w:numPr>
              <w:numId w:val="87"/>
            </w:numPr>
            <w:ind w:hanging="360"/>
          </w:pPr>
        </w:pPrChange>
      </w:pPr>
      <w:ins w:id="2849" w:author="VOYER Raphael" w:date="2021-07-20T10:08:00Z">
        <w:r>
          <w:t xml:space="preserve">If there is less than 10 seconds , the </w:t>
        </w:r>
        <w:proofErr w:type="spellStart"/>
        <w:r w:rsidRPr="00EF0ADC">
          <w:t>lastlog_ddos_ip.json</w:t>
        </w:r>
        <w:proofErr w:type="spellEnd"/>
        <w:r>
          <w:t xml:space="preserve"> is clearing.</w:t>
        </w:r>
      </w:ins>
    </w:p>
    <w:p w14:paraId="770FF4B1" w14:textId="0A6789F0" w:rsidR="00EF0ADC" w:rsidRDefault="00EF0ADC" w:rsidP="00EF0ADC">
      <w:pPr>
        <w:pStyle w:val="Paragraphedeliste"/>
        <w:numPr>
          <w:ilvl w:val="1"/>
          <w:numId w:val="87"/>
        </w:numPr>
        <w:rPr>
          <w:ins w:id="2850" w:author="VOYER Raphael" w:date="2021-07-20T10:10:00Z"/>
        </w:rPr>
      </w:pPr>
      <w:ins w:id="2851" w:author="VOYER Raphael" w:date="2021-07-20T10:09:00Z">
        <w:r>
          <w:t xml:space="preserve">If there </w:t>
        </w:r>
      </w:ins>
      <w:ins w:id="2852" w:author="VOYER Raphael" w:date="2021-07-20T10:10:00Z">
        <w:r>
          <w:t>is</w:t>
        </w:r>
      </w:ins>
      <w:ins w:id="2853" w:author="VOYER Raphael" w:date="2021-07-20T10:09:00Z">
        <w:r>
          <w:t xml:space="preserve"> less than 2 logs</w:t>
        </w:r>
      </w:ins>
      <w:ins w:id="2854" w:author="VOYER Raphael" w:date="2021-07-20T10:10:00Z">
        <w:r>
          <w:t>, we do nothing</w:t>
        </w:r>
      </w:ins>
    </w:p>
    <w:p w14:paraId="41236746" w14:textId="7D6F8172" w:rsidR="00EF0ADC" w:rsidRDefault="00EF0ADC" w:rsidP="00EF0ADC">
      <w:pPr>
        <w:pStyle w:val="Paragraphedeliste"/>
        <w:numPr>
          <w:ilvl w:val="0"/>
          <w:numId w:val="87"/>
        </w:numPr>
        <w:rPr>
          <w:ins w:id="2855" w:author="VOYER Raphael" w:date="2021-07-21T09:11:00Z"/>
        </w:rPr>
      </w:pPr>
      <w:ins w:id="2856" w:author="VOYER Raphael" w:date="2021-07-20T10:10:00Z">
        <w:r>
          <w:t>If the condition is met,</w:t>
        </w:r>
      </w:ins>
      <w:ins w:id="2857" w:author="VOYER Raphael" w:date="2021-07-20T10:11:00Z">
        <w:r>
          <w:t xml:space="preserve"> we return the Attacker IP address.</w:t>
        </w:r>
      </w:ins>
    </w:p>
    <w:p w14:paraId="79052B23" w14:textId="77777777" w:rsidR="008B12BA" w:rsidRDefault="008B12BA" w:rsidP="008B12BA">
      <w:pPr>
        <w:pStyle w:val="Paragraphedeliste"/>
        <w:numPr>
          <w:ilvl w:val="0"/>
          <w:numId w:val="85"/>
        </w:numPr>
        <w:tabs>
          <w:tab w:val="center" w:pos="4536"/>
        </w:tabs>
        <w:rPr>
          <w:ins w:id="2858" w:author="VOYER Raphael" w:date="2021-07-21T09:11:00Z"/>
        </w:rPr>
      </w:pPr>
      <w:ins w:id="2859" w:author="VOYER Raphael" w:date="2021-07-21T09:11:00Z">
        <w:r>
          <w:t>the script send a request by Mail and by Rainbow to fix or not the issue:</w:t>
        </w:r>
      </w:ins>
    </w:p>
    <w:p w14:paraId="5654E064" w14:textId="77777777" w:rsidR="008B12BA" w:rsidRDefault="008B12BA" w:rsidP="008B12BA">
      <w:pPr>
        <w:pStyle w:val="Paragraphedeliste"/>
        <w:numPr>
          <w:ilvl w:val="1"/>
          <w:numId w:val="83"/>
        </w:numPr>
        <w:tabs>
          <w:tab w:val="center" w:pos="4536"/>
        </w:tabs>
        <w:spacing w:after="160" w:line="259" w:lineRule="auto"/>
        <w:rPr>
          <w:ins w:id="2860" w:author="VOYER Raphael" w:date="2021-07-21T09:11:00Z"/>
        </w:rPr>
      </w:pPr>
      <w:ins w:id="2861" w:author="VOYER Raphael" w:date="2021-07-21T09:11:00Z">
        <w:r w:rsidRPr="004C4994">
          <w:t>If the answer is yes</w:t>
        </w:r>
        <w:r>
          <w:t>,</w:t>
        </w:r>
        <w:r w:rsidRPr="004C4994">
          <w:t xml:space="preserve"> </w:t>
        </w:r>
        <w:r>
          <w:t xml:space="preserve">the script </w:t>
        </w:r>
        <w:r w:rsidRPr="004C4994">
          <w:t xml:space="preserve">send a </w:t>
        </w:r>
        <w:proofErr w:type="spellStart"/>
        <w:r w:rsidRPr="004C4994">
          <w:t>ssh</w:t>
        </w:r>
        <w:proofErr w:type="spellEnd"/>
        <w:r w:rsidRPr="004C4994">
          <w:t xml:space="preserve"> packet to disable</w:t>
        </w:r>
        <w:r>
          <w:t xml:space="preserve"> ,and enable</w:t>
        </w:r>
        <w:r w:rsidRPr="004C4994">
          <w:t xml:space="preserve"> the port</w:t>
        </w:r>
        <w:r>
          <w:t>(s)</w:t>
        </w:r>
        <w:r w:rsidRPr="004C4994">
          <w:t xml:space="preserve"> sent in the logs.</w:t>
        </w:r>
      </w:ins>
    </w:p>
    <w:p w14:paraId="11312DC7" w14:textId="23A4DA74" w:rsidR="008B12BA" w:rsidRDefault="008B12BA" w:rsidP="008B12BA">
      <w:pPr>
        <w:pStyle w:val="Paragraphedeliste"/>
        <w:numPr>
          <w:ilvl w:val="1"/>
          <w:numId w:val="83"/>
        </w:numPr>
        <w:tabs>
          <w:tab w:val="center" w:pos="4536"/>
        </w:tabs>
        <w:spacing w:after="160" w:line="259" w:lineRule="auto"/>
        <w:rPr>
          <w:ins w:id="2862" w:author="VOYER Raphael" w:date="2021-07-21T09:11:00Z"/>
        </w:rPr>
      </w:pPr>
      <w:ins w:id="2863" w:author="VOYER Raphael" w:date="2021-07-21T09:11:00Z">
        <w:r>
          <w:t>If the answer Is yes and sa</w:t>
        </w:r>
      </w:ins>
      <w:ins w:id="2864" w:author="VOYER Raphael" w:date="2021-07-21T10:26:00Z">
        <w:r w:rsidR="000B6A9D">
          <w:t>v</w:t>
        </w:r>
      </w:ins>
      <w:ins w:id="2865" w:author="VOYER Raphael" w:date="2021-07-21T09:11:00Z">
        <w:r>
          <w:t>e my decision</w:t>
        </w:r>
        <w:r w:rsidRPr="004C4994">
          <w:t xml:space="preserve"> send a </w:t>
        </w:r>
        <w:proofErr w:type="spellStart"/>
        <w:r w:rsidRPr="004C4994">
          <w:t>ssh</w:t>
        </w:r>
        <w:proofErr w:type="spellEnd"/>
        <w:r w:rsidRPr="004C4994">
          <w:t xml:space="preserve"> packet to disable the port</w:t>
        </w:r>
        <w:r>
          <w:t>(s)</w:t>
        </w:r>
        <w:r w:rsidRPr="004C4994">
          <w:t xml:space="preserve"> sent in the logs.</w:t>
        </w:r>
        <w:r>
          <w:t xml:space="preserve"> Then save the answer in the </w:t>
        </w:r>
        <w:proofErr w:type="spellStart"/>
        <w:r w:rsidRPr="004C4994">
          <w:t>decisions_save.conf</w:t>
        </w:r>
        <w:proofErr w:type="spellEnd"/>
        <w:r>
          <w:t xml:space="preserve"> file</w:t>
        </w:r>
      </w:ins>
    </w:p>
    <w:p w14:paraId="26B5EFC8" w14:textId="69D771FD" w:rsidR="008B12BA" w:rsidRDefault="008B12BA" w:rsidP="008B12BA">
      <w:pPr>
        <w:pStyle w:val="Paragraphedeliste"/>
        <w:numPr>
          <w:ilvl w:val="1"/>
          <w:numId w:val="83"/>
        </w:numPr>
        <w:tabs>
          <w:tab w:val="center" w:pos="4536"/>
        </w:tabs>
        <w:spacing w:after="160" w:line="259" w:lineRule="auto"/>
        <w:rPr>
          <w:ins w:id="2866" w:author="VOYER Raphael" w:date="2021-07-21T09:12:00Z"/>
        </w:rPr>
      </w:pPr>
      <w:ins w:id="2867" w:author="VOYER Raphael" w:date="2021-07-21T09:11:00Z">
        <w:r>
          <w:t xml:space="preserve">If the answer is no, the script does nothing, and save the decision in the </w:t>
        </w:r>
        <w:proofErr w:type="spellStart"/>
        <w:r w:rsidRPr="004C4994">
          <w:t>decisions_save.conf</w:t>
        </w:r>
        <w:proofErr w:type="spellEnd"/>
        <w:r>
          <w:t xml:space="preserve"> file.</w:t>
        </w:r>
      </w:ins>
    </w:p>
    <w:p w14:paraId="02990872" w14:textId="77777777" w:rsidR="00BD1788" w:rsidRDefault="00BD1788" w:rsidP="00BD1788">
      <w:pPr>
        <w:pStyle w:val="Paragraphedeliste"/>
        <w:numPr>
          <w:ilvl w:val="0"/>
          <w:numId w:val="83"/>
        </w:numPr>
        <w:tabs>
          <w:tab w:val="center" w:pos="4536"/>
        </w:tabs>
        <w:rPr>
          <w:ins w:id="2868" w:author="VOYER Raphael" w:date="2021-07-21T09:12:00Z"/>
        </w:rPr>
      </w:pPr>
      <w:ins w:id="2869" w:author="VOYER Raphael" w:date="2021-07-21T09:12:00Z">
        <w:r>
          <w:t>Send the log file and a message by the rainbow bot (the bot will be explained in a other part).</w:t>
        </w:r>
      </w:ins>
    </w:p>
    <w:p w14:paraId="43E5A460" w14:textId="77777777" w:rsidR="00BD1788" w:rsidRDefault="00BD1788" w:rsidP="00BD1788">
      <w:pPr>
        <w:pStyle w:val="Paragraphedeliste"/>
        <w:numPr>
          <w:ilvl w:val="0"/>
          <w:numId w:val="83"/>
        </w:numPr>
        <w:tabs>
          <w:tab w:val="center" w:pos="4536"/>
        </w:tabs>
        <w:rPr>
          <w:ins w:id="2870" w:author="VOYER Raphael" w:date="2021-07-21T09:12:00Z"/>
        </w:rPr>
      </w:pPr>
      <w:ins w:id="2871" w:author="VOYER Raphael" w:date="2021-07-21T09:12:00Z">
        <w:r>
          <w:t xml:space="preserve">Send the log in attachment and </w:t>
        </w:r>
        <w:proofErr w:type="spellStart"/>
        <w:r>
          <w:t>a</w:t>
        </w:r>
        <w:proofErr w:type="spellEnd"/>
        <w:r>
          <w:t xml:space="preserve"> email to the email address in  </w:t>
        </w:r>
        <w:proofErr w:type="spellStart"/>
        <w:r>
          <w:t>ALE_script.conf</w:t>
        </w:r>
        <w:proofErr w:type="spellEnd"/>
      </w:ins>
    </w:p>
    <w:p w14:paraId="5BDFE219" w14:textId="77777777" w:rsidR="00BD1788" w:rsidRDefault="00BD1788" w:rsidP="00BD1788">
      <w:pPr>
        <w:pStyle w:val="Paragraphedeliste"/>
        <w:numPr>
          <w:ilvl w:val="0"/>
          <w:numId w:val="83"/>
        </w:numPr>
        <w:tabs>
          <w:tab w:val="center" w:pos="4536"/>
        </w:tabs>
        <w:rPr>
          <w:ins w:id="2872" w:author="VOYER Raphael" w:date="2021-07-21T09:12:00Z"/>
        </w:rPr>
      </w:pPr>
      <w:ins w:id="2873" w:author="VOYER Raphael" w:date="2021-07-21T09:12:00Z">
        <w:r>
          <w:t>Then we disable the debugging on the switch(es).</w:t>
        </w:r>
      </w:ins>
    </w:p>
    <w:p w14:paraId="093CF53E" w14:textId="77777777" w:rsidR="00BD1788" w:rsidRPr="004C4994" w:rsidRDefault="00BD1788" w:rsidP="009B7079">
      <w:pPr>
        <w:pStyle w:val="Paragraphedeliste"/>
        <w:tabs>
          <w:tab w:val="center" w:pos="4536"/>
        </w:tabs>
        <w:spacing w:after="160" w:line="259" w:lineRule="auto"/>
        <w:ind w:left="1440"/>
        <w:rPr>
          <w:ins w:id="2874" w:author="VOYER Raphael" w:date="2021-07-21T09:11:00Z"/>
        </w:rPr>
        <w:pPrChange w:id="2875" w:author="VOYER Raphael" w:date="2021-07-22T09:17:00Z">
          <w:pPr>
            <w:pStyle w:val="Paragraphedeliste"/>
            <w:numPr>
              <w:ilvl w:val="1"/>
              <w:numId w:val="83"/>
            </w:numPr>
            <w:tabs>
              <w:tab w:val="center" w:pos="4536"/>
            </w:tabs>
            <w:spacing w:after="160" w:line="259" w:lineRule="auto"/>
            <w:ind w:left="1440" w:hanging="360"/>
          </w:pPr>
        </w:pPrChange>
      </w:pPr>
    </w:p>
    <w:p w14:paraId="39C5EC40" w14:textId="77777777" w:rsidR="008B12BA" w:rsidRDefault="008B12BA">
      <w:pPr>
        <w:pStyle w:val="Paragraphedeliste"/>
        <w:rPr>
          <w:ins w:id="2876" w:author="VOYER Raphael" w:date="2021-07-20T10:01:00Z"/>
        </w:rPr>
        <w:pPrChange w:id="2877" w:author="VOYER Raphael" w:date="2021-07-21T09:11:00Z">
          <w:pPr/>
        </w:pPrChange>
      </w:pPr>
    </w:p>
    <w:p w14:paraId="70DD642E" w14:textId="77777777" w:rsidR="00EF0ADC" w:rsidRDefault="00EF0ADC" w:rsidP="0047316D">
      <w:pPr>
        <w:rPr>
          <w:ins w:id="2878" w:author="VOYER Raphael" w:date="2021-07-20T09:32:00Z"/>
        </w:rPr>
      </w:pPr>
    </w:p>
    <w:p w14:paraId="5043F84B" w14:textId="5639298C" w:rsidR="004E16F6" w:rsidRPr="004E16F6" w:rsidRDefault="004E16F6" w:rsidP="00D46475">
      <w:pPr>
        <w:rPr>
          <w:ins w:id="2879" w:author="VOYER Raphael" w:date="2021-07-08T11:05:00Z"/>
          <w:i/>
          <w:iCs/>
          <w:rPrChange w:id="2880" w:author="VOYER Raphael" w:date="2021-07-20T09:27:00Z">
            <w:rPr>
              <w:ins w:id="2881" w:author="VOYER Raphael" w:date="2021-07-08T11:05:00Z"/>
            </w:rPr>
          </w:rPrChange>
        </w:rPr>
      </w:pPr>
    </w:p>
    <w:p w14:paraId="05EA53FF" w14:textId="77777777" w:rsidR="00BD11B0" w:rsidRPr="005F7361" w:rsidRDefault="00BD11B0">
      <w:pPr>
        <w:rPr>
          <w:ins w:id="2882" w:author="VOYER Raphael" w:date="2021-06-16T11:45:00Z"/>
          <w:rPrChange w:id="2883" w:author="VOYER Raphael" w:date="2021-07-07T15:00:00Z">
            <w:rPr>
              <w:ins w:id="2884" w:author="VOYER Raphael" w:date="2021-06-16T11:45:00Z"/>
            </w:rPr>
          </w:rPrChange>
        </w:rPr>
        <w:pPrChange w:id="2885" w:author="VOYER Raphael" w:date="2021-07-07T15:00:00Z">
          <w:pPr>
            <w:pStyle w:val="Titre2"/>
          </w:pPr>
        </w:pPrChange>
      </w:pPr>
      <w:ins w:id="2886" w:author="VOYER Raphael" w:date="2021-07-07T15:53:00Z">
        <w:r>
          <w:rPr>
            <w:noProof/>
          </w:rPr>
          <w:lastRenderedPageBreak/>
          <w:drawing>
            <wp:inline distT="0" distB="0" distL="0" distR="0" wp14:anchorId="6D8FCD74" wp14:editId="41CA332D">
              <wp:extent cx="5022834" cy="5627077"/>
              <wp:effectExtent l="0" t="0" r="6985" b="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3453" cy="5627771"/>
                      </a:xfrm>
                      <a:prstGeom prst="rect">
                        <a:avLst/>
                      </a:prstGeom>
                      <a:noFill/>
                      <a:ln>
                        <a:noFill/>
                      </a:ln>
                    </pic:spPr>
                  </pic:pic>
                </a:graphicData>
              </a:graphic>
            </wp:inline>
          </w:drawing>
        </w:r>
      </w:ins>
    </w:p>
    <w:p w14:paraId="09A50C9F" w14:textId="1EE26383" w:rsidR="00384699" w:rsidRDefault="00E11907" w:rsidP="00384699">
      <w:pPr>
        <w:pStyle w:val="Titre2"/>
        <w:rPr>
          <w:ins w:id="2887" w:author="VOYER Raphael" w:date="2021-07-21T10:36:00Z"/>
        </w:rPr>
      </w:pPr>
      <w:bookmarkStart w:id="2888" w:name="_Toc76555091"/>
      <w:ins w:id="2889" w:author="VOYER Raphael" w:date="2021-06-16T11:53:00Z">
        <w:r>
          <w:t>C</w:t>
        </w:r>
      </w:ins>
      <w:ins w:id="2890" w:author="VOYER Raphael" w:date="2021-06-16T11:45:00Z">
        <w:r w:rsidR="00384699">
          <w:t xml:space="preserve">ollection </w:t>
        </w:r>
      </w:ins>
      <w:ins w:id="2891" w:author="VOYER Raphael" w:date="2021-06-16T11:53:00Z">
        <w:r>
          <w:t>L</w:t>
        </w:r>
      </w:ins>
      <w:ins w:id="2892" w:author="VOYER Raphael" w:date="2021-06-16T11:45:00Z">
        <w:r w:rsidR="00384699">
          <w:t>ogs (</w:t>
        </w:r>
      </w:ins>
      <w:ins w:id="2893" w:author="VOYER Raphael" w:date="2021-06-16T11:53:00Z">
        <w:r>
          <w:t>S</w:t>
        </w:r>
      </w:ins>
      <w:ins w:id="2894" w:author="VOYER Raphael" w:date="2021-06-16T11:45:00Z">
        <w:r w:rsidR="00384699">
          <w:t>witch)</w:t>
        </w:r>
      </w:ins>
      <w:ins w:id="2895" w:author="VOYER Raphael" w:date="2021-06-16T11:50:00Z">
        <w:r>
          <w:t xml:space="preserve"> Script</w:t>
        </w:r>
      </w:ins>
      <w:bookmarkEnd w:id="2888"/>
    </w:p>
    <w:p w14:paraId="6E104ADD" w14:textId="0214FBEC" w:rsidR="00860E70" w:rsidRDefault="00860E70" w:rsidP="00860E70">
      <w:pPr>
        <w:rPr>
          <w:ins w:id="2896" w:author="VOYER Raphael" w:date="2021-07-21T10:36:00Z"/>
        </w:rPr>
      </w:pPr>
    </w:p>
    <w:p w14:paraId="7A11351E" w14:textId="77777777" w:rsidR="00860E70" w:rsidRPr="00860E70" w:rsidRDefault="00860E70" w:rsidP="00860E70">
      <w:pPr>
        <w:rPr>
          <w:ins w:id="2897" w:author="VOYER Raphael" w:date="2021-07-07T15:01:00Z"/>
          <w:rPrChange w:id="2898" w:author="VOYER Raphael" w:date="2021-07-21T10:36:00Z">
            <w:rPr>
              <w:ins w:id="2899" w:author="VOYER Raphael" w:date="2021-07-07T15:01:00Z"/>
            </w:rPr>
          </w:rPrChange>
        </w:rPr>
        <w:pPrChange w:id="2900" w:author="VOYER Raphael" w:date="2021-07-21T10:36:00Z">
          <w:pPr>
            <w:pStyle w:val="Titre2"/>
          </w:pPr>
        </w:pPrChange>
      </w:pPr>
    </w:p>
    <w:p w14:paraId="1BE1DEF8" w14:textId="69C5EF78" w:rsidR="005F7361" w:rsidRDefault="005F7361" w:rsidP="005F7361">
      <w:pPr>
        <w:rPr>
          <w:ins w:id="2901" w:author="VOYER Raphael" w:date="2021-07-08T09:42:00Z"/>
        </w:rPr>
      </w:pPr>
      <w:ins w:id="2902" w:author="VOYER Raphael" w:date="2021-07-07T15:01:00Z">
        <w:r>
          <w:t xml:space="preserve">Name: </w:t>
        </w:r>
        <w:r w:rsidRPr="005F7361">
          <w:t>support_switch_get_log.py</w:t>
        </w:r>
      </w:ins>
    </w:p>
    <w:p w14:paraId="0C4B2824" w14:textId="7335728E" w:rsidR="00D46475" w:rsidRPr="007C61CB" w:rsidRDefault="00D46475" w:rsidP="00D46475">
      <w:pPr>
        <w:rPr>
          <w:ins w:id="2903" w:author="VOYER Raphael" w:date="2021-07-08T09:42:00Z"/>
        </w:rPr>
      </w:pPr>
      <w:proofErr w:type="spellStart"/>
      <w:ins w:id="2904" w:author="VOYER Raphael" w:date="2021-07-08T09:42:00Z">
        <w:r>
          <w:t>Rsyslog</w:t>
        </w:r>
        <w:proofErr w:type="spellEnd"/>
        <w:r>
          <w:t xml:space="preserve"> Trigger:</w:t>
        </w:r>
      </w:ins>
      <w:ins w:id="2905" w:author="VOYER Raphael" w:date="2021-07-08T11:47:00Z">
        <w:r w:rsidR="00D1325F">
          <w:t xml:space="preserve"> Patterns chosen by user during setup.sh</w:t>
        </w:r>
      </w:ins>
    </w:p>
    <w:p w14:paraId="6980C67A" w14:textId="77777777" w:rsidR="00D46475" w:rsidRPr="005F7361" w:rsidRDefault="00D46475">
      <w:pPr>
        <w:rPr>
          <w:ins w:id="2906" w:author="VOYER Raphael" w:date="2021-06-16T11:45:00Z"/>
          <w:rPrChange w:id="2907" w:author="VOYER Raphael" w:date="2021-07-07T15:01:00Z">
            <w:rPr>
              <w:ins w:id="2908" w:author="VOYER Raphael" w:date="2021-06-16T11:45:00Z"/>
            </w:rPr>
          </w:rPrChange>
        </w:rPr>
        <w:pPrChange w:id="2909" w:author="VOYER Raphael" w:date="2021-07-07T15:01:00Z">
          <w:pPr>
            <w:pStyle w:val="Titre2"/>
          </w:pPr>
        </w:pPrChange>
      </w:pPr>
    </w:p>
    <w:p w14:paraId="43339434" w14:textId="77777777" w:rsidR="00384699" w:rsidRDefault="00E11907" w:rsidP="00384699">
      <w:pPr>
        <w:pStyle w:val="Titre2"/>
        <w:rPr>
          <w:ins w:id="2910" w:author="VOYER Raphael" w:date="2021-06-16T11:45:00Z"/>
        </w:rPr>
      </w:pPr>
      <w:bookmarkStart w:id="2911" w:name="_Toc76555092"/>
      <w:ins w:id="2912" w:author="VOYER Raphael" w:date="2021-06-16T11:53:00Z">
        <w:r>
          <w:t>C</w:t>
        </w:r>
      </w:ins>
      <w:ins w:id="2913" w:author="VOYER Raphael" w:date="2021-06-16T11:45:00Z">
        <w:r w:rsidR="00384699">
          <w:t xml:space="preserve">ollection </w:t>
        </w:r>
      </w:ins>
      <w:ins w:id="2914" w:author="VOYER Raphael" w:date="2021-06-16T11:53:00Z">
        <w:r>
          <w:t>L</w:t>
        </w:r>
      </w:ins>
      <w:ins w:id="2915" w:author="VOYER Raphael" w:date="2021-06-16T11:45:00Z">
        <w:r w:rsidR="00384699">
          <w:t>ogs (</w:t>
        </w:r>
      </w:ins>
      <w:proofErr w:type="spellStart"/>
      <w:ins w:id="2916" w:author="VOYER Raphael" w:date="2021-06-16T11:47:00Z">
        <w:r>
          <w:t>Stallar</w:t>
        </w:r>
        <w:proofErr w:type="spellEnd"/>
        <w:r>
          <w:t xml:space="preserve"> AP</w:t>
        </w:r>
      </w:ins>
      <w:ins w:id="2917" w:author="VOYER Raphael" w:date="2021-06-16T11:45:00Z">
        <w:r w:rsidR="00384699">
          <w:t>)</w:t>
        </w:r>
      </w:ins>
      <w:ins w:id="2918" w:author="VOYER Raphael" w:date="2021-06-16T11:50:00Z">
        <w:r>
          <w:t xml:space="preserve"> Script</w:t>
        </w:r>
      </w:ins>
      <w:bookmarkEnd w:id="2911"/>
    </w:p>
    <w:p w14:paraId="2CC96D01" w14:textId="3A4F9D2F" w:rsidR="00384699" w:rsidRDefault="005F7361" w:rsidP="005F7361">
      <w:pPr>
        <w:rPr>
          <w:ins w:id="2919" w:author="VOYER Raphael" w:date="2021-07-08T09:42:00Z"/>
        </w:rPr>
      </w:pPr>
      <w:ins w:id="2920" w:author="VOYER Raphael" w:date="2021-07-07T15:02:00Z">
        <w:r w:rsidRPr="005F7361">
          <w:t>Name : support_AP_get_log.py</w:t>
        </w:r>
      </w:ins>
    </w:p>
    <w:p w14:paraId="4369A906" w14:textId="7117D0F9" w:rsidR="00D46475" w:rsidRPr="007C61CB" w:rsidRDefault="00D46475" w:rsidP="00D46475">
      <w:pPr>
        <w:rPr>
          <w:ins w:id="2921" w:author="VOYER Raphael" w:date="2021-07-08T09:42:00Z"/>
        </w:rPr>
      </w:pPr>
      <w:proofErr w:type="spellStart"/>
      <w:ins w:id="2922" w:author="VOYER Raphael" w:date="2021-07-08T09:42:00Z">
        <w:r>
          <w:t>Rsyslog</w:t>
        </w:r>
        <w:proofErr w:type="spellEnd"/>
        <w:r>
          <w:t xml:space="preserve"> Trigger:</w:t>
        </w:r>
      </w:ins>
      <w:ins w:id="2923" w:author="VOYER Raphael" w:date="2021-07-08T11:47:00Z">
        <w:r w:rsidR="00D1325F" w:rsidRPr="00D1325F">
          <w:t xml:space="preserve"> </w:t>
        </w:r>
        <w:r w:rsidR="00D1325F">
          <w:t>Patterns chosen by user during setup.sh</w:t>
        </w:r>
      </w:ins>
    </w:p>
    <w:p w14:paraId="1B4DDF14" w14:textId="77777777" w:rsidR="00D46475" w:rsidRPr="005F7361" w:rsidRDefault="00D46475">
      <w:pPr>
        <w:rPr>
          <w:ins w:id="2924" w:author="VOYER Raphael" w:date="2021-06-16T11:41:00Z"/>
          <w:rPrChange w:id="2925" w:author="VOYER Raphael" w:date="2021-07-07T15:02:00Z">
            <w:rPr>
              <w:ins w:id="2926" w:author="VOYER Raphael" w:date="2021-06-16T11:41:00Z"/>
            </w:rPr>
          </w:rPrChange>
        </w:rPr>
        <w:pPrChange w:id="2927" w:author="VOYER Raphael" w:date="2021-07-07T15:02:00Z">
          <w:pPr>
            <w:pStyle w:val="Titre2"/>
          </w:pPr>
        </w:pPrChange>
      </w:pPr>
    </w:p>
    <w:p w14:paraId="4667783C" w14:textId="77777777" w:rsidR="00384699" w:rsidRPr="00384699" w:rsidDel="00384699" w:rsidRDefault="00384699">
      <w:pPr>
        <w:rPr>
          <w:del w:id="2928" w:author="VOYER Raphael" w:date="2021-06-16T11:41:00Z"/>
          <w:rPrChange w:id="2929" w:author="VOYER Raphael" w:date="2021-06-16T11:40:00Z">
            <w:rPr>
              <w:del w:id="2930" w:author="VOYER Raphael" w:date="2021-06-16T11:41:00Z"/>
              <w:noProof/>
            </w:rPr>
          </w:rPrChange>
        </w:rPr>
        <w:pPrChange w:id="2931" w:author="VOYER Raphael" w:date="2021-06-16T11:40:00Z">
          <w:pPr>
            <w:pStyle w:val="Titre3"/>
            <w:ind w:left="0" w:firstLine="0"/>
            <w:jc w:val="left"/>
          </w:pPr>
        </w:pPrChange>
      </w:pPr>
    </w:p>
    <w:p w14:paraId="0A7C6A78" w14:textId="77777777" w:rsidR="00855336" w:rsidDel="001111A8" w:rsidRDefault="00855336" w:rsidP="00855336">
      <w:pPr>
        <w:pStyle w:val="Corpsdetexte"/>
        <w:rPr>
          <w:del w:id="2932" w:author="VOYER Raphael" w:date="2021-06-16T11:16:00Z"/>
          <w:noProof/>
        </w:rPr>
      </w:pPr>
      <w:del w:id="2933" w:author="VOYER Raphael" w:date="2021-06-16T11:16:00Z">
        <w:r w:rsidRPr="009F34DB" w:rsidDel="001111A8">
          <w:rPr>
            <w:noProof/>
          </w:rPr>
          <w:delText>None</w:delText>
        </w:r>
      </w:del>
    </w:p>
    <w:p w14:paraId="620D3ACF" w14:textId="77777777" w:rsidR="00C65B27" w:rsidRPr="00135EF3" w:rsidDel="00384699" w:rsidRDefault="00C65B27" w:rsidP="00855336">
      <w:pPr>
        <w:pStyle w:val="Corpsdetexte"/>
        <w:rPr>
          <w:del w:id="2934" w:author="VOYER Raphael" w:date="2021-06-16T11:41:00Z"/>
          <w:noProof/>
        </w:rPr>
      </w:pPr>
    </w:p>
    <w:p w14:paraId="30960066" w14:textId="77777777" w:rsidR="00855336" w:rsidRPr="00135EF3" w:rsidDel="001111A8" w:rsidRDefault="00855336" w:rsidP="00622755">
      <w:pPr>
        <w:pStyle w:val="Titre2"/>
        <w:rPr>
          <w:del w:id="2935" w:author="VOYER Raphael" w:date="2021-06-16T11:14:00Z"/>
          <w:noProof/>
        </w:rPr>
      </w:pPr>
      <w:bookmarkStart w:id="2936" w:name="_Toc195435515"/>
      <w:bookmarkStart w:id="2937" w:name="_Toc214247615"/>
      <w:bookmarkStart w:id="2938" w:name="_Toc381025723"/>
      <w:del w:id="2939" w:author="VOYER Raphael" w:date="2021-06-16T11:14:00Z">
        <w:r w:rsidRPr="00135EF3" w:rsidDel="001111A8">
          <w:rPr>
            <w:noProof/>
          </w:rPr>
          <w:delText>Architecture Related Requirements</w:delText>
        </w:r>
        <w:bookmarkEnd w:id="2936"/>
        <w:bookmarkEnd w:id="2937"/>
        <w:bookmarkEnd w:id="2938"/>
      </w:del>
    </w:p>
    <w:p w14:paraId="059A23CC" w14:textId="77777777" w:rsidR="00855336" w:rsidRPr="00135EF3" w:rsidDel="001111A8" w:rsidRDefault="00855336" w:rsidP="00622755">
      <w:pPr>
        <w:pStyle w:val="Titre3"/>
        <w:ind w:left="0" w:firstLine="0"/>
        <w:jc w:val="left"/>
        <w:rPr>
          <w:del w:id="2940" w:author="VOYER Raphael" w:date="2021-06-16T11:14:00Z"/>
          <w:noProof/>
        </w:rPr>
      </w:pPr>
      <w:bookmarkStart w:id="2941" w:name="_Toc195435516"/>
      <w:bookmarkStart w:id="2942" w:name="_Toc214247616"/>
      <w:bookmarkStart w:id="2943" w:name="_Toc381025724"/>
      <w:del w:id="2944" w:author="VOYER Raphael" w:date="2021-06-16T11:14:00Z">
        <w:r w:rsidRPr="00135EF3" w:rsidDel="001111A8">
          <w:rPr>
            <w:noProof/>
          </w:rPr>
          <w:delText>Data and Task Model</w:delText>
        </w:r>
        <w:bookmarkEnd w:id="2941"/>
        <w:bookmarkEnd w:id="2942"/>
        <w:bookmarkEnd w:id="2943"/>
        <w:r w:rsidRPr="00135EF3" w:rsidDel="001111A8">
          <w:rPr>
            <w:noProof/>
          </w:rPr>
          <w:delText xml:space="preserve"> </w:delText>
        </w:r>
      </w:del>
    </w:p>
    <w:p w14:paraId="055BFB51" w14:textId="77777777" w:rsidR="00855336" w:rsidDel="001111A8" w:rsidRDefault="00855336" w:rsidP="00855336">
      <w:pPr>
        <w:pStyle w:val="Corpsdetexte"/>
        <w:rPr>
          <w:del w:id="2945" w:author="VOYER Raphael" w:date="2021-06-16T11:14:00Z"/>
          <w:noProof/>
        </w:rPr>
      </w:pPr>
      <w:smartTag w:uri="urn:schemas-microsoft-com:office:smarttags" w:element="stockticker">
        <w:del w:id="2946" w:author="VOYER Raphael" w:date="2021-06-16T11:14:00Z">
          <w:r w:rsidRPr="00135EF3" w:rsidDel="001111A8">
            <w:rPr>
              <w:b/>
              <w:noProof/>
            </w:rPr>
            <w:delText>AOS</w:delText>
          </w:r>
        </w:del>
      </w:smartTag>
      <w:del w:id="2947" w:author="VOYER Raphael" w:date="2021-06-16T11:14:00Z">
        <w:r w:rsidRPr="00135EF3" w:rsidDel="001111A8">
          <w:rPr>
            <w:b/>
            <w:noProof/>
          </w:rPr>
          <w:delText>-</w:delText>
        </w:r>
        <w:r w:rsidDel="001111A8">
          <w:rPr>
            <w:b/>
            <w:noProof/>
          </w:rPr>
          <w:delText>HAVLAN</w:delText>
        </w:r>
        <w:r w:rsidRPr="00135EF3" w:rsidDel="001111A8">
          <w:rPr>
            <w:b/>
            <w:noProof/>
          </w:rPr>
          <w:delText xml:space="preserve">-ARCH-10 – </w:delText>
        </w:r>
        <w:r w:rsidDel="001111A8">
          <w:rPr>
            <w:noProof/>
          </w:rPr>
          <w:delText>A</w:delText>
        </w:r>
        <w:r w:rsidRPr="00135EF3" w:rsidDel="001111A8">
          <w:rPr>
            <w:noProof/>
          </w:rPr>
          <w:delText xml:space="preserve"> new </w:delText>
        </w:r>
        <w:r w:rsidR="00615D32" w:rsidDel="001111A8">
          <w:rPr>
            <w:noProof/>
          </w:rPr>
          <w:delText>process</w:delText>
        </w:r>
        <w:r w:rsidRPr="00135EF3" w:rsidDel="001111A8">
          <w:rPr>
            <w:noProof/>
          </w:rPr>
          <w:delText xml:space="preserve"> shall be created for </w:delText>
        </w:r>
        <w:r w:rsidDel="001111A8">
          <w:rPr>
            <w:noProof/>
          </w:rPr>
          <w:delText>HA VLAN</w:delText>
        </w:r>
        <w:r w:rsidRPr="00135EF3" w:rsidDel="001111A8">
          <w:rPr>
            <w:noProof/>
          </w:rPr>
          <w:delText xml:space="preserve"> at the </w:delText>
        </w:r>
        <w:smartTag w:uri="urn:schemas-microsoft-com:office:smarttags" w:element="stockticker">
          <w:r w:rsidRPr="00135EF3" w:rsidDel="001111A8">
            <w:rPr>
              <w:noProof/>
            </w:rPr>
            <w:delText>CMM</w:delText>
          </w:r>
        </w:smartTag>
        <w:r w:rsidRPr="00135EF3" w:rsidDel="001111A8">
          <w:rPr>
            <w:noProof/>
          </w:rPr>
          <w:delText xml:space="preserve">. </w:delText>
        </w:r>
      </w:del>
    </w:p>
    <w:p w14:paraId="34C4FA5D" w14:textId="77777777" w:rsidR="00855336" w:rsidRPr="00135EF3" w:rsidDel="001111A8" w:rsidRDefault="00855336" w:rsidP="00622755">
      <w:pPr>
        <w:pStyle w:val="Titre3"/>
        <w:ind w:left="0" w:firstLine="0"/>
        <w:jc w:val="left"/>
        <w:rPr>
          <w:del w:id="2948" w:author="VOYER Raphael" w:date="2021-06-16T11:14:00Z"/>
          <w:noProof/>
        </w:rPr>
      </w:pPr>
      <w:bookmarkStart w:id="2949" w:name="_Toc195435517"/>
      <w:bookmarkStart w:id="2950" w:name="_Toc214247617"/>
      <w:bookmarkStart w:id="2951" w:name="_Toc381025725"/>
      <w:del w:id="2952" w:author="VOYER Raphael" w:date="2021-06-16T11:14:00Z">
        <w:r w:rsidRPr="00135EF3" w:rsidDel="001111A8">
          <w:rPr>
            <w:noProof/>
          </w:rPr>
          <w:delText>Distributed Architecture, Takeover, Restart and Hot Swap</w:delText>
        </w:r>
        <w:bookmarkEnd w:id="2949"/>
        <w:bookmarkEnd w:id="2950"/>
        <w:bookmarkEnd w:id="2951"/>
        <w:r w:rsidRPr="00135EF3" w:rsidDel="001111A8">
          <w:rPr>
            <w:noProof/>
          </w:rPr>
          <w:delText xml:space="preserve"> </w:delText>
        </w:r>
      </w:del>
    </w:p>
    <w:p w14:paraId="03C59483" w14:textId="77777777" w:rsidR="00855336" w:rsidDel="001111A8" w:rsidRDefault="00855336" w:rsidP="00855336">
      <w:pPr>
        <w:rPr>
          <w:del w:id="2953" w:author="VOYER Raphael" w:date="2021-06-16T11:14:00Z"/>
          <w:noProof/>
        </w:rPr>
      </w:pPr>
      <w:smartTag w:uri="urn:schemas-microsoft-com:office:smarttags" w:element="stockticker">
        <w:del w:id="2954" w:author="VOYER Raphael" w:date="2021-06-16T11:14:00Z">
          <w:r w:rsidRPr="00135EF3" w:rsidDel="001111A8">
            <w:rPr>
              <w:b/>
              <w:noProof/>
            </w:rPr>
            <w:delText>AOS</w:delText>
          </w:r>
        </w:del>
      </w:smartTag>
      <w:del w:id="2955"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w:delText>
        </w:r>
        <w:r w:rsidRPr="00135EF3" w:rsidDel="001111A8">
          <w:rPr>
            <w:b/>
            <w:noProof/>
          </w:rPr>
          <w:delText>30 –</w:delText>
        </w:r>
        <w:r w:rsidRPr="006E30AD" w:rsidDel="001111A8">
          <w:rPr>
            <w:noProof/>
          </w:rPr>
          <w:delText xml:space="preserve"> </w:delText>
        </w:r>
        <w:r w:rsidR="00023366" w:rsidDel="001111A8">
          <w:rPr>
            <w:noProof/>
          </w:rPr>
          <w:delText xml:space="preserve"> </w:delText>
        </w:r>
        <w:r w:rsidRPr="006E30AD" w:rsidDel="001111A8">
          <w:rPr>
            <w:noProof/>
          </w:rPr>
          <w:delText xml:space="preserve">HA VLAN </w:delText>
        </w:r>
        <w:smartTag w:uri="urn:schemas-microsoft-com:office:smarttags" w:element="stockticker">
          <w:r w:rsidRPr="006E30AD" w:rsidDel="001111A8">
            <w:rPr>
              <w:noProof/>
            </w:rPr>
            <w:delText>CMM</w:delText>
          </w:r>
        </w:smartTag>
        <w:r w:rsidRPr="006E30AD" w:rsidDel="001111A8">
          <w:rPr>
            <w:noProof/>
          </w:rPr>
          <w:delText xml:space="preserve"> </w:delText>
        </w:r>
        <w:r w:rsidR="00E305B9" w:rsidDel="001111A8">
          <w:rPr>
            <w:noProof/>
          </w:rPr>
          <w:delText xml:space="preserve">process </w:delText>
        </w:r>
        <w:r w:rsidRPr="006E30AD" w:rsidDel="001111A8">
          <w:rPr>
            <w:noProof/>
          </w:rPr>
          <w:delText xml:space="preserve">on primary and secondary </w:delText>
        </w:r>
        <w:smartTag w:uri="urn:schemas-microsoft-com:office:smarttags" w:element="stockticker">
          <w:r w:rsidR="00E305B9" w:rsidDel="001111A8">
            <w:rPr>
              <w:noProof/>
            </w:rPr>
            <w:delText>CMM</w:delText>
          </w:r>
        </w:smartTag>
        <w:r w:rsidR="00E305B9" w:rsidDel="001111A8">
          <w:rPr>
            <w:noProof/>
          </w:rPr>
          <w:delText xml:space="preserve"> </w:delText>
        </w:r>
        <w:r w:rsidR="00AB1148" w:rsidDel="001111A8">
          <w:rPr>
            <w:noProof/>
          </w:rPr>
          <w:delText xml:space="preserve"> </w:delText>
        </w:r>
        <w:r w:rsidR="00E305B9" w:rsidDel="001111A8">
          <w:rPr>
            <w:noProof/>
          </w:rPr>
          <w:delText>is</w:delText>
        </w:r>
        <w:r w:rsidR="00023366" w:rsidDel="001111A8">
          <w:rPr>
            <w:noProof/>
          </w:rPr>
          <w:delText xml:space="preserve">  in sync</w:delText>
        </w:r>
      </w:del>
    </w:p>
    <w:p w14:paraId="4DDF0715" w14:textId="77777777" w:rsidR="00023366" w:rsidDel="001111A8" w:rsidRDefault="00997593" w:rsidP="00855336">
      <w:pPr>
        <w:rPr>
          <w:del w:id="2956" w:author="VOYER Raphael" w:date="2021-06-16T11:14:00Z"/>
          <w:noProof/>
        </w:rPr>
      </w:pPr>
      <w:del w:id="2957" w:author="VOYER Raphael" w:date="2021-06-16T11:14:00Z">
        <w:r w:rsidDel="001111A8">
          <w:rPr>
            <w:noProof/>
          </w:rPr>
          <w:delText>With the static configurations t</w:delText>
        </w:r>
        <w:r w:rsidR="00023366" w:rsidDel="001111A8">
          <w:rPr>
            <w:noProof/>
          </w:rPr>
          <w:delText xml:space="preserve">he new primary </w:delText>
        </w:r>
        <w:r w:rsidR="00AB1148" w:rsidDel="001111A8">
          <w:rPr>
            <w:noProof/>
          </w:rPr>
          <w:delText xml:space="preserve">after </w:delText>
        </w:r>
        <w:r w:rsidR="00023366" w:rsidDel="001111A8">
          <w:rPr>
            <w:noProof/>
          </w:rPr>
          <w:delText xml:space="preserve"> takeover immediately sends a task ready</w:delText>
        </w:r>
        <w:r w:rsidR="000538A3" w:rsidDel="001111A8">
          <w:rPr>
            <w:noProof/>
          </w:rPr>
          <w:delText>.</w:delText>
        </w:r>
      </w:del>
    </w:p>
    <w:p w14:paraId="001F91E4" w14:textId="77777777" w:rsidR="002E344E" w:rsidDel="001111A8" w:rsidRDefault="002E344E" w:rsidP="00855336">
      <w:pPr>
        <w:rPr>
          <w:del w:id="2958" w:author="VOYER Raphael" w:date="2021-06-16T11:14:00Z"/>
          <w:noProof/>
        </w:rPr>
      </w:pPr>
      <w:del w:id="2959" w:author="VOYER Raphael" w:date="2021-06-16T11:14:00Z">
        <w:r w:rsidDel="001111A8">
          <w:rPr>
            <w:noProof/>
          </w:rPr>
          <w:delText xml:space="preserve">Please refer </w:delText>
        </w:r>
        <w:r w:rsidR="00A87B5C" w:rsidDel="001111A8">
          <w:fldChar w:fldCharType="begin"/>
        </w:r>
        <w:r w:rsidR="00A87B5C" w:rsidDel="001111A8">
          <w:delInstrText xml:space="preserve"> HYPERLINK \l "_Takeover_Requirements" </w:delInstrText>
        </w:r>
        <w:r w:rsidR="00A87B5C" w:rsidDel="001111A8">
          <w:fldChar w:fldCharType="separate"/>
        </w:r>
        <w:r w:rsidRPr="002E344E" w:rsidDel="001111A8">
          <w:rPr>
            <w:rStyle w:val="Lienhypertexte"/>
            <w:noProof/>
          </w:rPr>
          <w:delText>section 3.7</w:delText>
        </w:r>
        <w:r w:rsidR="00A87B5C" w:rsidDel="001111A8">
          <w:rPr>
            <w:rStyle w:val="Lienhypertexte"/>
            <w:noProof/>
          </w:rPr>
          <w:fldChar w:fldCharType="end"/>
        </w:r>
        <w:r w:rsidDel="001111A8">
          <w:rPr>
            <w:noProof/>
          </w:rPr>
          <w:delText xml:space="preserve"> for more details.</w:delText>
        </w:r>
      </w:del>
    </w:p>
    <w:p w14:paraId="562C8276" w14:textId="77777777" w:rsidR="00855336" w:rsidDel="001111A8" w:rsidRDefault="00855336" w:rsidP="00855336">
      <w:pPr>
        <w:rPr>
          <w:del w:id="2960" w:author="VOYER Raphael" w:date="2021-06-16T11:14:00Z"/>
          <w:noProof/>
        </w:rPr>
      </w:pPr>
    </w:p>
    <w:p w14:paraId="0495D046" w14:textId="77777777" w:rsidR="00855336" w:rsidDel="001111A8" w:rsidRDefault="00855336" w:rsidP="00622755">
      <w:pPr>
        <w:outlineLvl w:val="0"/>
        <w:rPr>
          <w:del w:id="2961" w:author="VOYER Raphael" w:date="2021-06-16T11:14:00Z"/>
          <w:noProof/>
        </w:rPr>
      </w:pPr>
      <w:bookmarkStart w:id="2962" w:name="_Toc381025726"/>
      <w:bookmarkStart w:id="2963" w:name="_Toc424820314"/>
      <w:smartTag w:uri="urn:schemas-microsoft-com:office:smarttags" w:element="stockticker">
        <w:del w:id="2964" w:author="VOYER Raphael" w:date="2021-06-16T11:14:00Z">
          <w:r w:rsidRPr="00135EF3" w:rsidDel="001111A8">
            <w:rPr>
              <w:b/>
              <w:noProof/>
            </w:rPr>
            <w:delText>AOS</w:delText>
          </w:r>
        </w:del>
      </w:smartTag>
      <w:del w:id="2965"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4</w:delText>
        </w:r>
        <w:r w:rsidRPr="00135EF3" w:rsidDel="001111A8">
          <w:rPr>
            <w:b/>
            <w:noProof/>
          </w:rPr>
          <w:delText>0</w:delText>
        </w:r>
        <w:r w:rsidDel="001111A8">
          <w:rPr>
            <w:b/>
            <w:noProof/>
          </w:rPr>
          <w:delText xml:space="preserve"> </w:delText>
        </w:r>
        <w:r w:rsidDel="001111A8">
          <w:rPr>
            <w:noProof/>
          </w:rPr>
          <w:delText xml:space="preserve">– </w:delText>
        </w:r>
        <w:r w:rsidR="00E305B9" w:rsidDel="001111A8">
          <w:rPr>
            <w:noProof/>
          </w:rPr>
          <w:delText xml:space="preserve">Restart is supported for the </w:delText>
        </w:r>
        <w:r w:rsidR="00023366" w:rsidDel="001111A8">
          <w:rPr>
            <w:noProof/>
          </w:rPr>
          <w:delText xml:space="preserve">HA VLAN </w:delText>
        </w:r>
        <w:r w:rsidR="00E305B9" w:rsidDel="001111A8">
          <w:rPr>
            <w:noProof/>
          </w:rPr>
          <w:delText>process</w:delText>
        </w:r>
        <w:r w:rsidR="00615D32" w:rsidDel="001111A8">
          <w:rPr>
            <w:noProof/>
          </w:rPr>
          <w:delText>.</w:delText>
        </w:r>
        <w:bookmarkEnd w:id="2962"/>
        <w:bookmarkEnd w:id="2963"/>
      </w:del>
    </w:p>
    <w:p w14:paraId="0263C268" w14:textId="77777777" w:rsidR="00E305B9" w:rsidDel="001111A8" w:rsidRDefault="00E305B9" w:rsidP="00855336">
      <w:pPr>
        <w:rPr>
          <w:del w:id="2966" w:author="VOYER Raphael" w:date="2021-06-16T11:14:00Z"/>
          <w:noProof/>
        </w:rPr>
      </w:pPr>
    </w:p>
    <w:p w14:paraId="4825D35E" w14:textId="77777777" w:rsidR="00E305B9" w:rsidDel="001111A8" w:rsidRDefault="00E305B9" w:rsidP="00855336">
      <w:pPr>
        <w:rPr>
          <w:del w:id="2967" w:author="VOYER Raphael" w:date="2021-06-16T11:14:00Z"/>
        </w:rPr>
      </w:pPr>
      <w:smartTag w:uri="urn:schemas-microsoft-com:office:smarttags" w:element="stockticker">
        <w:del w:id="2968" w:author="VOYER Raphael" w:date="2021-06-16T11:14:00Z">
          <w:r w:rsidRPr="00135EF3" w:rsidDel="001111A8">
            <w:rPr>
              <w:b/>
              <w:noProof/>
            </w:rPr>
            <w:delText>AOS</w:delText>
          </w:r>
        </w:del>
      </w:smartTag>
      <w:del w:id="2969"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5</w:delText>
        </w:r>
        <w:r w:rsidRPr="00135EF3" w:rsidDel="001111A8">
          <w:rPr>
            <w:b/>
            <w:noProof/>
          </w:rPr>
          <w:delText>0</w:delText>
        </w:r>
        <w:r w:rsidDel="001111A8">
          <w:rPr>
            <w:b/>
            <w:noProof/>
          </w:rPr>
          <w:delText xml:space="preserve"> - </w:delText>
        </w:r>
        <w:r w:rsidR="000538A3" w:rsidDel="001111A8">
          <w:delText xml:space="preserve">If HA VLAN </w:delText>
        </w:r>
        <w:smartTag w:uri="urn:schemas-microsoft-com:office:smarttags" w:element="stockticker">
          <w:r w:rsidR="000538A3" w:rsidDel="001111A8">
            <w:delText>CMM</w:delText>
          </w:r>
        </w:smartTag>
        <w:r w:rsidR="000538A3" w:rsidDel="001111A8">
          <w:delText xml:space="preserve"> process terminates, Chassis Supervision will restart it. On start up HA VLAN </w:delText>
        </w:r>
        <w:smartTag w:uri="urn:schemas-microsoft-com:office:smarttags" w:element="stockticker">
          <w:r w:rsidR="000538A3" w:rsidDel="001111A8">
            <w:delText>CMM</w:delText>
          </w:r>
        </w:smartTag>
        <w:r w:rsidR="000538A3" w:rsidDel="001111A8">
          <w:delText xml:space="preserve"> will load the configuration contained in the configuration file. </w:delText>
        </w:r>
      </w:del>
    </w:p>
    <w:p w14:paraId="6E2A90D8" w14:textId="77777777" w:rsidR="00E305B9" w:rsidDel="001111A8" w:rsidRDefault="00E305B9" w:rsidP="00855336">
      <w:pPr>
        <w:rPr>
          <w:del w:id="2970" w:author="VOYER Raphael" w:date="2021-06-16T11:14:00Z"/>
          <w:noProof/>
        </w:rPr>
      </w:pPr>
    </w:p>
    <w:p w14:paraId="72039B30" w14:textId="77777777" w:rsidR="00E305B9" w:rsidDel="001111A8" w:rsidRDefault="00E305B9" w:rsidP="00855336">
      <w:pPr>
        <w:rPr>
          <w:del w:id="2971" w:author="VOYER Raphael" w:date="2021-06-16T11:14:00Z"/>
        </w:rPr>
      </w:pPr>
      <w:smartTag w:uri="urn:schemas-microsoft-com:office:smarttags" w:element="stockticker">
        <w:del w:id="2972" w:author="VOYER Raphael" w:date="2021-06-16T11:14:00Z">
          <w:r w:rsidRPr="00135EF3" w:rsidDel="001111A8">
            <w:rPr>
              <w:b/>
              <w:noProof/>
            </w:rPr>
            <w:delText>AOS</w:delText>
          </w:r>
        </w:del>
      </w:smartTag>
      <w:del w:id="2973"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6</w:delText>
        </w:r>
        <w:r w:rsidRPr="00135EF3" w:rsidDel="001111A8">
          <w:rPr>
            <w:b/>
            <w:noProof/>
          </w:rPr>
          <w:delText>0</w:delText>
        </w:r>
        <w:r w:rsidDel="001111A8">
          <w:rPr>
            <w:b/>
            <w:noProof/>
          </w:rPr>
          <w:delText xml:space="preserve"> </w:delText>
        </w:r>
        <w:r w:rsidR="000538A3" w:rsidDel="001111A8">
          <w:rPr>
            <w:b/>
            <w:noProof/>
          </w:rPr>
          <w:delText>–</w:delText>
        </w:r>
        <w:r w:rsidDel="001111A8">
          <w:rPr>
            <w:b/>
            <w:noProof/>
          </w:rPr>
          <w:delText xml:space="preserve"> </w:delText>
        </w:r>
        <w:r w:rsidR="007575E1" w:rsidDel="001111A8">
          <w:delText>Configuration shall be applied on Like NI and not on unlike NI. Please refer</w:delText>
        </w:r>
      </w:del>
    </w:p>
    <w:p w14:paraId="0F656FDC" w14:textId="77777777" w:rsidR="007575E1" w:rsidDel="001111A8" w:rsidRDefault="007575E1" w:rsidP="00855336">
      <w:pPr>
        <w:rPr>
          <w:del w:id="2974" w:author="VOYER Raphael" w:date="2021-06-16T11:14:00Z"/>
        </w:rPr>
      </w:pPr>
      <w:del w:id="2975" w:author="VOYER Raphael" w:date="2021-06-16T11:14:00Z">
        <w:r w:rsidDel="001111A8">
          <w:delText xml:space="preserve">The </w:delText>
        </w:r>
        <w:r w:rsidR="00A87B5C" w:rsidDel="001111A8">
          <w:fldChar w:fldCharType="begin"/>
        </w:r>
        <w:r w:rsidR="00A87B5C" w:rsidDel="001111A8">
          <w:delInstrText xml:space="preserve"> HYPERLINK \l "_Hotswap_Requirements" </w:delInstrText>
        </w:r>
        <w:r w:rsidR="00A87B5C" w:rsidDel="001111A8">
          <w:fldChar w:fldCharType="separate"/>
        </w:r>
        <w:r w:rsidRPr="002E344E" w:rsidDel="001111A8">
          <w:rPr>
            <w:rStyle w:val="Lienhypertexte"/>
          </w:rPr>
          <w:delText xml:space="preserve">section </w:delText>
        </w:r>
        <w:r w:rsidR="002E344E" w:rsidRPr="002E344E" w:rsidDel="001111A8">
          <w:rPr>
            <w:rStyle w:val="Lienhypertexte"/>
          </w:rPr>
          <w:delText>3.8</w:delText>
        </w:r>
        <w:r w:rsidR="00A87B5C" w:rsidDel="001111A8">
          <w:rPr>
            <w:rStyle w:val="Lienhypertexte"/>
          </w:rPr>
          <w:fldChar w:fldCharType="end"/>
        </w:r>
        <w:r w:rsidR="002E344E" w:rsidDel="001111A8">
          <w:delText xml:space="preserve"> for more details.</w:delText>
        </w:r>
      </w:del>
    </w:p>
    <w:p w14:paraId="4181024B" w14:textId="77777777" w:rsidR="000538A3" w:rsidDel="001111A8" w:rsidRDefault="000538A3" w:rsidP="00855336">
      <w:pPr>
        <w:rPr>
          <w:del w:id="2976" w:author="VOYER Raphael" w:date="2021-06-16T11:14:00Z"/>
        </w:rPr>
      </w:pPr>
    </w:p>
    <w:p w14:paraId="0D41DA01" w14:textId="77777777" w:rsidR="000538A3" w:rsidDel="001111A8" w:rsidRDefault="000538A3" w:rsidP="00622755">
      <w:pPr>
        <w:pStyle w:val="Titre3"/>
        <w:rPr>
          <w:del w:id="2977" w:author="VOYER Raphael" w:date="2021-06-16T11:14:00Z"/>
        </w:rPr>
      </w:pPr>
      <w:bookmarkStart w:id="2978" w:name="_Toc381025727"/>
      <w:del w:id="2979" w:author="VOYER Raphael" w:date="2021-06-16T11:14:00Z">
        <w:r w:rsidDel="001111A8">
          <w:delText>ISSU Requirements</w:delText>
        </w:r>
        <w:bookmarkEnd w:id="2978"/>
      </w:del>
    </w:p>
    <w:p w14:paraId="32551B47" w14:textId="77777777" w:rsidR="000538A3" w:rsidDel="001111A8" w:rsidRDefault="000538A3" w:rsidP="000538A3">
      <w:pPr>
        <w:rPr>
          <w:del w:id="2980" w:author="VOYER Raphael" w:date="2021-06-16T11:14:00Z"/>
        </w:rPr>
      </w:pPr>
      <w:smartTag w:uri="urn:schemas-microsoft-com:office:smarttags" w:element="stockticker">
        <w:del w:id="2981" w:author="VOYER Raphael" w:date="2021-06-16T11:14:00Z">
          <w:r w:rsidRPr="00135EF3" w:rsidDel="001111A8">
            <w:rPr>
              <w:b/>
              <w:noProof/>
            </w:rPr>
            <w:delText>AOS</w:delText>
          </w:r>
        </w:del>
      </w:smartTag>
      <w:del w:id="2982"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 xml:space="preserve">70 </w:delText>
        </w:r>
        <w:r w:rsidR="00F56D1B" w:rsidDel="001111A8">
          <w:rPr>
            <w:b/>
            <w:noProof/>
          </w:rPr>
          <w:delText>–</w:delText>
        </w:r>
        <w:r w:rsidR="00F56D1B" w:rsidDel="001111A8">
          <w:delText xml:space="preserve"> </w:delText>
        </w:r>
        <w:r w:rsidR="002D6DA9" w:rsidDel="001111A8">
          <w:delText>For details on ISSU please refer the 7.x Chassis Supervisor SFS.</w:delText>
        </w:r>
      </w:del>
    </w:p>
    <w:p w14:paraId="06042E24" w14:textId="77777777" w:rsidR="00855336" w:rsidRPr="00135EF3" w:rsidDel="001111A8" w:rsidRDefault="00855336" w:rsidP="00855336">
      <w:pPr>
        <w:rPr>
          <w:del w:id="2983" w:author="VOYER Raphael" w:date="2021-06-16T11:14:00Z"/>
          <w:noProof/>
        </w:rPr>
      </w:pPr>
    </w:p>
    <w:p w14:paraId="696AC928" w14:textId="77777777" w:rsidR="00855336" w:rsidRPr="00135EF3" w:rsidDel="001111A8" w:rsidRDefault="00855336" w:rsidP="00622755">
      <w:pPr>
        <w:pStyle w:val="Titre3"/>
        <w:ind w:left="0" w:firstLine="0"/>
        <w:jc w:val="left"/>
        <w:rPr>
          <w:del w:id="2984" w:author="VOYER Raphael" w:date="2021-06-16T11:14:00Z"/>
          <w:noProof/>
        </w:rPr>
      </w:pPr>
      <w:bookmarkStart w:id="2985" w:name="_Toc195435518"/>
      <w:bookmarkStart w:id="2986" w:name="_Toc214247618"/>
      <w:bookmarkStart w:id="2987" w:name="_Toc381025728"/>
      <w:del w:id="2988" w:author="VOYER Raphael" w:date="2021-06-16T11:14:00Z">
        <w:r w:rsidRPr="00135EF3" w:rsidDel="001111A8">
          <w:rPr>
            <w:noProof/>
          </w:rPr>
          <w:delText>Scalability and Efficiency</w:delText>
        </w:r>
        <w:bookmarkEnd w:id="2985"/>
        <w:bookmarkEnd w:id="2986"/>
        <w:bookmarkEnd w:id="2987"/>
        <w:r w:rsidRPr="00135EF3" w:rsidDel="001111A8">
          <w:rPr>
            <w:noProof/>
          </w:rPr>
          <w:delText xml:space="preserve"> </w:delText>
        </w:r>
      </w:del>
    </w:p>
    <w:p w14:paraId="40B3F892" w14:textId="77777777" w:rsidR="00E94F76" w:rsidRPr="00135EF3" w:rsidDel="001111A8" w:rsidRDefault="00855336" w:rsidP="00E94F76">
      <w:pPr>
        <w:pStyle w:val="Corpsdetexte"/>
        <w:rPr>
          <w:del w:id="2989" w:author="VOYER Raphael" w:date="2021-06-16T11:14:00Z"/>
          <w:noProof/>
        </w:rPr>
      </w:pPr>
      <w:smartTag w:uri="urn:schemas-microsoft-com:office:smarttags" w:element="stockticker">
        <w:del w:id="2990" w:author="VOYER Raphael" w:date="2021-06-16T11:14:00Z">
          <w:r w:rsidRPr="00135EF3" w:rsidDel="001111A8">
            <w:rPr>
              <w:b/>
              <w:noProof/>
            </w:rPr>
            <w:delText>AOS</w:delText>
          </w:r>
        </w:del>
      </w:smartTag>
      <w:del w:id="2991"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ARCH-8</w:delText>
        </w:r>
        <w:r w:rsidDel="001111A8">
          <w:rPr>
            <w:b/>
            <w:noProof/>
          </w:rPr>
          <w:delText>0</w:delText>
        </w:r>
        <w:r w:rsidRPr="00135EF3" w:rsidDel="001111A8">
          <w:rPr>
            <w:b/>
            <w:noProof/>
          </w:rPr>
          <w:delText xml:space="preserve"> – </w:delText>
        </w:r>
        <w:r w:rsidRPr="00135EF3" w:rsidDel="001111A8">
          <w:rPr>
            <w:noProof/>
          </w:rPr>
          <w:delText xml:space="preserve">The implementation shall be scalable to support up to </w:delText>
        </w:r>
        <w:r w:rsidR="00615D32" w:rsidDel="001111A8">
          <w:rPr>
            <w:noProof/>
          </w:rPr>
          <w:delText>32</w:delText>
        </w:r>
        <w:r w:rsidRPr="00135EF3" w:rsidDel="001111A8">
          <w:rPr>
            <w:noProof/>
          </w:rPr>
          <w:delText xml:space="preserve"> </w:delText>
        </w:r>
        <w:r w:rsidDel="001111A8">
          <w:rPr>
            <w:noProof/>
          </w:rPr>
          <w:delText>clusters.</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the implementation shall be scalable upto 16 clusters.</w:delText>
        </w:r>
      </w:del>
    </w:p>
    <w:p w14:paraId="5353C83D" w14:textId="77777777" w:rsidR="00855336" w:rsidRPr="00135EF3" w:rsidDel="001111A8" w:rsidRDefault="00855336" w:rsidP="00855336">
      <w:pPr>
        <w:pStyle w:val="Corpsdetexte"/>
        <w:rPr>
          <w:del w:id="2992" w:author="VOYER Raphael" w:date="2021-06-16T11:14:00Z"/>
          <w:noProof/>
        </w:rPr>
      </w:pPr>
    </w:p>
    <w:p w14:paraId="5035A5C6" w14:textId="77777777" w:rsidR="00855336" w:rsidRPr="00135EF3" w:rsidDel="001111A8" w:rsidRDefault="00855336" w:rsidP="00622755">
      <w:pPr>
        <w:pStyle w:val="Titre3"/>
        <w:ind w:left="0" w:firstLine="0"/>
        <w:jc w:val="left"/>
        <w:rPr>
          <w:del w:id="2993" w:author="VOYER Raphael" w:date="2021-06-16T11:14:00Z"/>
          <w:noProof/>
        </w:rPr>
      </w:pPr>
      <w:bookmarkStart w:id="2994" w:name="_Toc195435519"/>
      <w:bookmarkStart w:id="2995" w:name="_Toc214247619"/>
      <w:bookmarkStart w:id="2996" w:name="_Toc381025729"/>
      <w:del w:id="2997" w:author="VOYER Raphael" w:date="2021-06-16T11:14:00Z">
        <w:r w:rsidRPr="00135EF3" w:rsidDel="001111A8">
          <w:rPr>
            <w:noProof/>
          </w:rPr>
          <w:delText>Platform Supported</w:delText>
        </w:r>
        <w:bookmarkEnd w:id="2994"/>
        <w:bookmarkEnd w:id="2995"/>
        <w:bookmarkEnd w:id="2996"/>
      </w:del>
    </w:p>
    <w:p w14:paraId="35258010" w14:textId="77777777" w:rsidR="00855336" w:rsidDel="001111A8" w:rsidRDefault="00855336" w:rsidP="00855336">
      <w:pPr>
        <w:pStyle w:val="Corpsdetexte"/>
        <w:rPr>
          <w:del w:id="2998" w:author="VOYER Raphael" w:date="2021-06-16T11:14:00Z"/>
          <w:noProof/>
        </w:rPr>
      </w:pPr>
      <w:smartTag w:uri="urn:schemas-microsoft-com:office:smarttags" w:element="stockticker">
        <w:del w:id="2999" w:author="VOYER Raphael" w:date="2021-06-16T11:14:00Z">
          <w:r w:rsidRPr="00135EF3" w:rsidDel="001111A8">
            <w:rPr>
              <w:b/>
              <w:noProof/>
            </w:rPr>
            <w:delText>AOS</w:delText>
          </w:r>
        </w:del>
      </w:smartTag>
      <w:del w:id="3000" w:author="VOYER Raphael" w:date="2021-06-16T11:14:00Z">
        <w:r w:rsidRPr="00135EF3" w:rsidDel="001111A8">
          <w:rPr>
            <w:b/>
            <w:noProof/>
          </w:rPr>
          <w:delText>-</w:delText>
        </w:r>
        <w:r w:rsidR="00C414AA" w:rsidDel="001111A8">
          <w:rPr>
            <w:b/>
            <w:noProof/>
          </w:rPr>
          <w:delText>HAVLAN-ARCH-9</w:delText>
        </w:r>
        <w:r w:rsidRPr="00135EF3" w:rsidDel="001111A8">
          <w:rPr>
            <w:b/>
            <w:noProof/>
          </w:rPr>
          <w:delText xml:space="preserve">0 – </w:delText>
        </w:r>
        <w:r w:rsidDel="001111A8">
          <w:rPr>
            <w:noProof/>
          </w:rPr>
          <w:delText>HA VLAN</w:delText>
        </w:r>
        <w:r w:rsidRPr="00135EF3" w:rsidDel="001111A8">
          <w:rPr>
            <w:noProof/>
          </w:rPr>
          <w:delText xml:space="preserve"> shall be supported on Alcatel Omni Switch </w:delText>
        </w:r>
        <w:r w:rsidDel="001111A8">
          <w:rPr>
            <w:noProof/>
          </w:rPr>
          <w:delText>6900</w:delText>
        </w:r>
        <w:r w:rsidRPr="00135EF3" w:rsidDel="001111A8">
          <w:rPr>
            <w:noProof/>
          </w:rPr>
          <w:delText xml:space="preserve"> series (</w:delText>
        </w:r>
        <w:r w:rsidDel="001111A8">
          <w:rPr>
            <w:noProof/>
          </w:rPr>
          <w:delText>TOR</w:delText>
        </w:r>
        <w:r w:rsidRPr="00135EF3" w:rsidDel="001111A8">
          <w:rPr>
            <w:noProof/>
          </w:rPr>
          <w:delText>)</w:delText>
        </w:r>
        <w:r w:rsidR="0085634D" w:rsidDel="001111A8">
          <w:rPr>
            <w:noProof/>
          </w:rPr>
          <w:delText>, OS10K, OS6860, OS6865, OS9900</w:delText>
        </w:r>
        <w:r w:rsidRPr="00135EF3" w:rsidDel="001111A8">
          <w:rPr>
            <w:noProof/>
          </w:rPr>
          <w:delText>.</w:delText>
        </w:r>
      </w:del>
    </w:p>
    <w:p w14:paraId="7AAEA533" w14:textId="77777777" w:rsidR="00C414AA" w:rsidRPr="00135EF3" w:rsidDel="001111A8" w:rsidRDefault="00C414AA" w:rsidP="00855336">
      <w:pPr>
        <w:pStyle w:val="Corpsdetexte"/>
        <w:rPr>
          <w:del w:id="3001" w:author="VOYER Raphael" w:date="2021-06-16T11:14:00Z"/>
          <w:noProof/>
        </w:rPr>
      </w:pPr>
    </w:p>
    <w:p w14:paraId="190488FF" w14:textId="77777777" w:rsidR="00855336" w:rsidRPr="00135EF3" w:rsidDel="001111A8" w:rsidRDefault="00855336" w:rsidP="00622755">
      <w:pPr>
        <w:pStyle w:val="Titre2"/>
        <w:rPr>
          <w:del w:id="3002" w:author="VOYER Raphael" w:date="2021-06-16T11:14:00Z"/>
          <w:noProof/>
        </w:rPr>
      </w:pPr>
      <w:bookmarkStart w:id="3003" w:name="_Toc195435520"/>
      <w:bookmarkStart w:id="3004" w:name="_Toc214247620"/>
      <w:bookmarkStart w:id="3005" w:name="_Toc381025730"/>
      <w:del w:id="3006" w:author="VOYER Raphael" w:date="2021-06-16T11:14:00Z">
        <w:r w:rsidRPr="00135EF3" w:rsidDel="001111A8">
          <w:rPr>
            <w:noProof/>
          </w:rPr>
          <w:delText>Functional Requirements</w:delText>
        </w:r>
        <w:bookmarkEnd w:id="3003"/>
        <w:bookmarkEnd w:id="3004"/>
        <w:bookmarkEnd w:id="3005"/>
      </w:del>
    </w:p>
    <w:p w14:paraId="5E084EAA" w14:textId="77777777" w:rsidR="00855336" w:rsidRPr="00135EF3" w:rsidDel="001111A8" w:rsidRDefault="00855336" w:rsidP="00622755">
      <w:pPr>
        <w:pStyle w:val="Titre3"/>
        <w:ind w:left="0" w:firstLine="0"/>
        <w:jc w:val="left"/>
        <w:rPr>
          <w:del w:id="3007" w:author="VOYER Raphael" w:date="2021-06-16T11:14:00Z"/>
          <w:noProof/>
        </w:rPr>
      </w:pPr>
      <w:bookmarkStart w:id="3008" w:name="_Toc195435521"/>
      <w:bookmarkStart w:id="3009" w:name="_Toc214247621"/>
      <w:bookmarkStart w:id="3010" w:name="_Toc381025731"/>
      <w:del w:id="3011" w:author="VOYER Raphael" w:date="2021-06-16T11:14:00Z">
        <w:r w:rsidRPr="00135EF3" w:rsidDel="001111A8">
          <w:rPr>
            <w:noProof/>
          </w:rPr>
          <w:delText>Functionality Requirements</w:delText>
        </w:r>
        <w:bookmarkEnd w:id="3008"/>
        <w:bookmarkEnd w:id="3009"/>
        <w:bookmarkEnd w:id="3010"/>
        <w:r w:rsidRPr="00135EF3" w:rsidDel="001111A8">
          <w:rPr>
            <w:noProof/>
          </w:rPr>
          <w:delText xml:space="preserve"> </w:delText>
        </w:r>
      </w:del>
    </w:p>
    <w:p w14:paraId="7FBEBA27" w14:textId="77777777" w:rsidR="00855336" w:rsidRPr="00135EF3" w:rsidDel="001111A8" w:rsidRDefault="00855336" w:rsidP="00855336">
      <w:pPr>
        <w:pStyle w:val="Corpsdetexte"/>
        <w:rPr>
          <w:del w:id="3012" w:author="VOYER Raphael" w:date="2021-06-16T11:14:00Z"/>
          <w:noProof/>
        </w:rPr>
      </w:pPr>
      <w:smartTag w:uri="urn:schemas-microsoft-com:office:smarttags" w:element="stockticker">
        <w:del w:id="3013" w:author="VOYER Raphael" w:date="2021-06-16T11:14:00Z">
          <w:r w:rsidDel="001111A8">
            <w:rPr>
              <w:b/>
              <w:noProof/>
            </w:rPr>
            <w:delText>AOS</w:delText>
          </w:r>
        </w:del>
      </w:smartTag>
      <w:del w:id="3014"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 xml:space="preserve">-10 – </w:delText>
        </w:r>
        <w:r w:rsidDel="001111A8">
          <w:rPr>
            <w:noProof/>
          </w:rPr>
          <w:delText>HA VLAN implementation shall support the Full Cluster Implementation</w:delText>
        </w:r>
        <w:r w:rsidRPr="00135EF3" w:rsidDel="001111A8">
          <w:rPr>
            <w:noProof/>
          </w:rPr>
          <w:delText>.</w:delText>
        </w:r>
      </w:del>
    </w:p>
    <w:p w14:paraId="52F867AC" w14:textId="77777777" w:rsidR="00855336" w:rsidDel="001111A8" w:rsidRDefault="00855336" w:rsidP="00855336">
      <w:pPr>
        <w:pStyle w:val="Corpsdetexte"/>
        <w:rPr>
          <w:del w:id="3015" w:author="VOYER Raphael" w:date="2021-06-16T11:14:00Z"/>
          <w:noProof/>
        </w:rPr>
      </w:pPr>
      <w:smartTag w:uri="urn:schemas-microsoft-com:office:smarttags" w:element="stockticker">
        <w:del w:id="3016" w:author="VOYER Raphael" w:date="2021-06-16T11:14:00Z">
          <w:r w:rsidDel="001111A8">
            <w:rPr>
              <w:b/>
              <w:noProof/>
            </w:rPr>
            <w:delText>AOS</w:delText>
          </w:r>
        </w:del>
      </w:smartTag>
      <w:del w:id="3017"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-20 –</w:delText>
        </w:r>
        <w:r w:rsidDel="001111A8">
          <w:rPr>
            <w:noProof/>
          </w:rPr>
          <w:delText xml:space="preserve">  A Cluster Supports two modes of operations i.e L2 mode and L3 mode.</w:delText>
        </w:r>
      </w:del>
    </w:p>
    <w:p w14:paraId="1EAE14EB" w14:textId="77777777" w:rsidR="00855336" w:rsidRPr="007111E7" w:rsidDel="001111A8" w:rsidRDefault="00855336" w:rsidP="00855336">
      <w:pPr>
        <w:pStyle w:val="Corpsdetexte"/>
        <w:rPr>
          <w:del w:id="3018" w:author="VOYER Raphael" w:date="2021-06-16T11:14:00Z"/>
          <w:noProof/>
        </w:rPr>
      </w:pPr>
      <w:smartTag w:uri="urn:schemas-microsoft-com:office:smarttags" w:element="stockticker">
        <w:del w:id="3019" w:author="VOYER Raphael" w:date="2021-06-16T11:14:00Z">
          <w:r w:rsidDel="001111A8">
            <w:rPr>
              <w:b/>
              <w:noProof/>
            </w:rPr>
            <w:delText>AOS</w:delText>
          </w:r>
        </w:del>
      </w:smartTag>
      <w:del w:id="302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w:delText>
        </w:r>
        <w:r w:rsidRPr="00135EF3" w:rsidDel="001111A8">
          <w:rPr>
            <w:b/>
            <w:noProof/>
          </w:rPr>
          <w:delText xml:space="preserve">0 – </w:delText>
        </w:r>
        <w:r w:rsidDel="001111A8">
          <w:rPr>
            <w:b/>
            <w:noProof/>
          </w:rPr>
          <w:delText xml:space="preserve"> </w:delText>
        </w:r>
        <w:r w:rsidDel="001111A8">
          <w:rPr>
            <w:noProof/>
          </w:rPr>
          <w:delText xml:space="preserve">In L2 mode of operation the cluster shall be identified by a unique Mac-address and vlan. </w:delText>
        </w:r>
      </w:del>
    </w:p>
    <w:p w14:paraId="17653046" w14:textId="77777777" w:rsidR="00855336" w:rsidDel="001111A8" w:rsidRDefault="00855336" w:rsidP="00855336">
      <w:pPr>
        <w:rPr>
          <w:del w:id="3021" w:author="VOYER Raphael" w:date="2021-06-16T11:14:00Z"/>
        </w:rPr>
      </w:pPr>
      <w:smartTag w:uri="urn:schemas-microsoft-com:office:smarttags" w:element="stockticker">
        <w:del w:id="3022" w:author="VOYER Raphael" w:date="2021-06-16T11:14:00Z">
          <w:r w:rsidDel="001111A8">
            <w:rPr>
              <w:b/>
              <w:noProof/>
            </w:rPr>
            <w:delText>AOS</w:delText>
          </w:r>
        </w:del>
      </w:smartTag>
      <w:del w:id="3023"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-30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L2 mode frames </w:delText>
        </w:r>
        <w:r w:rsidDel="001111A8">
          <w:delText xml:space="preserve">destined to the cluster </w:delText>
        </w:r>
        <w:smartTag w:uri="urn:schemas-microsoft-com:office:smarttags" w:element="stockticker">
          <w:r w:rsidDel="001111A8">
            <w:delText>MAC</w:delText>
          </w:r>
        </w:smartTag>
        <w:r w:rsidDel="001111A8">
          <w:delText xml:space="preserve"> address are to be flooded on configured set of interfaces. </w:delText>
        </w:r>
      </w:del>
    </w:p>
    <w:p w14:paraId="1FF9AA0D" w14:textId="77777777" w:rsidR="00855336" w:rsidRPr="00135EF3" w:rsidDel="001111A8" w:rsidRDefault="00855336" w:rsidP="00855336">
      <w:pPr>
        <w:rPr>
          <w:del w:id="3024" w:author="VOYER Raphael" w:date="2021-06-16T11:14:00Z"/>
        </w:rPr>
      </w:pPr>
    </w:p>
    <w:p w14:paraId="47FD662D" w14:textId="77777777" w:rsidR="00855336" w:rsidDel="001111A8" w:rsidRDefault="00855336" w:rsidP="00855336">
      <w:pPr>
        <w:pStyle w:val="Corpsdetexte"/>
        <w:rPr>
          <w:del w:id="3025" w:author="VOYER Raphael" w:date="2021-06-16T11:14:00Z"/>
          <w:noProof/>
        </w:rPr>
      </w:pPr>
      <w:smartTag w:uri="urn:schemas-microsoft-com:office:smarttags" w:element="stockticker">
        <w:del w:id="3026" w:author="VOYER Raphael" w:date="2021-06-16T11:14:00Z">
          <w:r w:rsidDel="001111A8">
            <w:rPr>
              <w:b/>
              <w:noProof/>
            </w:rPr>
            <w:delText>AOS</w:delText>
          </w:r>
        </w:del>
      </w:smartTag>
      <w:del w:id="302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-30.2</w:delText>
        </w:r>
        <w:r w:rsidRPr="00135EF3" w:rsidDel="001111A8">
          <w:rPr>
            <w:b/>
            <w:noProof/>
          </w:rPr>
          <w:delText xml:space="preserve"> – </w:delText>
        </w:r>
        <w:r w:rsidDel="001111A8">
          <w:rPr>
            <w:noProof/>
          </w:rPr>
          <w:delText>In L2 mode the ingress interface and the target interfaces shall be</w:delText>
        </w:r>
      </w:del>
    </w:p>
    <w:p w14:paraId="5F45A1B0" w14:textId="77777777" w:rsidR="00855336" w:rsidRPr="00135EF3" w:rsidDel="001111A8" w:rsidRDefault="00855336" w:rsidP="00855336">
      <w:pPr>
        <w:pStyle w:val="Corpsdetexte"/>
        <w:rPr>
          <w:del w:id="3028" w:author="VOYER Raphael" w:date="2021-06-16T11:14:00Z"/>
          <w:noProof/>
        </w:rPr>
      </w:pPr>
      <w:del w:id="3029" w:author="VOYER Raphael" w:date="2021-06-16T11:14:00Z">
        <w:r w:rsidDel="001111A8">
          <w:rPr>
            <w:noProof/>
          </w:rPr>
          <w:delText>in the same vlan</w:delText>
        </w:r>
        <w:r w:rsidRPr="00135EF3" w:rsidDel="001111A8">
          <w:rPr>
            <w:noProof/>
          </w:rPr>
          <w:delText>.</w:delText>
        </w:r>
      </w:del>
    </w:p>
    <w:p w14:paraId="0D58D8DF" w14:textId="77777777" w:rsidR="00855336" w:rsidDel="001111A8" w:rsidRDefault="00174285" w:rsidP="00855336">
      <w:pPr>
        <w:pStyle w:val="Corpsdetexte"/>
        <w:rPr>
          <w:del w:id="3030" w:author="VOYER Raphael" w:date="2021-06-16T11:14:00Z"/>
        </w:rPr>
      </w:pPr>
      <w:smartTag w:uri="urn:schemas-microsoft-com:office:smarttags" w:element="stockticker">
        <w:del w:id="3031" w:author="VOYER Raphael" w:date="2021-06-16T11:14:00Z">
          <w:r w:rsidDel="001111A8">
            <w:rPr>
              <w:b/>
              <w:noProof/>
            </w:rPr>
            <w:delText>AOS</w:delText>
          </w:r>
        </w:del>
      </w:smartTag>
      <w:del w:id="3032"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-30.3</w:delText>
        </w:r>
        <w:r w:rsidR="00855336" w:rsidDel="001111A8">
          <w:rPr>
            <w:b/>
            <w:noProof/>
          </w:rPr>
          <w:delText xml:space="preserve"> - </w:delText>
        </w:r>
        <w:r w:rsidR="00855336" w:rsidDel="001111A8">
          <w:delText xml:space="preserve">Support of L2 cluster with unicast mac and </w:delText>
        </w:r>
        <w:r w:rsidR="00207AFA" w:rsidDel="001111A8">
          <w:delText>flooding</w:delText>
        </w:r>
        <w:r w:rsidR="00855336" w:rsidDel="001111A8">
          <w:delText>.</w:delText>
        </w:r>
      </w:del>
    </w:p>
    <w:p w14:paraId="2484A720" w14:textId="77777777" w:rsidR="00207AFA" w:rsidDel="001111A8" w:rsidRDefault="00207AFA" w:rsidP="00855336">
      <w:pPr>
        <w:pStyle w:val="Corpsdetexte"/>
        <w:rPr>
          <w:del w:id="3033" w:author="VOYER Raphael" w:date="2021-06-16T11:14:00Z"/>
          <w:noProof/>
        </w:rPr>
      </w:pPr>
      <w:smartTag w:uri="urn:schemas-microsoft-com:office:smarttags" w:element="stockticker">
        <w:del w:id="3034" w:author="VOYER Raphael" w:date="2021-06-16T11:14:00Z">
          <w:r w:rsidDel="001111A8">
            <w:rPr>
              <w:b/>
              <w:noProof/>
            </w:rPr>
            <w:delText>AOS</w:delText>
          </w:r>
        </w:del>
      </w:smartTag>
      <w:del w:id="3035"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-30.4 - </w:delText>
        </w:r>
        <w:r w:rsidDel="001111A8">
          <w:delText>Support of L2 cluster with unicast mac and explicit port list.</w:delText>
        </w:r>
      </w:del>
    </w:p>
    <w:p w14:paraId="100C2E60" w14:textId="77777777" w:rsidR="00855336" w:rsidDel="001111A8" w:rsidRDefault="00855336" w:rsidP="00855336">
      <w:pPr>
        <w:pStyle w:val="Corpsdetexte"/>
        <w:rPr>
          <w:del w:id="3036" w:author="VOYER Raphael" w:date="2021-06-16T11:14:00Z"/>
          <w:b/>
          <w:noProof/>
        </w:rPr>
      </w:pPr>
      <w:smartTag w:uri="urn:schemas-microsoft-com:office:smarttags" w:element="stockticker">
        <w:del w:id="3037" w:author="VOYER Raphael" w:date="2021-06-16T11:14:00Z">
          <w:r w:rsidDel="001111A8">
            <w:rPr>
              <w:b/>
              <w:noProof/>
            </w:rPr>
            <w:delText>AOS</w:delText>
          </w:r>
        </w:del>
      </w:smartTag>
      <w:del w:id="3038"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w:delText>
        </w:r>
        <w:r w:rsidR="00207AFA" w:rsidDel="001111A8">
          <w:rPr>
            <w:b/>
            <w:noProof/>
          </w:rPr>
          <w:delText>5</w:delText>
        </w:r>
        <w:r w:rsidDel="001111A8">
          <w:rPr>
            <w:b/>
            <w:noProof/>
          </w:rPr>
          <w:delText xml:space="preserve"> - </w:delText>
        </w:r>
        <w:r w:rsidDel="001111A8">
          <w:delText>Support of L2 cluster with L2 multicast mac and explicit port list.</w:delText>
        </w:r>
        <w:r w:rsidDel="001111A8">
          <w:rPr>
            <w:b/>
            <w:noProof/>
          </w:rPr>
          <w:delText xml:space="preserve"> </w:delText>
        </w:r>
      </w:del>
    </w:p>
    <w:p w14:paraId="3E5BD1BF" w14:textId="77777777" w:rsidR="00855336" w:rsidRPr="00135EF3" w:rsidDel="001111A8" w:rsidRDefault="00855336" w:rsidP="00855336">
      <w:pPr>
        <w:pStyle w:val="Corpsdetexte"/>
        <w:rPr>
          <w:del w:id="3039" w:author="VOYER Raphael" w:date="2021-06-16T11:14:00Z"/>
          <w:noProof/>
        </w:rPr>
      </w:pPr>
      <w:smartTag w:uri="urn:schemas-microsoft-com:office:smarttags" w:element="stockticker">
        <w:del w:id="3040" w:author="VOYER Raphael" w:date="2021-06-16T11:14:00Z">
          <w:r w:rsidDel="001111A8">
            <w:rPr>
              <w:b/>
              <w:noProof/>
            </w:rPr>
            <w:delText>AOS</w:delText>
          </w:r>
        </w:del>
      </w:smartTag>
      <w:del w:id="3041"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-30.5</w:delText>
        </w:r>
        <w:r w:rsidDel="001111A8">
          <w:rPr>
            <w:b/>
            <w:noProof/>
          </w:rPr>
          <w:delText xml:space="preserve"> - </w:delText>
        </w:r>
        <w:r w:rsidDel="001111A8">
          <w:delText>Support of L2 cluster with IP multicast mac and explicit port list.</w:delText>
        </w:r>
      </w:del>
    </w:p>
    <w:p w14:paraId="638A610E" w14:textId="77777777" w:rsidR="00855336" w:rsidRPr="007111E7" w:rsidDel="001111A8" w:rsidRDefault="00855336" w:rsidP="00855336">
      <w:pPr>
        <w:pStyle w:val="Corpsdetexte"/>
        <w:rPr>
          <w:del w:id="3042" w:author="VOYER Raphael" w:date="2021-06-16T11:14:00Z"/>
          <w:noProof/>
        </w:rPr>
      </w:pPr>
      <w:smartTag w:uri="urn:schemas-microsoft-com:office:smarttags" w:element="stockticker">
        <w:del w:id="3043" w:author="VOYER Raphael" w:date="2021-06-16T11:14:00Z">
          <w:r w:rsidDel="001111A8">
            <w:rPr>
              <w:b/>
              <w:noProof/>
            </w:rPr>
            <w:delText>AOS</w:delText>
          </w:r>
        </w:del>
      </w:smartTag>
      <w:del w:id="304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 xml:space="preserve">0 – </w:delText>
        </w:r>
        <w:r w:rsidDel="001111A8">
          <w:rPr>
            <w:b/>
            <w:noProof/>
          </w:rPr>
          <w:delText xml:space="preserve"> </w:delText>
        </w:r>
        <w:r w:rsidDel="001111A8">
          <w:rPr>
            <w:noProof/>
          </w:rPr>
          <w:delText>In L3 mode of operation the cluster shall be identified by a unique IP Address. (unicast)</w:delText>
        </w:r>
      </w:del>
    </w:p>
    <w:p w14:paraId="4EBA39AA" w14:textId="77777777" w:rsidR="00855336" w:rsidDel="001111A8" w:rsidRDefault="00855336" w:rsidP="00855336">
      <w:pPr>
        <w:rPr>
          <w:del w:id="3045" w:author="VOYER Raphael" w:date="2021-06-16T11:14:00Z"/>
        </w:rPr>
      </w:pPr>
      <w:smartTag w:uri="urn:schemas-microsoft-com:office:smarttags" w:element="stockticker">
        <w:del w:id="3046" w:author="VOYER Raphael" w:date="2021-06-16T11:14:00Z">
          <w:r w:rsidDel="001111A8">
            <w:rPr>
              <w:b/>
              <w:noProof/>
            </w:rPr>
            <w:delText>AOS</w:delText>
          </w:r>
        </w:del>
      </w:smartTag>
      <w:del w:id="304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L3 mode frames </w:delText>
        </w:r>
        <w:r w:rsidDel="001111A8">
          <w:delText xml:space="preserve">destined to the cluster IP address are to be routed and then flooded on all/configured set of interfaces. </w:delText>
        </w:r>
      </w:del>
    </w:p>
    <w:p w14:paraId="594317F5" w14:textId="77777777" w:rsidR="00855336" w:rsidRPr="00135EF3" w:rsidDel="001111A8" w:rsidRDefault="00855336" w:rsidP="00855336">
      <w:pPr>
        <w:rPr>
          <w:del w:id="3048" w:author="VOYER Raphael" w:date="2021-06-16T11:14:00Z"/>
        </w:rPr>
      </w:pPr>
    </w:p>
    <w:p w14:paraId="7DFAECBD" w14:textId="77777777" w:rsidR="00855336" w:rsidDel="001111A8" w:rsidRDefault="00855336" w:rsidP="00855336">
      <w:pPr>
        <w:pStyle w:val="Corpsdetexte"/>
        <w:rPr>
          <w:del w:id="3049" w:author="VOYER Raphael" w:date="2021-06-16T11:14:00Z"/>
          <w:noProof/>
        </w:rPr>
      </w:pPr>
      <w:smartTag w:uri="urn:schemas-microsoft-com:office:smarttags" w:element="stockticker">
        <w:del w:id="3050" w:author="VOYER Raphael" w:date="2021-06-16T11:14:00Z">
          <w:r w:rsidDel="001111A8">
            <w:rPr>
              <w:b/>
              <w:noProof/>
            </w:rPr>
            <w:delText>AOS</w:delText>
          </w:r>
        </w:del>
      </w:smartTag>
      <w:del w:id="305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-40.2</w:delText>
        </w:r>
        <w:r w:rsidRPr="00135EF3" w:rsidDel="001111A8">
          <w:rPr>
            <w:b/>
            <w:noProof/>
          </w:rPr>
          <w:delText xml:space="preserve"> – </w:delText>
        </w:r>
        <w:r w:rsidDel="001111A8">
          <w:rPr>
            <w:noProof/>
          </w:rPr>
          <w:delText>In L3 mode the ingress interface and the target interfaces can be</w:delText>
        </w:r>
      </w:del>
    </w:p>
    <w:p w14:paraId="1E590D97" w14:textId="77777777" w:rsidR="00855336" w:rsidDel="001111A8" w:rsidRDefault="00855336" w:rsidP="00855336">
      <w:pPr>
        <w:pStyle w:val="Corpsdetexte"/>
        <w:rPr>
          <w:del w:id="3052" w:author="VOYER Raphael" w:date="2021-06-16T11:14:00Z"/>
          <w:noProof/>
        </w:rPr>
      </w:pPr>
      <w:del w:id="3053" w:author="VOYER Raphael" w:date="2021-06-16T11:14:00Z">
        <w:r w:rsidDel="001111A8">
          <w:rPr>
            <w:noProof/>
          </w:rPr>
          <w:delText>in different vlans</w:delText>
        </w:r>
        <w:r w:rsidRPr="00135EF3" w:rsidDel="001111A8">
          <w:rPr>
            <w:noProof/>
          </w:rPr>
          <w:delText>.</w:delText>
        </w:r>
        <w:r w:rsidR="00615D32" w:rsidDel="001111A8">
          <w:rPr>
            <w:noProof/>
          </w:rPr>
          <w:delText xml:space="preserve"> (All the egress interfaces shall be in same vlan as the vlan on which</w:delText>
        </w:r>
      </w:del>
    </w:p>
    <w:p w14:paraId="596B284E" w14:textId="77777777" w:rsidR="00615D32" w:rsidRPr="00135EF3" w:rsidDel="001111A8" w:rsidRDefault="00615D32" w:rsidP="00855336">
      <w:pPr>
        <w:pStyle w:val="Corpsdetexte"/>
        <w:rPr>
          <w:del w:id="3054" w:author="VOYER Raphael" w:date="2021-06-16T11:14:00Z"/>
          <w:noProof/>
        </w:rPr>
      </w:pPr>
      <w:del w:id="3055" w:author="VOYER Raphael" w:date="2021-06-16T11:14:00Z">
        <w:r w:rsidDel="001111A8">
          <w:rPr>
            <w:noProof/>
          </w:rPr>
          <w:delText>the cluster ip interface exists).</w:delText>
        </w:r>
      </w:del>
    </w:p>
    <w:p w14:paraId="7EF618FD" w14:textId="77777777" w:rsidR="00855336" w:rsidDel="001111A8" w:rsidRDefault="00855336" w:rsidP="00855336">
      <w:pPr>
        <w:pStyle w:val="Corpsdetexte"/>
        <w:rPr>
          <w:del w:id="3056" w:author="VOYER Raphael" w:date="2021-06-16T11:14:00Z"/>
        </w:rPr>
      </w:pPr>
      <w:smartTag w:uri="urn:schemas-microsoft-com:office:smarttags" w:element="stockticker">
        <w:del w:id="3057" w:author="VOYER Raphael" w:date="2021-06-16T11:14:00Z">
          <w:r w:rsidDel="001111A8">
            <w:rPr>
              <w:b/>
              <w:noProof/>
            </w:rPr>
            <w:delText>AOS</w:delText>
          </w:r>
        </w:del>
      </w:smartTag>
      <w:del w:id="305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-40.3</w:delText>
        </w:r>
        <w:r w:rsidRPr="00135EF3" w:rsidDel="001111A8">
          <w:rPr>
            <w:b/>
            <w:noProof/>
          </w:rPr>
          <w:delText xml:space="preserve"> – </w:delText>
        </w:r>
        <w:r w:rsidDel="001111A8">
          <w:rPr>
            <w:noProof/>
          </w:rPr>
          <w:delText xml:space="preserve">Support of </w:delText>
        </w:r>
        <w:r w:rsidDel="001111A8">
          <w:delText>L3 cluster with unicast mac and flooding</w:delText>
        </w:r>
      </w:del>
    </w:p>
    <w:p w14:paraId="4229AE40" w14:textId="77777777" w:rsidR="00855336" w:rsidDel="001111A8" w:rsidRDefault="00855336" w:rsidP="00855336">
      <w:pPr>
        <w:pStyle w:val="Corpsdetexte"/>
        <w:rPr>
          <w:del w:id="3059" w:author="VOYER Raphael" w:date="2021-06-16T11:14:00Z"/>
        </w:rPr>
      </w:pPr>
      <w:smartTag w:uri="urn:schemas-microsoft-com:office:smarttags" w:element="stockticker">
        <w:del w:id="3060" w:author="VOYER Raphael" w:date="2021-06-16T11:14:00Z">
          <w:r w:rsidDel="001111A8">
            <w:rPr>
              <w:b/>
              <w:noProof/>
            </w:rPr>
            <w:delText>AOS</w:delText>
          </w:r>
        </w:del>
      </w:smartTag>
      <w:del w:id="306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-40.4</w:delText>
        </w:r>
        <w:r w:rsidRPr="00135EF3" w:rsidDel="001111A8">
          <w:rPr>
            <w:b/>
            <w:noProof/>
          </w:rPr>
          <w:delText xml:space="preserve"> – </w:delText>
        </w:r>
        <w:r w:rsidDel="001111A8">
          <w:rPr>
            <w:noProof/>
          </w:rPr>
          <w:delText xml:space="preserve">Support of </w:delText>
        </w:r>
        <w:r w:rsidDel="001111A8">
          <w:delText>L3 cluster with unicast mac and explicit port list.</w:delText>
        </w:r>
      </w:del>
    </w:p>
    <w:p w14:paraId="540EAF55" w14:textId="77777777" w:rsidR="00855336" w:rsidDel="001111A8" w:rsidRDefault="00855336" w:rsidP="00855336">
      <w:pPr>
        <w:jc w:val="left"/>
        <w:rPr>
          <w:del w:id="3062" w:author="VOYER Raphael" w:date="2021-06-16T11:14:00Z"/>
        </w:rPr>
      </w:pPr>
      <w:smartTag w:uri="urn:schemas-microsoft-com:office:smarttags" w:element="stockticker">
        <w:del w:id="3063" w:author="VOYER Raphael" w:date="2021-06-16T11:14:00Z">
          <w:r w:rsidDel="001111A8">
            <w:rPr>
              <w:b/>
              <w:noProof/>
            </w:rPr>
            <w:delText>AOS</w:delText>
          </w:r>
        </w:del>
      </w:smartTag>
      <w:del w:id="306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-40.5</w:delText>
        </w:r>
        <w:r w:rsidRPr="00135EF3" w:rsidDel="001111A8">
          <w:rPr>
            <w:b/>
            <w:noProof/>
          </w:rPr>
          <w:delText xml:space="preserve"> – </w:delText>
        </w:r>
        <w:r w:rsidDel="001111A8">
          <w:rPr>
            <w:noProof/>
          </w:rPr>
          <w:delText xml:space="preserve">Support of </w:delText>
        </w:r>
        <w:r w:rsidDel="001111A8">
          <w:delText>L3 cluster with L2 multicast mac and flooding.</w:delText>
        </w:r>
      </w:del>
    </w:p>
    <w:p w14:paraId="526920CD" w14:textId="77777777" w:rsidR="00855336" w:rsidDel="001111A8" w:rsidRDefault="00855336" w:rsidP="00855336">
      <w:pPr>
        <w:jc w:val="left"/>
        <w:rPr>
          <w:del w:id="3065" w:author="VOYER Raphael" w:date="2021-06-16T11:14:00Z"/>
        </w:rPr>
      </w:pPr>
    </w:p>
    <w:p w14:paraId="261C38E8" w14:textId="77777777" w:rsidR="00855336" w:rsidDel="001111A8" w:rsidRDefault="00855336" w:rsidP="00855336">
      <w:pPr>
        <w:pStyle w:val="Corpsdetexte"/>
        <w:rPr>
          <w:del w:id="3066" w:author="VOYER Raphael" w:date="2021-06-16T11:14:00Z"/>
          <w:noProof/>
        </w:rPr>
      </w:pPr>
      <w:smartTag w:uri="urn:schemas-microsoft-com:office:smarttags" w:element="stockticker">
        <w:del w:id="3067" w:author="VOYER Raphael" w:date="2021-06-16T11:14:00Z">
          <w:r w:rsidDel="001111A8">
            <w:rPr>
              <w:b/>
              <w:noProof/>
            </w:rPr>
            <w:delText>AOS</w:delText>
          </w:r>
        </w:del>
      </w:smartTag>
      <w:del w:id="306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-40.6</w:delText>
        </w:r>
        <w:r w:rsidRPr="00135EF3" w:rsidDel="001111A8">
          <w:rPr>
            <w:b/>
            <w:noProof/>
          </w:rPr>
          <w:delText xml:space="preserve"> – </w:delText>
        </w:r>
        <w:r w:rsidDel="001111A8">
          <w:rPr>
            <w:noProof/>
          </w:rPr>
          <w:delText xml:space="preserve">Support of </w:delText>
        </w:r>
        <w:r w:rsidDel="001111A8">
          <w:delText>L3 cluster with L2 multicast mac and explicit port list.</w:delText>
        </w:r>
      </w:del>
    </w:p>
    <w:p w14:paraId="23BFED5B" w14:textId="77777777" w:rsidR="00855336" w:rsidDel="001111A8" w:rsidRDefault="00855336" w:rsidP="00855336">
      <w:pPr>
        <w:pStyle w:val="Corpsdetexte"/>
        <w:rPr>
          <w:del w:id="3069" w:author="VOYER Raphael" w:date="2021-06-16T11:14:00Z"/>
          <w:noProof/>
        </w:rPr>
      </w:pPr>
      <w:smartTag w:uri="urn:schemas-microsoft-com:office:smarttags" w:element="stockticker">
        <w:del w:id="3070" w:author="VOYER Raphael" w:date="2021-06-16T11:14:00Z">
          <w:r w:rsidDel="001111A8">
            <w:rPr>
              <w:b/>
              <w:noProof/>
            </w:rPr>
            <w:delText>AOS</w:delText>
          </w:r>
        </w:del>
      </w:smartTag>
      <w:del w:id="307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-40.7</w:delText>
        </w:r>
        <w:r w:rsidRPr="00135EF3" w:rsidDel="001111A8">
          <w:rPr>
            <w:b/>
            <w:noProof/>
          </w:rPr>
          <w:delText xml:space="preserve"> – </w:delText>
        </w:r>
        <w:r w:rsidDel="001111A8">
          <w:rPr>
            <w:noProof/>
          </w:rPr>
          <w:delText xml:space="preserve">Support of </w:delText>
        </w:r>
        <w:r w:rsidDel="001111A8">
          <w:delText>L3 cluster with IP multicast mac and flooding.</w:delText>
        </w:r>
      </w:del>
    </w:p>
    <w:p w14:paraId="15018411" w14:textId="77777777" w:rsidR="00855336" w:rsidDel="001111A8" w:rsidRDefault="00855336" w:rsidP="00855336">
      <w:pPr>
        <w:pStyle w:val="Corpsdetexte"/>
        <w:rPr>
          <w:del w:id="3072" w:author="VOYER Raphael" w:date="2021-06-16T11:14:00Z"/>
          <w:noProof/>
        </w:rPr>
      </w:pPr>
      <w:smartTag w:uri="urn:schemas-microsoft-com:office:smarttags" w:element="stockticker">
        <w:del w:id="3073" w:author="VOYER Raphael" w:date="2021-06-16T11:14:00Z">
          <w:r w:rsidDel="001111A8">
            <w:rPr>
              <w:b/>
              <w:noProof/>
            </w:rPr>
            <w:delText>AOS</w:delText>
          </w:r>
        </w:del>
      </w:smartTag>
      <w:del w:id="307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L3 cluster with IP multicast mac and explicit port list.</w:delText>
        </w:r>
      </w:del>
    </w:p>
    <w:p w14:paraId="76344901" w14:textId="77777777" w:rsidR="00855336" w:rsidDel="001111A8" w:rsidRDefault="00855336" w:rsidP="00855336">
      <w:pPr>
        <w:pStyle w:val="Corpsdetexte"/>
        <w:rPr>
          <w:del w:id="3075" w:author="VOYER Raphael" w:date="2021-06-16T11:14:00Z"/>
        </w:rPr>
      </w:pPr>
      <w:smartTag w:uri="urn:schemas-microsoft-com:office:smarttags" w:element="stockticker">
        <w:del w:id="3076" w:author="VOYER Raphael" w:date="2021-06-16T11:14:00Z">
          <w:r w:rsidDel="001111A8">
            <w:rPr>
              <w:b/>
              <w:noProof/>
            </w:rPr>
            <w:delText>AOS</w:delText>
          </w:r>
        </w:del>
      </w:smartTag>
      <w:del w:id="307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IP multicast and dynamic port list </w:delText>
        </w:r>
      </w:del>
    </w:p>
    <w:p w14:paraId="4EE19A7B" w14:textId="77777777" w:rsidR="00855336" w:rsidDel="001111A8" w:rsidRDefault="00855336" w:rsidP="00855336">
      <w:pPr>
        <w:pStyle w:val="Corpsdetexte"/>
        <w:rPr>
          <w:del w:id="3078" w:author="VOYER Raphael" w:date="2021-06-16T11:14:00Z"/>
        </w:rPr>
      </w:pPr>
      <w:del w:id="3079" w:author="VOYER Raphael" w:date="2021-06-16T11:14:00Z">
        <w:r w:rsidDel="001111A8">
          <w:delText xml:space="preserve">obtained from IGMP. </w:delText>
        </w:r>
      </w:del>
    </w:p>
    <w:p w14:paraId="3FF048E9" w14:textId="77777777" w:rsidR="00855336" w:rsidDel="001111A8" w:rsidRDefault="00855336" w:rsidP="00855336">
      <w:pPr>
        <w:pStyle w:val="Corpsdetexte"/>
        <w:rPr>
          <w:del w:id="3080" w:author="VOYER Raphael" w:date="2021-06-16T11:14:00Z"/>
        </w:rPr>
      </w:pPr>
      <w:smartTag w:uri="urn:schemas-microsoft-com:office:smarttags" w:element="stockticker">
        <w:del w:id="3081" w:author="VOYER Raphael" w:date="2021-06-16T11:14:00Z">
          <w:r w:rsidDel="001111A8">
            <w:rPr>
              <w:b/>
              <w:noProof/>
            </w:rPr>
            <w:delText>AOS</w:delText>
          </w:r>
        </w:del>
      </w:smartTag>
      <w:del w:id="3082"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dynamic </w:delText>
        </w:r>
        <w:smartTag w:uri="urn:schemas-microsoft-com:office:smarttags" w:element="stockticker">
          <w:r w:rsidDel="001111A8">
            <w:delText>MAC</w:delText>
          </w:r>
        </w:smartTag>
        <w:r w:rsidDel="001111A8">
          <w:delText xml:space="preserve"> learning from ARP.</w:delText>
        </w:r>
      </w:del>
    </w:p>
    <w:p w14:paraId="0029DF86" w14:textId="77777777" w:rsidR="00E94F76" w:rsidDel="001111A8" w:rsidRDefault="00E94F76" w:rsidP="00E94F76">
      <w:pPr>
        <w:pStyle w:val="Corpsdetexte"/>
        <w:rPr>
          <w:del w:id="3083" w:author="VOYER Raphael" w:date="2021-06-16T11:14:00Z"/>
          <w:noProof/>
        </w:rPr>
      </w:pPr>
      <w:smartTag w:uri="urn:schemas-microsoft-com:office:smarttags" w:element="stockticker">
        <w:del w:id="3084" w:author="VOYER Raphael" w:date="2021-06-16T11:14:00Z">
          <w:r w:rsidDel="001111A8">
            <w:rPr>
              <w:b/>
              <w:noProof/>
            </w:rPr>
            <w:delText>AOS</w:delText>
          </w:r>
        </w:del>
      </w:smartTag>
      <w:del w:id="3085"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-40.9 – </w:delText>
        </w:r>
        <w:r w:rsidRPr="00820099" w:rsidDel="001111A8">
          <w:rPr>
            <w:noProof/>
          </w:rPr>
          <w:delText>Support for loopback functionalit</w:delText>
        </w:r>
        <w:r w:rsidDel="001111A8">
          <w:rPr>
            <w:noProof/>
          </w:rPr>
          <w:delText>y in rushmore platform. This requirement shall be supported form release</w:delText>
        </w:r>
        <w:r w:rsidR="00356FC8" w:rsidDel="001111A8">
          <w:rPr>
            <w:noProof/>
          </w:rPr>
          <w:delText>s</w:delText>
        </w:r>
        <w:r w:rsidDel="001111A8">
          <w:rPr>
            <w:noProof/>
          </w:rPr>
          <w:delText xml:space="preserve"> 734R01 </w:delText>
        </w:r>
        <w:r w:rsidR="00356FC8" w:rsidDel="001111A8">
          <w:rPr>
            <w:noProof/>
          </w:rPr>
          <w:delText>and 821R01</w:delText>
        </w:r>
        <w:r w:rsidDel="001111A8">
          <w:rPr>
            <w:noProof/>
          </w:rPr>
          <w:delText>onwards.</w:delText>
        </w:r>
      </w:del>
    </w:p>
    <w:p w14:paraId="6170D917" w14:textId="77777777" w:rsidR="007E568C" w:rsidDel="001111A8" w:rsidRDefault="00574004" w:rsidP="00574004">
      <w:pPr>
        <w:pStyle w:val="Corpsdetexte"/>
        <w:rPr>
          <w:del w:id="3086" w:author="VOYER Raphael" w:date="2021-06-16T11:14:00Z"/>
          <w:noProof/>
        </w:rPr>
      </w:pPr>
      <w:smartTag w:uri="urn:schemas-microsoft-com:office:smarttags" w:element="stockticker">
        <w:del w:id="3087" w:author="VOYER Raphael" w:date="2021-06-16T11:14:00Z">
          <w:r w:rsidDel="001111A8">
            <w:rPr>
              <w:b/>
              <w:noProof/>
            </w:rPr>
            <w:delText>AOS</w:delText>
          </w:r>
        </w:del>
      </w:smartTag>
      <w:del w:id="308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-40.10 – </w:delText>
        </w:r>
        <w:r w:rsidRPr="00820099" w:rsidDel="001111A8">
          <w:rPr>
            <w:noProof/>
          </w:rPr>
          <w:delText xml:space="preserve">Support for </w:delText>
        </w:r>
        <w:r w:rsidR="0019041D" w:rsidDel="001111A8">
          <w:rPr>
            <w:noProof/>
          </w:rPr>
          <w:delText>L3 cluster</w:delText>
        </w:r>
        <w:r w:rsidDel="001111A8">
          <w:rPr>
            <w:noProof/>
          </w:rPr>
          <w:delText xml:space="preserve"> </w:delText>
        </w:r>
        <w:r w:rsidR="00CD1247" w:rsidDel="001111A8">
          <w:rPr>
            <w:noProof/>
          </w:rPr>
          <w:delText xml:space="preserve">on </w:delText>
        </w:r>
        <w:r w:rsidR="00E824B3" w:rsidDel="001111A8">
          <w:rPr>
            <w:noProof/>
          </w:rPr>
          <w:delText>VRF</w:delText>
        </w:r>
        <w:r w:rsidR="00CD1247" w:rsidDel="001111A8">
          <w:rPr>
            <w:noProof/>
          </w:rPr>
          <w:delText xml:space="preserve"> </w:delText>
        </w:r>
        <w:r w:rsidDel="001111A8">
          <w:rPr>
            <w:noProof/>
          </w:rPr>
          <w:delText>.</w:delText>
        </w:r>
      </w:del>
    </w:p>
    <w:p w14:paraId="41453726" w14:textId="77777777" w:rsidR="00574004" w:rsidDel="001111A8" w:rsidRDefault="00574004" w:rsidP="00E94F76">
      <w:pPr>
        <w:pStyle w:val="Corpsdetexte"/>
        <w:rPr>
          <w:del w:id="3089" w:author="VOYER Raphael" w:date="2021-06-16T11:14:00Z"/>
          <w:noProof/>
        </w:rPr>
      </w:pPr>
    </w:p>
    <w:p w14:paraId="17619555" w14:textId="77777777" w:rsidR="00E94F76" w:rsidDel="001111A8" w:rsidRDefault="00E94F76" w:rsidP="00855336">
      <w:pPr>
        <w:pStyle w:val="Corpsdetexte"/>
        <w:rPr>
          <w:del w:id="3090" w:author="VOYER Raphael" w:date="2021-06-16T11:14:00Z"/>
          <w:noProof/>
        </w:rPr>
      </w:pPr>
    </w:p>
    <w:p w14:paraId="15AAA045" w14:textId="77777777" w:rsidR="00855336" w:rsidRPr="00135EF3" w:rsidDel="001111A8" w:rsidRDefault="00855336" w:rsidP="00622755">
      <w:pPr>
        <w:pStyle w:val="Titre3"/>
        <w:numPr>
          <w:ilvl w:val="0"/>
          <w:numId w:val="0"/>
        </w:numPr>
        <w:jc w:val="left"/>
        <w:rPr>
          <w:del w:id="3091" w:author="VOYER Raphael" w:date="2021-06-16T11:14:00Z"/>
          <w:noProof/>
        </w:rPr>
      </w:pPr>
      <w:bookmarkStart w:id="3092" w:name="_Toc195435524"/>
      <w:bookmarkStart w:id="3093" w:name="_Toc214247629"/>
      <w:bookmarkStart w:id="3094" w:name="_Toc381025732"/>
      <w:del w:id="3095" w:author="VOYER Raphael" w:date="2021-06-16T11:14:00Z">
        <w:r w:rsidDel="001111A8">
          <w:rPr>
            <w:noProof/>
          </w:rPr>
          <w:delText xml:space="preserve">3.3.2 </w:delText>
        </w:r>
        <w:r w:rsidRPr="00135EF3" w:rsidDel="001111A8">
          <w:rPr>
            <w:noProof/>
          </w:rPr>
          <w:delText>Restriction Requirements</w:delText>
        </w:r>
        <w:bookmarkEnd w:id="3092"/>
        <w:bookmarkEnd w:id="3093"/>
        <w:bookmarkEnd w:id="3094"/>
      </w:del>
    </w:p>
    <w:p w14:paraId="4DD327FE" w14:textId="77777777" w:rsidR="00855336" w:rsidRPr="007761A6" w:rsidDel="001111A8" w:rsidRDefault="00B657AC" w:rsidP="00622755">
      <w:pPr>
        <w:pStyle w:val="Corpsdetexte"/>
        <w:outlineLvl w:val="0"/>
        <w:rPr>
          <w:del w:id="3096" w:author="VOYER Raphael" w:date="2021-06-16T11:14:00Z"/>
        </w:rPr>
      </w:pPr>
      <w:bookmarkStart w:id="3097" w:name="_Toc381025733"/>
      <w:bookmarkStart w:id="3098" w:name="_Toc424820321"/>
      <w:del w:id="3099" w:author="VOYER Raphael" w:date="2021-06-16T11:14:00Z">
        <w:r w:rsidRPr="00B657AC" w:rsidDel="001111A8">
          <w:delText>None</w:delText>
        </w:r>
        <w:bookmarkEnd w:id="3097"/>
        <w:bookmarkEnd w:id="3098"/>
      </w:del>
    </w:p>
    <w:p w14:paraId="38B22C91" w14:textId="77777777" w:rsidR="00855336" w:rsidRPr="00135EF3" w:rsidDel="001111A8" w:rsidRDefault="00855336" w:rsidP="00622755">
      <w:pPr>
        <w:pStyle w:val="Titre2"/>
        <w:rPr>
          <w:del w:id="3100" w:author="VOYER Raphael" w:date="2021-06-16T11:13:00Z"/>
          <w:noProof/>
        </w:rPr>
      </w:pPr>
      <w:bookmarkStart w:id="3101" w:name="_Toc195435525"/>
      <w:bookmarkStart w:id="3102" w:name="_Toc214247630"/>
      <w:bookmarkStart w:id="3103" w:name="_Toc381025734"/>
      <w:del w:id="3104" w:author="VOYER Raphael" w:date="2021-06-16T11:13:00Z">
        <w:r w:rsidRPr="00135EF3" w:rsidDel="001111A8">
          <w:rPr>
            <w:noProof/>
          </w:rPr>
          <w:delText>System Requirements</w:delText>
        </w:r>
        <w:bookmarkEnd w:id="3101"/>
        <w:bookmarkEnd w:id="3102"/>
        <w:bookmarkEnd w:id="3103"/>
      </w:del>
    </w:p>
    <w:p w14:paraId="266482BB" w14:textId="77777777" w:rsidR="00855336" w:rsidRPr="00135EF3" w:rsidDel="001111A8" w:rsidRDefault="00855336" w:rsidP="00622755">
      <w:pPr>
        <w:pStyle w:val="Titre3"/>
        <w:ind w:left="0" w:firstLine="0"/>
        <w:jc w:val="left"/>
        <w:rPr>
          <w:del w:id="3105" w:author="VOYER Raphael" w:date="2021-06-16T11:13:00Z"/>
          <w:noProof/>
        </w:rPr>
      </w:pPr>
      <w:bookmarkStart w:id="3106" w:name="_Toc195435526"/>
      <w:bookmarkStart w:id="3107" w:name="_Toc214247631"/>
      <w:bookmarkStart w:id="3108" w:name="_Toc381025735"/>
      <w:del w:id="3109" w:author="VOYER Raphael" w:date="2021-06-16T11:13:00Z">
        <w:r w:rsidRPr="00135EF3" w:rsidDel="001111A8">
          <w:rPr>
            <w:noProof/>
          </w:rPr>
          <w:delText>Configuration Limits</w:delText>
        </w:r>
        <w:bookmarkEnd w:id="3106"/>
        <w:bookmarkEnd w:id="3107"/>
        <w:bookmarkEnd w:id="3108"/>
        <w:r w:rsidRPr="00135EF3" w:rsidDel="001111A8">
          <w:rPr>
            <w:noProof/>
          </w:rPr>
          <w:delText xml:space="preserve"> </w:delText>
        </w:r>
      </w:del>
    </w:p>
    <w:p w14:paraId="78F8016B" w14:textId="77777777" w:rsidR="00E94F76" w:rsidDel="001111A8" w:rsidRDefault="00855336" w:rsidP="00E94F76">
      <w:pPr>
        <w:pStyle w:val="Corpsdetexte"/>
        <w:rPr>
          <w:del w:id="3110" w:author="VOYER Raphael" w:date="2021-06-16T11:13:00Z"/>
          <w:noProof/>
        </w:rPr>
      </w:pPr>
      <w:smartTag w:uri="urn:schemas-microsoft-com:office:smarttags" w:element="stockticker">
        <w:del w:id="3111" w:author="VOYER Raphael" w:date="2021-06-16T11:13:00Z">
          <w:r w:rsidRPr="00135EF3" w:rsidDel="001111A8">
            <w:rPr>
              <w:b/>
              <w:noProof/>
            </w:rPr>
            <w:delText>AOS</w:delText>
          </w:r>
        </w:del>
      </w:smartTag>
      <w:del w:id="3112" w:author="VOYER Raphael" w:date="2021-06-16T11:13:00Z">
        <w:r w:rsidRPr="00135EF3" w:rsidDel="001111A8">
          <w:rPr>
            <w:b/>
            <w:noProof/>
          </w:rPr>
          <w:delText>-</w:delText>
        </w:r>
        <w:r w:rsidDel="001111A8">
          <w:rPr>
            <w:b/>
            <w:noProof/>
          </w:rPr>
          <w:delText>HAVLAN</w:delText>
        </w:r>
        <w:r w:rsidRPr="00135EF3" w:rsidDel="001111A8">
          <w:rPr>
            <w:b/>
            <w:noProof/>
          </w:rPr>
          <w:delText xml:space="preserve">-SYS-10 – </w:delText>
        </w:r>
        <w:r w:rsidDel="001111A8">
          <w:rPr>
            <w:noProof/>
          </w:rPr>
          <w:delText xml:space="preserve">A maximum of </w:delText>
        </w:r>
        <w:r w:rsidR="00615D32" w:rsidDel="001111A8">
          <w:rPr>
            <w:noProof/>
          </w:rPr>
          <w:delText>32</w:delText>
        </w:r>
        <w:r w:rsidDel="001111A8">
          <w:rPr>
            <w:noProof/>
          </w:rPr>
          <w:delText xml:space="preserve"> clusters can be configured.</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a maximum of 16 clusters can be configured.</w:delText>
        </w:r>
      </w:del>
    </w:p>
    <w:p w14:paraId="5D5B5CA2" w14:textId="77777777" w:rsidR="00855336" w:rsidDel="001111A8" w:rsidRDefault="00855336" w:rsidP="00855336">
      <w:pPr>
        <w:pStyle w:val="Corpsdetexte"/>
        <w:rPr>
          <w:del w:id="3113" w:author="VOYER Raphael" w:date="2021-06-16T11:14:00Z"/>
          <w:noProof/>
        </w:rPr>
      </w:pPr>
    </w:p>
    <w:p w14:paraId="14FD88F2" w14:textId="77777777" w:rsidR="00855336" w:rsidRPr="00135EF3" w:rsidDel="001111A8" w:rsidRDefault="00855336" w:rsidP="00622755">
      <w:pPr>
        <w:pStyle w:val="Titre3"/>
        <w:ind w:left="0" w:firstLine="0"/>
        <w:jc w:val="left"/>
        <w:rPr>
          <w:del w:id="3114" w:author="VOYER Raphael" w:date="2021-06-16T11:14:00Z"/>
          <w:noProof/>
        </w:rPr>
      </w:pPr>
      <w:bookmarkStart w:id="3115" w:name="_Toc195435527"/>
      <w:bookmarkStart w:id="3116" w:name="_Toc214247632"/>
      <w:bookmarkStart w:id="3117" w:name="_Toc381025736"/>
      <w:del w:id="3118" w:author="VOYER Raphael" w:date="2021-06-16T11:14:00Z">
        <w:r w:rsidRPr="00135EF3" w:rsidDel="001111A8">
          <w:rPr>
            <w:noProof/>
          </w:rPr>
          <w:delText>Performance Requirements</w:delText>
        </w:r>
        <w:bookmarkEnd w:id="3115"/>
        <w:bookmarkEnd w:id="3116"/>
        <w:bookmarkEnd w:id="3117"/>
      </w:del>
    </w:p>
    <w:p w14:paraId="5D7B7A70" w14:textId="77777777" w:rsidR="00855336" w:rsidRPr="00135EF3" w:rsidDel="001111A8" w:rsidRDefault="00855336" w:rsidP="00855336">
      <w:pPr>
        <w:pStyle w:val="Lgende"/>
        <w:rPr>
          <w:del w:id="3119" w:author="VOYER Raphael" w:date="2021-06-16T11:14:00Z"/>
          <w:noProof/>
        </w:rPr>
      </w:pPr>
      <w:del w:id="3120" w:author="VOYER Raphael" w:date="2021-06-16T11:14:00Z">
        <w:r w:rsidDel="001111A8">
          <w:rPr>
            <w:b w:val="0"/>
            <w:noProof/>
          </w:rPr>
          <w:delText>None.</w:delText>
        </w:r>
      </w:del>
    </w:p>
    <w:p w14:paraId="65150250" w14:textId="77777777" w:rsidR="00855336" w:rsidRPr="00135EF3" w:rsidDel="001111A8" w:rsidRDefault="00855336" w:rsidP="00622755">
      <w:pPr>
        <w:pStyle w:val="Titre3"/>
        <w:ind w:left="0" w:firstLine="0"/>
        <w:jc w:val="left"/>
        <w:rPr>
          <w:del w:id="3121" w:author="VOYER Raphael" w:date="2021-06-16T11:14:00Z"/>
          <w:noProof/>
        </w:rPr>
      </w:pPr>
      <w:bookmarkStart w:id="3122" w:name="_Toc195435528"/>
      <w:bookmarkStart w:id="3123" w:name="_Toc214247633"/>
      <w:bookmarkStart w:id="3124" w:name="_Toc381025737"/>
      <w:del w:id="3125" w:author="VOYER Raphael" w:date="2021-06-16T11:14:00Z">
        <w:r w:rsidRPr="00135EF3" w:rsidDel="001111A8">
          <w:rPr>
            <w:noProof/>
          </w:rPr>
          <w:delText>Security Requirements</w:delText>
        </w:r>
        <w:bookmarkEnd w:id="3122"/>
        <w:bookmarkEnd w:id="3123"/>
        <w:bookmarkEnd w:id="3124"/>
      </w:del>
    </w:p>
    <w:p w14:paraId="720698EB" w14:textId="77777777" w:rsidR="009A6F71" w:rsidDel="001111A8" w:rsidRDefault="000538A3" w:rsidP="000538A3">
      <w:pPr>
        <w:pStyle w:val="Body3"/>
        <w:ind w:left="0"/>
        <w:rPr>
          <w:del w:id="3126" w:author="VOYER Raphael" w:date="2021-06-16T11:14:00Z"/>
          <w:rFonts w:ascii="Trebuchet MS" w:hAnsi="Trebuchet MS"/>
          <w:noProof/>
          <w:sz w:val="20"/>
          <w:szCs w:val="20"/>
        </w:rPr>
      </w:pPr>
      <w:bookmarkStart w:id="3127" w:name="_Toc195435530"/>
      <w:bookmarkStart w:id="3128" w:name="_Toc214247635"/>
      <w:smartTag w:uri="urn:schemas-microsoft-com:office:smarttags" w:element="stockticker">
        <w:del w:id="3129" w:author="VOYER Raphael" w:date="2021-06-16T11:14:00Z">
          <w:r w:rsidRPr="000538A3" w:rsidDel="001111A8">
            <w:rPr>
              <w:rFonts w:ascii="Trebuchet MS" w:hAnsi="Trebuchet MS"/>
              <w:b/>
              <w:noProof/>
              <w:sz w:val="20"/>
              <w:szCs w:val="20"/>
            </w:rPr>
            <w:delText>AOS</w:delText>
          </w:r>
        </w:del>
      </w:smartTag>
      <w:del w:id="3130" w:author="VOYER Raphael" w:date="2021-06-16T11:14:00Z">
        <w:r w:rsidRPr="000538A3" w:rsidDel="001111A8">
          <w:rPr>
            <w:rFonts w:ascii="Trebuchet MS" w:hAnsi="Trebuchet MS"/>
            <w:b/>
            <w:noProof/>
            <w:sz w:val="20"/>
            <w:szCs w:val="20"/>
          </w:rPr>
          <w:delText>-HAVLAN –SYS-20</w:delText>
        </w:r>
        <w:r w:rsidDel="001111A8">
          <w:delText xml:space="preserve"> </w:delText>
        </w:r>
        <w:r w:rsidRPr="000538A3" w:rsidDel="001111A8">
          <w:rPr>
            <w:rFonts w:ascii="Trebuchet MS" w:hAnsi="Trebuchet MS"/>
            <w:noProof/>
            <w:sz w:val="20"/>
            <w:szCs w:val="20"/>
          </w:rPr>
          <w:delText xml:space="preserve">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commands serviced by chassis supervision are protected at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 is assumed that the session manager and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itself will enforce user authorization requirements before sending the commands to chassis supervisor</w:delText>
        </w:r>
        <w:r w:rsidR="00320C6F" w:rsidDel="001111A8">
          <w:rPr>
            <w:rFonts w:ascii="Trebuchet MS" w:hAnsi="Trebuchet MS"/>
            <w:noProof/>
            <w:sz w:val="20"/>
            <w:szCs w:val="20"/>
          </w:rPr>
          <w:delText>.</w:delText>
        </w:r>
      </w:del>
    </w:p>
    <w:p w14:paraId="022551C2" w14:textId="77777777" w:rsidR="00953EB0" w:rsidDel="001111A8" w:rsidRDefault="00953EB0" w:rsidP="000538A3">
      <w:pPr>
        <w:pStyle w:val="Body3"/>
        <w:ind w:left="0"/>
        <w:rPr>
          <w:del w:id="3131" w:author="VOYER Raphael" w:date="2021-06-16T11:14:00Z"/>
          <w:rFonts w:ascii="Trebuchet MS" w:hAnsi="Trebuchet MS"/>
          <w:noProof/>
          <w:sz w:val="20"/>
          <w:szCs w:val="20"/>
        </w:rPr>
      </w:pPr>
    </w:p>
    <w:p w14:paraId="6CBE1F9E" w14:textId="77777777" w:rsidR="00320C6F" w:rsidRPr="00320C6F" w:rsidDel="001111A8" w:rsidRDefault="00320C6F" w:rsidP="000538A3">
      <w:pPr>
        <w:pStyle w:val="Body3"/>
        <w:ind w:left="0"/>
        <w:rPr>
          <w:del w:id="3132" w:author="VOYER Raphael" w:date="2021-06-16T11:14:00Z"/>
          <w:rFonts w:ascii="Trebuchet MS" w:hAnsi="Trebuchet MS"/>
          <w:noProof/>
          <w:sz w:val="20"/>
          <w:szCs w:val="20"/>
        </w:rPr>
      </w:pPr>
      <w:smartTag w:uri="urn:schemas-microsoft-com:office:smarttags" w:element="stockticker">
        <w:del w:id="3133" w:author="VOYER Raphael" w:date="2021-06-16T11:14:00Z">
          <w:r w:rsidRPr="000538A3" w:rsidDel="001111A8">
            <w:rPr>
              <w:rFonts w:ascii="Trebuchet MS" w:hAnsi="Trebuchet MS"/>
              <w:b/>
              <w:noProof/>
              <w:sz w:val="20"/>
              <w:szCs w:val="20"/>
            </w:rPr>
            <w:delText>AOS</w:delText>
          </w:r>
        </w:del>
      </w:smartTag>
      <w:del w:id="3134" w:author="VOYER Raphael" w:date="2021-06-16T11:14:00Z">
        <w:r w:rsidDel="001111A8">
          <w:rPr>
            <w:rFonts w:ascii="Trebuchet MS" w:hAnsi="Trebuchet MS"/>
            <w:b/>
            <w:noProof/>
            <w:sz w:val="20"/>
            <w:szCs w:val="20"/>
          </w:rPr>
          <w:delText>-HAVLAN –SYS-3</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The HA VLAN commands shall be part of a new </w:delText>
        </w:r>
        <w:r w:rsidR="009A6F71" w:rsidDel="001111A8">
          <w:rPr>
            <w:rFonts w:ascii="Trebuchet MS" w:hAnsi="Trebuchet MS"/>
            <w:noProof/>
            <w:sz w:val="20"/>
            <w:szCs w:val="20"/>
          </w:rPr>
          <w:delText xml:space="preserve">parition manager family </w:delText>
        </w:r>
        <w:r w:rsidDel="001111A8">
          <w:rPr>
            <w:rFonts w:ascii="Trebuchet MS" w:hAnsi="Trebuchet MS"/>
            <w:noProof/>
            <w:sz w:val="20"/>
            <w:szCs w:val="20"/>
          </w:rPr>
          <w:delText>PM_FAMILY</w:delText>
        </w:r>
        <w:r w:rsidR="009A6F71" w:rsidDel="001111A8">
          <w:rPr>
            <w:rFonts w:ascii="Trebuchet MS" w:hAnsi="Trebuchet MS"/>
            <w:noProof/>
            <w:sz w:val="20"/>
            <w:szCs w:val="20"/>
          </w:rPr>
          <w:delText>_HAVLAN</w:delText>
        </w:r>
        <w:r w:rsidDel="001111A8">
          <w:rPr>
            <w:rFonts w:ascii="Trebuchet MS" w:hAnsi="Trebuchet MS"/>
            <w:noProof/>
            <w:sz w:val="20"/>
            <w:szCs w:val="20"/>
          </w:rPr>
          <w:delText xml:space="preserve"> </w:delText>
        </w:r>
        <w:r w:rsidR="009A6F71" w:rsidDel="001111A8">
          <w:rPr>
            <w:rFonts w:ascii="Trebuchet MS" w:hAnsi="Trebuchet MS"/>
            <w:noProof/>
            <w:sz w:val="20"/>
            <w:szCs w:val="20"/>
          </w:rPr>
          <w:delText>.</w:delText>
        </w:r>
      </w:del>
    </w:p>
    <w:p w14:paraId="54CFEDAE" w14:textId="77777777" w:rsidR="00855336" w:rsidRPr="00135EF3" w:rsidDel="001111A8" w:rsidRDefault="00855336" w:rsidP="00622755">
      <w:pPr>
        <w:pStyle w:val="Titre3"/>
        <w:ind w:left="0" w:firstLine="0"/>
        <w:jc w:val="left"/>
        <w:rPr>
          <w:del w:id="3135" w:author="VOYER Raphael" w:date="2021-06-16T11:14:00Z"/>
          <w:noProof/>
        </w:rPr>
      </w:pPr>
      <w:bookmarkStart w:id="3136" w:name="_Toc381025738"/>
      <w:del w:id="3137" w:author="VOYER Raphael" w:date="2021-06-16T11:14:00Z">
        <w:r w:rsidRPr="00135EF3" w:rsidDel="001111A8">
          <w:rPr>
            <w:noProof/>
          </w:rPr>
          <w:delText>Interoperability Requirements</w:delText>
        </w:r>
        <w:bookmarkEnd w:id="3127"/>
        <w:bookmarkEnd w:id="3128"/>
        <w:bookmarkEnd w:id="3136"/>
      </w:del>
    </w:p>
    <w:p w14:paraId="47DE11BD" w14:textId="77777777" w:rsidR="00013D18" w:rsidRPr="00013D18" w:rsidDel="001111A8" w:rsidRDefault="00013D18" w:rsidP="00013D18">
      <w:pPr>
        <w:pStyle w:val="Body3"/>
        <w:ind w:left="0"/>
        <w:rPr>
          <w:del w:id="3138" w:author="VOYER Raphael" w:date="2021-06-16T11:14:00Z"/>
          <w:rFonts w:ascii="Trebuchet MS" w:hAnsi="Trebuchet MS"/>
          <w:noProof/>
          <w:sz w:val="20"/>
          <w:szCs w:val="20"/>
        </w:rPr>
      </w:pPr>
      <w:smartTag w:uri="urn:schemas-microsoft-com:office:smarttags" w:element="stockticker">
        <w:del w:id="3139" w:author="VOYER Raphael" w:date="2021-06-16T11:14:00Z">
          <w:r w:rsidRPr="000538A3" w:rsidDel="001111A8">
            <w:rPr>
              <w:rFonts w:ascii="Trebuchet MS" w:hAnsi="Trebuchet MS"/>
              <w:b/>
              <w:noProof/>
              <w:sz w:val="20"/>
              <w:szCs w:val="20"/>
            </w:rPr>
            <w:delText>AOS</w:delText>
          </w:r>
        </w:del>
      </w:smartTag>
      <w:del w:id="3140" w:author="VOYER Raphael" w:date="2021-06-16T11:14:00Z">
        <w:r w:rsidDel="001111A8">
          <w:rPr>
            <w:rFonts w:ascii="Trebuchet MS" w:hAnsi="Trebuchet MS"/>
            <w:b/>
            <w:noProof/>
            <w:sz w:val="20"/>
            <w:szCs w:val="20"/>
          </w:rPr>
          <w:delText>-HAVLAN –SYS-4</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U</w:delText>
        </w:r>
        <w:r w:rsidRPr="00013D18" w:rsidDel="001111A8">
          <w:rPr>
            <w:rFonts w:ascii="Trebuchet MS" w:hAnsi="Trebuchet MS"/>
            <w:noProof/>
            <w:sz w:val="20"/>
            <w:szCs w:val="20"/>
          </w:rPr>
          <w:delText xml:space="preserve">ser shall be responsible to make sure </w:delText>
        </w:r>
        <w:r w:rsidR="00825876" w:rsidDel="001111A8">
          <w:rPr>
            <w:rFonts w:ascii="Trebuchet MS" w:hAnsi="Trebuchet MS"/>
            <w:noProof/>
            <w:sz w:val="20"/>
            <w:szCs w:val="20"/>
          </w:rPr>
          <w:delText xml:space="preserve">that </w:delText>
        </w:r>
        <w:r w:rsidRPr="00013D18" w:rsidDel="001111A8">
          <w:rPr>
            <w:rFonts w:ascii="Trebuchet MS" w:hAnsi="Trebuchet MS"/>
            <w:noProof/>
            <w:sz w:val="20"/>
            <w:szCs w:val="20"/>
          </w:rPr>
          <w:delText xml:space="preserve">mac-address configured </w:delText>
        </w:r>
      </w:del>
    </w:p>
    <w:p w14:paraId="2D5B5E39" w14:textId="77777777" w:rsidR="00013D18" w:rsidDel="001111A8" w:rsidRDefault="00825876" w:rsidP="00013D18">
      <w:pPr>
        <w:pStyle w:val="Body3"/>
        <w:ind w:left="0"/>
        <w:rPr>
          <w:ins w:id="3141" w:author="cgorentl" w:date="2016-07-28T16:52:00Z"/>
          <w:del w:id="3142" w:author="VOYER Raphael" w:date="2021-06-16T11:14:00Z"/>
          <w:rFonts w:ascii="Trebuchet MS" w:hAnsi="Trebuchet MS"/>
          <w:noProof/>
          <w:sz w:val="20"/>
          <w:szCs w:val="20"/>
        </w:rPr>
      </w:pPr>
      <w:del w:id="3143" w:author="VOYER Raphael" w:date="2021-06-16T11:14:00Z">
        <w:r w:rsidDel="001111A8">
          <w:rPr>
            <w:rFonts w:ascii="Trebuchet MS" w:hAnsi="Trebuchet MS"/>
            <w:noProof/>
            <w:sz w:val="20"/>
            <w:szCs w:val="20"/>
          </w:rPr>
          <w:delText>t</w:delText>
        </w:r>
        <w:r w:rsidR="00013D18" w:rsidRPr="00013D18" w:rsidDel="001111A8">
          <w:rPr>
            <w:rFonts w:ascii="Trebuchet MS" w:hAnsi="Trebuchet MS"/>
            <w:noProof/>
            <w:sz w:val="20"/>
            <w:szCs w:val="20"/>
          </w:rPr>
          <w:delText>hrough mac-le</w:delText>
        </w:r>
        <w:r w:rsidDel="001111A8">
          <w:rPr>
            <w:rFonts w:ascii="Trebuchet MS" w:hAnsi="Trebuchet MS"/>
            <w:noProof/>
            <w:sz w:val="20"/>
            <w:szCs w:val="20"/>
          </w:rPr>
          <w:delText>arning command and cluster coma</w:delText>
        </w:r>
        <w:r w:rsidR="00013D18" w:rsidRPr="00013D18" w:rsidDel="001111A8">
          <w:rPr>
            <w:rFonts w:ascii="Trebuchet MS" w:hAnsi="Trebuchet MS"/>
            <w:noProof/>
            <w:sz w:val="20"/>
            <w:szCs w:val="20"/>
          </w:rPr>
          <w:delText>nd are unique.</w:delText>
        </w:r>
      </w:del>
    </w:p>
    <w:p w14:paraId="253A6D07" w14:textId="77777777" w:rsidR="003A76F9" w:rsidDel="001111A8" w:rsidRDefault="003A76F9" w:rsidP="00013D18">
      <w:pPr>
        <w:pStyle w:val="Body3"/>
        <w:ind w:left="0"/>
        <w:rPr>
          <w:ins w:id="3144" w:author="cgorentl" w:date="2016-07-28T16:50:00Z"/>
          <w:del w:id="3145" w:author="VOYER Raphael" w:date="2021-06-16T11:14:00Z"/>
          <w:rFonts w:ascii="Trebuchet MS" w:hAnsi="Trebuchet MS"/>
          <w:noProof/>
          <w:sz w:val="20"/>
          <w:szCs w:val="20"/>
        </w:rPr>
      </w:pPr>
    </w:p>
    <w:p w14:paraId="4D75617C" w14:textId="77777777" w:rsidR="003A76F9" w:rsidRPr="00013D18" w:rsidDel="001111A8" w:rsidRDefault="005E533E" w:rsidP="00013D18">
      <w:pPr>
        <w:pStyle w:val="Body3"/>
        <w:ind w:left="0"/>
        <w:rPr>
          <w:del w:id="3146" w:author="VOYER Raphael" w:date="2021-06-16T11:14:00Z"/>
          <w:rFonts w:ascii="Trebuchet MS" w:hAnsi="Trebuchet MS"/>
          <w:noProof/>
          <w:sz w:val="20"/>
          <w:szCs w:val="20"/>
        </w:rPr>
      </w:pPr>
      <w:ins w:id="3147" w:author="cgorentl" w:date="2016-07-28T16:50:00Z">
        <w:del w:id="3148" w:author="VOYER Raphael" w:date="2021-06-16T11:14:00Z">
          <w:r w:rsidRPr="005E533E" w:rsidDel="001111A8">
            <w:rPr>
              <w:b/>
              <w:noProof/>
              <w:rPrChange w:id="3149" w:author="cgorentl" w:date="2016-07-28T16:52:00Z">
                <w:rPr>
                  <w:noProof/>
                </w:rPr>
              </w:rPrChange>
            </w:rPr>
            <w:delText>AOS-HAVLAN-SYS-41</w:delText>
          </w:r>
          <w:r w:rsidR="003A76F9" w:rsidDel="001111A8">
            <w:rPr>
              <w:rFonts w:ascii="Trebuchet MS" w:hAnsi="Trebuchet MS"/>
              <w:noProof/>
              <w:sz w:val="20"/>
              <w:szCs w:val="20"/>
            </w:rPr>
            <w:delText xml:space="preserve"> User shall be responsible to make sure that the IP address of the L3 server-cluster is reachable from the switch on which L3 server-cluster is configured.</w:delText>
          </w:r>
        </w:del>
      </w:ins>
    </w:p>
    <w:p w14:paraId="2B29B7E0" w14:textId="77777777" w:rsidR="00013D18" w:rsidRPr="00013D18" w:rsidDel="001111A8" w:rsidRDefault="00013D18" w:rsidP="00013D18">
      <w:pPr>
        <w:pStyle w:val="Body3"/>
        <w:ind w:left="0"/>
        <w:rPr>
          <w:del w:id="3150" w:author="VOYER Raphael" w:date="2021-06-16T11:14:00Z"/>
          <w:rFonts w:ascii="Trebuchet MS" w:hAnsi="Trebuchet MS"/>
          <w:noProof/>
          <w:sz w:val="20"/>
          <w:szCs w:val="20"/>
        </w:rPr>
      </w:pPr>
    </w:p>
    <w:p w14:paraId="7A7FE071" w14:textId="77777777" w:rsidR="00013D18" w:rsidDel="001111A8" w:rsidRDefault="00013D18" w:rsidP="00013D18">
      <w:pPr>
        <w:pStyle w:val="Body3"/>
        <w:ind w:left="0"/>
        <w:rPr>
          <w:del w:id="3151" w:author="VOYER Raphael" w:date="2021-06-16T11:14:00Z"/>
          <w:rFonts w:ascii="Trebuchet MS" w:hAnsi="Trebuchet MS"/>
          <w:noProof/>
          <w:sz w:val="20"/>
          <w:szCs w:val="20"/>
        </w:rPr>
      </w:pPr>
      <w:smartTag w:uri="urn:schemas-microsoft-com:office:smarttags" w:element="stockticker">
        <w:del w:id="3152" w:author="VOYER Raphael" w:date="2021-06-16T11:14:00Z">
          <w:r w:rsidRPr="000538A3" w:rsidDel="001111A8">
            <w:rPr>
              <w:rFonts w:ascii="Trebuchet MS" w:hAnsi="Trebuchet MS"/>
              <w:b/>
              <w:noProof/>
              <w:sz w:val="20"/>
              <w:szCs w:val="20"/>
            </w:rPr>
            <w:delText>AOS</w:delText>
          </w:r>
        </w:del>
      </w:smartTag>
      <w:del w:id="3153" w:author="VOYER Raphael" w:date="2021-06-16T11:14:00Z">
        <w:r w:rsidDel="001111A8">
          <w:rPr>
            <w:rFonts w:ascii="Trebuchet MS" w:hAnsi="Trebuchet MS"/>
            <w:b/>
            <w:noProof/>
            <w:sz w:val="20"/>
            <w:szCs w:val="20"/>
          </w:rPr>
          <w:delText>-HAVLAN –SYS-5</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User shall be responsible to make sure </w:delText>
        </w:r>
        <w:r w:rsidR="00825876" w:rsidDel="001111A8">
          <w:rPr>
            <w:rFonts w:ascii="Trebuchet MS" w:hAnsi="Trebuchet MS"/>
            <w:noProof/>
            <w:sz w:val="20"/>
            <w:szCs w:val="20"/>
          </w:rPr>
          <w:delText xml:space="preserve">that </w:delText>
        </w:r>
        <w:r w:rsidDel="001111A8">
          <w:rPr>
            <w:rFonts w:ascii="Trebuchet MS" w:hAnsi="Trebuchet MS"/>
            <w:noProof/>
            <w:sz w:val="20"/>
            <w:szCs w:val="20"/>
          </w:rPr>
          <w:delText xml:space="preserve">arp configured through static </w:delText>
        </w:r>
      </w:del>
    </w:p>
    <w:p w14:paraId="16D2479D" w14:textId="77777777" w:rsidR="00013D18" w:rsidDel="001111A8" w:rsidRDefault="00013D18" w:rsidP="00013D18">
      <w:pPr>
        <w:pStyle w:val="Body3"/>
        <w:ind w:left="0"/>
        <w:rPr>
          <w:del w:id="3154" w:author="VOYER Raphael" w:date="2021-06-16T11:14:00Z"/>
          <w:rFonts w:ascii="Trebuchet MS" w:hAnsi="Trebuchet MS"/>
          <w:noProof/>
          <w:sz w:val="20"/>
          <w:szCs w:val="20"/>
        </w:rPr>
      </w:pPr>
      <w:del w:id="3155" w:author="VOYER Raphael" w:date="2021-06-16T11:14:00Z">
        <w:r w:rsidDel="001111A8">
          <w:rPr>
            <w:rFonts w:ascii="Trebuchet MS" w:hAnsi="Trebuchet MS"/>
            <w:noProof/>
            <w:sz w:val="20"/>
            <w:szCs w:val="20"/>
          </w:rPr>
          <w:delText>Arp command and</w:delText>
        </w:r>
        <w:r w:rsidR="00825876" w:rsidDel="001111A8">
          <w:rPr>
            <w:rFonts w:ascii="Trebuchet MS" w:hAnsi="Trebuchet MS"/>
            <w:noProof/>
            <w:sz w:val="20"/>
            <w:szCs w:val="20"/>
          </w:rPr>
          <w:delText xml:space="preserve"> clus</w:delText>
        </w:r>
        <w:r w:rsidDel="001111A8">
          <w:rPr>
            <w:rFonts w:ascii="Trebuchet MS" w:hAnsi="Trebuchet MS"/>
            <w:noProof/>
            <w:sz w:val="20"/>
            <w:szCs w:val="20"/>
          </w:rPr>
          <w:delText>ter command shall be unique.</w:delText>
        </w:r>
      </w:del>
    </w:p>
    <w:p w14:paraId="1C120F8E" w14:textId="77777777" w:rsidR="00013D18" w:rsidDel="001111A8" w:rsidRDefault="00013D18" w:rsidP="00013D18">
      <w:pPr>
        <w:pStyle w:val="Body3"/>
        <w:ind w:left="0"/>
        <w:rPr>
          <w:del w:id="3156" w:author="VOYER Raphael" w:date="2021-06-16T11:14:00Z"/>
          <w:rFonts w:ascii="Trebuchet MS" w:hAnsi="Trebuchet MS"/>
          <w:noProof/>
          <w:sz w:val="20"/>
          <w:szCs w:val="20"/>
        </w:rPr>
      </w:pPr>
    </w:p>
    <w:p w14:paraId="7BEB72EE" w14:textId="77777777" w:rsidR="00013D18" w:rsidRPr="00320C6F" w:rsidDel="001111A8" w:rsidRDefault="00013D18" w:rsidP="00622755">
      <w:pPr>
        <w:pStyle w:val="Body3"/>
        <w:ind w:left="0"/>
        <w:outlineLvl w:val="0"/>
        <w:rPr>
          <w:del w:id="3157" w:author="VOYER Raphael" w:date="2021-06-16T11:14:00Z"/>
          <w:rFonts w:ascii="Trebuchet MS" w:hAnsi="Trebuchet MS"/>
          <w:noProof/>
          <w:sz w:val="20"/>
          <w:szCs w:val="20"/>
        </w:rPr>
      </w:pPr>
      <w:bookmarkStart w:id="3158" w:name="_Toc381025739"/>
      <w:bookmarkStart w:id="3159" w:name="_Toc424820327"/>
      <w:del w:id="3160" w:author="VOYER Raphael" w:date="2021-06-16T11:14:00Z">
        <w:r w:rsidDel="001111A8">
          <w:rPr>
            <w:rFonts w:ascii="Trebuchet MS" w:hAnsi="Trebuchet MS"/>
            <w:noProof/>
            <w:sz w:val="20"/>
            <w:szCs w:val="20"/>
          </w:rPr>
          <w:delText xml:space="preserve">Please refer </w:delText>
        </w:r>
        <w:r w:rsidR="00A87B5C" w:rsidDel="001111A8">
          <w:fldChar w:fldCharType="begin"/>
        </w:r>
        <w:r w:rsidR="00A87B5C" w:rsidDel="001111A8">
          <w:delInstrText xml:space="preserve"> HYPERLINK \l "_APPENDIX_C:_User_Guidelines" </w:delInstrText>
        </w:r>
        <w:r w:rsidR="00A87B5C" w:rsidDel="001111A8">
          <w:fldChar w:fldCharType="separate"/>
        </w:r>
        <w:r w:rsidDel="001111A8">
          <w:rPr>
            <w:rStyle w:val="Lienhypertexte"/>
            <w:rFonts w:ascii="Trebuchet MS" w:hAnsi="Trebuchet MS"/>
            <w:noProof/>
            <w:sz w:val="20"/>
            <w:szCs w:val="20"/>
          </w:rPr>
          <w:delText>Appendix C</w:delText>
        </w:r>
        <w:r w:rsidR="00A87B5C" w:rsidDel="001111A8">
          <w:rPr>
            <w:rStyle w:val="Lienhypertexte"/>
            <w:noProof/>
          </w:rPr>
          <w:fldChar w:fldCharType="end"/>
        </w:r>
        <w:r w:rsidDel="001111A8">
          <w:rPr>
            <w:rFonts w:ascii="Trebuchet MS" w:hAnsi="Trebuchet MS"/>
            <w:noProof/>
            <w:sz w:val="20"/>
            <w:szCs w:val="20"/>
          </w:rPr>
          <w:delText xml:space="preserve">  for more information.</w:delText>
        </w:r>
        <w:bookmarkEnd w:id="3158"/>
        <w:bookmarkEnd w:id="3159"/>
      </w:del>
    </w:p>
    <w:p w14:paraId="12A50515" w14:textId="77777777" w:rsidR="00855336" w:rsidRPr="00135EF3" w:rsidDel="001111A8" w:rsidRDefault="00855336" w:rsidP="00855336">
      <w:pPr>
        <w:pStyle w:val="Corpsdetexte"/>
        <w:rPr>
          <w:del w:id="3161" w:author="VOYER Raphael" w:date="2021-06-16T11:14:00Z"/>
          <w:noProof/>
        </w:rPr>
      </w:pPr>
    </w:p>
    <w:p w14:paraId="5FC0AA67" w14:textId="77777777" w:rsidR="00855336" w:rsidRPr="00135EF3" w:rsidDel="001111A8" w:rsidRDefault="00855336" w:rsidP="00622755">
      <w:pPr>
        <w:pStyle w:val="Titre2"/>
        <w:rPr>
          <w:del w:id="3162" w:author="VOYER Raphael" w:date="2021-06-16T11:14:00Z"/>
          <w:noProof/>
        </w:rPr>
      </w:pPr>
      <w:bookmarkStart w:id="3163" w:name="_Toc195435532"/>
      <w:bookmarkStart w:id="3164" w:name="_Toc214247637"/>
      <w:bookmarkStart w:id="3165" w:name="_Toc381025740"/>
      <w:del w:id="3166" w:author="VOYER Raphael" w:date="2021-06-16T11:14:00Z">
        <w:r w:rsidRPr="00135EF3" w:rsidDel="001111A8">
          <w:rPr>
            <w:noProof/>
          </w:rPr>
          <w:delText>Diagnostics Requirements</w:delText>
        </w:r>
        <w:bookmarkEnd w:id="3163"/>
        <w:bookmarkEnd w:id="3164"/>
        <w:bookmarkEnd w:id="3165"/>
      </w:del>
    </w:p>
    <w:p w14:paraId="7D561EF6" w14:textId="77777777" w:rsidR="00855336" w:rsidRPr="00135EF3" w:rsidDel="001111A8" w:rsidRDefault="00855336" w:rsidP="00622755">
      <w:pPr>
        <w:pStyle w:val="Titre3"/>
        <w:ind w:left="0" w:firstLine="0"/>
        <w:jc w:val="left"/>
        <w:rPr>
          <w:del w:id="3167" w:author="VOYER Raphael" w:date="2021-06-16T11:14:00Z"/>
          <w:noProof/>
        </w:rPr>
      </w:pPr>
      <w:bookmarkStart w:id="3168" w:name="_Toc195435533"/>
      <w:bookmarkStart w:id="3169" w:name="_Toc214247638"/>
      <w:bookmarkStart w:id="3170" w:name="_Toc381025741"/>
      <w:del w:id="3171" w:author="VOYER Raphael" w:date="2021-06-16T11:14:00Z">
        <w:r w:rsidRPr="00135EF3" w:rsidDel="001111A8">
          <w:rPr>
            <w:noProof/>
          </w:rPr>
          <w:delText>Debug and Tracing Requirements</w:delText>
        </w:r>
        <w:bookmarkEnd w:id="3168"/>
        <w:bookmarkEnd w:id="3169"/>
        <w:bookmarkEnd w:id="3170"/>
        <w:r w:rsidRPr="00135EF3" w:rsidDel="001111A8">
          <w:rPr>
            <w:noProof/>
          </w:rPr>
          <w:delText xml:space="preserve"> </w:delText>
        </w:r>
      </w:del>
    </w:p>
    <w:p w14:paraId="6BEEB2A2" w14:textId="77777777" w:rsidR="00855336" w:rsidRPr="00135EF3" w:rsidDel="001111A8" w:rsidRDefault="00855336" w:rsidP="00855336">
      <w:pPr>
        <w:pStyle w:val="Corpsdetexte"/>
        <w:rPr>
          <w:del w:id="3172" w:author="VOYER Raphael" w:date="2021-06-16T11:14:00Z"/>
          <w:noProof/>
        </w:rPr>
      </w:pPr>
      <w:smartTag w:uri="urn:schemas-microsoft-com:office:smarttags" w:element="stockticker">
        <w:del w:id="3173" w:author="VOYER Raphael" w:date="2021-06-16T11:14:00Z">
          <w:r w:rsidRPr="00135EF3" w:rsidDel="001111A8">
            <w:rPr>
              <w:b/>
              <w:noProof/>
            </w:rPr>
            <w:delText>AOS</w:delText>
          </w:r>
        </w:del>
      </w:smartTag>
      <w:del w:id="3174" w:author="VOYER Raphael" w:date="2021-06-16T11:14:00Z">
        <w:r w:rsidRPr="00135EF3" w:rsidDel="001111A8">
          <w:rPr>
            <w:b/>
            <w:noProof/>
          </w:rPr>
          <w:delText>-</w:delText>
        </w:r>
        <w:r w:rsidDel="001111A8">
          <w:rPr>
            <w:b/>
            <w:noProof/>
          </w:rPr>
          <w:delText>HAVLAN</w:delText>
        </w:r>
        <w:r w:rsidRPr="00135EF3" w:rsidDel="001111A8">
          <w:rPr>
            <w:b/>
            <w:noProof/>
          </w:rPr>
          <w:delText>-DIAG-10</w:delText>
        </w:r>
        <w:r w:rsidRPr="00135EF3" w:rsidDel="001111A8">
          <w:rPr>
            <w:noProof/>
          </w:rPr>
          <w:delText xml:space="preserve"> – </w:delText>
        </w:r>
        <w:r w:rsidDel="001111A8">
          <w:rPr>
            <w:noProof/>
          </w:rPr>
          <w:delText>HA VLAN</w:delText>
        </w:r>
        <w:r w:rsidRPr="00135EF3" w:rsidDel="001111A8">
          <w:rPr>
            <w:noProof/>
          </w:rPr>
          <w:delText xml:space="preserve"> shall support the switch logs to provide information on the most relevant events related to the application. The levels and format must comply with the current </w:delText>
        </w:r>
        <w:smartTag w:uri="urn:schemas-microsoft-com:office:smarttags" w:element="stockticker">
          <w:r w:rsidRPr="00135EF3" w:rsidDel="001111A8">
            <w:rPr>
              <w:noProof/>
            </w:rPr>
            <w:delText>AOS</w:delText>
          </w:r>
        </w:smartTag>
        <w:r w:rsidRPr="00135EF3" w:rsidDel="001111A8">
          <w:rPr>
            <w:noProof/>
          </w:rPr>
          <w:delText xml:space="preserve"> usage for similar applications. </w:delText>
        </w:r>
      </w:del>
    </w:p>
    <w:p w14:paraId="3F47E704" w14:textId="77777777" w:rsidR="00855336" w:rsidRPr="00135EF3" w:rsidDel="001111A8" w:rsidRDefault="00855336" w:rsidP="00855336">
      <w:pPr>
        <w:pStyle w:val="Corpsdetexte"/>
        <w:rPr>
          <w:del w:id="3175" w:author="VOYER Raphael" w:date="2021-06-16T11:14:00Z"/>
          <w:noProof/>
        </w:rPr>
      </w:pPr>
      <w:smartTag w:uri="urn:schemas-microsoft-com:office:smarttags" w:element="stockticker">
        <w:del w:id="3176" w:author="VOYER Raphael" w:date="2021-06-16T11:14:00Z">
          <w:r w:rsidRPr="00135EF3" w:rsidDel="001111A8">
            <w:rPr>
              <w:b/>
              <w:noProof/>
            </w:rPr>
            <w:delText>AOS</w:delText>
          </w:r>
        </w:del>
      </w:smartTag>
      <w:del w:id="3177" w:author="VOYER Raphael" w:date="2021-06-16T11:14:00Z">
        <w:r w:rsidRPr="00135EF3" w:rsidDel="001111A8">
          <w:rPr>
            <w:b/>
            <w:noProof/>
          </w:rPr>
          <w:delText>-</w:delText>
        </w:r>
        <w:r w:rsidDel="001111A8">
          <w:rPr>
            <w:b/>
            <w:noProof/>
          </w:rPr>
          <w:delText>HAVLAN</w:delText>
        </w:r>
        <w:r w:rsidRPr="00135EF3" w:rsidDel="001111A8">
          <w:rPr>
            <w:b/>
            <w:noProof/>
          </w:rPr>
          <w:delText>-DIAG-10.1</w:delText>
        </w:r>
        <w:r w:rsidRPr="00135EF3" w:rsidDel="001111A8">
          <w:rPr>
            <w:noProof/>
          </w:rPr>
          <w:delText xml:space="preserve"> – At </w:delText>
        </w:r>
        <w:smartTag w:uri="urn:schemas-microsoft-com:office:smarttags" w:element="stockticker">
          <w:r w:rsidRPr="00135EF3" w:rsidDel="001111A8">
            <w:rPr>
              <w:noProof/>
            </w:rPr>
            <w:delText>CMM</w:delText>
          </w:r>
        </w:smartTag>
        <w:r w:rsidDel="001111A8">
          <w:rPr>
            <w:noProof/>
          </w:rPr>
          <w:delText>, new</w:delText>
        </w:r>
        <w:r w:rsidRPr="00135EF3" w:rsidDel="001111A8">
          <w:rPr>
            <w:noProof/>
          </w:rPr>
          <w:delText xml:space="preserve"> tracing mechanism of </w:delText>
        </w:r>
        <w:r w:rsidDel="001111A8">
          <w:rPr>
            <w:noProof/>
          </w:rPr>
          <w:delText>HA VLAN</w:delText>
        </w:r>
        <w:r w:rsidRPr="00135EF3" w:rsidDel="001111A8">
          <w:rPr>
            <w:noProof/>
          </w:rPr>
          <w:delText xml:space="preserve"> shall be used for all tracing needs.</w:delText>
        </w:r>
      </w:del>
    </w:p>
    <w:p w14:paraId="4476492A" w14:textId="77777777" w:rsidR="00855336" w:rsidDel="001111A8" w:rsidRDefault="00855336" w:rsidP="00855336">
      <w:pPr>
        <w:pStyle w:val="Corpsdetexte"/>
        <w:rPr>
          <w:del w:id="3178" w:author="VOYER Raphael" w:date="2021-06-16T11:14:00Z"/>
          <w:noProof/>
        </w:rPr>
      </w:pPr>
      <w:smartTag w:uri="urn:schemas-microsoft-com:office:smarttags" w:element="stockticker">
        <w:del w:id="3179" w:author="VOYER Raphael" w:date="2021-06-16T11:14:00Z">
          <w:r w:rsidRPr="00135EF3" w:rsidDel="001111A8">
            <w:rPr>
              <w:b/>
              <w:noProof/>
            </w:rPr>
            <w:delText>AOS</w:delText>
          </w:r>
        </w:del>
      </w:smartTag>
      <w:del w:id="3180" w:author="VOYER Raphael" w:date="2021-06-16T11:14:00Z">
        <w:r w:rsidRPr="00135EF3" w:rsidDel="001111A8">
          <w:rPr>
            <w:b/>
            <w:noProof/>
          </w:rPr>
          <w:delText>-</w:delText>
        </w:r>
        <w:r w:rsidDel="001111A8">
          <w:rPr>
            <w:b/>
            <w:noProof/>
          </w:rPr>
          <w:delText>HAVLAN</w:delText>
        </w:r>
        <w:r w:rsidRPr="00135EF3" w:rsidDel="001111A8">
          <w:rPr>
            <w:b/>
            <w:noProof/>
          </w:rPr>
          <w:delText>-DIAG-20</w:delText>
        </w:r>
        <w:r w:rsidRPr="00135EF3" w:rsidDel="001111A8">
          <w:rPr>
            <w:noProof/>
          </w:rPr>
          <w:delText xml:space="preserve"> – </w:delText>
        </w:r>
        <w:r w:rsidDel="001111A8">
          <w:rPr>
            <w:noProof/>
          </w:rPr>
          <w:delText xml:space="preserve">HA VLAN </w:delText>
        </w:r>
        <w:r w:rsidRPr="00135EF3" w:rsidDel="001111A8">
          <w:rPr>
            <w:noProof/>
          </w:rPr>
          <w:delText xml:space="preserve">shall support the traces </w:delText>
        </w:r>
        <w:r w:rsidR="00615D32" w:rsidDel="001111A8">
          <w:rPr>
            <w:noProof/>
          </w:rPr>
          <w:delText>in</w:delText>
        </w:r>
        <w:r w:rsidRPr="00135EF3" w:rsidDel="001111A8">
          <w:rPr>
            <w:noProof/>
          </w:rPr>
          <w:delText xml:space="preserve"> the code to provide run-time information about events such as - function execution, control frame flows, IPC messages, errors (like IPC error etc.).</w:delText>
        </w:r>
      </w:del>
    </w:p>
    <w:p w14:paraId="08E19964" w14:textId="77777777" w:rsidR="00991C6D" w:rsidDel="001111A8" w:rsidRDefault="00953EB0" w:rsidP="00855336">
      <w:pPr>
        <w:pStyle w:val="Corpsdetexte"/>
        <w:rPr>
          <w:del w:id="3181" w:author="VOYER Raphael" w:date="2021-06-16T11:14:00Z"/>
          <w:noProof/>
        </w:rPr>
      </w:pPr>
      <w:smartTag w:uri="urn:schemas-microsoft-com:office:smarttags" w:element="stockticker">
        <w:del w:id="3182" w:author="VOYER Raphael" w:date="2021-06-16T11:14:00Z">
          <w:r w:rsidRPr="00135EF3" w:rsidDel="001111A8">
            <w:rPr>
              <w:b/>
              <w:noProof/>
            </w:rPr>
            <w:delText>AOS</w:delText>
          </w:r>
        </w:del>
      </w:smartTag>
      <w:del w:id="3183" w:author="VOYER Raphael" w:date="2021-06-16T11:14:00Z">
        <w:r w:rsidRPr="00135EF3" w:rsidDel="001111A8">
          <w:rPr>
            <w:b/>
            <w:noProof/>
          </w:rPr>
          <w:delText>-</w:delText>
        </w:r>
        <w:r w:rsidDel="001111A8">
          <w:rPr>
            <w:b/>
            <w:noProof/>
          </w:rPr>
          <w:delText>HAVLAN</w:delText>
        </w:r>
        <w:r w:rsidRPr="00135EF3" w:rsidDel="001111A8">
          <w:rPr>
            <w:b/>
            <w:noProof/>
          </w:rPr>
          <w:delText>-DIAG</w:delText>
        </w:r>
        <w:r w:rsidDel="001111A8">
          <w:rPr>
            <w:b/>
            <w:noProof/>
          </w:rPr>
          <w:delText>-30</w:delText>
        </w:r>
        <w:r w:rsidDel="001111A8">
          <w:rPr>
            <w:noProof/>
          </w:rPr>
          <w:delText xml:space="preserve"> </w:delText>
        </w:r>
        <w:r w:rsidR="00991C6D" w:rsidDel="001111A8">
          <w:rPr>
            <w:noProof/>
          </w:rPr>
          <w:delText>Shall provide debug cli for dumping the cluster properties</w:delText>
        </w:r>
        <w:r w:rsidDel="001111A8">
          <w:rPr>
            <w:noProof/>
          </w:rPr>
          <w:delText>/event logs</w:delText>
        </w:r>
        <w:r w:rsidR="00991C6D" w:rsidDel="001111A8">
          <w:rPr>
            <w:noProof/>
          </w:rPr>
          <w:delText>.</w:delText>
        </w:r>
      </w:del>
    </w:p>
    <w:p w14:paraId="51C64F98" w14:textId="77777777" w:rsidR="00991C6D" w:rsidRPr="00953EB0" w:rsidDel="001111A8" w:rsidRDefault="00991C6D" w:rsidP="00855336">
      <w:pPr>
        <w:pStyle w:val="Corpsdetexte"/>
        <w:rPr>
          <w:del w:id="3184" w:author="VOYER Raphael" w:date="2021-06-16T11:14:00Z"/>
          <w:b/>
          <w:noProof/>
        </w:rPr>
      </w:pPr>
      <w:del w:id="3185" w:author="VOYER Raphael" w:date="2021-06-16T11:14:00Z">
        <w:r w:rsidDel="001111A8">
          <w:rPr>
            <w:noProof/>
          </w:rPr>
          <w:delText xml:space="preserve">-&gt; </w:delText>
        </w:r>
        <w:r w:rsidRPr="00953EB0" w:rsidDel="001111A8">
          <w:rPr>
            <w:b/>
            <w:noProof/>
          </w:rPr>
          <w:delText>debug havlan enable/disable</w:delText>
        </w:r>
      </w:del>
    </w:p>
    <w:p w14:paraId="3FE851E3" w14:textId="77777777" w:rsidR="00953EB0" w:rsidDel="001111A8" w:rsidRDefault="00953EB0" w:rsidP="00855336">
      <w:pPr>
        <w:pStyle w:val="Corpsdetexte"/>
        <w:rPr>
          <w:del w:id="3186" w:author="VOYER Raphael" w:date="2021-06-16T11:14:00Z"/>
          <w:noProof/>
        </w:rPr>
      </w:pPr>
      <w:del w:id="3187" w:author="VOYER Raphael" w:date="2021-06-16T11:14:00Z">
        <w:r w:rsidDel="001111A8">
          <w:rPr>
            <w:noProof/>
          </w:rPr>
          <w:delText xml:space="preserve">                 Enables the logging of HA VLAN events with default level(Messages/Events)</w:delText>
        </w:r>
      </w:del>
    </w:p>
    <w:p w14:paraId="4E9A38DF" w14:textId="77777777" w:rsidR="00991C6D" w:rsidDel="001111A8" w:rsidRDefault="00991C6D" w:rsidP="00855336">
      <w:pPr>
        <w:pStyle w:val="Corpsdetexte"/>
        <w:rPr>
          <w:del w:id="3188" w:author="VOYER Raphael" w:date="2021-06-16T11:14:00Z"/>
          <w:noProof/>
        </w:rPr>
      </w:pPr>
      <w:del w:id="3189" w:author="VOYER Raphael" w:date="2021-06-16T11:14:00Z">
        <w:r w:rsidDel="001111A8">
          <w:rPr>
            <w:noProof/>
          </w:rPr>
          <w:delText xml:space="preserve">-&gt; </w:delText>
        </w:r>
        <w:r w:rsidRPr="00953EB0" w:rsidDel="001111A8">
          <w:rPr>
            <w:b/>
            <w:noProof/>
          </w:rPr>
          <w:delText>debug havlan level</w:delText>
        </w:r>
        <w:r w:rsidR="00953EB0" w:rsidRPr="00953EB0" w:rsidDel="001111A8">
          <w:rPr>
            <w:b/>
            <w:noProof/>
          </w:rPr>
          <w:delText xml:space="preserve"> “level”</w:delText>
        </w:r>
        <w:r w:rsidR="00953EB0" w:rsidDel="001111A8">
          <w:rPr>
            <w:noProof/>
          </w:rPr>
          <w:delText xml:space="preserve"> </w:delText>
        </w:r>
      </w:del>
    </w:p>
    <w:p w14:paraId="0D84A0D3" w14:textId="77777777" w:rsidR="00953EB0" w:rsidDel="001111A8" w:rsidRDefault="00953EB0" w:rsidP="00855336">
      <w:pPr>
        <w:pStyle w:val="Corpsdetexte"/>
        <w:rPr>
          <w:del w:id="3190" w:author="VOYER Raphael" w:date="2021-06-16T11:14:00Z"/>
          <w:noProof/>
        </w:rPr>
      </w:pPr>
      <w:del w:id="3191" w:author="VOYER Raphael" w:date="2021-06-16T11:14:00Z">
        <w:r w:rsidDel="001111A8">
          <w:rPr>
            <w:noProof/>
          </w:rPr>
          <w:delText xml:space="preserve">                  Level of debugging can be changed</w:delText>
        </w:r>
      </w:del>
    </w:p>
    <w:p w14:paraId="341A8204" w14:textId="77777777" w:rsidR="00953EB0" w:rsidRPr="00953EB0" w:rsidDel="001111A8" w:rsidRDefault="00953EB0" w:rsidP="00855336">
      <w:pPr>
        <w:pStyle w:val="Corpsdetexte"/>
        <w:rPr>
          <w:del w:id="3192" w:author="VOYER Raphael" w:date="2021-06-16T11:14:00Z"/>
          <w:b/>
          <w:noProof/>
        </w:rPr>
      </w:pPr>
      <w:del w:id="3193" w:author="VOYER Raphael" w:date="2021-06-16T11:14:00Z">
        <w:r w:rsidDel="001111A8">
          <w:rPr>
            <w:noProof/>
          </w:rPr>
          <w:delText xml:space="preserve">-&gt; </w:delText>
        </w:r>
        <w:r w:rsidRPr="00953EB0" w:rsidDel="001111A8">
          <w:rPr>
            <w:b/>
            <w:noProof/>
          </w:rPr>
          <w:delText xml:space="preserve">debug havlan cluster &lt;id&gt; </w:delText>
        </w:r>
      </w:del>
    </w:p>
    <w:p w14:paraId="77FA923D" w14:textId="77777777" w:rsidR="00855336" w:rsidDel="001111A8" w:rsidRDefault="00953EB0" w:rsidP="00855336">
      <w:pPr>
        <w:pStyle w:val="Corpsdetexte"/>
        <w:rPr>
          <w:del w:id="3194" w:author="VOYER Raphael" w:date="2021-06-16T11:14:00Z"/>
          <w:noProof/>
        </w:rPr>
      </w:pPr>
      <w:del w:id="3195" w:author="VOYER Raphael" w:date="2021-06-16T11:14:00Z">
        <w:r w:rsidDel="001111A8">
          <w:rPr>
            <w:noProof/>
          </w:rPr>
          <w:delText xml:space="preserve">                  Dumps the Data Structures related to a cluster.</w:delText>
        </w:r>
        <w:bookmarkEnd w:id="1859"/>
      </w:del>
    </w:p>
    <w:bookmarkEnd w:id="1860"/>
    <w:p w14:paraId="62C9369A" w14:textId="77777777" w:rsidR="00855336" w:rsidDel="001111A8" w:rsidRDefault="00855336" w:rsidP="00855336">
      <w:pPr>
        <w:rPr>
          <w:del w:id="3196" w:author="VOYER Raphael" w:date="2021-06-16T11:14:00Z"/>
        </w:rPr>
      </w:pPr>
    </w:p>
    <w:p w14:paraId="5C40A94E" w14:textId="77777777" w:rsidR="000538A3" w:rsidRPr="00387307" w:rsidDel="001111A8" w:rsidRDefault="000538A3" w:rsidP="00622755">
      <w:pPr>
        <w:pStyle w:val="Titre2"/>
        <w:rPr>
          <w:del w:id="3197" w:author="VOYER Raphael" w:date="2021-06-16T11:14:00Z"/>
        </w:rPr>
      </w:pPr>
      <w:bookmarkStart w:id="3198" w:name="_Toc381025742"/>
      <w:del w:id="3199" w:author="VOYER Raphael" w:date="2021-06-16T11:14:00Z">
        <w:r w:rsidRPr="00387307" w:rsidDel="001111A8">
          <w:delText>Future Enhancements</w:delText>
        </w:r>
        <w:bookmarkEnd w:id="3198"/>
      </w:del>
    </w:p>
    <w:p w14:paraId="37ABFCBD" w14:textId="77777777" w:rsidR="005E052F" w:rsidDel="001111A8" w:rsidRDefault="000538A3" w:rsidP="00F16808">
      <w:pPr>
        <w:rPr>
          <w:del w:id="3200" w:author="VOYER Raphael" w:date="2021-06-16T11:14:00Z"/>
        </w:rPr>
      </w:pPr>
      <w:del w:id="3201" w:author="VOYER Raphael" w:date="2021-06-16T11:14:00Z">
        <w:r w:rsidDel="001111A8">
          <w:delText>None</w:delText>
        </w:r>
      </w:del>
    </w:p>
    <w:p w14:paraId="5C0BAB9C" w14:textId="77777777" w:rsidR="005E052F" w:rsidDel="001111A8" w:rsidRDefault="005E052F" w:rsidP="00622755">
      <w:pPr>
        <w:pStyle w:val="Titre2"/>
        <w:rPr>
          <w:del w:id="3202" w:author="VOYER Raphael" w:date="2021-06-16T11:14:00Z"/>
        </w:rPr>
      </w:pPr>
      <w:bookmarkStart w:id="3203" w:name="_Takeover_Requirements"/>
      <w:bookmarkStart w:id="3204" w:name="_Toc381025743"/>
      <w:bookmarkEnd w:id="3203"/>
      <w:del w:id="3205" w:author="VOYER Raphael" w:date="2021-06-16T11:14:00Z">
        <w:r w:rsidDel="001111A8">
          <w:delText>Takeover Requirements</w:delText>
        </w:r>
        <w:bookmarkEnd w:id="3204"/>
      </w:del>
    </w:p>
    <w:p w14:paraId="46C36E6A" w14:textId="77777777" w:rsidR="005E052F" w:rsidRPr="00F16808" w:rsidDel="001111A8" w:rsidRDefault="005E052F" w:rsidP="005E052F">
      <w:pPr>
        <w:pStyle w:val="Body3"/>
        <w:ind w:left="0"/>
        <w:rPr>
          <w:del w:id="3206" w:author="VOYER Raphael" w:date="2021-06-16T11:14:00Z"/>
          <w:rFonts w:ascii="Trebuchet MS" w:hAnsi="Trebuchet MS"/>
          <w:noProof/>
          <w:sz w:val="20"/>
          <w:szCs w:val="20"/>
        </w:rPr>
      </w:pPr>
      <w:del w:id="3207" w:author="VOYER Raphael" w:date="2021-06-16T11:14:00Z">
        <w:r w:rsidRPr="00F16808" w:rsidDel="001111A8">
          <w:rPr>
            <w:rFonts w:ascii="Trebuchet MS" w:hAnsi="Trebuchet MS"/>
            <w:noProof/>
            <w:sz w:val="20"/>
            <w:szCs w:val="20"/>
          </w:rPr>
          <w:delText xml:space="preserve">The secondary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has the configuration already loaded, at takeover it simply takes over </w:delText>
        </w:r>
      </w:del>
    </w:p>
    <w:p w14:paraId="526FC42E" w14:textId="77777777" w:rsidR="005E052F" w:rsidRPr="00F16808" w:rsidDel="001111A8" w:rsidRDefault="005E052F" w:rsidP="005E052F">
      <w:pPr>
        <w:pStyle w:val="Body3"/>
        <w:ind w:left="0"/>
        <w:rPr>
          <w:del w:id="3208" w:author="VOYER Raphael" w:date="2021-06-16T11:14:00Z"/>
          <w:rFonts w:ascii="Trebuchet MS" w:hAnsi="Trebuchet MS"/>
          <w:noProof/>
          <w:sz w:val="20"/>
          <w:szCs w:val="20"/>
        </w:rPr>
      </w:pPr>
      <w:del w:id="3209" w:author="VOYER Raphael" w:date="2021-06-16T11:14:00Z">
        <w:r w:rsidRPr="00F16808" w:rsidDel="001111A8">
          <w:rPr>
            <w:rFonts w:ascii="Trebuchet MS" w:hAnsi="Trebuchet MS"/>
            <w:noProof/>
            <w:sz w:val="20"/>
            <w:szCs w:val="20"/>
          </w:rPr>
          <w:delText>without any interruption to NIs.</w:delText>
        </w:r>
      </w:del>
    </w:p>
    <w:p w14:paraId="24C5F33A" w14:textId="77777777" w:rsidR="005E052F" w:rsidRPr="00F16808" w:rsidDel="001111A8" w:rsidRDefault="005E052F" w:rsidP="005E052F">
      <w:pPr>
        <w:pStyle w:val="Body3"/>
        <w:ind w:left="0"/>
        <w:rPr>
          <w:del w:id="3210" w:author="VOYER Raphael" w:date="2021-06-16T11:14:00Z"/>
          <w:rFonts w:ascii="Trebuchet MS" w:hAnsi="Trebuchet MS"/>
          <w:noProof/>
          <w:sz w:val="20"/>
          <w:szCs w:val="20"/>
        </w:rPr>
      </w:pPr>
      <w:del w:id="3211" w:author="VOYER Raphael" w:date="2021-06-16T11:14:00Z">
        <w:r w:rsidRPr="00F16808" w:rsidDel="001111A8">
          <w:rPr>
            <w:rFonts w:ascii="Trebuchet MS" w:hAnsi="Trebuchet MS"/>
            <w:noProof/>
            <w:sz w:val="20"/>
            <w:szCs w:val="20"/>
          </w:rPr>
          <w:delText xml:space="preserve">        </w:delText>
        </w:r>
      </w:del>
    </w:p>
    <w:p w14:paraId="5910BBBB" w14:textId="77777777" w:rsidR="00326500" w:rsidDel="001111A8" w:rsidRDefault="00326500" w:rsidP="005E052F">
      <w:pPr>
        <w:pStyle w:val="Body3"/>
        <w:ind w:left="0"/>
        <w:rPr>
          <w:del w:id="3212" w:author="VOYER Raphael" w:date="2021-06-16T11:14:00Z"/>
          <w:rFonts w:ascii="Trebuchet MS" w:hAnsi="Trebuchet MS"/>
          <w:noProof/>
          <w:sz w:val="20"/>
          <w:szCs w:val="20"/>
        </w:rPr>
      </w:pPr>
      <w:del w:id="3213" w:author="VOYER Raphael" w:date="2021-06-16T11:14:00Z">
        <w:r w:rsidDel="001111A8">
          <w:rPr>
            <w:rFonts w:ascii="Trebuchet MS" w:hAnsi="Trebuchet MS"/>
            <w:noProof/>
            <w:sz w:val="20"/>
            <w:szCs w:val="20"/>
          </w:rPr>
          <w:delText xml:space="preserve">The STP states for the ports can be obtained using the VM shared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vm_sdb_getVpaState</w:delText>
        </w:r>
        <w:r w:rsidR="005E052F" w:rsidRPr="00F16808" w:rsidDel="001111A8">
          <w:rPr>
            <w:rFonts w:ascii="Trebuchet MS" w:hAnsi="Trebuchet MS"/>
            <w:noProof/>
            <w:sz w:val="20"/>
            <w:szCs w:val="20"/>
          </w:rPr>
          <w:delText>.</w:delText>
        </w:r>
      </w:del>
    </w:p>
    <w:p w14:paraId="71FECF98" w14:textId="77777777" w:rsidR="005E052F" w:rsidRPr="00F16808" w:rsidDel="001111A8" w:rsidRDefault="00326500" w:rsidP="005E052F">
      <w:pPr>
        <w:pStyle w:val="Body3"/>
        <w:ind w:left="0"/>
        <w:rPr>
          <w:del w:id="3214" w:author="VOYER Raphael" w:date="2021-06-16T11:14:00Z"/>
          <w:rFonts w:ascii="Trebuchet MS" w:hAnsi="Trebuchet MS"/>
          <w:noProof/>
          <w:sz w:val="20"/>
          <w:szCs w:val="20"/>
        </w:rPr>
      </w:pPr>
      <w:del w:id="3215" w:author="VOYER Raphael" w:date="2021-06-16T11:14:00Z">
        <w:r w:rsidDel="001111A8">
          <w:rPr>
            <w:rFonts w:ascii="Trebuchet MS" w:hAnsi="Trebuchet MS"/>
            <w:noProof/>
            <w:sz w:val="20"/>
            <w:szCs w:val="20"/>
          </w:rPr>
          <w:delText xml:space="preserve">The link status can be obtained using the PM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pmApiGetLinkState</w:delText>
        </w:r>
        <w:r w:rsidDel="001111A8">
          <w:rPr>
            <w:rFonts w:ascii="Trebuchet MS" w:hAnsi="Trebuchet MS"/>
            <w:noProof/>
            <w:sz w:val="20"/>
            <w:szCs w:val="20"/>
          </w:rPr>
          <w:delText>.</w:delText>
        </w:r>
        <w:r w:rsidR="005E052F" w:rsidRPr="00F16808" w:rsidDel="001111A8">
          <w:rPr>
            <w:rFonts w:ascii="Trebuchet MS" w:hAnsi="Trebuchet MS"/>
            <w:noProof/>
            <w:sz w:val="20"/>
            <w:szCs w:val="20"/>
          </w:rPr>
          <w:delText xml:space="preserve"> This</w:delText>
        </w:r>
        <w:r w:rsidDel="001111A8">
          <w:rPr>
            <w:rFonts w:ascii="Trebuchet MS" w:hAnsi="Trebuchet MS"/>
            <w:noProof/>
            <w:sz w:val="20"/>
            <w:szCs w:val="20"/>
          </w:rPr>
          <w:delText xml:space="preserve"> information</w:delText>
        </w:r>
      </w:del>
    </w:p>
    <w:p w14:paraId="576EF22E" w14:textId="77777777" w:rsidR="005E052F" w:rsidDel="001111A8" w:rsidRDefault="005E052F" w:rsidP="005E052F">
      <w:pPr>
        <w:pStyle w:val="Body3"/>
        <w:ind w:left="0"/>
        <w:rPr>
          <w:del w:id="3216" w:author="VOYER Raphael" w:date="2021-06-16T11:14:00Z"/>
          <w:rFonts w:ascii="Trebuchet MS" w:hAnsi="Trebuchet MS"/>
          <w:noProof/>
          <w:sz w:val="20"/>
          <w:szCs w:val="20"/>
        </w:rPr>
      </w:pPr>
      <w:del w:id="3217" w:author="VOYER Raphael" w:date="2021-06-16T11:14:00Z">
        <w:r w:rsidRPr="00F16808" w:rsidDel="001111A8">
          <w:rPr>
            <w:rFonts w:ascii="Trebuchet MS" w:hAnsi="Trebuchet MS"/>
            <w:noProof/>
            <w:sz w:val="20"/>
            <w:szCs w:val="20"/>
          </w:rPr>
          <w:delText>shall be required as we maintain the operational status of the clusters.</w:delText>
        </w:r>
      </w:del>
    </w:p>
    <w:p w14:paraId="564DA135" w14:textId="77777777" w:rsidR="00E456FB" w:rsidDel="001111A8" w:rsidRDefault="00E456FB" w:rsidP="005E052F">
      <w:pPr>
        <w:pStyle w:val="Body3"/>
        <w:ind w:left="0"/>
        <w:rPr>
          <w:del w:id="3218" w:author="VOYER Raphael" w:date="2021-06-16T11:14:00Z"/>
          <w:rFonts w:ascii="Trebuchet MS" w:hAnsi="Trebuchet MS"/>
          <w:noProof/>
          <w:sz w:val="20"/>
          <w:szCs w:val="20"/>
        </w:rPr>
      </w:pPr>
    </w:p>
    <w:p w14:paraId="7B2E4791" w14:textId="77777777" w:rsidR="00E456FB" w:rsidDel="001111A8" w:rsidRDefault="00E456FB" w:rsidP="00622755">
      <w:pPr>
        <w:pStyle w:val="Body3"/>
        <w:ind w:left="0"/>
        <w:outlineLvl w:val="0"/>
        <w:rPr>
          <w:del w:id="3219" w:author="VOYER Raphael" w:date="2021-06-16T11:14:00Z"/>
          <w:rFonts w:ascii="Trebuchet MS" w:hAnsi="Trebuchet MS"/>
          <w:noProof/>
          <w:sz w:val="20"/>
          <w:szCs w:val="20"/>
        </w:rPr>
      </w:pPr>
      <w:bookmarkStart w:id="3220" w:name="_Toc381025744"/>
      <w:bookmarkStart w:id="3221" w:name="_Toc424820332"/>
      <w:del w:id="3222" w:author="VOYER Raphael" w:date="2021-06-16T11:14:00Z">
        <w:r w:rsidDel="001111A8">
          <w:rPr>
            <w:rFonts w:ascii="Trebuchet MS" w:hAnsi="Trebuchet MS"/>
            <w:noProof/>
            <w:sz w:val="20"/>
            <w:szCs w:val="20"/>
          </w:rPr>
          <w:delText>Similarly we need to get the dynamic ARP entries if any for L3 mode clusters from</w:delText>
        </w:r>
        <w:bookmarkEnd w:id="3220"/>
        <w:bookmarkEnd w:id="3221"/>
      </w:del>
    </w:p>
    <w:p w14:paraId="397C734C" w14:textId="77777777" w:rsidR="00E456FB" w:rsidRPr="00F16808" w:rsidDel="001111A8" w:rsidRDefault="00E456FB" w:rsidP="005E052F">
      <w:pPr>
        <w:pStyle w:val="Body3"/>
        <w:ind w:left="0"/>
        <w:rPr>
          <w:del w:id="3223" w:author="VOYER Raphael" w:date="2021-06-16T11:14:00Z"/>
          <w:rFonts w:ascii="Trebuchet MS" w:hAnsi="Trebuchet MS"/>
          <w:noProof/>
          <w:sz w:val="20"/>
          <w:szCs w:val="20"/>
        </w:rPr>
      </w:pPr>
      <w:del w:id="3224" w:author="VOYER Raphael" w:date="2021-06-16T11:14:00Z">
        <w:r w:rsidDel="001111A8">
          <w:rPr>
            <w:rFonts w:ascii="Trebuchet MS" w:hAnsi="Trebuchet MS"/>
            <w:noProof/>
            <w:sz w:val="20"/>
            <w:szCs w:val="20"/>
          </w:rPr>
          <w:delText xml:space="preserve">IP </w:delText>
        </w:r>
        <w:smartTag w:uri="urn:schemas-microsoft-com:office:smarttags" w:element="stockticker">
          <w:r w:rsidDel="001111A8">
            <w:rPr>
              <w:rFonts w:ascii="Trebuchet MS" w:hAnsi="Trebuchet MS"/>
              <w:noProof/>
              <w:sz w:val="20"/>
              <w:szCs w:val="20"/>
            </w:rPr>
            <w:delText>CMM</w:delText>
          </w:r>
        </w:smartTag>
        <w:r w:rsidR="0080455C" w:rsidDel="001111A8">
          <w:rPr>
            <w:rFonts w:ascii="Trebuchet MS" w:hAnsi="Trebuchet MS"/>
            <w:noProof/>
            <w:sz w:val="20"/>
            <w:szCs w:val="20"/>
          </w:rPr>
          <w:delText xml:space="preserve"> and IGMP reports from IPMS </w:delText>
        </w:r>
        <w:smartTag w:uri="urn:schemas-microsoft-com:office:smarttags" w:element="stockticker">
          <w:r w:rsidR="0080455C" w:rsidDel="001111A8">
            <w:rPr>
              <w:rFonts w:ascii="Trebuchet MS" w:hAnsi="Trebuchet MS"/>
              <w:noProof/>
              <w:sz w:val="20"/>
              <w:szCs w:val="20"/>
            </w:rPr>
            <w:delText>CMM</w:delText>
          </w:r>
        </w:smartTag>
        <w:r w:rsidR="0080455C" w:rsidDel="001111A8">
          <w:rPr>
            <w:rFonts w:ascii="Trebuchet MS" w:hAnsi="Trebuchet MS"/>
            <w:noProof/>
            <w:sz w:val="20"/>
            <w:szCs w:val="20"/>
          </w:rPr>
          <w:delText>.</w:delText>
        </w:r>
      </w:del>
    </w:p>
    <w:p w14:paraId="765FFA8E" w14:textId="77777777" w:rsidR="005E052F" w:rsidRPr="00F16808" w:rsidDel="001111A8" w:rsidRDefault="005E052F" w:rsidP="005E052F">
      <w:pPr>
        <w:pStyle w:val="Body3"/>
        <w:ind w:left="0"/>
        <w:rPr>
          <w:del w:id="3225" w:author="VOYER Raphael" w:date="2021-06-16T11:14:00Z"/>
          <w:rFonts w:ascii="Trebuchet MS" w:hAnsi="Trebuchet MS"/>
          <w:noProof/>
          <w:sz w:val="20"/>
          <w:szCs w:val="20"/>
        </w:rPr>
      </w:pPr>
    </w:p>
    <w:p w14:paraId="5B1C1285" w14:textId="77777777" w:rsidR="005E052F" w:rsidDel="001111A8" w:rsidRDefault="00387307" w:rsidP="00622755">
      <w:pPr>
        <w:pStyle w:val="Titre2"/>
        <w:rPr>
          <w:del w:id="3226" w:author="VOYER Raphael" w:date="2021-06-16T11:14:00Z"/>
        </w:rPr>
      </w:pPr>
      <w:bookmarkStart w:id="3227" w:name="_Hotswap_Requirements"/>
      <w:bookmarkStart w:id="3228" w:name="_Toc381025745"/>
      <w:bookmarkEnd w:id="3227"/>
      <w:del w:id="3229" w:author="VOYER Raphael" w:date="2021-06-16T11:14:00Z">
        <w:r w:rsidDel="001111A8">
          <w:delText>Hot swap</w:delText>
        </w:r>
        <w:r w:rsidR="005E052F" w:rsidDel="001111A8">
          <w:delText xml:space="preserve"> Requirements</w:delText>
        </w:r>
        <w:bookmarkEnd w:id="3228"/>
      </w:del>
    </w:p>
    <w:p w14:paraId="5EFF58BF" w14:textId="77777777" w:rsidR="005C7A05" w:rsidRPr="005C7A05" w:rsidDel="001111A8" w:rsidRDefault="005C7A05" w:rsidP="005C7A05">
      <w:pPr>
        <w:rPr>
          <w:del w:id="3230" w:author="VOYER Raphael" w:date="2021-06-16T11:14:00Z"/>
        </w:rPr>
      </w:pPr>
    </w:p>
    <w:p w14:paraId="04FC8ED4" w14:textId="77777777" w:rsidR="005E052F" w:rsidRPr="00F16808" w:rsidDel="001111A8" w:rsidRDefault="005E052F" w:rsidP="00F16808">
      <w:pPr>
        <w:pStyle w:val="Body3"/>
        <w:ind w:left="0"/>
        <w:rPr>
          <w:del w:id="3231" w:author="VOYER Raphael" w:date="2021-06-16T11:14:00Z"/>
          <w:rFonts w:ascii="Trebuchet MS" w:hAnsi="Trebuchet MS"/>
          <w:noProof/>
          <w:sz w:val="20"/>
          <w:szCs w:val="20"/>
        </w:rPr>
      </w:pPr>
      <w:del w:id="3232" w:author="VOYER Raphael" w:date="2021-06-16T11:14:00Z">
        <w:r w:rsidRPr="00F16808" w:rsidDel="001111A8">
          <w:rPr>
            <w:rFonts w:ascii="Trebuchet MS" w:hAnsi="Trebuchet MS"/>
            <w:noProof/>
            <w:sz w:val="20"/>
            <w:szCs w:val="20"/>
          </w:rPr>
          <w:delText xml:space="preserve">HA VLAN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shall support the hot swap as follows</w:delText>
        </w:r>
        <w:r w:rsidR="005C7A05" w:rsidRPr="00F16808" w:rsidDel="001111A8">
          <w:rPr>
            <w:rFonts w:ascii="Trebuchet MS" w:hAnsi="Trebuchet MS"/>
            <w:noProof/>
            <w:sz w:val="20"/>
            <w:szCs w:val="20"/>
          </w:rPr>
          <w:delText>:</w:delText>
        </w:r>
      </w:del>
    </w:p>
    <w:p w14:paraId="67FFFCA8" w14:textId="77777777" w:rsidR="005E052F" w:rsidRPr="00F16808" w:rsidDel="001111A8" w:rsidRDefault="005E052F" w:rsidP="00F16808">
      <w:pPr>
        <w:pStyle w:val="Body3"/>
        <w:ind w:left="0"/>
        <w:rPr>
          <w:del w:id="3233" w:author="VOYER Raphael" w:date="2021-06-16T11:14:00Z"/>
          <w:rFonts w:ascii="Trebuchet MS" w:hAnsi="Trebuchet MS"/>
          <w:noProof/>
          <w:sz w:val="20"/>
          <w:szCs w:val="20"/>
        </w:rPr>
      </w:pPr>
    </w:p>
    <w:p w14:paraId="628CA839" w14:textId="77777777" w:rsidR="005E052F" w:rsidRPr="00F16808" w:rsidDel="001111A8" w:rsidRDefault="005E052F" w:rsidP="00F16808">
      <w:pPr>
        <w:pStyle w:val="Body3"/>
        <w:ind w:left="0"/>
        <w:rPr>
          <w:del w:id="3234" w:author="VOYER Raphael" w:date="2021-06-16T11:14:00Z"/>
          <w:rFonts w:ascii="Trebuchet MS" w:hAnsi="Trebuchet MS"/>
          <w:noProof/>
          <w:sz w:val="20"/>
          <w:szCs w:val="20"/>
        </w:rPr>
      </w:pPr>
      <w:del w:id="3235" w:author="VOYER Raphael" w:date="2021-06-16T11:14:00Z">
        <w:r w:rsidRPr="00F16808" w:rsidDel="001111A8">
          <w:rPr>
            <w:rFonts w:ascii="Trebuchet MS" w:hAnsi="Trebuchet MS"/>
            <w:noProof/>
            <w:sz w:val="20"/>
            <w:szCs w:val="20"/>
          </w:rPr>
          <w:delText xml:space="preserve">When an expansion slot is inserted then </w:delText>
        </w:r>
        <w:r w:rsidR="005C7A05" w:rsidRPr="00F16808" w:rsidDel="001111A8">
          <w:rPr>
            <w:rFonts w:ascii="Trebuchet MS" w:hAnsi="Trebuchet MS"/>
            <w:noProof/>
            <w:sz w:val="20"/>
            <w:szCs w:val="20"/>
          </w:rPr>
          <w:delText xml:space="preserve">the Port manager shall inform the rest of the </w:delText>
        </w:r>
        <w:smartTag w:uri="urn:schemas-microsoft-com:office:smarttags" w:element="stockticker">
          <w:r w:rsidR="005C7A05" w:rsidRPr="00F16808" w:rsidDel="001111A8">
            <w:rPr>
              <w:rFonts w:ascii="Trebuchet MS" w:hAnsi="Trebuchet MS"/>
              <w:noProof/>
              <w:sz w:val="20"/>
              <w:szCs w:val="20"/>
            </w:rPr>
            <w:delText>AOS</w:delText>
          </w:r>
        </w:smartTag>
        <w:r w:rsidR="005C7A05" w:rsidRPr="00F16808" w:rsidDel="001111A8">
          <w:rPr>
            <w:rFonts w:ascii="Trebuchet MS" w:hAnsi="Trebuchet MS"/>
            <w:noProof/>
            <w:sz w:val="20"/>
            <w:szCs w:val="20"/>
          </w:rPr>
          <w:delText xml:space="preserve"> applications on the </w:delText>
        </w:r>
        <w:smartTag w:uri="urn:schemas-microsoft-com:office:smarttags" w:element="stockticker">
          <w:r w:rsidR="005C7A05" w:rsidRPr="00F16808" w:rsidDel="001111A8">
            <w:rPr>
              <w:rFonts w:ascii="Trebuchet MS" w:hAnsi="Trebuchet MS"/>
              <w:noProof/>
              <w:sz w:val="20"/>
              <w:szCs w:val="20"/>
            </w:rPr>
            <w:delText>CMM</w:delText>
          </w:r>
        </w:smartTag>
        <w:r w:rsidR="005C7A05" w:rsidRPr="00F16808" w:rsidDel="001111A8">
          <w:rPr>
            <w:rFonts w:ascii="Trebuchet MS" w:hAnsi="Trebuchet MS"/>
            <w:noProof/>
            <w:sz w:val="20"/>
            <w:szCs w:val="20"/>
          </w:rPr>
          <w:delText xml:space="preserve"> and applications shall install this information in their local database.</w:delText>
        </w:r>
      </w:del>
    </w:p>
    <w:p w14:paraId="491E81D3" w14:textId="77777777" w:rsidR="005C7A05" w:rsidRPr="00F16808" w:rsidDel="001111A8" w:rsidRDefault="005C7A05" w:rsidP="005E052F">
      <w:pPr>
        <w:ind w:left="576"/>
        <w:rPr>
          <w:del w:id="3236" w:author="VOYER Raphael" w:date="2021-06-16T11:14:00Z"/>
          <w:rFonts w:ascii="Times New Roman" w:hAnsi="Times New Roman"/>
          <w:sz w:val="24"/>
          <w:szCs w:val="24"/>
        </w:rPr>
      </w:pPr>
    </w:p>
    <w:p w14:paraId="326763CE" w14:textId="77777777" w:rsidR="005C7A05" w:rsidDel="001111A8" w:rsidRDefault="005C7A05" w:rsidP="00F16808">
      <w:pPr>
        <w:pStyle w:val="Body3"/>
        <w:ind w:left="0"/>
        <w:rPr>
          <w:del w:id="3237" w:author="VOYER Raphael" w:date="2021-06-16T11:14:00Z"/>
          <w:rFonts w:ascii="Trebuchet MS" w:hAnsi="Trebuchet MS"/>
          <w:noProof/>
          <w:sz w:val="20"/>
          <w:szCs w:val="20"/>
        </w:rPr>
      </w:pPr>
      <w:del w:id="3238" w:author="VOYER Raphael" w:date="2021-06-16T11:14:00Z">
        <w:r w:rsidRPr="00F16808" w:rsidDel="001111A8">
          <w:rPr>
            <w:rFonts w:ascii="Trebuchet MS" w:hAnsi="Trebuchet MS"/>
            <w:noProof/>
            <w:sz w:val="20"/>
            <w:szCs w:val="20"/>
          </w:rPr>
          <w:delText xml:space="preserve">Now if any configuration is received for the expansion slot ports e.g. 2/6 or 3/1 then the management plane S/W shall invoke the appropriate port library calls to convert the s/p to an ifindex using a mapping scheme internally managed by port library </w:delText>
        </w:r>
      </w:del>
    </w:p>
    <w:p w14:paraId="436C9BBF" w14:textId="77777777" w:rsidR="00F16808" w:rsidRPr="00F16808" w:rsidDel="001111A8" w:rsidRDefault="00F16808" w:rsidP="00F16808">
      <w:pPr>
        <w:pStyle w:val="Body3"/>
        <w:ind w:left="0"/>
        <w:rPr>
          <w:del w:id="3239" w:author="VOYER Raphael" w:date="2021-06-16T11:14:00Z"/>
          <w:rFonts w:ascii="Trebuchet MS" w:hAnsi="Trebuchet MS"/>
          <w:noProof/>
          <w:sz w:val="20"/>
          <w:szCs w:val="20"/>
        </w:rPr>
      </w:pPr>
    </w:p>
    <w:p w14:paraId="389FB3EC" w14:textId="77777777" w:rsidR="005C7A05" w:rsidRPr="00F16808" w:rsidDel="001111A8" w:rsidRDefault="005C7A05" w:rsidP="00F16808">
      <w:pPr>
        <w:pStyle w:val="Body3"/>
        <w:ind w:left="0"/>
        <w:rPr>
          <w:del w:id="3240" w:author="VOYER Raphael" w:date="2021-06-16T11:14:00Z"/>
          <w:rFonts w:ascii="Trebuchet MS" w:hAnsi="Trebuchet MS"/>
          <w:sz w:val="20"/>
          <w:szCs w:val="20"/>
        </w:rPr>
      </w:pPr>
      <w:del w:id="3241" w:author="VOYER Raphael" w:date="2021-06-16T11:14:00Z">
        <w:r w:rsidRPr="00F16808" w:rsidDel="001111A8">
          <w:rPr>
            <w:rFonts w:ascii="Trebuchet MS" w:hAnsi="Trebuchet MS"/>
            <w:noProof/>
            <w:sz w:val="20"/>
            <w:szCs w:val="20"/>
          </w:rPr>
          <w:delText>When the port information lands on the applications then they would have to check if the port is instantiated in their database. All the base ports shall be</w:delText>
        </w:r>
        <w:r w:rsidRPr="00F16808" w:rsidDel="001111A8">
          <w:rPr>
            <w:rFonts w:ascii="Trebuchet MS" w:hAnsi="Trebuchet MS"/>
            <w:sz w:val="20"/>
            <w:szCs w:val="20"/>
          </w:rPr>
          <w:delText xml:space="preserve"> instantiated by default however the ports corresponding to expansion slots shall be instantiated based on the message from port manager.</w:delText>
        </w:r>
      </w:del>
    </w:p>
    <w:p w14:paraId="61C62DCA" w14:textId="77777777" w:rsidR="005C7A05" w:rsidRPr="00F16808" w:rsidDel="001111A8" w:rsidRDefault="005C7A05" w:rsidP="005C7A05">
      <w:pPr>
        <w:numPr>
          <w:ilvl w:val="0"/>
          <w:numId w:val="32"/>
        </w:numPr>
        <w:spacing w:before="100" w:beforeAutospacing="1" w:after="100" w:afterAutospacing="1"/>
        <w:jc w:val="left"/>
        <w:rPr>
          <w:del w:id="3242" w:author="VOYER Raphael" w:date="2021-06-16T11:14:00Z"/>
          <w:noProof/>
        </w:rPr>
      </w:pPr>
      <w:del w:id="3243" w:author="VOYER Raphael" w:date="2021-06-16T11:14:00Z">
        <w:r w:rsidRPr="00F16808" w:rsidDel="001111A8">
          <w:rPr>
            <w:noProof/>
          </w:rPr>
          <w:delText>Configuration for any port which is not instantiated shall be rejected straight away. So in affect we would not accept any configuration for the port which in not plugged into the system.</w:delText>
        </w:r>
      </w:del>
    </w:p>
    <w:p w14:paraId="0AD77C0C" w14:textId="77777777" w:rsidR="005C7A05" w:rsidRPr="00F16808" w:rsidDel="001111A8" w:rsidRDefault="005C7A05" w:rsidP="005C7A05">
      <w:pPr>
        <w:numPr>
          <w:ilvl w:val="0"/>
          <w:numId w:val="32"/>
        </w:numPr>
        <w:spacing w:before="100" w:beforeAutospacing="1" w:after="100" w:afterAutospacing="1"/>
        <w:jc w:val="left"/>
        <w:rPr>
          <w:del w:id="3244" w:author="VOYER Raphael" w:date="2021-06-16T11:14:00Z"/>
          <w:noProof/>
        </w:rPr>
      </w:pPr>
      <w:del w:id="3245" w:author="VOYER Raphael" w:date="2021-06-16T11:14:00Z">
        <w:r w:rsidRPr="00F16808" w:rsidDel="001111A8">
          <w:rPr>
            <w:noProof/>
          </w:rPr>
          <w:delText xml:space="preserve">For the current discussion we are assuming that 12*10G and 4*10G are considered as like NI. </w:delText>
        </w:r>
      </w:del>
    </w:p>
    <w:p w14:paraId="07BE8DC9" w14:textId="77777777" w:rsidR="005C7A05" w:rsidRPr="00F16808" w:rsidDel="001111A8" w:rsidRDefault="005C7A05" w:rsidP="00622755">
      <w:pPr>
        <w:spacing w:before="100" w:beforeAutospacing="1" w:after="100" w:afterAutospacing="1"/>
        <w:jc w:val="left"/>
        <w:outlineLvl w:val="0"/>
        <w:rPr>
          <w:del w:id="3246" w:author="VOYER Raphael" w:date="2021-06-16T11:14:00Z"/>
          <w:rFonts w:ascii="Times New Roman" w:hAnsi="Times New Roman"/>
          <w:b/>
          <w:bCs/>
          <w:sz w:val="24"/>
          <w:szCs w:val="24"/>
          <w:u w:val="single"/>
        </w:rPr>
      </w:pPr>
      <w:bookmarkStart w:id="3247" w:name="_Toc381025746"/>
      <w:bookmarkStart w:id="3248" w:name="_Toc424820334"/>
      <w:del w:id="3249" w:author="VOYER Raphael" w:date="2021-06-16T11:14:00Z">
        <w:r w:rsidRPr="00F16808" w:rsidDel="001111A8">
          <w:rPr>
            <w:rFonts w:ascii="Times New Roman" w:hAnsi="Times New Roman"/>
            <w:b/>
            <w:bCs/>
            <w:sz w:val="24"/>
            <w:szCs w:val="24"/>
            <w:u w:val="single"/>
          </w:rPr>
          <w:delText>Handling of Like NI Hotswap:</w:delText>
        </w:r>
        <w:bookmarkEnd w:id="3247"/>
        <w:bookmarkEnd w:id="3248"/>
      </w:del>
    </w:p>
    <w:p w14:paraId="34521F0D" w14:textId="77777777" w:rsidR="005C7A05" w:rsidRPr="00F16808" w:rsidDel="001111A8" w:rsidRDefault="005C7A05" w:rsidP="00425637">
      <w:pPr>
        <w:numPr>
          <w:ilvl w:val="0"/>
          <w:numId w:val="33"/>
        </w:numPr>
        <w:spacing w:before="100" w:beforeAutospacing="1" w:after="100" w:afterAutospacing="1"/>
        <w:jc w:val="left"/>
        <w:rPr>
          <w:del w:id="3250" w:author="VOYER Raphael" w:date="2021-06-16T11:14:00Z"/>
          <w:noProof/>
        </w:rPr>
      </w:pPr>
      <w:del w:id="3251" w:author="VOYER Raphael" w:date="2021-06-16T11:14:00Z">
        <w:r w:rsidRPr="00F16808" w:rsidDel="001111A8">
          <w:rPr>
            <w:noProof/>
          </w:rPr>
          <w:delText xml:space="preserve">First 10G*4 then 10G*12: In this case when first 4 port card is in place then we would not allow any configuration for the port 5-12 (discussed above) because of port library changes. </w:delText>
        </w:r>
      </w:del>
    </w:p>
    <w:p w14:paraId="4D7E170E" w14:textId="77777777" w:rsidR="005C7A05" w:rsidRPr="005C7A05" w:rsidDel="001111A8" w:rsidRDefault="005C7A05" w:rsidP="00425637">
      <w:pPr>
        <w:numPr>
          <w:ilvl w:val="0"/>
          <w:numId w:val="33"/>
        </w:numPr>
        <w:spacing w:before="100" w:beforeAutospacing="1" w:after="100" w:afterAutospacing="1"/>
        <w:jc w:val="left"/>
        <w:rPr>
          <w:del w:id="3252" w:author="VOYER Raphael" w:date="2021-06-16T11:14:00Z"/>
          <w:rFonts w:ascii="Times New Roman" w:hAnsi="Times New Roman"/>
          <w:sz w:val="24"/>
          <w:szCs w:val="24"/>
        </w:rPr>
      </w:pPr>
      <w:del w:id="3253" w:author="VOYER Raphael" w:date="2021-06-16T11:14:00Z">
        <w:r w:rsidRPr="00F16808" w:rsidDel="001111A8">
          <w:rPr>
            <w:noProof/>
          </w:rPr>
          <w:delText>First 10G*12 then 10G*4: In this case when first 12 port card is in place then we allow configuration for all 12 ports. Now if someone plugs in a 4 port card then the applications shall apply the config relevant for the first 4 ports and keep the configuration for the rest of the ports passive. By passive we mean that the applications shall retain the config in their database but would hide then from outside world in the show commands and configuration snapshot</w:delText>
        </w:r>
        <w:r w:rsidRPr="005C7A05" w:rsidDel="001111A8">
          <w:rPr>
            <w:rFonts w:ascii="Times New Roman" w:hAnsi="Times New Roman"/>
            <w:sz w:val="24"/>
            <w:szCs w:val="24"/>
          </w:rPr>
          <w:delText xml:space="preserve">. </w:delText>
        </w:r>
      </w:del>
    </w:p>
    <w:p w14:paraId="79474C0C" w14:textId="77777777" w:rsidR="005C7A05" w:rsidRPr="005C7A05" w:rsidDel="001111A8" w:rsidRDefault="005C7A05" w:rsidP="00622755">
      <w:pPr>
        <w:spacing w:before="100" w:beforeAutospacing="1" w:after="100" w:afterAutospacing="1"/>
        <w:jc w:val="left"/>
        <w:outlineLvl w:val="0"/>
        <w:rPr>
          <w:del w:id="3254" w:author="VOYER Raphael" w:date="2021-06-16T11:14:00Z"/>
          <w:rFonts w:ascii="Times New Roman" w:hAnsi="Times New Roman"/>
          <w:b/>
          <w:bCs/>
          <w:sz w:val="24"/>
          <w:szCs w:val="24"/>
          <w:u w:val="single"/>
        </w:rPr>
      </w:pPr>
      <w:del w:id="3255" w:author="VOYER Raphael" w:date="2021-06-16T11:14:00Z">
        <w:r w:rsidRPr="005C7A05" w:rsidDel="001111A8">
          <w:rPr>
            <w:rFonts w:ascii="Times New Roman" w:hAnsi="Times New Roman"/>
            <w:b/>
            <w:bCs/>
            <w:sz w:val="24"/>
            <w:szCs w:val="24"/>
            <w:u w:val="single"/>
          </w:rPr>
          <w:delText> </w:delText>
        </w:r>
        <w:bookmarkStart w:id="3256" w:name="_Toc381025747"/>
        <w:bookmarkStart w:id="3257" w:name="_Toc424820335"/>
        <w:r w:rsidRPr="005C7A05" w:rsidDel="001111A8">
          <w:rPr>
            <w:rFonts w:ascii="Times New Roman" w:hAnsi="Times New Roman"/>
            <w:b/>
            <w:bCs/>
            <w:sz w:val="24"/>
            <w:szCs w:val="24"/>
            <w:u w:val="single"/>
          </w:rPr>
          <w:delText>Handling of the Unlike NI</w:delText>
        </w:r>
        <w:bookmarkEnd w:id="3256"/>
        <w:bookmarkEnd w:id="3257"/>
      </w:del>
    </w:p>
    <w:p w14:paraId="3F3D7201" w14:textId="77777777" w:rsidR="005C7A05" w:rsidRPr="00F16808" w:rsidDel="001111A8" w:rsidRDefault="005C7A05" w:rsidP="005C7A05">
      <w:pPr>
        <w:numPr>
          <w:ilvl w:val="0"/>
          <w:numId w:val="6"/>
        </w:numPr>
        <w:spacing w:before="100" w:beforeAutospacing="1" w:after="100" w:afterAutospacing="1"/>
        <w:jc w:val="left"/>
        <w:rPr>
          <w:del w:id="3258" w:author="VOYER Raphael" w:date="2021-06-16T11:14:00Z"/>
          <w:noProof/>
        </w:rPr>
      </w:pPr>
      <w:del w:id="3259" w:author="VOYER Raphael" w:date="2021-06-16T11:14:00Z">
        <w:r w:rsidRPr="00F16808" w:rsidDel="001111A8">
          <w:rPr>
            <w:noProof/>
          </w:rPr>
          <w:delText>Runtime insertion of unlike NI: In this case chassis supervision shall track that the newly inserted NI is unlike NI so it will keep it powered down.</w:delText>
        </w:r>
      </w:del>
    </w:p>
    <w:p w14:paraId="334B5DC4" w14:textId="77777777" w:rsidR="005C7A05" w:rsidRPr="00F16808" w:rsidDel="001111A8" w:rsidRDefault="00425637" w:rsidP="005C7A05">
      <w:pPr>
        <w:numPr>
          <w:ilvl w:val="0"/>
          <w:numId w:val="6"/>
        </w:numPr>
        <w:spacing w:before="100" w:beforeAutospacing="1" w:after="100" w:afterAutospacing="1"/>
        <w:jc w:val="left"/>
        <w:rPr>
          <w:del w:id="3260" w:author="VOYER Raphael" w:date="2021-06-16T11:14:00Z"/>
          <w:noProof/>
        </w:rPr>
      </w:pPr>
      <w:del w:id="3261" w:author="VOYER Raphael" w:date="2021-06-16T11:14:00Z">
        <w:r w:rsidDel="001111A8">
          <w:rPr>
            <w:noProof/>
          </w:rPr>
          <w:delText>Unlike NI check across reboot</w:delText>
        </w:r>
        <w:r w:rsidR="005C7A05" w:rsidRPr="00F16808" w:rsidDel="001111A8">
          <w:rPr>
            <w:noProof/>
          </w:rPr>
          <w:delText>: In this case it is the responsibility of the administrator to clean up the boot.cfg if the configuration was done for another type of expansion slot</w:delText>
        </w:r>
      </w:del>
    </w:p>
    <w:p w14:paraId="6D58F407" w14:textId="77777777" w:rsidR="005C7A05" w:rsidRPr="005C7A05" w:rsidDel="001111A8" w:rsidRDefault="005C7A05" w:rsidP="005C7A05">
      <w:pPr>
        <w:spacing w:before="100" w:beforeAutospacing="1" w:after="100" w:afterAutospacing="1"/>
        <w:jc w:val="left"/>
        <w:rPr>
          <w:del w:id="3262" w:author="VOYER Raphael" w:date="2021-06-16T11:14:00Z"/>
          <w:rFonts w:ascii="Times New Roman" w:hAnsi="Times New Roman"/>
          <w:b/>
          <w:bCs/>
          <w:sz w:val="24"/>
          <w:szCs w:val="24"/>
          <w:u w:val="single"/>
        </w:rPr>
      </w:pPr>
    </w:p>
    <w:p w14:paraId="0896A9DB" w14:textId="77777777" w:rsidR="005C7A05" w:rsidRPr="005C7A05" w:rsidDel="001111A8" w:rsidRDefault="005C7A05" w:rsidP="005C7A05">
      <w:pPr>
        <w:spacing w:before="100" w:beforeAutospacing="1" w:after="100" w:afterAutospacing="1"/>
        <w:ind w:left="360"/>
        <w:jc w:val="left"/>
        <w:rPr>
          <w:del w:id="3263" w:author="VOYER Raphael" w:date="2021-06-16T11:14:00Z"/>
          <w:rFonts w:ascii="Times New Roman" w:hAnsi="Times New Roman"/>
          <w:sz w:val="24"/>
          <w:szCs w:val="24"/>
        </w:rPr>
      </w:pPr>
    </w:p>
    <w:p w14:paraId="16FEED09" w14:textId="77777777" w:rsidR="005C7A05" w:rsidRPr="005E052F" w:rsidDel="001111A8" w:rsidRDefault="005C7A05" w:rsidP="005E052F">
      <w:pPr>
        <w:ind w:left="576"/>
        <w:rPr>
          <w:del w:id="3264" w:author="VOYER Raphael" w:date="2021-06-16T11:14:00Z"/>
        </w:rPr>
      </w:pPr>
    </w:p>
    <w:p w14:paraId="4CD827C5" w14:textId="77777777" w:rsidR="005E052F" w:rsidRPr="005E052F" w:rsidDel="001111A8" w:rsidRDefault="005E052F" w:rsidP="005E052F">
      <w:pPr>
        <w:rPr>
          <w:del w:id="3265" w:author="VOYER Raphael" w:date="2021-06-16T11:14:00Z"/>
        </w:rPr>
      </w:pPr>
    </w:p>
    <w:p w14:paraId="1B7A7E92" w14:textId="77777777" w:rsidR="005E052F" w:rsidDel="001111A8" w:rsidRDefault="005E052F" w:rsidP="00855336">
      <w:pPr>
        <w:rPr>
          <w:del w:id="3266" w:author="VOYER Raphael" w:date="2021-06-16T11:14:00Z"/>
        </w:rPr>
      </w:pPr>
    </w:p>
    <w:p w14:paraId="45565DE3" w14:textId="77777777" w:rsidR="00855336" w:rsidDel="001111A8" w:rsidRDefault="00855336" w:rsidP="00622755">
      <w:pPr>
        <w:pStyle w:val="Titre1"/>
        <w:pageBreakBefore/>
        <w:tabs>
          <w:tab w:val="clear" w:pos="432"/>
          <w:tab w:val="num" w:pos="360"/>
        </w:tabs>
        <w:ind w:left="360" w:hanging="360"/>
        <w:jc w:val="left"/>
        <w:rPr>
          <w:del w:id="3267" w:author="VOYER Raphael" w:date="2021-06-16T11:14:00Z"/>
        </w:rPr>
      </w:pPr>
      <w:bookmarkStart w:id="3268" w:name="_MANAGEMENT_INTERFACE"/>
      <w:bookmarkStart w:id="3269" w:name="_Toc242248777"/>
      <w:bookmarkStart w:id="3270" w:name="_Toc381025748"/>
      <w:bookmarkEnd w:id="3268"/>
      <w:del w:id="3271" w:author="VOYER Raphael" w:date="2021-06-16T11:14:00Z">
        <w:r w:rsidDel="001111A8">
          <w:delText>MANAGEMENT INTERFACE</w:delText>
        </w:r>
        <w:bookmarkEnd w:id="3269"/>
        <w:bookmarkEnd w:id="3270"/>
      </w:del>
    </w:p>
    <w:p w14:paraId="1D5CA5CF" w14:textId="77777777" w:rsidR="00855336" w:rsidDel="001111A8" w:rsidRDefault="00855336" w:rsidP="00622755">
      <w:pPr>
        <w:pStyle w:val="Titre2"/>
        <w:rPr>
          <w:del w:id="3272" w:author="VOYER Raphael" w:date="2021-06-16T11:14:00Z"/>
        </w:rPr>
      </w:pPr>
      <w:bookmarkStart w:id="3273" w:name="_Command_Line_Interface"/>
      <w:bookmarkStart w:id="3274" w:name="_Toc242248778"/>
      <w:bookmarkStart w:id="3275" w:name="_Toc381025749"/>
      <w:bookmarkEnd w:id="3273"/>
      <w:del w:id="3276" w:author="VOYER Raphael" w:date="2021-06-16T11:14:00Z">
        <w:r w:rsidDel="001111A8">
          <w:delText>Command Line Interface (</w:delText>
        </w:r>
        <w:smartTag w:uri="urn:schemas-microsoft-com:office:smarttags" w:element="stockticker">
          <w:r w:rsidDel="001111A8">
            <w:delText>CLI</w:delText>
          </w:r>
        </w:smartTag>
        <w:r w:rsidDel="001111A8">
          <w:delText>)</w:delText>
        </w:r>
        <w:bookmarkEnd w:id="3274"/>
        <w:bookmarkEnd w:id="3275"/>
      </w:del>
    </w:p>
    <w:p w14:paraId="0651AF99" w14:textId="77777777" w:rsidR="00855336" w:rsidRPr="007E4ECC" w:rsidDel="001111A8" w:rsidRDefault="00855336" w:rsidP="00855336">
      <w:pPr>
        <w:pStyle w:val="Titre3"/>
        <w:ind w:left="0" w:firstLine="0"/>
        <w:jc w:val="left"/>
        <w:rPr>
          <w:del w:id="3277" w:author="VOYER Raphael" w:date="2021-06-16T11:14:00Z"/>
        </w:rPr>
      </w:pPr>
      <w:bookmarkStart w:id="3278" w:name="_Toc242248779"/>
      <w:bookmarkStart w:id="3279" w:name="_Toc381025750"/>
      <w:smartTag w:uri="urn:schemas-microsoft-com:office:smarttags" w:element="stockticker">
        <w:del w:id="3280" w:author="VOYER Raphael" w:date="2021-06-16T11:14:00Z">
          <w:r w:rsidDel="001111A8">
            <w:delText>CLI</w:delText>
          </w:r>
        </w:del>
      </w:smartTag>
      <w:del w:id="3281" w:author="VOYER Raphael" w:date="2021-06-16T11:14:00Z">
        <w:r w:rsidDel="001111A8">
          <w:delText xml:space="preserve"> Syntax Conventions</w:delText>
        </w:r>
        <w:bookmarkEnd w:id="3278"/>
        <w:bookmarkEnd w:id="3279"/>
      </w:del>
    </w:p>
    <w:p w14:paraId="06CA394E" w14:textId="77777777" w:rsidR="00855336" w:rsidDel="001111A8" w:rsidRDefault="00855336" w:rsidP="00855336">
      <w:pPr>
        <w:pStyle w:val="Body1"/>
        <w:ind w:left="446"/>
        <w:jc w:val="both"/>
        <w:rPr>
          <w:del w:id="3282" w:author="VOYER Raphael" w:date="2021-06-16T11:1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Del="001111A8" w14:paraId="7406E615" w14:textId="77777777">
        <w:trPr>
          <w:trHeight w:val="413"/>
          <w:del w:id="3283" w:author="VOYER Raphael" w:date="2021-06-16T11:14:00Z"/>
        </w:trPr>
        <w:tc>
          <w:tcPr>
            <w:tcW w:w="2268" w:type="dxa"/>
          </w:tcPr>
          <w:p w14:paraId="17052C12" w14:textId="77777777" w:rsidR="00855336" w:rsidDel="001111A8" w:rsidRDefault="00855336" w:rsidP="00D70809">
            <w:pPr>
              <w:pStyle w:val="Body1"/>
              <w:tabs>
                <w:tab w:val="left" w:pos="390"/>
                <w:tab w:val="center" w:pos="1505"/>
              </w:tabs>
              <w:ind w:left="0"/>
              <w:jc w:val="both"/>
              <w:rPr>
                <w:del w:id="3284" w:author="VOYER Raphael" w:date="2021-06-16T11:14:00Z"/>
                <w:b/>
              </w:rPr>
            </w:pPr>
            <w:del w:id="3285" w:author="VOYER Raphael" w:date="2021-06-16T11:14:00Z">
              <w:r w:rsidDel="001111A8">
                <w:rPr>
                  <w:b/>
                </w:rPr>
                <w:delText>Convention</w:delText>
              </w:r>
            </w:del>
          </w:p>
        </w:tc>
        <w:tc>
          <w:tcPr>
            <w:tcW w:w="6588" w:type="dxa"/>
          </w:tcPr>
          <w:p w14:paraId="3C787400" w14:textId="77777777" w:rsidR="00855336" w:rsidDel="001111A8" w:rsidRDefault="00855336" w:rsidP="00D70809">
            <w:pPr>
              <w:pStyle w:val="Body1"/>
              <w:ind w:left="0"/>
              <w:jc w:val="both"/>
              <w:rPr>
                <w:del w:id="3286" w:author="VOYER Raphael" w:date="2021-06-16T11:14:00Z"/>
                <w:b/>
              </w:rPr>
            </w:pPr>
            <w:del w:id="3287" w:author="VOYER Raphael" w:date="2021-06-16T11:14:00Z">
              <w:r w:rsidDel="001111A8">
                <w:rPr>
                  <w:b/>
                </w:rPr>
                <w:delText>Description</w:delText>
              </w:r>
            </w:del>
          </w:p>
        </w:tc>
      </w:tr>
      <w:tr w:rsidR="00855336" w:rsidDel="001111A8" w14:paraId="31A6C625" w14:textId="77777777">
        <w:trPr>
          <w:del w:id="3288" w:author="VOYER Raphael" w:date="2021-06-16T11:14:00Z"/>
        </w:trPr>
        <w:tc>
          <w:tcPr>
            <w:tcW w:w="2268" w:type="dxa"/>
          </w:tcPr>
          <w:p w14:paraId="47B5BBC6" w14:textId="77777777" w:rsidR="00855336" w:rsidDel="00384699" w:rsidRDefault="00855336" w:rsidP="0024322E">
            <w:pPr>
              <w:rPr>
                <w:del w:id="3289" w:author="VOYER Raphael" w:date="2021-06-16T11:14:00Z"/>
              </w:rPr>
            </w:pPr>
            <w:del w:id="3290" w:author="VOYER Raphael" w:date="2021-06-16T11:14:00Z">
              <w:r w:rsidDel="001111A8">
                <w:delText>&lt;  &gt;</w:delText>
              </w:r>
            </w:del>
          </w:p>
          <w:p w14:paraId="21F1766B" w14:textId="77777777" w:rsidR="00384699" w:rsidRDefault="00384699" w:rsidP="00D70809">
            <w:pPr>
              <w:pStyle w:val="Tabletext"/>
              <w:rPr>
                <w:ins w:id="3291" w:author="VOYER Raphael" w:date="2021-06-16T11:42:00Z"/>
              </w:rPr>
            </w:pPr>
          </w:p>
        </w:tc>
        <w:tc>
          <w:tcPr>
            <w:tcW w:w="6588" w:type="dxa"/>
          </w:tcPr>
          <w:p w14:paraId="4758B865" w14:textId="77777777" w:rsidR="00855336" w:rsidDel="001111A8" w:rsidRDefault="00855336" w:rsidP="00D70809">
            <w:pPr>
              <w:pStyle w:val="Tabletext"/>
              <w:rPr>
                <w:del w:id="3292" w:author="VOYER Raphael" w:date="2021-06-16T11:14:00Z"/>
              </w:rPr>
            </w:pPr>
            <w:del w:id="3293" w:author="VOYER Raphael" w:date="2021-06-16T11:14:00Z">
              <w:r w:rsidDel="001111A8">
                <w:delText>Brackets indicate that the information requested is required</w:delText>
              </w:r>
            </w:del>
          </w:p>
        </w:tc>
      </w:tr>
      <w:tr w:rsidR="00855336" w:rsidDel="001111A8" w14:paraId="37557B53" w14:textId="77777777">
        <w:trPr>
          <w:del w:id="3294" w:author="VOYER Raphael" w:date="2021-06-16T11:14:00Z"/>
        </w:trPr>
        <w:tc>
          <w:tcPr>
            <w:tcW w:w="2268" w:type="dxa"/>
          </w:tcPr>
          <w:p w14:paraId="660C4FE8" w14:textId="77777777" w:rsidR="00855336" w:rsidDel="001111A8" w:rsidRDefault="00855336" w:rsidP="00D70809">
            <w:pPr>
              <w:pStyle w:val="Tabletext"/>
              <w:rPr>
                <w:del w:id="3295" w:author="VOYER Raphael" w:date="2021-06-16T11:14:00Z"/>
              </w:rPr>
            </w:pPr>
            <w:del w:id="3296" w:author="VOYER Raphael" w:date="2021-06-16T11:14:00Z">
              <w:r w:rsidDel="001111A8">
                <w:delText>{   }</w:delText>
              </w:r>
            </w:del>
          </w:p>
        </w:tc>
        <w:tc>
          <w:tcPr>
            <w:tcW w:w="6588" w:type="dxa"/>
          </w:tcPr>
          <w:p w14:paraId="016268A7" w14:textId="77777777" w:rsidR="00855336" w:rsidDel="001111A8" w:rsidRDefault="00855336" w:rsidP="00D70809">
            <w:pPr>
              <w:pStyle w:val="Tabletext"/>
              <w:rPr>
                <w:del w:id="3297" w:author="VOYER Raphael" w:date="2021-06-16T11:14:00Z"/>
              </w:rPr>
            </w:pPr>
            <w:del w:id="3298" w:author="VOYER Raphael" w:date="2021-06-16T11:14:00Z">
              <w:r w:rsidDel="001111A8">
                <w:delText>Braces indicates that the user is required to choose from a set of options</w:delText>
              </w:r>
            </w:del>
          </w:p>
        </w:tc>
      </w:tr>
      <w:tr w:rsidR="00855336" w:rsidDel="001111A8" w14:paraId="0E9BF816" w14:textId="77777777">
        <w:trPr>
          <w:del w:id="3299" w:author="VOYER Raphael" w:date="2021-06-16T11:14:00Z"/>
        </w:trPr>
        <w:tc>
          <w:tcPr>
            <w:tcW w:w="2268" w:type="dxa"/>
          </w:tcPr>
          <w:p w14:paraId="656902E2" w14:textId="77777777" w:rsidR="00855336" w:rsidDel="001111A8" w:rsidRDefault="00855336" w:rsidP="00D70809">
            <w:pPr>
              <w:pStyle w:val="Tabletext"/>
              <w:rPr>
                <w:del w:id="3300" w:author="VOYER Raphael" w:date="2021-06-16T11:14:00Z"/>
              </w:rPr>
            </w:pPr>
            <w:del w:id="3301" w:author="VOYER Raphael" w:date="2021-06-16T11:14:00Z">
              <w:r w:rsidDel="001111A8">
                <w:delText>|</w:delText>
              </w:r>
            </w:del>
          </w:p>
        </w:tc>
        <w:tc>
          <w:tcPr>
            <w:tcW w:w="6588" w:type="dxa"/>
          </w:tcPr>
          <w:p w14:paraId="08A07458" w14:textId="77777777" w:rsidR="00855336" w:rsidDel="001111A8" w:rsidRDefault="00855336" w:rsidP="00D70809">
            <w:pPr>
              <w:pStyle w:val="Tabletext"/>
              <w:rPr>
                <w:del w:id="3302" w:author="VOYER Raphael" w:date="2021-06-16T11:14:00Z"/>
              </w:rPr>
            </w:pPr>
            <w:del w:id="3303" w:author="VOYER Raphael" w:date="2021-06-16T11:14:00Z">
              <w:r w:rsidDel="001111A8">
                <w:delText>A vertical bar separates a set of options</w:delText>
              </w:r>
            </w:del>
          </w:p>
        </w:tc>
      </w:tr>
      <w:tr w:rsidR="00855336" w:rsidDel="001111A8" w14:paraId="5BE43742" w14:textId="77777777">
        <w:trPr>
          <w:del w:id="3304" w:author="VOYER Raphael" w:date="2021-06-16T11:14:00Z"/>
        </w:trPr>
        <w:tc>
          <w:tcPr>
            <w:tcW w:w="2268" w:type="dxa"/>
          </w:tcPr>
          <w:p w14:paraId="10892C9A" w14:textId="77777777" w:rsidR="00855336" w:rsidDel="001111A8" w:rsidRDefault="00855336" w:rsidP="00D70809">
            <w:pPr>
              <w:pStyle w:val="Tabletext"/>
              <w:rPr>
                <w:del w:id="3305" w:author="VOYER Raphael" w:date="2021-06-16T11:14:00Z"/>
              </w:rPr>
            </w:pPr>
            <w:del w:id="3306" w:author="VOYER Raphael" w:date="2021-06-16T11:14:00Z">
              <w:r w:rsidDel="001111A8">
                <w:delText>[   ]</w:delText>
              </w:r>
            </w:del>
          </w:p>
        </w:tc>
        <w:tc>
          <w:tcPr>
            <w:tcW w:w="6588" w:type="dxa"/>
          </w:tcPr>
          <w:p w14:paraId="7980C3CB" w14:textId="77777777" w:rsidR="00855336" w:rsidDel="001111A8" w:rsidRDefault="00855336" w:rsidP="00D70809">
            <w:pPr>
              <w:pStyle w:val="Tabletext"/>
              <w:rPr>
                <w:del w:id="3307" w:author="VOYER Raphael" w:date="2021-06-16T11:14:00Z"/>
              </w:rPr>
            </w:pPr>
            <w:del w:id="3308" w:author="VOYER Raphael" w:date="2021-06-16T11:14:00Z">
              <w:r w:rsidDel="001111A8">
                <w:delText>Square brackets indicate that the information requested is optional</w:delText>
              </w:r>
            </w:del>
          </w:p>
        </w:tc>
      </w:tr>
    </w:tbl>
    <w:p w14:paraId="5D28CA33" w14:textId="77777777" w:rsidR="00855336" w:rsidDel="001111A8" w:rsidRDefault="00855336" w:rsidP="00855336">
      <w:pPr>
        <w:pStyle w:val="Lgende"/>
        <w:jc w:val="center"/>
        <w:rPr>
          <w:del w:id="3309" w:author="VOYER Raphael" w:date="2021-06-16T11:14:00Z"/>
        </w:rPr>
      </w:pPr>
      <w:bookmarkStart w:id="3310" w:name="_Toc270435669"/>
      <w:del w:id="3311" w:author="VOYER Raphael" w:date="2021-06-16T11:14: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2</w:delText>
        </w:r>
        <w:r w:rsidR="004F358F" w:rsidDel="001111A8">
          <w:rPr>
            <w:noProof/>
          </w:rPr>
          <w:fldChar w:fldCharType="end"/>
        </w:r>
        <w:r w:rsidDel="001111A8">
          <w:delText xml:space="preserve">: </w:delText>
        </w:r>
        <w:smartTag w:uri="urn:schemas-microsoft-com:office:smarttags" w:element="stockticker">
          <w:r w:rsidDel="001111A8">
            <w:delText>CLI</w:delText>
          </w:r>
        </w:smartTag>
        <w:r w:rsidDel="001111A8">
          <w:delText xml:space="preserve"> Syntax Conventions</w:delText>
        </w:r>
        <w:bookmarkEnd w:id="3310"/>
      </w:del>
    </w:p>
    <w:p w14:paraId="00E1DD99" w14:textId="77777777" w:rsidR="00855336" w:rsidDel="001111A8" w:rsidRDefault="00855336" w:rsidP="00855336">
      <w:pPr>
        <w:pStyle w:val="Titre3"/>
        <w:ind w:left="0" w:firstLine="0"/>
        <w:jc w:val="left"/>
        <w:rPr>
          <w:del w:id="3312" w:author="VOYER Raphael" w:date="2021-06-16T11:14:00Z"/>
        </w:rPr>
      </w:pPr>
      <w:bookmarkStart w:id="3313" w:name="_Toc381025751"/>
      <w:del w:id="3314" w:author="VOYER Raphael" w:date="2021-06-16T11:14:00Z">
        <w:r w:rsidDel="001111A8">
          <w:delText>Configuration commands</w:delText>
        </w:r>
        <w:bookmarkEnd w:id="3313"/>
      </w:del>
    </w:p>
    <w:p w14:paraId="73FEEC9A" w14:textId="77777777" w:rsidR="00855336" w:rsidRPr="005A0C5D" w:rsidDel="001111A8" w:rsidRDefault="003541A5" w:rsidP="00622755">
      <w:pPr>
        <w:pStyle w:val="Titre4"/>
        <w:rPr>
          <w:del w:id="3315" w:author="VOYER Raphael" w:date="2021-06-16T11:14:00Z"/>
        </w:rPr>
      </w:pPr>
      <w:bookmarkStart w:id="3316" w:name="_Ref237950241"/>
      <w:bookmarkStart w:id="3317" w:name="_Ref237919827"/>
      <w:del w:id="3318" w:author="VOYER Raphael" w:date="2021-06-16T11:14:00Z">
        <w:r w:rsidRPr="005A0C5D" w:rsidDel="001111A8">
          <w:delText xml:space="preserve">1. </w:delText>
        </w:r>
        <w:r w:rsidR="009E053F" w:rsidRPr="005A0C5D" w:rsidDel="001111A8">
          <w:delText>server-cluster</w:delText>
        </w:r>
        <w:r w:rsidR="00855336" w:rsidRPr="005A0C5D" w:rsidDel="001111A8">
          <w:delText xml:space="preserve"> &lt;cluster-id&gt; [name &lt;</w:delText>
        </w:r>
        <w:bookmarkEnd w:id="3316"/>
        <w:r w:rsidR="00C414AA" w:rsidRPr="005A0C5D" w:rsidDel="001111A8">
          <w:delText>cluster-</w:delText>
        </w:r>
        <w:r w:rsidR="00855336" w:rsidRPr="005A0C5D" w:rsidDel="001111A8">
          <w:delText xml:space="preserve">name&gt;] </w:delText>
        </w:r>
        <w:r w:rsidR="002F465E" w:rsidRPr="005A0C5D" w:rsidDel="001111A8">
          <w:delText>[</w:delText>
        </w:r>
        <w:r w:rsidR="00DD0103" w:rsidRPr="005A0C5D" w:rsidDel="001111A8">
          <w:delText>mode {L2|L3}</w:delText>
        </w:r>
        <w:r w:rsidR="002F465E" w:rsidRPr="005A0C5D" w:rsidDel="001111A8">
          <w:delText>]</w:delText>
        </w:r>
        <w:r w:rsidR="004665A8" w:rsidRPr="005A0C5D" w:rsidDel="001111A8">
          <w:delText xml:space="preserve"> [</w:delText>
        </w:r>
        <w:r w:rsidR="00341CAC" w:rsidRPr="005A0C5D" w:rsidDel="001111A8">
          <w:delText xml:space="preserve">admin-state </w:delText>
        </w:r>
        <w:r w:rsidR="001852E5" w:rsidRPr="005A0C5D" w:rsidDel="001111A8">
          <w:delText>{</w:delText>
        </w:r>
        <w:r w:rsidR="004665A8" w:rsidRPr="005A0C5D" w:rsidDel="001111A8">
          <w:delText>enable|disable</w:delText>
        </w:r>
        <w:r w:rsidR="001852E5" w:rsidRPr="005A0C5D" w:rsidDel="001111A8">
          <w:delText>}</w:delText>
        </w:r>
        <w:r w:rsidR="004665A8" w:rsidRPr="005A0C5D" w:rsidDel="001111A8">
          <w:delText>]</w:delText>
        </w:r>
      </w:del>
    </w:p>
    <w:p w14:paraId="15C7CEBA" w14:textId="77777777" w:rsidR="00855336" w:rsidRPr="00C6612A" w:rsidDel="001111A8" w:rsidRDefault="00855336" w:rsidP="00855336">
      <w:pPr>
        <w:pStyle w:val="Retraitcorpsdetexte"/>
        <w:rPr>
          <w:del w:id="3319" w:author="VOYER Raphael" w:date="2021-06-16T11:14:00Z"/>
        </w:rPr>
      </w:pPr>
      <w:del w:id="3320" w:author="VOYER Raphael" w:date="2021-06-16T11:14:00Z">
        <w:r w:rsidRPr="00C6612A" w:rsidDel="001111A8">
          <w:delText xml:space="preserve">Configures </w:delText>
        </w:r>
        <w:r w:rsidDel="001111A8">
          <w:delText xml:space="preserve">a cluster with </w:delText>
        </w:r>
        <w:r w:rsidR="007F20C0" w:rsidDel="001111A8">
          <w:delText>an id , name, mode  and an administrative state.</w:delText>
        </w:r>
      </w:del>
    </w:p>
    <w:p w14:paraId="2D528179" w14:textId="77777777" w:rsidR="00855336" w:rsidDel="001111A8" w:rsidRDefault="00855336" w:rsidP="00622755">
      <w:pPr>
        <w:pStyle w:val="StyleCLIheadingfirstCharacterscale100"/>
        <w:outlineLvl w:val="0"/>
        <w:rPr>
          <w:del w:id="3321" w:author="VOYER Raphael" w:date="2021-06-16T11:14:00Z"/>
        </w:rPr>
      </w:pPr>
      <w:bookmarkStart w:id="3322" w:name="_Toc381025752"/>
      <w:bookmarkStart w:id="3323" w:name="_Toc424820340"/>
      <w:del w:id="3324" w:author="VOYER Raphael" w:date="2021-06-16T11:14:00Z">
        <w:r w:rsidDel="001111A8">
          <w:delText>Syntax Definitions</w:delText>
        </w:r>
        <w:bookmarkEnd w:id="3322"/>
        <w:bookmarkEnd w:id="3323"/>
      </w:del>
    </w:p>
    <w:p w14:paraId="513DD8DF" w14:textId="77777777" w:rsidR="00855336" w:rsidDel="001111A8" w:rsidRDefault="00C414AA" w:rsidP="00855336">
      <w:pPr>
        <w:pStyle w:val="Definitions1"/>
        <w:rPr>
          <w:del w:id="3325" w:author="VOYER Raphael" w:date="2021-06-16T11:14:00Z"/>
          <w:rStyle w:val="StyleDefinitions1105ptCharacterscale100CharCharCharCharCharCharCharCharCharCharCharCharCharChar"/>
          <w:i/>
        </w:rPr>
      </w:pPr>
      <w:del w:id="3326" w:author="VOYER Raphael" w:date="2021-06-16T11:14:00Z">
        <w:r w:rsidDel="001111A8">
          <w:rPr>
            <w:rStyle w:val="StyleDefinitions1105ptCharacterscale100CharCharCharCharCharCharCharCharCharCharCharCharCharChar"/>
            <w:i/>
          </w:rPr>
          <w:delText>c</w:delText>
        </w:r>
        <w:r w:rsidR="00855336" w:rsidDel="001111A8">
          <w:rPr>
            <w:rStyle w:val="StyleDefinitions1105ptCharacterscale100CharCharCharCharCharCharCharCharCharCharCharCharCharChar"/>
            <w:i/>
          </w:rPr>
          <w:delText xml:space="preserve">luster-id                                 </w:delText>
        </w:r>
        <w:r w:rsidR="00855336" w:rsidRPr="00CA28A6" w:rsidDel="001111A8">
          <w:rPr>
            <w:rStyle w:val="StyleDefinitions1105ptCharacterscale100CharCharCharCharCharCharCharCharCharCharCharCharCharChar"/>
          </w:rPr>
          <w:delText>A numerical identifier of a cluster</w:delText>
        </w:r>
      </w:del>
    </w:p>
    <w:p w14:paraId="4CB5BBA7" w14:textId="77777777" w:rsidR="00855336" w:rsidDel="001111A8" w:rsidRDefault="00C414AA" w:rsidP="00855336">
      <w:pPr>
        <w:pStyle w:val="Definitions1"/>
        <w:rPr>
          <w:del w:id="3327" w:author="VOYER Raphael" w:date="2021-06-16T11:14:00Z"/>
          <w:rStyle w:val="StyleDefinitions1105ptCharacterscale100CharCharCharCharCharCharCharCharCharCharCharCharCharChar"/>
        </w:rPr>
      </w:pPr>
      <w:del w:id="3328" w:author="VOYER Raphael" w:date="2021-06-16T11:14:00Z">
        <w:r w:rsidDel="001111A8">
          <w:rPr>
            <w:rStyle w:val="StyleDefinitions1105ptCharacterscale100CharCharCharCharCharCharCharCharCharCharCharCharCharChar"/>
            <w:i/>
          </w:rPr>
          <w:delText>cluster-</w:delText>
        </w:r>
        <w:r w:rsidR="00855336" w:rsidRPr="00182816" w:rsidDel="001111A8">
          <w:rPr>
            <w:rStyle w:val="StyleDefinitions1105ptCharacterscale100CharCharCharCharCharCharCharCharCharCharCharCharCharChar"/>
            <w:i/>
          </w:rPr>
          <w:delText>name</w:delText>
        </w:r>
        <w:r w:rsidR="00855336" w:rsidDel="001111A8">
          <w:rPr>
            <w:rStyle w:val="StyleDefinitions1105ptCharacterscale100CharCharCharCharCharCharCharCharCharCharCharCharCharChar"/>
          </w:rPr>
          <w:tab/>
          <w:delText>A string representing a cluster.</w:delText>
        </w:r>
      </w:del>
    </w:p>
    <w:p w14:paraId="72ECCAEF" w14:textId="77777777" w:rsidR="00DD0103" w:rsidDel="001111A8" w:rsidRDefault="00DD0103" w:rsidP="00855336">
      <w:pPr>
        <w:pStyle w:val="Definitions1"/>
        <w:rPr>
          <w:del w:id="3329" w:author="VOYER Raphael" w:date="2021-06-16T11:14:00Z"/>
          <w:rStyle w:val="StyleDefinitions1105ptCharacterscale100CharCharCharCharCharCharCharCharCharCharCharCharCharChar"/>
        </w:rPr>
      </w:pPr>
      <w:del w:id="3330" w:author="VOYER Raphael" w:date="2021-06-16T11:14:00Z">
        <w:r w:rsidRPr="00DD0103" w:rsidDel="001111A8">
          <w:rPr>
            <w:rStyle w:val="StyleDefinitions1105ptCharacterscale100CharCharCharCharCharCharCharCharCharCharCharCharCharChar"/>
          </w:rPr>
          <w:delText xml:space="preserve">L2/L3                           </w:delText>
        </w:r>
        <w:r w:rsidR="004665A8" w:rsidDel="001111A8">
          <w:rPr>
            <w:rStyle w:val="StyleDefinitions1105ptCharacterscale100CharCharCharCharCharCharCharCharCharCharCharCharCharChar"/>
          </w:rPr>
          <w:delText xml:space="preserve">            cluster mode L2 or L</w:delText>
        </w:r>
        <w:r w:rsidRPr="00DD0103" w:rsidDel="001111A8">
          <w:rPr>
            <w:rStyle w:val="StyleDefinitions1105ptCharacterscale100CharCharCharCharCharCharCharCharCharCharCharCharCharChar"/>
          </w:rPr>
          <w:delText>3</w:delText>
        </w:r>
        <w:r w:rsidR="004665A8" w:rsidDel="001111A8">
          <w:rPr>
            <w:rStyle w:val="StyleDefinitions1105ptCharacterscale100CharCharCharCharCharCharCharCharCharCharCharCharCharChar"/>
          </w:rPr>
          <w:delText>.</w:delText>
        </w:r>
      </w:del>
    </w:p>
    <w:p w14:paraId="013227CB" w14:textId="77777777" w:rsidR="004665A8" w:rsidRPr="008F02B4" w:rsidDel="001111A8" w:rsidRDefault="004665A8" w:rsidP="004665A8">
      <w:pPr>
        <w:pStyle w:val="Definitions1"/>
        <w:rPr>
          <w:del w:id="3331" w:author="VOYER Raphael" w:date="2021-06-16T11:14:00Z"/>
          <w:rStyle w:val="StyleDefinitions1105ptCharacterscale100CharCharCharCharCharCharCharCharCharCharCharCharCharChar"/>
        </w:rPr>
      </w:pPr>
      <w:del w:id="3332"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cluster.</w:delText>
        </w:r>
      </w:del>
    </w:p>
    <w:p w14:paraId="7C2D38AF" w14:textId="77777777" w:rsidR="00855336" w:rsidRPr="00DD0103" w:rsidDel="001111A8" w:rsidRDefault="00855336" w:rsidP="00855336">
      <w:pPr>
        <w:pStyle w:val="StyleCLIheadingfirstCharacterscale100"/>
        <w:rPr>
          <w:del w:id="3333" w:author="VOYER Raphael" w:date="2021-06-16T11:14:00Z"/>
          <w:rStyle w:val="StyleDefinitions1105ptCharacterscale100CharCharCharCharCharCharCharCharCharCharCharCharCharChar"/>
          <w:b w:val="0"/>
          <w:bCs w:val="0"/>
          <w:sz w:val="20"/>
        </w:rPr>
      </w:pPr>
    </w:p>
    <w:p w14:paraId="6DE49CA4" w14:textId="77777777" w:rsidR="00855336" w:rsidDel="001111A8" w:rsidRDefault="00855336" w:rsidP="00622755">
      <w:pPr>
        <w:pStyle w:val="StyleCLIheading1Characterscale100"/>
        <w:outlineLvl w:val="0"/>
        <w:rPr>
          <w:del w:id="3334" w:author="VOYER Raphael" w:date="2021-06-16T11:14:00Z"/>
        </w:rPr>
      </w:pPr>
      <w:bookmarkStart w:id="3335" w:name="_Toc381025753"/>
      <w:bookmarkStart w:id="3336" w:name="_Toc424820341"/>
      <w:del w:id="3337" w:author="VOYER Raphael" w:date="2021-06-16T11:14:00Z">
        <w:r w:rsidDel="001111A8">
          <w:delText>Usage Guidelines</w:delText>
        </w:r>
        <w:bookmarkEnd w:id="3335"/>
        <w:bookmarkEnd w:id="3336"/>
      </w:del>
    </w:p>
    <w:p w14:paraId="765A29C0" w14:textId="77777777" w:rsidR="007F20C0" w:rsidDel="001111A8" w:rsidRDefault="00855336" w:rsidP="00855336">
      <w:pPr>
        <w:pStyle w:val="Corpsdetexte"/>
        <w:numPr>
          <w:ilvl w:val="0"/>
          <w:numId w:val="5"/>
        </w:numPr>
        <w:rPr>
          <w:del w:id="3338" w:author="VOYER Raphael" w:date="2021-06-16T11:14:00Z"/>
        </w:rPr>
      </w:pPr>
      <w:del w:id="3339" w:author="VOYER Raphael" w:date="2021-06-16T11:14:00Z">
        <w:r w:rsidDel="001111A8">
          <w:delText xml:space="preserve">The cluster id is an integer </w:delText>
        </w:r>
        <w:r w:rsidR="007F20C0" w:rsidDel="001111A8">
          <w:delText xml:space="preserve">from range 1-32 </w:delText>
        </w:r>
      </w:del>
    </w:p>
    <w:p w14:paraId="7C00936C" w14:textId="77777777" w:rsidR="00855336" w:rsidDel="001111A8" w:rsidRDefault="007F20C0" w:rsidP="00855336">
      <w:pPr>
        <w:pStyle w:val="Corpsdetexte"/>
        <w:numPr>
          <w:ilvl w:val="0"/>
          <w:numId w:val="5"/>
        </w:numPr>
        <w:rPr>
          <w:del w:id="3340" w:author="VOYER Raphael" w:date="2021-06-16T11:14:00Z"/>
        </w:rPr>
      </w:pPr>
      <w:del w:id="3341" w:author="VOYER Raphael" w:date="2021-06-16T11:14:00Z">
        <w:r w:rsidDel="001111A8">
          <w:delText>The name should be a string of 32 characters.(optional)</w:delText>
        </w:r>
      </w:del>
    </w:p>
    <w:p w14:paraId="3D248CFF" w14:textId="77777777" w:rsidR="007F20C0" w:rsidDel="001111A8" w:rsidRDefault="007F20C0" w:rsidP="007F20C0">
      <w:pPr>
        <w:pStyle w:val="Corpsdetexte"/>
        <w:numPr>
          <w:ilvl w:val="0"/>
          <w:numId w:val="5"/>
        </w:numPr>
        <w:rPr>
          <w:del w:id="3342" w:author="VOYER Raphael" w:date="2021-06-16T11:14:00Z"/>
        </w:rPr>
      </w:pPr>
      <w:del w:id="3343" w:author="VOYER Raphael" w:date="2021-06-16T11:14:00Z">
        <w:r w:rsidDel="001111A8">
          <w:delText>By default cluster shall be set to L2 mode or L3 mode. Default shall be taken as L2mode (optional)</w:delText>
        </w:r>
      </w:del>
    </w:p>
    <w:p w14:paraId="3E41E8BB" w14:textId="77777777" w:rsidR="007F20C0" w:rsidDel="001111A8" w:rsidRDefault="007F20C0" w:rsidP="00855336">
      <w:pPr>
        <w:pStyle w:val="Corpsdetexte"/>
        <w:numPr>
          <w:ilvl w:val="0"/>
          <w:numId w:val="5"/>
        </w:numPr>
        <w:rPr>
          <w:del w:id="3344" w:author="VOYER Raphael" w:date="2021-06-16T11:14:00Z"/>
        </w:rPr>
      </w:pPr>
      <w:del w:id="3345" w:author="VOYER Raphael" w:date="2021-06-16T11:14:00Z">
        <w:r w:rsidDel="001111A8">
          <w:delText>Cluster can be administratively enabled/disabled. Default shall be enable. (optional).</w:delText>
        </w:r>
      </w:del>
    </w:p>
    <w:p w14:paraId="018A1C76" w14:textId="77777777" w:rsidR="007F20C0" w:rsidDel="001111A8" w:rsidRDefault="007F20C0" w:rsidP="00855336">
      <w:pPr>
        <w:pStyle w:val="Corpsdetexte"/>
        <w:numPr>
          <w:ilvl w:val="0"/>
          <w:numId w:val="5"/>
        </w:numPr>
        <w:rPr>
          <w:del w:id="3346" w:author="VOYER Raphael" w:date="2021-06-16T11:14:00Z"/>
        </w:rPr>
      </w:pPr>
      <w:del w:id="3347" w:author="VOYER Raphael" w:date="2021-06-16T11:14:00Z">
        <w:r w:rsidDel="001111A8">
          <w:delText xml:space="preserve">Mode once set cannot be changed. An error shall be displayed as “ERROR: Cluster 1 </w:delText>
        </w:r>
        <w:r w:rsidRPr="007F20C0" w:rsidDel="001111A8">
          <w:delText>mode cannot be modified</w:delText>
        </w:r>
        <w:r w:rsidDel="001111A8">
          <w:delText>”.</w:delText>
        </w:r>
      </w:del>
    </w:p>
    <w:p w14:paraId="2A729C22" w14:textId="77777777" w:rsidR="007F20C0" w:rsidDel="001111A8" w:rsidRDefault="007F20C0" w:rsidP="00855336">
      <w:pPr>
        <w:pStyle w:val="Corpsdetexte"/>
        <w:numPr>
          <w:ilvl w:val="0"/>
          <w:numId w:val="5"/>
        </w:numPr>
        <w:rPr>
          <w:del w:id="3348" w:author="VOYER Raphael" w:date="2021-06-16T11:14:00Z"/>
        </w:rPr>
      </w:pPr>
      <w:del w:id="3349" w:author="VOYER Raphael" w:date="2021-06-16T11:14:00Z">
        <w:r w:rsidDel="001111A8">
          <w:delText>Cluster shall be in range of 1-32. In case of violation an error shall be displayed as “</w:delText>
        </w:r>
        <w:r w:rsidRPr="007F20C0" w:rsidDel="001111A8">
          <w:delText>ERROR: Cluster Id should be between 1 and 32 (inclusive)</w:delText>
        </w:r>
        <w:r w:rsidDel="001111A8">
          <w:delText>”.</w:delText>
        </w:r>
      </w:del>
    </w:p>
    <w:p w14:paraId="09DC7FD9" w14:textId="77777777" w:rsidR="007F20C0" w:rsidDel="001111A8" w:rsidRDefault="007F20C0" w:rsidP="00855336">
      <w:pPr>
        <w:pStyle w:val="Corpsdetexte"/>
        <w:numPr>
          <w:ilvl w:val="0"/>
          <w:numId w:val="5"/>
        </w:numPr>
        <w:rPr>
          <w:del w:id="3350" w:author="VOYER Raphael" w:date="2021-06-16T11:14:00Z"/>
        </w:rPr>
      </w:pPr>
      <w:del w:id="3351" w:author="VOYER Raphael" w:date="2021-06-16T11:14:00Z">
        <w:r w:rsidDel="001111A8">
          <w:delText>Cluster name shall be having a maximum of 32 characters. Else error shall be displayed as “</w:delText>
        </w:r>
        <w:r w:rsidRPr="007F20C0" w:rsidDel="001111A8">
          <w:delText xml:space="preserve">ERROR: Cluster </w:delText>
        </w:r>
        <w:r w:rsidDel="001111A8">
          <w:delText xml:space="preserve">name </w:delText>
        </w:r>
        <w:r w:rsidRPr="007F20C0" w:rsidDel="001111A8">
          <w:delText>length max</w:delText>
        </w:r>
        <w:r w:rsidDel="001111A8">
          <w:delText>imum</w:delText>
        </w:r>
        <w:r w:rsidRPr="007F20C0" w:rsidDel="001111A8">
          <w:delText xml:space="preserve"> is 32</w:delText>
        </w:r>
        <w:r w:rsidDel="001111A8">
          <w:delText>”.</w:delText>
        </w:r>
      </w:del>
    </w:p>
    <w:p w14:paraId="6B216F59" w14:textId="77777777" w:rsidR="00855336" w:rsidRPr="00017880" w:rsidDel="001111A8" w:rsidRDefault="00855336" w:rsidP="00622755">
      <w:pPr>
        <w:pStyle w:val="StyleCLIheading1Characterscale100"/>
        <w:outlineLvl w:val="0"/>
        <w:rPr>
          <w:del w:id="3352" w:author="VOYER Raphael" w:date="2021-06-16T11:14:00Z"/>
          <w:color w:val="auto"/>
        </w:rPr>
      </w:pPr>
      <w:bookmarkStart w:id="3353" w:name="_Toc381025754"/>
      <w:bookmarkStart w:id="3354" w:name="_Toc424820342"/>
      <w:del w:id="3355" w:author="VOYER Raphael" w:date="2021-06-16T11:14:00Z">
        <w:r w:rsidRPr="00017880" w:rsidDel="001111A8">
          <w:rPr>
            <w:color w:val="auto"/>
          </w:rPr>
          <w:delText>Example</w:delText>
        </w:r>
        <w:bookmarkEnd w:id="3353"/>
        <w:bookmarkEnd w:id="3354"/>
      </w:del>
    </w:p>
    <w:p w14:paraId="7CB9A4C6" w14:textId="77777777" w:rsidR="002F465E" w:rsidDel="001111A8" w:rsidRDefault="009E053F" w:rsidP="00622755">
      <w:pPr>
        <w:pStyle w:val="SourceCode"/>
        <w:outlineLvl w:val="0"/>
        <w:rPr>
          <w:del w:id="3356" w:author="VOYER Raphael" w:date="2021-06-16T11:14:00Z"/>
          <w:szCs w:val="18"/>
        </w:rPr>
      </w:pPr>
      <w:bookmarkStart w:id="3357" w:name="_Toc381025755"/>
      <w:bookmarkStart w:id="3358" w:name="_Toc424820343"/>
      <w:del w:id="3359" w:author="VOYER Raphael" w:date="2021-06-16T11:14:00Z">
        <w:r w:rsidDel="001111A8">
          <w:rPr>
            <w:szCs w:val="18"/>
          </w:rPr>
          <w:delText>Server-cluster</w:delText>
        </w:r>
        <w:r w:rsidR="002F465E" w:rsidDel="001111A8">
          <w:rPr>
            <w:szCs w:val="18"/>
          </w:rPr>
          <w:delText xml:space="preserve"> 1</w:delText>
        </w:r>
        <w:bookmarkEnd w:id="3357"/>
        <w:bookmarkEnd w:id="3358"/>
      </w:del>
    </w:p>
    <w:p w14:paraId="78F336B0" w14:textId="77777777" w:rsidR="00855336" w:rsidDel="001111A8" w:rsidRDefault="009E053F" w:rsidP="00855336">
      <w:pPr>
        <w:pStyle w:val="SourceCode"/>
        <w:rPr>
          <w:del w:id="3360" w:author="VOYER Raphael" w:date="2021-06-16T11:14:00Z"/>
          <w:szCs w:val="18"/>
        </w:rPr>
      </w:pPr>
      <w:del w:id="3361" w:author="VOYER Raphael" w:date="2021-06-16T11:14:00Z">
        <w:r w:rsidDel="001111A8">
          <w:rPr>
            <w:szCs w:val="18"/>
          </w:rPr>
          <w:delText>server-cluster</w:delText>
        </w:r>
        <w:r w:rsidR="00855336" w:rsidDel="001111A8">
          <w:rPr>
            <w:szCs w:val="18"/>
          </w:rPr>
          <w:delText xml:space="preserve"> 1 </w:delText>
        </w:r>
        <w:r w:rsidR="00DD0103" w:rsidDel="001111A8">
          <w:rPr>
            <w:szCs w:val="18"/>
          </w:rPr>
          <w:delText>mode l2</w:delText>
        </w:r>
      </w:del>
    </w:p>
    <w:p w14:paraId="2585FA65" w14:textId="77777777" w:rsidR="00855336" w:rsidRPr="00295557" w:rsidDel="001111A8" w:rsidRDefault="009E053F" w:rsidP="00855336">
      <w:pPr>
        <w:pStyle w:val="SourceCode"/>
        <w:rPr>
          <w:del w:id="3362" w:author="VOYER Raphael" w:date="2021-06-16T11:14:00Z"/>
          <w:szCs w:val="18"/>
        </w:rPr>
      </w:pPr>
      <w:del w:id="3363" w:author="VOYER Raphael" w:date="2021-06-16T11:14:00Z">
        <w:r w:rsidDel="001111A8">
          <w:rPr>
            <w:szCs w:val="18"/>
          </w:rPr>
          <w:delText>server-cluster</w:delText>
        </w:r>
        <w:r w:rsidR="00855336" w:rsidDel="001111A8">
          <w:rPr>
            <w:szCs w:val="18"/>
          </w:rPr>
          <w:delText xml:space="preserve"> 1 name l2_cluster</w:delText>
        </w:r>
        <w:r w:rsidR="00DD0103" w:rsidDel="001111A8">
          <w:rPr>
            <w:szCs w:val="18"/>
          </w:rPr>
          <w:delText xml:space="preserve"> mode l2</w:delText>
        </w:r>
      </w:del>
    </w:p>
    <w:p w14:paraId="1FE3C34B" w14:textId="77777777" w:rsidR="00855336" w:rsidDel="001111A8" w:rsidRDefault="009E053F" w:rsidP="00855336">
      <w:pPr>
        <w:pStyle w:val="SourceCode"/>
        <w:rPr>
          <w:del w:id="3364" w:author="VOYER Raphael" w:date="2021-06-16T11:14:00Z"/>
          <w:szCs w:val="18"/>
        </w:rPr>
      </w:pPr>
      <w:del w:id="3365" w:author="VOYER Raphael" w:date="2021-06-16T11:14:00Z">
        <w:r w:rsidDel="001111A8">
          <w:rPr>
            <w:szCs w:val="18"/>
          </w:rPr>
          <w:delText>server-cluster</w:delText>
        </w:r>
        <w:r w:rsidR="00855336" w:rsidDel="001111A8">
          <w:rPr>
            <w:szCs w:val="18"/>
          </w:rPr>
          <w:delText xml:space="preserve"> 2 name l3_cluster</w:delText>
        </w:r>
        <w:r w:rsidR="00DD0103" w:rsidDel="001111A8">
          <w:rPr>
            <w:szCs w:val="18"/>
          </w:rPr>
          <w:delText xml:space="preserve"> mode l3</w:delText>
        </w:r>
      </w:del>
    </w:p>
    <w:p w14:paraId="7FC7DC79" w14:textId="77777777" w:rsidR="00C414AA" w:rsidDel="001111A8" w:rsidRDefault="009E053F" w:rsidP="00855336">
      <w:pPr>
        <w:pStyle w:val="SourceCode"/>
        <w:rPr>
          <w:del w:id="3366" w:author="VOYER Raphael" w:date="2021-06-16T11:14:00Z"/>
          <w:szCs w:val="18"/>
        </w:rPr>
      </w:pPr>
      <w:del w:id="3367" w:author="VOYER Raphael" w:date="2021-06-16T11:14:00Z">
        <w:r w:rsidDel="001111A8">
          <w:rPr>
            <w:szCs w:val="18"/>
          </w:rPr>
          <w:delText>server-cluster</w:delText>
        </w:r>
        <w:r w:rsidR="00C414AA" w:rsidDel="001111A8">
          <w:rPr>
            <w:szCs w:val="18"/>
          </w:rPr>
          <w:delText xml:space="preserve"> 2 </w:delText>
        </w:r>
        <w:r w:rsidR="00DD0103" w:rsidDel="001111A8">
          <w:rPr>
            <w:szCs w:val="18"/>
          </w:rPr>
          <w:delText>mode l2</w:delText>
        </w:r>
        <w:r w:rsidR="002F465E" w:rsidDel="001111A8">
          <w:rPr>
            <w:szCs w:val="18"/>
          </w:rPr>
          <w:delText xml:space="preserve"> </w:delText>
        </w:r>
        <w:r w:rsidR="009A7475" w:rsidDel="001111A8">
          <w:rPr>
            <w:szCs w:val="18"/>
          </w:rPr>
          <w:delText xml:space="preserve">admin-state </w:delText>
        </w:r>
        <w:r w:rsidR="002F465E" w:rsidDel="001111A8">
          <w:rPr>
            <w:szCs w:val="18"/>
          </w:rPr>
          <w:delText>disable</w:delText>
        </w:r>
      </w:del>
    </w:p>
    <w:p w14:paraId="3162120F" w14:textId="77777777" w:rsidR="00F81AAF" w:rsidRPr="00017880" w:rsidDel="001111A8" w:rsidRDefault="009E053F" w:rsidP="00855336">
      <w:pPr>
        <w:pStyle w:val="SourceCode"/>
        <w:rPr>
          <w:del w:id="3368" w:author="VOYER Raphael" w:date="2021-06-16T11:14:00Z"/>
          <w:szCs w:val="18"/>
        </w:rPr>
      </w:pPr>
      <w:del w:id="3369" w:author="VOYER Raphael" w:date="2021-06-16T11:14:00Z">
        <w:r w:rsidDel="001111A8">
          <w:rPr>
            <w:szCs w:val="18"/>
          </w:rPr>
          <w:delText xml:space="preserve">server-cluster </w:delText>
        </w:r>
        <w:r w:rsidR="00F81AAF" w:rsidDel="001111A8">
          <w:rPr>
            <w:szCs w:val="18"/>
          </w:rPr>
          <w:delText xml:space="preserve">2 </w:delText>
        </w:r>
        <w:r w:rsidR="009A7475" w:rsidDel="001111A8">
          <w:rPr>
            <w:szCs w:val="18"/>
          </w:rPr>
          <w:delText xml:space="preserve">admin-state </w:delText>
        </w:r>
        <w:r w:rsidR="00F81AAF" w:rsidDel="001111A8">
          <w:rPr>
            <w:szCs w:val="18"/>
          </w:rPr>
          <w:delText>disable</w:delText>
        </w:r>
      </w:del>
    </w:p>
    <w:p w14:paraId="1A5B85EB" w14:textId="77777777" w:rsidR="00855336" w:rsidDel="001111A8" w:rsidRDefault="00855336" w:rsidP="00622755">
      <w:pPr>
        <w:pStyle w:val="StyleCLIheading1Characterscale100"/>
        <w:ind w:left="0"/>
        <w:outlineLvl w:val="0"/>
        <w:rPr>
          <w:del w:id="3370" w:author="VOYER Raphael" w:date="2021-06-16T11:14:00Z"/>
        </w:rPr>
      </w:pPr>
      <w:bookmarkStart w:id="3371" w:name="_Toc381025756"/>
      <w:bookmarkStart w:id="3372" w:name="_Toc424820344"/>
      <w:del w:id="3373" w:author="VOYER Raphael" w:date="2021-06-16T11:14:00Z">
        <w:r w:rsidDel="001111A8">
          <w:delText>Related MIB Objects</w:delText>
        </w:r>
        <w:bookmarkEnd w:id="3371"/>
        <w:bookmarkEnd w:id="3372"/>
      </w:del>
    </w:p>
    <w:p w14:paraId="442D5240" w14:textId="77777777" w:rsidR="00855336" w:rsidDel="001111A8" w:rsidRDefault="00561926" w:rsidP="00855336">
      <w:pPr>
        <w:pStyle w:val="Retraitcorpsdetexte"/>
        <w:rPr>
          <w:del w:id="3374" w:author="VOYER Raphael" w:date="2021-06-16T11:14:00Z"/>
        </w:rPr>
      </w:pPr>
      <w:del w:id="3375" w:author="VOYER Raphael" w:date="2021-06-16T11:14:00Z">
        <w:r w:rsidDel="001111A8">
          <w:delText>alaHAVlanCluster</w:delText>
        </w:r>
        <w:r w:rsidR="00855336" w:rsidDel="001111A8">
          <w:delText>Table</w:delText>
        </w:r>
      </w:del>
    </w:p>
    <w:p w14:paraId="19B93ED7" w14:textId="77777777" w:rsidR="00855336" w:rsidDel="001111A8" w:rsidRDefault="00855336" w:rsidP="00855336">
      <w:pPr>
        <w:pStyle w:val="Retraitcorpsdetexte"/>
        <w:rPr>
          <w:del w:id="3376" w:author="VOYER Raphael" w:date="2021-06-16T11:14:00Z"/>
        </w:rPr>
      </w:pPr>
      <w:del w:id="3377" w:author="VOYER Raphael" w:date="2021-06-16T11:14:00Z">
        <w:r w:rsidDel="001111A8">
          <w:delText xml:space="preserve">   </w:delText>
        </w:r>
        <w:r w:rsidR="00561926" w:rsidDel="001111A8">
          <w:delText>alaHAVlanCluster</w:delText>
        </w:r>
        <w:r w:rsidDel="001111A8">
          <w:delText>Id</w:delText>
        </w:r>
      </w:del>
    </w:p>
    <w:p w14:paraId="72AC6C8F" w14:textId="77777777" w:rsidR="00855336" w:rsidDel="001111A8" w:rsidRDefault="00855336" w:rsidP="00ED0CC5">
      <w:pPr>
        <w:pStyle w:val="Retraitcorpsdetexte"/>
        <w:rPr>
          <w:del w:id="3378" w:author="VOYER Raphael" w:date="2021-06-16T11:14:00Z"/>
        </w:rPr>
      </w:pPr>
      <w:del w:id="3379" w:author="VOYER Raphael" w:date="2021-06-16T11:14:00Z">
        <w:r w:rsidDel="001111A8">
          <w:delText xml:space="preserve">   </w:delText>
        </w:r>
        <w:r w:rsidR="00561926" w:rsidDel="001111A8">
          <w:delText>alaHAVlanCluster</w:delText>
        </w:r>
        <w:r w:rsidDel="001111A8">
          <w:delText xml:space="preserve">Name   </w:delText>
        </w:r>
      </w:del>
    </w:p>
    <w:p w14:paraId="5BCD9B77" w14:textId="77777777" w:rsidR="00855336" w:rsidDel="001111A8" w:rsidRDefault="00C414AA" w:rsidP="00855336">
      <w:pPr>
        <w:pStyle w:val="Retraitcorpsdetexte"/>
        <w:rPr>
          <w:del w:id="3380" w:author="VOYER Raphael" w:date="2021-06-16T11:14:00Z"/>
        </w:rPr>
      </w:pPr>
      <w:del w:id="3381" w:author="VOYER Raphael" w:date="2021-06-16T11:14:00Z">
        <w:r w:rsidDel="001111A8">
          <w:delText xml:space="preserve">   </w:delText>
        </w:r>
        <w:r w:rsidR="00561926" w:rsidDel="001111A8">
          <w:delText>alaHAVlanCluster</w:delText>
        </w:r>
        <w:r w:rsidDel="001111A8">
          <w:delText>AdminStatus</w:delText>
        </w:r>
      </w:del>
    </w:p>
    <w:p w14:paraId="79D20542" w14:textId="77777777" w:rsidR="00B8382D" w:rsidDel="001111A8" w:rsidRDefault="00B8382D" w:rsidP="00855336">
      <w:pPr>
        <w:pStyle w:val="Retraitcorpsdetexte"/>
        <w:rPr>
          <w:del w:id="3382" w:author="VOYER Raphael" w:date="2021-06-16T11:14:00Z"/>
        </w:rPr>
      </w:pPr>
      <w:del w:id="3383" w:author="VOYER Raphael" w:date="2021-06-16T11:14:00Z">
        <w:r w:rsidDel="001111A8">
          <w:delText xml:space="preserve">   </w:delText>
        </w:r>
        <w:r w:rsidR="00561926" w:rsidDel="001111A8">
          <w:delText>alaHAVlanCluster</w:delText>
        </w:r>
        <w:r w:rsidDel="001111A8">
          <w:delText>Mode</w:delText>
        </w:r>
      </w:del>
    </w:p>
    <w:p w14:paraId="0920BDCD" w14:textId="77777777" w:rsidR="00ED0CC5" w:rsidDel="001111A8" w:rsidRDefault="00ED0CC5" w:rsidP="00855336">
      <w:pPr>
        <w:pStyle w:val="Retraitcorpsdetexte"/>
        <w:rPr>
          <w:del w:id="3384" w:author="VOYER Raphael" w:date="2021-06-16T11:14:00Z"/>
        </w:rPr>
      </w:pPr>
      <w:del w:id="3385" w:author="VOYER Raphael" w:date="2021-06-16T11:14:00Z">
        <w:r w:rsidDel="001111A8">
          <w:tab/>
        </w:r>
        <w:r w:rsidR="00561926" w:rsidDel="001111A8">
          <w:delText>alaHAVlanCluster</w:delText>
        </w:r>
        <w:r w:rsidDel="001111A8">
          <w:delText>RowStatus</w:delText>
        </w:r>
      </w:del>
    </w:p>
    <w:p w14:paraId="481E08A9" w14:textId="77777777" w:rsidR="00B8382D" w:rsidRPr="004D2F5D" w:rsidDel="001111A8" w:rsidRDefault="00B8382D" w:rsidP="00B8382D">
      <w:pPr>
        <w:ind w:left="360"/>
        <w:rPr>
          <w:del w:id="3386" w:author="VOYER Raphael" w:date="2021-06-16T11:14:00Z"/>
          <w:rFonts w:ascii="Courier New" w:hAnsi="Courier New" w:cs="Courier New"/>
        </w:rPr>
      </w:pPr>
      <w:del w:id="3387" w:author="VOYER Raphael" w:date="2021-06-16T11:14:00Z">
        <w:r w:rsidRPr="004D2F5D" w:rsidDel="001111A8">
          <w:rPr>
            <w:rFonts w:ascii="Courier New" w:hAnsi="Courier New" w:cs="Courier New"/>
          </w:rPr>
          <w:tab/>
        </w:r>
      </w:del>
    </w:p>
    <w:p w14:paraId="433F1529" w14:textId="77777777" w:rsidR="00B8382D" w:rsidDel="001111A8" w:rsidRDefault="00B8382D" w:rsidP="00DD0103">
      <w:pPr>
        <w:pStyle w:val="Retraitcorpsdetexte"/>
        <w:rPr>
          <w:del w:id="3388" w:author="VOYER Raphael" w:date="2021-06-16T11:14:00Z"/>
        </w:rPr>
      </w:pPr>
      <w:del w:id="3389" w:author="VOYER Raphael" w:date="2021-06-16T11:14:00Z">
        <w:r w:rsidRPr="004D2F5D" w:rsidDel="001111A8">
          <w:rPr>
            <w:rFonts w:ascii="Courier New" w:hAnsi="Courier New" w:cs="Courier New"/>
          </w:rPr>
          <w:tab/>
        </w:r>
        <w:bookmarkEnd w:id="3317"/>
        <w:r w:rsidRPr="004D2F5D" w:rsidDel="001111A8">
          <w:rPr>
            <w:rFonts w:ascii="Courier New" w:hAnsi="Courier New" w:cs="Courier New"/>
          </w:rPr>
          <w:tab/>
        </w:r>
      </w:del>
    </w:p>
    <w:p w14:paraId="661B9099" w14:textId="77777777" w:rsidR="00855336" w:rsidRPr="00FC3D42" w:rsidDel="001111A8" w:rsidRDefault="00DD0103" w:rsidP="00622755">
      <w:pPr>
        <w:pStyle w:val="Titre4"/>
        <w:rPr>
          <w:del w:id="3390" w:author="VOYER Raphael" w:date="2021-06-16T11:14:00Z"/>
        </w:rPr>
      </w:pPr>
      <w:bookmarkStart w:id="3391" w:name="_Ref237919880"/>
      <w:del w:id="3392" w:author="VOYER Raphael" w:date="2021-06-16T11:14:00Z">
        <w:r w:rsidDel="001111A8">
          <w:delText>2</w:delText>
        </w:r>
        <w:r w:rsidR="003541A5" w:rsidDel="001111A8">
          <w:delText xml:space="preserve">. </w:delText>
        </w:r>
        <w:r w:rsidR="009E053F" w:rsidDel="001111A8">
          <w:delText>server-cluster</w:delText>
        </w:r>
        <w:r w:rsidR="00855336" w:rsidDel="001111A8">
          <w:delText xml:space="preserve"> &lt;cluster-id&gt; </w:delText>
        </w:r>
        <w:r w:rsidR="00313CFE" w:rsidDel="001111A8">
          <w:delText>[</w:delText>
        </w:r>
        <w:r w:rsidR="00855336" w:rsidDel="001111A8">
          <w:delText>vlan &lt;vlan&gt;</w:delText>
        </w:r>
        <w:r w:rsidR="00313CFE" w:rsidDel="001111A8">
          <w:delText>]</w:delText>
        </w:r>
        <w:r w:rsidR="00855336" w:rsidDel="001111A8">
          <w:delText xml:space="preserve"> </w:delText>
        </w:r>
        <w:bookmarkEnd w:id="3391"/>
        <w:r w:rsidR="002C46EE" w:rsidDel="001111A8">
          <w:delText xml:space="preserve"> </w:delText>
        </w:r>
        <w:r w:rsidR="00313CFE" w:rsidDel="001111A8">
          <w:delText>[</w:delText>
        </w:r>
        <w:r w:rsidR="002C46EE" w:rsidDel="001111A8">
          <w:delText xml:space="preserve"> </w:delText>
        </w:r>
        <w:r w:rsidR="00855336" w:rsidDel="001111A8">
          <w:delText>mac-address &lt;mac-address&gt;</w:delText>
        </w:r>
        <w:r w:rsidR="00313CFE" w:rsidDel="001111A8">
          <w:delText>]</w:delText>
        </w:r>
      </w:del>
    </w:p>
    <w:p w14:paraId="4A871B18" w14:textId="77777777" w:rsidR="00855336" w:rsidRPr="00C41BEB" w:rsidDel="001111A8" w:rsidRDefault="00C414AA" w:rsidP="00855336">
      <w:pPr>
        <w:pStyle w:val="Retraitcorpsdetexte"/>
        <w:rPr>
          <w:del w:id="3393" w:author="VOYER Raphael" w:date="2021-06-16T11:14:00Z"/>
        </w:rPr>
      </w:pPr>
      <w:del w:id="3394" w:author="VOYER Raphael" w:date="2021-06-16T11:14:00Z">
        <w:r w:rsidDel="001111A8">
          <w:delText xml:space="preserve">Configures a mac-address, vlan </w:delText>
        </w:r>
        <w:r w:rsidR="007F20C0" w:rsidDel="001111A8">
          <w:delText xml:space="preserve">to the </w:delText>
        </w:r>
        <w:r w:rsidR="00855336" w:rsidDel="001111A8">
          <w:delText>specified cluster</w:delText>
        </w:r>
        <w:r w:rsidR="00855336" w:rsidRPr="00C41BEB" w:rsidDel="001111A8">
          <w:delText>.</w:delText>
        </w:r>
      </w:del>
    </w:p>
    <w:p w14:paraId="3C273592" w14:textId="77777777" w:rsidR="00855336" w:rsidDel="001111A8" w:rsidRDefault="00855336" w:rsidP="00622755">
      <w:pPr>
        <w:pStyle w:val="StyleCLIheadingfirstCharacterscale100"/>
        <w:outlineLvl w:val="0"/>
        <w:rPr>
          <w:del w:id="3395" w:author="VOYER Raphael" w:date="2021-06-16T11:14:00Z"/>
        </w:rPr>
      </w:pPr>
      <w:bookmarkStart w:id="3396" w:name="_Toc381025757"/>
      <w:bookmarkStart w:id="3397" w:name="_Toc424820345"/>
      <w:del w:id="3398" w:author="VOYER Raphael" w:date="2021-06-16T11:14:00Z">
        <w:r w:rsidDel="001111A8">
          <w:delText>Syntax Definitions</w:delText>
        </w:r>
        <w:bookmarkEnd w:id="3396"/>
        <w:bookmarkEnd w:id="3397"/>
      </w:del>
    </w:p>
    <w:p w14:paraId="473EF150" w14:textId="77777777" w:rsidR="00855336" w:rsidDel="001111A8" w:rsidRDefault="00855336" w:rsidP="00855336">
      <w:pPr>
        <w:pStyle w:val="Definitions1"/>
        <w:rPr>
          <w:del w:id="3399" w:author="VOYER Raphael" w:date="2021-06-16T11:14:00Z"/>
          <w:rStyle w:val="StyleDefinitions1105ptCharacterscale100CharCharCharCharCharCharCharCharCharCharCharCharCharChar"/>
        </w:rPr>
      </w:pPr>
      <w:del w:id="3400" w:author="VOYER Raphael" w:date="2021-06-16T11:14:00Z">
        <w:r w:rsidDel="001111A8">
          <w:rPr>
            <w:rStyle w:val="StyleDefinitions1105ptCharacterscale100CharCharCharCharCharCharCharCharCharCharCharCharCharChar"/>
            <w:i/>
          </w:rPr>
          <w:delText>Cluster-id</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Cluster identifier.</w:delText>
        </w:r>
      </w:del>
    </w:p>
    <w:p w14:paraId="54BC6AA5" w14:textId="77777777" w:rsidR="00855336" w:rsidDel="001111A8" w:rsidRDefault="00855336" w:rsidP="001852E5">
      <w:pPr>
        <w:pStyle w:val="Definitions1"/>
        <w:rPr>
          <w:del w:id="3401" w:author="VOYER Raphael" w:date="2021-06-16T11:14:00Z"/>
          <w:rStyle w:val="StyleDefinitions1105ptCharacterscale100CharCharCharCharCharCharCharCharCharCharCharCharCharChar"/>
        </w:rPr>
      </w:pPr>
      <w:del w:id="3402" w:author="VOYER Raphael" w:date="2021-06-16T11:14:00Z">
        <w:r w:rsidDel="001111A8">
          <w:rPr>
            <w:rStyle w:val="StyleDefinitions1105ptCharacterscale100CharCharCharCharCharCharCharCharCharCharCharCharCharChar"/>
            <w:i/>
          </w:rPr>
          <w:delText>vlan</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VLAN Identifier of the cluster.</w:delText>
        </w:r>
      </w:del>
    </w:p>
    <w:p w14:paraId="5B541AF3" w14:textId="77777777" w:rsidR="00855336" w:rsidRPr="00E559BB" w:rsidDel="001111A8" w:rsidRDefault="00855336" w:rsidP="00855336">
      <w:pPr>
        <w:pStyle w:val="Definitions1"/>
        <w:rPr>
          <w:del w:id="3403" w:author="VOYER Raphael" w:date="2021-06-16T11:14:00Z"/>
          <w:rStyle w:val="StyleDefinitions1105ptCharacterscale100CharCharCharCharCharCharCharCharCharCharCharCharCharChar"/>
        </w:rPr>
      </w:pPr>
      <w:del w:id="3404" w:author="VOYER Raphael" w:date="2021-06-16T11:14:00Z">
        <w:r w:rsidDel="001111A8">
          <w:rPr>
            <w:rStyle w:val="StyleDefinitions1105ptCharacterscale100CharCharCharCharCharCharCharCharCharCharCharCharCharChar"/>
            <w:i/>
          </w:rPr>
          <w:delText>mac-address</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mac-address of the cluster.</w:delText>
        </w:r>
      </w:del>
    </w:p>
    <w:p w14:paraId="449AC268" w14:textId="77777777" w:rsidR="00855336" w:rsidDel="001111A8" w:rsidRDefault="00855336" w:rsidP="00855336">
      <w:pPr>
        <w:pStyle w:val="StyleCLIheadingfirstCharacterscale100"/>
        <w:rPr>
          <w:del w:id="3405" w:author="VOYER Raphael" w:date="2021-06-16T11:14:00Z"/>
        </w:rPr>
      </w:pPr>
    </w:p>
    <w:p w14:paraId="0020D95D" w14:textId="77777777" w:rsidR="00855336" w:rsidDel="001111A8" w:rsidRDefault="00855336" w:rsidP="00622755">
      <w:pPr>
        <w:pStyle w:val="StyleCLIheading1Characterscale100"/>
        <w:outlineLvl w:val="0"/>
        <w:rPr>
          <w:del w:id="3406" w:author="VOYER Raphael" w:date="2021-06-16T11:14:00Z"/>
        </w:rPr>
      </w:pPr>
      <w:bookmarkStart w:id="3407" w:name="_Toc381025758"/>
      <w:bookmarkStart w:id="3408" w:name="_Toc424820346"/>
      <w:del w:id="3409" w:author="VOYER Raphael" w:date="2021-06-16T11:14:00Z">
        <w:r w:rsidDel="001111A8">
          <w:delText>Usage Guidelines</w:delText>
        </w:r>
        <w:bookmarkEnd w:id="3407"/>
        <w:bookmarkEnd w:id="3408"/>
      </w:del>
    </w:p>
    <w:p w14:paraId="073F8680" w14:textId="77777777" w:rsidR="00855336" w:rsidDel="001111A8" w:rsidRDefault="00855336" w:rsidP="007F20C0">
      <w:pPr>
        <w:pStyle w:val="Corpsdetexte"/>
        <w:numPr>
          <w:ilvl w:val="0"/>
          <w:numId w:val="5"/>
        </w:numPr>
        <w:rPr>
          <w:del w:id="3410" w:author="VOYER Raphael" w:date="2021-06-16T11:14:00Z"/>
        </w:rPr>
      </w:pPr>
      <w:del w:id="3411" w:author="VOYER Raphael" w:date="2021-06-16T11:14:00Z">
        <w:r w:rsidDel="001111A8">
          <w:delText xml:space="preserve">A cluster can be assigned a mac-address </w:delText>
        </w:r>
        <w:r w:rsidR="007F20C0" w:rsidDel="001111A8">
          <w:delText xml:space="preserve">and </w:delText>
        </w:r>
        <w:r w:rsidDel="001111A8">
          <w:delText xml:space="preserve">vlan to </w:delText>
        </w:r>
        <w:r w:rsidR="00720D1B" w:rsidDel="001111A8">
          <w:delText xml:space="preserve">an existing cluster. </w:delText>
        </w:r>
      </w:del>
    </w:p>
    <w:p w14:paraId="2B179B71" w14:textId="77777777" w:rsidR="00720D1B" w:rsidDel="001111A8" w:rsidRDefault="00720D1B" w:rsidP="007F20C0">
      <w:pPr>
        <w:pStyle w:val="Corpsdetexte"/>
        <w:numPr>
          <w:ilvl w:val="0"/>
          <w:numId w:val="5"/>
        </w:numPr>
        <w:rPr>
          <w:del w:id="3412" w:author="VOYER Raphael" w:date="2021-06-16T11:14:00Z"/>
        </w:rPr>
      </w:pPr>
      <w:del w:id="3413" w:author="VOYER Raphael" w:date="2021-06-16T11:14:00Z">
        <w:r w:rsidDel="001111A8">
          <w:delText>In order to execute this command the cluster should have been created else an error</w:delText>
        </w:r>
      </w:del>
    </w:p>
    <w:p w14:paraId="43B31615" w14:textId="77777777" w:rsidR="00720D1B" w:rsidRPr="00720D1B" w:rsidDel="001111A8" w:rsidRDefault="00720D1B" w:rsidP="00720D1B">
      <w:pPr>
        <w:pStyle w:val="Corpsdetexte"/>
        <w:ind w:left="720"/>
        <w:rPr>
          <w:del w:id="3414" w:author="VOYER Raphael" w:date="2021-06-16T11:14:00Z"/>
        </w:rPr>
      </w:pPr>
      <w:del w:id="3415" w:author="VOYER Raphael" w:date="2021-06-16T11:14:00Z">
        <w:r w:rsidDel="001111A8">
          <w:delText>shall be displayed as “</w:delText>
        </w:r>
        <w:r w:rsidRPr="00720D1B" w:rsidDel="001111A8">
          <w:delText>ERROR: Cluster 3 doesnot exists</w:delText>
        </w:r>
        <w:r w:rsidDel="001111A8">
          <w:delText>”</w:delText>
        </w:r>
      </w:del>
    </w:p>
    <w:p w14:paraId="4862FEA1" w14:textId="77777777" w:rsidR="00855336" w:rsidDel="001111A8" w:rsidRDefault="00855336" w:rsidP="00855336">
      <w:pPr>
        <w:pStyle w:val="Corpsdetexte"/>
        <w:numPr>
          <w:ilvl w:val="0"/>
          <w:numId w:val="5"/>
        </w:numPr>
        <w:rPr>
          <w:del w:id="3416" w:author="VOYER Raphael" w:date="2021-06-16T11:14:00Z"/>
        </w:rPr>
      </w:pPr>
      <w:del w:id="3417" w:author="VOYER Raphael" w:date="2021-06-16T11:14:00Z">
        <w:r w:rsidDel="001111A8">
          <w:delText>The mac-address can be a unicast/L2 and IP multicast. However reserved multicast mac-addresses are not allowed.</w:delText>
        </w:r>
        <w:r w:rsidR="00720D1B" w:rsidDel="001111A8">
          <w:delText xml:space="preserve"> An error shall be displayed as “</w:delText>
        </w:r>
        <w:r w:rsidR="00720D1B" w:rsidRPr="00720D1B" w:rsidDel="001111A8">
          <w:delText>ERROR: Reserved macs cannot be configured as cluster macs</w:delText>
        </w:r>
        <w:r w:rsidR="00720D1B" w:rsidDel="001111A8">
          <w:delText>”</w:delText>
        </w:r>
      </w:del>
    </w:p>
    <w:p w14:paraId="18CF444D" w14:textId="77777777" w:rsidR="00855336" w:rsidDel="001111A8" w:rsidRDefault="00855336" w:rsidP="00855336">
      <w:pPr>
        <w:pStyle w:val="Corpsdetexte"/>
        <w:numPr>
          <w:ilvl w:val="0"/>
          <w:numId w:val="5"/>
        </w:numPr>
        <w:rPr>
          <w:del w:id="3418" w:author="VOYER Raphael" w:date="2021-06-16T11:14:00Z"/>
        </w:rPr>
      </w:pPr>
      <w:del w:id="3419" w:author="VOYER Raphael" w:date="2021-06-16T11:14:00Z">
        <w:r w:rsidDel="001111A8">
          <w:delText>Each cluster should have a unique mac-address.</w:delText>
        </w:r>
        <w:r w:rsidR="00720D1B" w:rsidDel="001111A8">
          <w:delText xml:space="preserve"> Else error shall be displayed as “ERROR: cluster mac-address already in use”</w:delText>
        </w:r>
      </w:del>
    </w:p>
    <w:p w14:paraId="627C0155" w14:textId="77777777" w:rsidR="00720D1B" w:rsidDel="001111A8" w:rsidRDefault="00720D1B" w:rsidP="00855336">
      <w:pPr>
        <w:pStyle w:val="Corpsdetexte"/>
        <w:numPr>
          <w:ilvl w:val="0"/>
          <w:numId w:val="5"/>
        </w:numPr>
        <w:rPr>
          <w:del w:id="3420" w:author="VOYER Raphael" w:date="2021-06-16T11:14:00Z"/>
        </w:rPr>
      </w:pPr>
      <w:del w:id="3421" w:author="VOYER Raphael" w:date="2021-06-16T11:14:00Z">
        <w:r w:rsidDel="001111A8">
          <w:delText>Vlan shall be in the range 1-4094 else error shall be displayed as “</w:delText>
        </w:r>
        <w:r w:rsidRPr="00720D1B" w:rsidDel="001111A8">
          <w:delText>ERROR: VLAN Id should be between 1 and 4094 (inclusive)</w:delText>
        </w:r>
        <w:r w:rsidDel="001111A8">
          <w:delText>”</w:delText>
        </w:r>
        <w:r w:rsidR="00CF1434" w:rsidDel="001111A8">
          <w:delText>.</w:delText>
        </w:r>
      </w:del>
    </w:p>
    <w:p w14:paraId="4A4BFF08" w14:textId="77777777" w:rsidR="00CF1434" w:rsidDel="001111A8" w:rsidRDefault="00CF1434" w:rsidP="00855336">
      <w:pPr>
        <w:pStyle w:val="Corpsdetexte"/>
        <w:numPr>
          <w:ilvl w:val="0"/>
          <w:numId w:val="5"/>
        </w:numPr>
        <w:rPr>
          <w:del w:id="3422" w:author="VOYER Raphael" w:date="2021-06-16T11:14:00Z"/>
        </w:rPr>
      </w:pPr>
      <w:del w:id="3423" w:author="VOYER Raphael" w:date="2021-06-16T11:14:00Z">
        <w:r w:rsidDel="001111A8">
          <w:delText>In case vlan is valid range no checks shall be done for vlan existence checks. However</w:delText>
        </w:r>
      </w:del>
    </w:p>
    <w:p w14:paraId="6083B7FC" w14:textId="77777777" w:rsidR="00CF1434" w:rsidDel="001111A8" w:rsidRDefault="00CF1434" w:rsidP="00CF1434">
      <w:pPr>
        <w:pStyle w:val="Corpsdetexte"/>
        <w:ind w:left="720"/>
        <w:rPr>
          <w:del w:id="3424" w:author="VOYER Raphael" w:date="2021-06-16T11:14:00Z"/>
        </w:rPr>
      </w:pPr>
      <w:del w:id="3425" w:author="VOYER Raphael" w:date="2021-06-16T11:14:00Z">
        <w:r w:rsidDel="001111A8">
          <w:delText>the cluster shall be shown as operationally disabled</w:delText>
        </w:r>
      </w:del>
    </w:p>
    <w:p w14:paraId="383635D5" w14:textId="77777777" w:rsidR="00A506F2" w:rsidDel="001111A8" w:rsidRDefault="00A506F2" w:rsidP="00855336">
      <w:pPr>
        <w:pStyle w:val="Corpsdetexte"/>
        <w:numPr>
          <w:ilvl w:val="0"/>
          <w:numId w:val="5"/>
        </w:numPr>
        <w:rPr>
          <w:del w:id="3426" w:author="VOYER Raphael" w:date="2021-06-16T11:14:00Z"/>
        </w:rPr>
      </w:pPr>
      <w:del w:id="3427" w:author="VOYER Raphael" w:date="2021-06-16T11:14:00Z">
        <w:r w:rsidDel="001111A8">
          <w:delText>Cluster parameters like vlan and mac can be modified only when the cluster admin status</w:delText>
        </w:r>
      </w:del>
    </w:p>
    <w:p w14:paraId="12BC0CD1" w14:textId="77777777" w:rsidR="00A506F2" w:rsidDel="001111A8" w:rsidRDefault="00A506F2" w:rsidP="00A506F2">
      <w:pPr>
        <w:pStyle w:val="Corpsdetexte"/>
        <w:ind w:left="720"/>
        <w:rPr>
          <w:del w:id="3428" w:author="VOYER Raphael" w:date="2021-06-16T11:14:00Z"/>
        </w:rPr>
      </w:pPr>
      <w:del w:id="3429" w:author="VOYER Raphael" w:date="2021-06-16T11:14:00Z">
        <w:r w:rsidDel="001111A8">
          <w:delText>is disable else error shall be displayed as “ERROR: Parameters cannot be modified when</w:delText>
        </w:r>
      </w:del>
    </w:p>
    <w:p w14:paraId="534458A2" w14:textId="77777777" w:rsidR="00A506F2" w:rsidDel="001111A8" w:rsidRDefault="00A506F2" w:rsidP="00A506F2">
      <w:pPr>
        <w:pStyle w:val="Corpsdetexte"/>
        <w:ind w:left="720"/>
        <w:rPr>
          <w:del w:id="3430" w:author="VOYER Raphael" w:date="2021-06-16T11:14:00Z"/>
        </w:rPr>
      </w:pPr>
      <w:del w:id="3431" w:author="VOYER Raphael" w:date="2021-06-16T11:14:00Z">
        <w:r w:rsidDel="001111A8">
          <w:delText>cluster is enabled”</w:delText>
        </w:r>
      </w:del>
    </w:p>
    <w:p w14:paraId="00092D3A" w14:textId="77777777" w:rsidR="00855336" w:rsidRPr="005A0C5D" w:rsidDel="001111A8" w:rsidRDefault="00855336" w:rsidP="00622755">
      <w:pPr>
        <w:pStyle w:val="StyleCLIheading1Characterscale100"/>
        <w:outlineLvl w:val="0"/>
        <w:rPr>
          <w:del w:id="3432" w:author="VOYER Raphael" w:date="2021-06-16T11:14:00Z"/>
          <w:color w:val="auto"/>
        </w:rPr>
      </w:pPr>
      <w:bookmarkStart w:id="3433" w:name="_Toc381025759"/>
      <w:bookmarkStart w:id="3434" w:name="_Toc424820347"/>
      <w:del w:id="3435" w:author="VOYER Raphael" w:date="2021-06-16T11:14:00Z">
        <w:r w:rsidRPr="005A0C5D" w:rsidDel="001111A8">
          <w:rPr>
            <w:color w:val="auto"/>
          </w:rPr>
          <w:delText>Example</w:delText>
        </w:r>
        <w:bookmarkEnd w:id="3433"/>
        <w:bookmarkEnd w:id="3434"/>
      </w:del>
    </w:p>
    <w:p w14:paraId="7B18AC89" w14:textId="77777777" w:rsidR="00855336" w:rsidRPr="005A0C5D" w:rsidDel="001111A8" w:rsidRDefault="009E053F" w:rsidP="00855336">
      <w:pPr>
        <w:pStyle w:val="SourceCode"/>
        <w:rPr>
          <w:del w:id="3436" w:author="VOYER Raphael" w:date="2021-06-16T11:14:00Z"/>
          <w:szCs w:val="18"/>
        </w:rPr>
      </w:pPr>
      <w:del w:id="3437" w:author="VOYER Raphael" w:date="2021-06-16T11:14:00Z">
        <w:r w:rsidRPr="005A0C5D" w:rsidDel="001111A8">
          <w:rPr>
            <w:szCs w:val="18"/>
          </w:rPr>
          <w:delText>server-cluster</w:delText>
        </w:r>
        <w:r w:rsidR="00855336" w:rsidRPr="005A0C5D" w:rsidDel="001111A8">
          <w:rPr>
            <w:szCs w:val="18"/>
          </w:rPr>
          <w:delText xml:space="preserve"> 1 vlan 10 mac-address 00 :11 :22 :33 :44</w:delText>
        </w:r>
      </w:del>
    </w:p>
    <w:p w14:paraId="7C9FF2E3" w14:textId="77777777" w:rsidR="0046352C" w:rsidRPr="005A0C5D" w:rsidDel="001111A8" w:rsidRDefault="009E053F" w:rsidP="00855336">
      <w:pPr>
        <w:pStyle w:val="SourceCode"/>
        <w:rPr>
          <w:del w:id="3438" w:author="VOYER Raphael" w:date="2021-06-16T11:14:00Z"/>
          <w:szCs w:val="18"/>
        </w:rPr>
      </w:pPr>
      <w:del w:id="3439" w:author="VOYER Raphael" w:date="2021-06-16T11:14:00Z">
        <w:r w:rsidRPr="005A0C5D" w:rsidDel="001111A8">
          <w:rPr>
            <w:szCs w:val="18"/>
          </w:rPr>
          <w:delText>server-cluster</w:delText>
        </w:r>
        <w:r w:rsidR="0046352C" w:rsidRPr="005A0C5D" w:rsidDel="001111A8">
          <w:rPr>
            <w:szCs w:val="18"/>
          </w:rPr>
          <w:delText xml:space="preserve"> 5 vlan 10</w:delText>
        </w:r>
      </w:del>
    </w:p>
    <w:p w14:paraId="1F35E454" w14:textId="77777777" w:rsidR="0046352C" w:rsidRPr="005A0C5D" w:rsidDel="001111A8" w:rsidRDefault="009E053F" w:rsidP="00855336">
      <w:pPr>
        <w:pStyle w:val="SourceCode"/>
        <w:rPr>
          <w:del w:id="3440" w:author="VOYER Raphael" w:date="2021-06-16T11:14:00Z"/>
          <w:szCs w:val="18"/>
        </w:rPr>
      </w:pPr>
      <w:del w:id="3441" w:author="VOYER Raphael" w:date="2021-06-16T11:14:00Z">
        <w:r w:rsidRPr="005A0C5D" w:rsidDel="001111A8">
          <w:rPr>
            <w:szCs w:val="18"/>
          </w:rPr>
          <w:delText>server-cluster</w:delText>
        </w:r>
        <w:r w:rsidR="0046352C" w:rsidRPr="005A0C5D" w:rsidDel="001111A8">
          <w:rPr>
            <w:szCs w:val="18"/>
          </w:rPr>
          <w:delText xml:space="preserve"> 6 mac-address 00 :11 :22 :33 :44 :55</w:delText>
        </w:r>
      </w:del>
    </w:p>
    <w:p w14:paraId="718539B6" w14:textId="77777777" w:rsidR="00855336" w:rsidRPr="005A0C5D" w:rsidDel="001111A8" w:rsidRDefault="00855336" w:rsidP="00855336">
      <w:pPr>
        <w:pStyle w:val="SourceCode"/>
        <w:jc w:val="right"/>
        <w:rPr>
          <w:del w:id="3442" w:author="VOYER Raphael" w:date="2021-06-16T11:14:00Z"/>
          <w:szCs w:val="18"/>
        </w:rPr>
      </w:pPr>
    </w:p>
    <w:p w14:paraId="1F03FB19" w14:textId="77777777" w:rsidR="00855336" w:rsidDel="001111A8" w:rsidRDefault="00855336" w:rsidP="00622755">
      <w:pPr>
        <w:pStyle w:val="StyleCLIheading1Characterscale100"/>
        <w:outlineLvl w:val="0"/>
        <w:rPr>
          <w:del w:id="3443" w:author="VOYER Raphael" w:date="2021-06-16T11:14:00Z"/>
        </w:rPr>
      </w:pPr>
      <w:bookmarkStart w:id="3444" w:name="_Toc381025760"/>
      <w:bookmarkStart w:id="3445" w:name="_Toc424820348"/>
      <w:del w:id="3446" w:author="VOYER Raphael" w:date="2021-06-16T11:14:00Z">
        <w:r w:rsidDel="001111A8">
          <w:delText>Related MIB Objects</w:delText>
        </w:r>
        <w:bookmarkEnd w:id="3444"/>
        <w:bookmarkEnd w:id="3445"/>
      </w:del>
    </w:p>
    <w:p w14:paraId="76C4AAD9" w14:textId="77777777" w:rsidR="00855336" w:rsidDel="001111A8" w:rsidRDefault="00561926" w:rsidP="00855336">
      <w:pPr>
        <w:pStyle w:val="Retraitcorpsdetexte"/>
        <w:rPr>
          <w:del w:id="3447" w:author="VOYER Raphael" w:date="2021-06-16T11:14:00Z"/>
        </w:rPr>
      </w:pPr>
      <w:del w:id="3448" w:author="VOYER Raphael" w:date="2021-06-16T11:14:00Z">
        <w:r w:rsidDel="001111A8">
          <w:delText>alaHAVlanCluster</w:delText>
        </w:r>
        <w:r w:rsidR="00855336" w:rsidDel="001111A8">
          <w:delText>Table</w:delText>
        </w:r>
      </w:del>
    </w:p>
    <w:p w14:paraId="71DB2C95" w14:textId="77777777" w:rsidR="00855336" w:rsidDel="001111A8" w:rsidRDefault="00855336" w:rsidP="00F81AAF">
      <w:pPr>
        <w:pStyle w:val="Retraitcorpsdetexte"/>
        <w:rPr>
          <w:del w:id="3449" w:author="VOYER Raphael" w:date="2021-06-16T11:14:00Z"/>
        </w:rPr>
      </w:pPr>
      <w:del w:id="3450" w:author="VOYER Raphael" w:date="2021-06-16T11:14:00Z">
        <w:r w:rsidDel="001111A8">
          <w:delText xml:space="preserve">     </w:delText>
        </w:r>
        <w:r w:rsidR="00561926" w:rsidDel="001111A8">
          <w:delText>alaHAVlanCluster</w:delText>
        </w:r>
        <w:r w:rsidR="00F81AAF" w:rsidDel="001111A8">
          <w:delText>Id</w:delText>
        </w:r>
      </w:del>
    </w:p>
    <w:p w14:paraId="004A43BF" w14:textId="77777777" w:rsidR="00855336" w:rsidDel="001111A8" w:rsidRDefault="00855336" w:rsidP="00855336">
      <w:pPr>
        <w:pStyle w:val="Retraitcorpsdetexte"/>
        <w:rPr>
          <w:del w:id="3451" w:author="VOYER Raphael" w:date="2021-06-16T11:14:00Z"/>
        </w:rPr>
      </w:pPr>
      <w:del w:id="3452" w:author="VOYER Raphael" w:date="2021-06-16T11:14:00Z">
        <w:r w:rsidDel="001111A8">
          <w:delText xml:space="preserve">     </w:delText>
        </w:r>
        <w:r w:rsidR="00561926" w:rsidDel="001111A8">
          <w:delText>alaHAVlanCluster</w:delText>
        </w:r>
        <w:r w:rsidDel="001111A8">
          <w:delText>Vlan</w:delText>
        </w:r>
      </w:del>
    </w:p>
    <w:p w14:paraId="3C15B45A" w14:textId="77777777" w:rsidR="00F81AAF" w:rsidDel="001111A8" w:rsidRDefault="00855336" w:rsidP="00A35970">
      <w:pPr>
        <w:pStyle w:val="Retraitcorpsdetexte"/>
        <w:rPr>
          <w:del w:id="3453" w:author="VOYER Raphael" w:date="2021-06-16T11:14:00Z"/>
        </w:rPr>
      </w:pPr>
      <w:del w:id="3454" w:author="VOYER Raphael" w:date="2021-06-16T11:14:00Z">
        <w:r w:rsidDel="001111A8">
          <w:delText xml:space="preserve">     </w:delText>
        </w:r>
        <w:r w:rsidR="00561926" w:rsidDel="001111A8">
          <w:delText>alaHAVlanCluster</w:delText>
        </w:r>
        <w:r w:rsidDel="001111A8">
          <w:delText>MacAddress</w:delText>
        </w:r>
      </w:del>
    </w:p>
    <w:p w14:paraId="27B4C2DB" w14:textId="77777777" w:rsidR="008D1D97" w:rsidDel="001111A8" w:rsidRDefault="008D1D97" w:rsidP="00855336">
      <w:pPr>
        <w:pStyle w:val="Retraitcorpsdetexte"/>
        <w:rPr>
          <w:del w:id="3455" w:author="VOYER Raphael" w:date="2021-06-16T11:14:00Z"/>
        </w:rPr>
      </w:pPr>
      <w:del w:id="3456" w:author="VOYER Raphael" w:date="2021-06-16T11:14:00Z">
        <w:r w:rsidDel="001111A8">
          <w:tab/>
          <w:delText xml:space="preserve">  </w:delText>
        </w:r>
        <w:r w:rsidR="00561926" w:rsidDel="001111A8">
          <w:delText>alaHAVlanCluster</w:delText>
        </w:r>
        <w:r w:rsidR="009E0DBD" w:rsidDel="001111A8">
          <w:delText>Row</w:delText>
        </w:r>
        <w:r w:rsidDel="001111A8">
          <w:delText>Status</w:delText>
        </w:r>
      </w:del>
    </w:p>
    <w:p w14:paraId="5CA40B79" w14:textId="77777777" w:rsidR="00855336" w:rsidDel="001111A8" w:rsidRDefault="005D0F63" w:rsidP="00622755">
      <w:pPr>
        <w:pStyle w:val="Titre4"/>
        <w:rPr>
          <w:del w:id="3457" w:author="VOYER Raphael" w:date="2021-06-16T11:14:00Z"/>
        </w:rPr>
      </w:pPr>
      <w:del w:id="3458" w:author="VOYER Raphael" w:date="2021-06-16T11:14:00Z">
        <w:r w:rsidDel="001111A8">
          <w:delText>3</w:delText>
        </w:r>
        <w:r w:rsidR="003541A5" w:rsidDel="001111A8">
          <w:delText xml:space="preserve">.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Del="001111A8">
          <w:delText>[</w:delText>
        </w:r>
        <w:r w:rsidR="00855336" w:rsidRPr="002336B3" w:rsidDel="001111A8">
          <w:delText>ip&lt;ip-address&gt;</w:delText>
        </w:r>
        <w:r w:rsidDel="001111A8">
          <w:delText>]</w:delText>
        </w:r>
        <w:r w:rsidR="00A07F6C" w:rsidDel="001111A8">
          <w:delText xml:space="preserve"> </w:delText>
        </w:r>
        <w:r w:rsidDel="001111A8">
          <w:delText>[</w:delText>
        </w:r>
        <w:r w:rsidR="00855336" w:rsidDel="001111A8">
          <w:delText xml:space="preserve"> </w:delText>
        </w:r>
        <w:r w:rsidR="00855336" w:rsidRPr="002336B3" w:rsidDel="001111A8">
          <w:delText>mac-address{</w:delText>
        </w:r>
        <w:r w:rsidR="00D23FF1" w:rsidDel="001111A8">
          <w:delText>static</w:delText>
        </w:r>
        <w:r w:rsidR="00950C2C" w:rsidDel="001111A8">
          <w:delText xml:space="preserve"> </w:delText>
        </w:r>
        <w:r w:rsidR="00855336" w:rsidRPr="002336B3" w:rsidDel="001111A8">
          <w:delText>&lt;mac</w:delText>
        </w:r>
        <w:r w:rsidR="00855336" w:rsidDel="001111A8">
          <w:delText>-</w:delText>
        </w:r>
        <w:r w:rsidR="00855336" w:rsidRPr="002336B3" w:rsidDel="001111A8">
          <w:delText>address&gt;|</w:delText>
        </w:r>
        <w:r w:rsidR="00950C2C" w:rsidDel="001111A8">
          <w:delText xml:space="preserve"> </w:delText>
        </w:r>
        <w:r w:rsidR="00855336" w:rsidRPr="002336B3" w:rsidDel="001111A8">
          <w:delText>dynamic}</w:delText>
        </w:r>
        <w:r w:rsidDel="001111A8">
          <w:delText>]</w:delText>
        </w:r>
        <w:r w:rsidR="00950C2C" w:rsidDel="001111A8">
          <w:delText xml:space="preserve"> [igmp-mode </w:delText>
        </w:r>
        <w:r w:rsidR="0090090F" w:rsidDel="001111A8">
          <w:delText>{enable|disable}]</w:delText>
        </w:r>
        <w:r w:rsidR="00855336" w:rsidRPr="002336B3" w:rsidDel="001111A8">
          <w:delText xml:space="preserve"> </w:delText>
        </w:r>
        <w:r w:rsidDel="001111A8">
          <w:delText>[</w:delText>
        </w:r>
        <w:r w:rsidR="00AD5BE1" w:rsidDel="001111A8">
          <w:delText>ip-multicast&lt;ipm-addr&gt;</w:delText>
        </w:r>
        <w:r w:rsidDel="001111A8">
          <w:delText>]</w:delText>
        </w:r>
      </w:del>
    </w:p>
    <w:p w14:paraId="1C58F87A" w14:textId="77777777" w:rsidR="00855336" w:rsidDel="001111A8" w:rsidRDefault="00855336" w:rsidP="00855336">
      <w:pPr>
        <w:pStyle w:val="Retraitcorpsdetexte"/>
        <w:rPr>
          <w:del w:id="3459" w:author="VOYER Raphael" w:date="2021-06-16T11:14:00Z"/>
        </w:rPr>
      </w:pPr>
      <w:del w:id="3460" w:author="VOYER Raphael" w:date="2021-06-16T11:14:00Z">
        <w:r w:rsidDel="001111A8">
          <w:delText xml:space="preserve">Configures the specified IP </w:delText>
        </w:r>
        <w:r w:rsidR="001626E8" w:rsidDel="001111A8">
          <w:delText>,</w:delText>
        </w:r>
        <w:r w:rsidDel="001111A8">
          <w:delText>ARP</w:delText>
        </w:r>
        <w:r w:rsidR="001626E8" w:rsidDel="001111A8">
          <w:delText xml:space="preserve"> entry</w:delText>
        </w:r>
        <w:r w:rsidDel="001111A8">
          <w:delText xml:space="preserve"> </w:delText>
        </w:r>
        <w:r w:rsidR="00DD0103" w:rsidDel="001111A8">
          <w:delText>to a given cluster and/or a multicast IP.</w:delText>
        </w:r>
      </w:del>
    </w:p>
    <w:p w14:paraId="1C4119CB" w14:textId="77777777" w:rsidR="00855336" w:rsidDel="001111A8" w:rsidRDefault="00855336" w:rsidP="00622755">
      <w:pPr>
        <w:pStyle w:val="StyleCLIheadingfirstCharacterscale100"/>
        <w:outlineLvl w:val="0"/>
        <w:rPr>
          <w:del w:id="3461" w:author="VOYER Raphael" w:date="2021-06-16T11:14:00Z"/>
        </w:rPr>
      </w:pPr>
      <w:bookmarkStart w:id="3462" w:name="_Toc381025761"/>
      <w:bookmarkStart w:id="3463" w:name="_Toc424820349"/>
      <w:del w:id="3464" w:author="VOYER Raphael" w:date="2021-06-16T11:14:00Z">
        <w:r w:rsidDel="001111A8">
          <w:delText>Syntax Definitions</w:delText>
        </w:r>
        <w:bookmarkEnd w:id="3462"/>
        <w:bookmarkEnd w:id="3463"/>
      </w:del>
    </w:p>
    <w:p w14:paraId="08874070" w14:textId="77777777" w:rsidR="00855336" w:rsidDel="001111A8" w:rsidRDefault="00855336" w:rsidP="00855336">
      <w:pPr>
        <w:pStyle w:val="Definitions1"/>
        <w:rPr>
          <w:del w:id="3465" w:author="VOYER Raphael" w:date="2021-06-16T11:14:00Z"/>
          <w:rStyle w:val="StyleDefinitions1105ptCharacterscale100CharCharCharCharCharCharCharCharCharCharCharCharCharChar"/>
          <w:i/>
        </w:rPr>
      </w:pPr>
      <w:del w:id="3466" w:author="VOYER Raphael" w:date="2021-06-16T11:14:00Z">
        <w:r w:rsidRPr="00D755E3" w:rsidDel="001111A8">
          <w:delText xml:space="preserve"> </w:delText>
        </w:r>
        <w:r w:rsidDel="001111A8">
          <w:rPr>
            <w:rStyle w:val="StyleDefinitions1105ptCharacterscale100CharCharCharCharCharCharCharCharCharCharCharCharCharChar"/>
            <w:i/>
          </w:rPr>
          <w:delText>Ip-address</w:delText>
        </w:r>
        <w:r w:rsidDel="001111A8">
          <w:rPr>
            <w:rStyle w:val="StyleDefinitions1105ptCharacterscale100CharCharCharCharCharCharCharCharCharCharCharCharCharChar"/>
            <w:i/>
          </w:rPr>
          <w:tab/>
        </w:r>
        <w:r w:rsidRPr="001962DC" w:rsidDel="001111A8">
          <w:rPr>
            <w:rStyle w:val="StyleDefinitions1105ptCharacterscale100CharCharCharCharCharCharCharCharCharCharCharCharCharChar"/>
          </w:rPr>
          <w:delText>unicast IP address of the cluster.</w:delText>
        </w:r>
      </w:del>
    </w:p>
    <w:p w14:paraId="47BFCB4C" w14:textId="77777777" w:rsidR="00855336" w:rsidDel="001111A8" w:rsidRDefault="00855336" w:rsidP="00855336">
      <w:pPr>
        <w:pStyle w:val="Definitions1"/>
        <w:rPr>
          <w:del w:id="3467" w:author="VOYER Raphael" w:date="2021-06-16T11:14:00Z"/>
          <w:rStyle w:val="StyleDefinitions1105ptCharacterscale100CharCharCharCharCharCharCharCharCharCharCharCharCharChar"/>
          <w:i/>
        </w:rPr>
      </w:pPr>
      <w:del w:id="3468" w:author="VOYER Raphael" w:date="2021-06-16T11:14:00Z">
        <w:r w:rsidDel="001111A8">
          <w:rPr>
            <w:rStyle w:val="StyleDefinitions1105ptCharacterscale100CharCharCharCharCharCharCharCharCharCharCharCharCharChar"/>
            <w:i/>
          </w:rPr>
          <w:delText xml:space="preserve">Mac-address                             </w:delText>
        </w:r>
        <w:r w:rsidRPr="001962DC" w:rsidDel="001111A8">
          <w:rPr>
            <w:rStyle w:val="StyleDefinitions1105ptCharacterscale100CharCharCharCharCharCharCharCharCharCharCharCharCharChar"/>
          </w:rPr>
          <w:delText>mac-address for the ARP entry</w:delText>
        </w:r>
      </w:del>
    </w:p>
    <w:p w14:paraId="23E70ECF" w14:textId="77777777" w:rsidR="00855336" w:rsidDel="001111A8" w:rsidRDefault="00855336" w:rsidP="00855336">
      <w:pPr>
        <w:pStyle w:val="Definitions1"/>
        <w:rPr>
          <w:del w:id="3469" w:author="VOYER Raphael" w:date="2021-06-16T11:14:00Z"/>
          <w:rStyle w:val="StyleDefinitions1105ptCharacterscale100CharCharCharCharCharCharCharCharCharCharCharCharCharChar"/>
          <w:i/>
        </w:rPr>
      </w:pPr>
      <w:del w:id="3470" w:author="VOYER Raphael" w:date="2021-06-16T11:14:00Z">
        <w:r w:rsidDel="001111A8">
          <w:rPr>
            <w:rStyle w:val="StyleDefinitions1105ptCharacterscale100CharCharCharCharCharCharCharCharCharCharCharCharCharChar"/>
            <w:i/>
          </w:rPr>
          <w:delText xml:space="preserve">Dynamic                                   </w:delText>
        </w:r>
        <w:r w:rsidRPr="001962DC" w:rsidDel="001111A8">
          <w:rPr>
            <w:rStyle w:val="StyleDefinitions1105ptCharacterscale100CharCharCharCharCharCharCharCharCharCharCharCharCharChar"/>
          </w:rPr>
          <w:delText>ARP is resolved dynamically.</w:delText>
        </w:r>
      </w:del>
    </w:p>
    <w:p w14:paraId="722FD9C3" w14:textId="77777777" w:rsidR="0090090F" w:rsidRPr="0090090F" w:rsidDel="001111A8" w:rsidRDefault="0090090F" w:rsidP="00855336">
      <w:pPr>
        <w:pStyle w:val="Definitions1"/>
        <w:rPr>
          <w:del w:id="3471" w:author="VOYER Raphael" w:date="2021-06-16T11:14:00Z"/>
          <w:rStyle w:val="StyleDefinitions1105ptCharacterscale100CharCharCharCharCharCharCharCharCharCharCharCharCharChar"/>
        </w:rPr>
      </w:pPr>
      <w:del w:id="3472"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IGMP mode status</w:delText>
        </w:r>
      </w:del>
    </w:p>
    <w:p w14:paraId="30C20161" w14:textId="77777777" w:rsidR="00DD0103" w:rsidDel="001111A8" w:rsidRDefault="00DD0103" w:rsidP="00DD0103">
      <w:pPr>
        <w:pStyle w:val="Definitions1"/>
        <w:rPr>
          <w:del w:id="3473" w:author="VOYER Raphael" w:date="2021-06-16T11:14:00Z"/>
          <w:rStyle w:val="StyleDefinitions1105ptCharacterscale100CharCharCharCharCharCharCharCharCharCharCharCharCharChar"/>
          <w:i/>
        </w:rPr>
      </w:pPr>
      <w:del w:id="3474" w:author="VOYER Raphael" w:date="2021-06-16T11:14:00Z">
        <w:r w:rsidDel="001111A8">
          <w:rPr>
            <w:rStyle w:val="StyleDefinitions1105ptCharacterscale100CharCharCharCharCharCharCharCharCharCharCharCharCharChar"/>
            <w:i/>
          </w:rPr>
          <w:delText xml:space="preserve">Ipm-address                            </w:delText>
        </w:r>
        <w:r w:rsidDel="001111A8">
          <w:rPr>
            <w:rStyle w:val="StyleDefinitions1105ptCharacterscale100CharCharCharCharCharCharCharCharCharCharCharCharCharChar"/>
          </w:rPr>
          <w:delText>multicast</w:delText>
        </w:r>
        <w:r w:rsidRPr="001962DC" w:rsidDel="001111A8">
          <w:rPr>
            <w:rStyle w:val="StyleDefinitions1105ptCharacterscale100CharCharCharCharCharCharCharCharCharCharCharCharCharChar"/>
          </w:rPr>
          <w:delText xml:space="preserve"> IP address of the cluster.</w:delText>
        </w:r>
      </w:del>
    </w:p>
    <w:p w14:paraId="1DBBC3AD" w14:textId="77777777" w:rsidR="00DD0103" w:rsidDel="001111A8" w:rsidRDefault="00DD0103" w:rsidP="00855336">
      <w:pPr>
        <w:pStyle w:val="Definitions1"/>
        <w:rPr>
          <w:del w:id="3475" w:author="VOYER Raphael" w:date="2021-06-16T11:14:00Z"/>
          <w:rStyle w:val="StyleDefinitions1105ptCharacterscale100CharCharCharCharCharCharCharCharCharCharCharCharCharChar"/>
          <w:i/>
        </w:rPr>
      </w:pPr>
    </w:p>
    <w:p w14:paraId="474E8ABB" w14:textId="77777777" w:rsidR="00855336" w:rsidDel="001111A8" w:rsidRDefault="00855336" w:rsidP="00855336">
      <w:pPr>
        <w:pStyle w:val="StyleCLIheadingfirstCharacterscale100"/>
        <w:rPr>
          <w:del w:id="3476" w:author="VOYER Raphael" w:date="2021-06-16T11:14:00Z"/>
        </w:rPr>
      </w:pPr>
    </w:p>
    <w:p w14:paraId="2B2CFB55" w14:textId="77777777" w:rsidR="00855336" w:rsidDel="001111A8" w:rsidRDefault="00855336" w:rsidP="00622755">
      <w:pPr>
        <w:pStyle w:val="StyleCLIheading1Characterscale100"/>
        <w:outlineLvl w:val="0"/>
        <w:rPr>
          <w:del w:id="3477" w:author="VOYER Raphael" w:date="2021-06-16T11:14:00Z"/>
        </w:rPr>
      </w:pPr>
      <w:bookmarkStart w:id="3478" w:name="_Toc381025762"/>
      <w:bookmarkStart w:id="3479" w:name="_Toc424820350"/>
      <w:del w:id="3480" w:author="VOYER Raphael" w:date="2021-06-16T11:14:00Z">
        <w:r w:rsidDel="001111A8">
          <w:delText>Usage Guidelines</w:delText>
        </w:r>
        <w:bookmarkEnd w:id="3478"/>
        <w:bookmarkEnd w:id="3479"/>
      </w:del>
    </w:p>
    <w:p w14:paraId="77B2A5B8" w14:textId="77777777" w:rsidR="00855336" w:rsidDel="001111A8" w:rsidRDefault="00855336" w:rsidP="00855336">
      <w:pPr>
        <w:pStyle w:val="Corpsdetexte"/>
        <w:numPr>
          <w:ilvl w:val="0"/>
          <w:numId w:val="5"/>
        </w:numPr>
        <w:rPr>
          <w:del w:id="3481" w:author="VOYER Raphael" w:date="2021-06-16T11:14:00Z"/>
        </w:rPr>
      </w:pPr>
      <w:del w:id="3482" w:author="VOYER Raphael" w:date="2021-06-16T11:14:00Z">
        <w:r w:rsidDel="001111A8">
          <w:delText>A cluster can be assigned an ip a</w:delText>
        </w:r>
        <w:r w:rsidR="00720D1B" w:rsidDel="001111A8">
          <w:delText>ddress an arp entry mac-address.</w:delText>
        </w:r>
      </w:del>
    </w:p>
    <w:p w14:paraId="1B8C8CBE" w14:textId="77777777" w:rsidR="00720D1B" w:rsidDel="001111A8" w:rsidRDefault="00720D1B" w:rsidP="00855336">
      <w:pPr>
        <w:pStyle w:val="Corpsdetexte"/>
        <w:numPr>
          <w:ilvl w:val="0"/>
          <w:numId w:val="5"/>
        </w:numPr>
        <w:rPr>
          <w:del w:id="3483" w:author="VOYER Raphael" w:date="2021-06-16T11:14:00Z"/>
        </w:rPr>
      </w:pPr>
      <w:del w:id="3484" w:author="VOYER Raphael" w:date="2021-06-16T11:14:00Z">
        <w:r w:rsidDel="001111A8">
          <w:delText>A cluster has to be created before executing this command else an error shall be displayed</w:delText>
        </w:r>
      </w:del>
    </w:p>
    <w:p w14:paraId="7A00031A" w14:textId="77777777" w:rsidR="00720D1B" w:rsidDel="001111A8" w:rsidRDefault="00174285" w:rsidP="00720D1B">
      <w:pPr>
        <w:pStyle w:val="Corpsdetexte"/>
        <w:ind w:left="720"/>
        <w:rPr>
          <w:del w:id="3485" w:author="VOYER Raphael" w:date="2021-06-16T11:14:00Z"/>
        </w:rPr>
      </w:pPr>
      <w:del w:id="3486" w:author="VOYER Raphael" w:date="2021-06-16T11:14:00Z">
        <w:r w:rsidDel="001111A8">
          <w:delText>a</w:delText>
        </w:r>
        <w:r w:rsidR="00720D1B" w:rsidDel="001111A8">
          <w:delText>s “</w:delText>
        </w:r>
        <w:r w:rsidR="00720D1B" w:rsidRPr="00720D1B" w:rsidDel="001111A8">
          <w:delText>ERROR: Cluster 3 doesnot exists</w:delText>
        </w:r>
        <w:r w:rsidR="00720D1B" w:rsidDel="001111A8">
          <w:delText>”.</w:delText>
        </w:r>
      </w:del>
    </w:p>
    <w:p w14:paraId="6D83F17B" w14:textId="77777777" w:rsidR="00855336" w:rsidDel="001111A8" w:rsidRDefault="00855336" w:rsidP="000067E2">
      <w:pPr>
        <w:pStyle w:val="Corpsdetexte"/>
        <w:numPr>
          <w:ilvl w:val="0"/>
          <w:numId w:val="5"/>
        </w:numPr>
        <w:rPr>
          <w:del w:id="3487" w:author="VOYER Raphael" w:date="2021-06-16T11:14:00Z"/>
        </w:rPr>
      </w:pPr>
      <w:del w:id="3488" w:author="VOYER Raphael" w:date="2021-06-16T11:14:00Z">
        <w:r w:rsidDel="001111A8">
          <w:delText>Mac-Address can be statically configured or dynamically resolved when keyword dynamic is entered.</w:delText>
        </w:r>
      </w:del>
    </w:p>
    <w:p w14:paraId="79D3F165" w14:textId="77777777" w:rsidR="00720D1B" w:rsidDel="001111A8" w:rsidRDefault="00720D1B" w:rsidP="000067E2">
      <w:pPr>
        <w:pStyle w:val="Corpsdetexte"/>
        <w:numPr>
          <w:ilvl w:val="0"/>
          <w:numId w:val="5"/>
        </w:numPr>
        <w:rPr>
          <w:del w:id="3489" w:author="VOYER Raphael" w:date="2021-06-16T11:14:00Z"/>
        </w:rPr>
      </w:pPr>
      <w:del w:id="3490" w:author="VOYER Raphael" w:date="2021-06-16T11:14:00Z">
        <w:r w:rsidDel="001111A8">
          <w:delText>Reserved mac-address cannot be configured as an ARP entry else error shall be displayed as “</w:delText>
        </w:r>
        <w:r w:rsidRPr="00720D1B" w:rsidDel="001111A8">
          <w:delText>ERROR: Reserved macs cannot be configured as cluster macs</w:delText>
        </w:r>
        <w:r w:rsidDel="001111A8">
          <w:delText>”.</w:delText>
        </w:r>
      </w:del>
    </w:p>
    <w:p w14:paraId="52E09751" w14:textId="77777777" w:rsidR="00C53E1F" w:rsidDel="001111A8" w:rsidRDefault="00C53E1F" w:rsidP="00C53E1F">
      <w:pPr>
        <w:pStyle w:val="Corpsdetexte"/>
        <w:numPr>
          <w:ilvl w:val="0"/>
          <w:numId w:val="5"/>
        </w:numPr>
        <w:rPr>
          <w:del w:id="3491" w:author="VOYER Raphael" w:date="2021-06-16T11:14:00Z"/>
        </w:rPr>
      </w:pPr>
      <w:del w:id="3492" w:author="VOYER Raphael" w:date="2021-06-16T11:14:00Z">
        <w:r w:rsidDel="001111A8">
          <w:delText>Each cluster should have a unique ip-address. Else error shall be displayed as “ERROR: cluster ip-address already in use”</w:delText>
        </w:r>
      </w:del>
    </w:p>
    <w:p w14:paraId="0D19E05C" w14:textId="77777777" w:rsidR="00720D1B" w:rsidDel="001111A8" w:rsidRDefault="00720D1B" w:rsidP="00720D1B">
      <w:pPr>
        <w:pStyle w:val="Corpsdetexte"/>
        <w:numPr>
          <w:ilvl w:val="0"/>
          <w:numId w:val="5"/>
        </w:numPr>
        <w:rPr>
          <w:del w:id="3493" w:author="VOYER Raphael" w:date="2021-06-16T11:14:00Z"/>
        </w:rPr>
      </w:pPr>
      <w:del w:id="3494" w:author="VOYER Raphael" w:date="2021-06-16T11:14:00Z">
        <w:r w:rsidDel="001111A8">
          <w:delText>In order the multicast joins to be learned the global multicast status shall be enabled using</w:delText>
        </w:r>
      </w:del>
    </w:p>
    <w:p w14:paraId="34C0EC69" w14:textId="77777777" w:rsidR="00720D1B" w:rsidRPr="00720D1B" w:rsidDel="001111A8" w:rsidRDefault="00720D1B" w:rsidP="00720D1B">
      <w:pPr>
        <w:pStyle w:val="Corpsdetexte"/>
        <w:ind w:left="720"/>
        <w:rPr>
          <w:del w:id="3495" w:author="VOYER Raphael" w:date="2021-06-16T11:14:00Z"/>
        </w:rPr>
      </w:pPr>
      <w:del w:id="3496" w:author="VOYER Raphael" w:date="2021-06-16T11:14:00Z">
        <w:r w:rsidDel="001111A8">
          <w:delText>“</w:delText>
        </w:r>
        <w:r w:rsidRPr="00720D1B" w:rsidDel="001111A8">
          <w:delText>ip multicast admin-state enable</w:delText>
        </w:r>
        <w:r w:rsidDel="001111A8">
          <w:delText>”.</w:delText>
        </w:r>
      </w:del>
    </w:p>
    <w:p w14:paraId="683A3A74" w14:textId="77777777" w:rsidR="000067E2" w:rsidDel="001111A8" w:rsidRDefault="000067E2" w:rsidP="000067E2">
      <w:pPr>
        <w:pStyle w:val="Corpsdetexte"/>
        <w:numPr>
          <w:ilvl w:val="0"/>
          <w:numId w:val="5"/>
        </w:numPr>
        <w:rPr>
          <w:del w:id="3497" w:author="VOYER Raphael" w:date="2021-06-16T11:14:00Z"/>
        </w:rPr>
      </w:pPr>
      <w:del w:id="3498" w:author="VOYER Raphael" w:date="2021-06-16T11:14:00Z">
        <w:r w:rsidDel="001111A8">
          <w:delText>For the IGMP mode Port list is dynamically learned using the IGMP protocol for the given ip-multicast address</w:delText>
        </w:r>
        <w:r w:rsidR="00720D1B" w:rsidDel="001111A8">
          <w:delText>.</w:delText>
        </w:r>
      </w:del>
    </w:p>
    <w:p w14:paraId="1CE16AD4" w14:textId="77777777" w:rsidR="00720D1B" w:rsidDel="001111A8" w:rsidRDefault="00855336" w:rsidP="00720D1B">
      <w:pPr>
        <w:pStyle w:val="Corpsdetexte"/>
        <w:numPr>
          <w:ilvl w:val="0"/>
          <w:numId w:val="5"/>
        </w:numPr>
        <w:rPr>
          <w:del w:id="3499" w:author="VOYER Raphael" w:date="2021-06-16T11:14:00Z"/>
        </w:rPr>
      </w:pPr>
      <w:del w:id="3500" w:author="VOYER Raphael" w:date="2021-06-16T11:14:00Z">
        <w:r w:rsidDel="001111A8">
          <w:delText>The vlan would be chosen from the vlan on which the ip subnet is configured.</w:delText>
        </w:r>
      </w:del>
    </w:p>
    <w:p w14:paraId="0ECC1611" w14:textId="77777777" w:rsidR="00A506F2" w:rsidDel="001111A8" w:rsidRDefault="00A506F2" w:rsidP="00EE4007">
      <w:pPr>
        <w:pStyle w:val="Corpsdetexte"/>
        <w:numPr>
          <w:ilvl w:val="0"/>
          <w:numId w:val="5"/>
        </w:numPr>
        <w:rPr>
          <w:del w:id="3501" w:author="VOYER Raphael" w:date="2021-06-16T11:14:00Z"/>
        </w:rPr>
      </w:pPr>
      <w:del w:id="3502" w:author="VOYER Raphael" w:date="2021-06-16T11:14:00Z">
        <w:r w:rsidDel="001111A8">
          <w:delText>Cluster parameters like ip</w:delText>
        </w:r>
        <w:r w:rsidR="00EE4007" w:rsidDel="001111A8">
          <w:delText>/multicast ip</w:delText>
        </w:r>
        <w:r w:rsidDel="001111A8">
          <w:delText xml:space="preserve"> and mac-address can be modified only when the cluster admin status</w:delText>
        </w:r>
        <w:r w:rsidR="00EE4007" w:rsidDel="001111A8">
          <w:delText xml:space="preserve"> </w:delText>
        </w:r>
        <w:r w:rsidDel="001111A8">
          <w:delText>is disable else error shall be displayed as “ERROR: Parameters cannot be modified when</w:delText>
        </w:r>
        <w:r w:rsidR="00EE4007" w:rsidDel="001111A8">
          <w:delText xml:space="preserve"> </w:delText>
        </w:r>
        <w:r w:rsidDel="001111A8">
          <w:delText>cluster is enabled”</w:delText>
        </w:r>
      </w:del>
    </w:p>
    <w:p w14:paraId="467755DA" w14:textId="77777777" w:rsidR="00855336" w:rsidDel="001111A8" w:rsidRDefault="00E73D4C" w:rsidP="00855336">
      <w:pPr>
        <w:pStyle w:val="Corpsdetexte"/>
        <w:rPr>
          <w:del w:id="3503" w:author="VOYER Raphael" w:date="2021-06-16T11:14:00Z"/>
        </w:rPr>
      </w:pPr>
      <w:del w:id="3504" w:author="VOYER Raphael" w:date="2021-06-16T11:14:00Z">
        <w:r w:rsidDel="001111A8">
          <w:delText xml:space="preserve"> </w:delText>
        </w:r>
      </w:del>
    </w:p>
    <w:p w14:paraId="6B257791" w14:textId="77777777" w:rsidR="00E73D4C" w:rsidRPr="005A0C5D" w:rsidDel="001111A8" w:rsidRDefault="00855336" w:rsidP="00622755">
      <w:pPr>
        <w:pStyle w:val="StyleCLIheading1Characterscale100"/>
        <w:outlineLvl w:val="0"/>
        <w:rPr>
          <w:del w:id="3505" w:author="VOYER Raphael" w:date="2021-06-16T11:14:00Z"/>
          <w:color w:val="auto"/>
        </w:rPr>
      </w:pPr>
      <w:bookmarkStart w:id="3506" w:name="_Toc381025763"/>
      <w:bookmarkStart w:id="3507" w:name="_Toc424820351"/>
      <w:del w:id="3508" w:author="VOYER Raphael" w:date="2021-06-16T11:14:00Z">
        <w:r w:rsidRPr="005A0C5D" w:rsidDel="001111A8">
          <w:delText>Example</w:delText>
        </w:r>
        <w:bookmarkEnd w:id="3506"/>
        <w:bookmarkEnd w:id="3507"/>
      </w:del>
    </w:p>
    <w:p w14:paraId="1768DAAF" w14:textId="77777777" w:rsidR="00855336" w:rsidRPr="005A0C5D" w:rsidDel="001111A8" w:rsidRDefault="009E053F" w:rsidP="00855336">
      <w:pPr>
        <w:pStyle w:val="SourceCode"/>
        <w:rPr>
          <w:del w:id="3509" w:author="VOYER Raphael" w:date="2021-06-16T11:14:00Z"/>
          <w:szCs w:val="18"/>
        </w:rPr>
      </w:pPr>
      <w:del w:id="3510" w:author="VOYER Raphael" w:date="2021-06-16T11:14:00Z">
        <w:r w:rsidRPr="005A0C5D" w:rsidDel="001111A8">
          <w:rPr>
            <w:szCs w:val="18"/>
          </w:rPr>
          <w:delText>server-cluster</w:delText>
        </w:r>
        <w:r w:rsidR="00855336" w:rsidRPr="005A0C5D" w:rsidDel="001111A8">
          <w:rPr>
            <w:szCs w:val="18"/>
          </w:rPr>
          <w:delText xml:space="preserve"> 1 ip 10.135.33.203 mac-address </w:delText>
        </w:r>
        <w:r w:rsidR="00187501" w:rsidRPr="005A0C5D" w:rsidDel="001111A8">
          <w:rPr>
            <w:szCs w:val="18"/>
          </w:rPr>
          <w:delText xml:space="preserve">static  </w:delText>
        </w:r>
        <w:r w:rsidR="00855336" w:rsidRPr="005A0C5D" w:rsidDel="001111A8">
          <w:rPr>
            <w:szCs w:val="18"/>
          </w:rPr>
          <w:delText xml:space="preserve">00 :11 :22 :33 :44 </w:delText>
        </w:r>
      </w:del>
    </w:p>
    <w:p w14:paraId="2C9A195B" w14:textId="77777777" w:rsidR="00855336" w:rsidRPr="005A0C5D" w:rsidDel="001111A8" w:rsidRDefault="009E053F" w:rsidP="00855336">
      <w:pPr>
        <w:pStyle w:val="SourceCode"/>
        <w:rPr>
          <w:del w:id="3511" w:author="VOYER Raphael" w:date="2021-06-16T11:14:00Z"/>
          <w:szCs w:val="18"/>
        </w:rPr>
      </w:pPr>
      <w:del w:id="3512" w:author="VOYER Raphael" w:date="2021-06-16T11:14:00Z">
        <w:r w:rsidRPr="005A0C5D" w:rsidDel="001111A8">
          <w:rPr>
            <w:szCs w:val="18"/>
          </w:rPr>
          <w:delText>server-cluster</w:delText>
        </w:r>
        <w:r w:rsidR="00855336" w:rsidRPr="005A0C5D" w:rsidDel="001111A8">
          <w:rPr>
            <w:szCs w:val="18"/>
          </w:rPr>
          <w:delText xml:space="preserve"> 3 ip 10.135.33.205 mac-address dynamic </w:delText>
        </w:r>
      </w:del>
    </w:p>
    <w:p w14:paraId="2ECB913A" w14:textId="77777777" w:rsidR="00E73D4C" w:rsidRPr="005A0C5D" w:rsidDel="001111A8" w:rsidRDefault="009E053F" w:rsidP="00855336">
      <w:pPr>
        <w:pStyle w:val="SourceCode"/>
        <w:rPr>
          <w:del w:id="3513" w:author="VOYER Raphael" w:date="2021-06-16T11:14:00Z"/>
          <w:szCs w:val="18"/>
        </w:rPr>
      </w:pPr>
      <w:del w:id="3514" w:author="VOYER Raphael" w:date="2021-06-16T11:14:00Z">
        <w:r w:rsidRPr="005A0C5D" w:rsidDel="001111A8">
          <w:rPr>
            <w:szCs w:val="18"/>
          </w:rPr>
          <w:delText>server-cluster</w:delText>
        </w:r>
        <w:r w:rsidR="00E73D4C" w:rsidRPr="005A0C5D" w:rsidDel="001111A8">
          <w:rPr>
            <w:szCs w:val="18"/>
          </w:rPr>
          <w:delText xml:space="preserve"> 4 igmp-mode enable</w:delText>
        </w:r>
      </w:del>
    </w:p>
    <w:p w14:paraId="528F1764" w14:textId="77777777" w:rsidR="00DD0103" w:rsidRPr="005A0C5D" w:rsidDel="001111A8" w:rsidRDefault="009E053F" w:rsidP="00855336">
      <w:pPr>
        <w:pStyle w:val="SourceCode"/>
        <w:rPr>
          <w:del w:id="3515" w:author="VOYER Raphael" w:date="2021-06-16T11:14:00Z"/>
          <w:szCs w:val="18"/>
        </w:rPr>
      </w:pPr>
      <w:del w:id="3516" w:author="VOYER Raphael" w:date="2021-06-16T11:14:00Z">
        <w:r w:rsidRPr="005A0C5D" w:rsidDel="001111A8">
          <w:rPr>
            <w:szCs w:val="18"/>
          </w:rPr>
          <w:delText>server-cluster</w:delText>
        </w:r>
        <w:r w:rsidR="005927B7" w:rsidRPr="005A0C5D" w:rsidDel="001111A8">
          <w:rPr>
            <w:szCs w:val="18"/>
          </w:rPr>
          <w:delText xml:space="preserve"> 4</w:delText>
        </w:r>
        <w:r w:rsidR="00DD0103" w:rsidRPr="005A0C5D" w:rsidDel="001111A8">
          <w:rPr>
            <w:szCs w:val="18"/>
          </w:rPr>
          <w:delText xml:space="preserve"> ip-multicast 226.0.0.12</w:delText>
        </w:r>
      </w:del>
    </w:p>
    <w:p w14:paraId="56812F71" w14:textId="77777777" w:rsidR="00E73D4C" w:rsidRPr="005A0C5D" w:rsidDel="001111A8" w:rsidRDefault="009E053F" w:rsidP="00855336">
      <w:pPr>
        <w:pStyle w:val="SourceCode"/>
        <w:rPr>
          <w:del w:id="3517" w:author="VOYER Raphael" w:date="2021-06-16T11:14:00Z"/>
          <w:szCs w:val="18"/>
        </w:rPr>
      </w:pPr>
      <w:del w:id="3518" w:author="VOYER Raphael" w:date="2021-06-16T11:14:00Z">
        <w:r w:rsidRPr="005A0C5D" w:rsidDel="001111A8">
          <w:rPr>
            <w:szCs w:val="18"/>
          </w:rPr>
          <w:delText>server-cluster</w:delText>
        </w:r>
        <w:r w:rsidR="00E73D4C" w:rsidRPr="005A0C5D" w:rsidDel="001111A8">
          <w:rPr>
            <w:szCs w:val="18"/>
          </w:rPr>
          <w:delText xml:space="preserve"> 5 ip 10.135.33.207</w:delText>
        </w:r>
      </w:del>
    </w:p>
    <w:p w14:paraId="3505F345" w14:textId="77777777" w:rsidR="00E73D4C" w:rsidRPr="005A0C5D" w:rsidDel="001111A8" w:rsidRDefault="009E053F" w:rsidP="00855336">
      <w:pPr>
        <w:pStyle w:val="SourceCode"/>
        <w:rPr>
          <w:del w:id="3519" w:author="VOYER Raphael" w:date="2021-06-16T11:14:00Z"/>
          <w:szCs w:val="18"/>
        </w:rPr>
      </w:pPr>
      <w:del w:id="3520" w:author="VOYER Raphael" w:date="2021-06-16T11:14:00Z">
        <w:r w:rsidRPr="005A0C5D" w:rsidDel="001111A8">
          <w:rPr>
            <w:szCs w:val="18"/>
          </w:rPr>
          <w:delText>server-cluster</w:delText>
        </w:r>
        <w:r w:rsidR="00E73D4C" w:rsidRPr="005A0C5D" w:rsidDel="001111A8">
          <w:rPr>
            <w:szCs w:val="18"/>
          </w:rPr>
          <w:delText xml:space="preserve"> 6 mac-address dynamic</w:delText>
        </w:r>
      </w:del>
    </w:p>
    <w:p w14:paraId="40526327" w14:textId="77777777" w:rsidR="00E73D4C" w:rsidRPr="005A0C5D" w:rsidDel="001111A8" w:rsidRDefault="009E053F" w:rsidP="00855336">
      <w:pPr>
        <w:pStyle w:val="SourceCode"/>
        <w:rPr>
          <w:del w:id="3521" w:author="VOYER Raphael" w:date="2021-06-16T11:14:00Z"/>
          <w:szCs w:val="18"/>
        </w:rPr>
      </w:pPr>
      <w:del w:id="3522" w:author="VOYER Raphael" w:date="2021-06-16T11:14:00Z">
        <w:r w:rsidRPr="005A0C5D" w:rsidDel="001111A8">
          <w:rPr>
            <w:szCs w:val="18"/>
          </w:rPr>
          <w:delText>server-cluster</w:delText>
        </w:r>
        <w:r w:rsidR="00E73D4C" w:rsidRPr="005A0C5D" w:rsidDel="001111A8">
          <w:rPr>
            <w:szCs w:val="18"/>
          </w:rPr>
          <w:delText xml:space="preserve"> 7 mac-address static  00 :11 :22 :33 :44</w:delText>
        </w:r>
      </w:del>
    </w:p>
    <w:p w14:paraId="33B294C7" w14:textId="77777777" w:rsidR="00855336" w:rsidRPr="005A0C5D" w:rsidDel="001111A8" w:rsidRDefault="00855336" w:rsidP="00855336">
      <w:pPr>
        <w:pStyle w:val="SourceCode"/>
        <w:jc w:val="right"/>
        <w:rPr>
          <w:del w:id="3523" w:author="VOYER Raphael" w:date="2021-06-16T11:14:00Z"/>
          <w:szCs w:val="18"/>
        </w:rPr>
      </w:pPr>
    </w:p>
    <w:p w14:paraId="65026650" w14:textId="77777777" w:rsidR="000153A1" w:rsidDel="001111A8" w:rsidRDefault="000153A1" w:rsidP="00622755">
      <w:pPr>
        <w:pStyle w:val="StyleCLIheading1Characterscale100"/>
        <w:outlineLvl w:val="0"/>
        <w:rPr>
          <w:del w:id="3524" w:author="VOYER Raphael" w:date="2021-06-16T11:14:00Z"/>
        </w:rPr>
      </w:pPr>
      <w:bookmarkStart w:id="3525" w:name="_Toc381025764"/>
      <w:bookmarkStart w:id="3526" w:name="_Toc424820352"/>
    </w:p>
    <w:p w14:paraId="281C0AF8" w14:textId="77777777" w:rsidR="000153A1" w:rsidDel="001111A8" w:rsidRDefault="000153A1" w:rsidP="000153A1">
      <w:pPr>
        <w:pStyle w:val="Corpsdetexte"/>
        <w:numPr>
          <w:ilvl w:val="0"/>
          <w:numId w:val="5"/>
        </w:numPr>
        <w:rPr>
          <w:del w:id="3527" w:author="VOYER Raphael" w:date="2021-06-16T11:14:00Z"/>
        </w:rPr>
      </w:pPr>
      <w:del w:id="3528" w:author="VOYER Raphael" w:date="2021-06-16T11:14:00Z">
        <w:r w:rsidDel="001111A8">
          <w:delText xml:space="preserve">The L3 cluster can be configured in the </w:delText>
        </w:r>
        <w:r w:rsidR="00E824B3" w:rsidDel="001111A8">
          <w:delText>VRF</w:delText>
        </w:r>
        <w:r w:rsidDel="001111A8">
          <w:delText xml:space="preserve">  context </w:delText>
        </w:r>
      </w:del>
    </w:p>
    <w:p w14:paraId="56DD81E4" w14:textId="77777777" w:rsidR="000153A1" w:rsidDel="001111A8" w:rsidRDefault="000153A1" w:rsidP="000153A1">
      <w:pPr>
        <w:pStyle w:val="Corpsdetexte"/>
        <w:ind w:left="360"/>
        <w:rPr>
          <w:del w:id="3529" w:author="VOYER Raphael" w:date="2021-06-16T11:14:00Z"/>
        </w:rPr>
      </w:pPr>
    </w:p>
    <w:p w14:paraId="0ACCF1B5" w14:textId="77777777" w:rsidR="000153A1" w:rsidDel="001111A8" w:rsidRDefault="000153A1" w:rsidP="000153A1">
      <w:pPr>
        <w:pStyle w:val="SourceCode"/>
        <w:rPr>
          <w:del w:id="3530" w:author="VOYER Raphael" w:date="2021-06-16T11:14:00Z"/>
          <w:szCs w:val="18"/>
        </w:rPr>
      </w:pPr>
      <w:del w:id="3531" w:author="VOYER Raphael" w:date="2021-06-16T11:14:00Z">
        <w:r w:rsidDel="001111A8">
          <w:rPr>
            <w:szCs w:val="18"/>
          </w:rPr>
          <w:delText>Vrf 2</w:delText>
        </w:r>
      </w:del>
    </w:p>
    <w:p w14:paraId="7361531D" w14:textId="77777777" w:rsidR="000153A1" w:rsidRPr="005A0C5D" w:rsidDel="001111A8" w:rsidRDefault="000153A1" w:rsidP="000153A1">
      <w:pPr>
        <w:pStyle w:val="SourceCode"/>
        <w:rPr>
          <w:del w:id="3532" w:author="VOYER Raphael" w:date="2021-06-16T11:14:00Z"/>
          <w:szCs w:val="18"/>
        </w:rPr>
      </w:pPr>
      <w:del w:id="3533" w:author="VOYER Raphael" w:date="2021-06-16T11:14:00Z">
        <w:r w:rsidRPr="000153A1" w:rsidDel="001111A8">
          <w:rPr>
            <w:szCs w:val="18"/>
          </w:rPr>
          <w:delText>2::-&gt;</w:delText>
        </w:r>
        <w:r w:rsidRPr="005A0C5D" w:rsidDel="001111A8">
          <w:rPr>
            <w:szCs w:val="18"/>
          </w:rPr>
          <w:delText>server-cluster 1 ip 10.13</w:delText>
        </w:r>
        <w:r w:rsidR="000859E7" w:rsidDel="001111A8">
          <w:rPr>
            <w:szCs w:val="18"/>
          </w:rPr>
          <w:delText>5.33.203 mac-address static  00</w:delText>
        </w:r>
        <w:r w:rsidRPr="005A0C5D" w:rsidDel="001111A8">
          <w:rPr>
            <w:szCs w:val="18"/>
          </w:rPr>
          <w:delText>:11 :22 :33 :44</w:delText>
        </w:r>
        <w:r w:rsidR="00554869" w:rsidDel="001111A8">
          <w:rPr>
            <w:szCs w:val="18"/>
          </w:rPr>
          <w:delText xml:space="preserve"> </w:delText>
        </w:r>
        <w:r w:rsidR="000859E7" w:rsidDel="001111A8">
          <w:rPr>
            <w:szCs w:val="18"/>
          </w:rPr>
          <w:delText>:55</w:delText>
        </w:r>
        <w:r w:rsidRPr="005A0C5D" w:rsidDel="001111A8">
          <w:rPr>
            <w:szCs w:val="18"/>
          </w:rPr>
          <w:delText xml:space="preserve"> </w:delText>
        </w:r>
      </w:del>
    </w:p>
    <w:p w14:paraId="77BE7FBC" w14:textId="77777777" w:rsidR="000153A1" w:rsidRPr="005A0C5D" w:rsidDel="001111A8" w:rsidRDefault="000153A1" w:rsidP="000153A1">
      <w:pPr>
        <w:pStyle w:val="SourceCode"/>
        <w:rPr>
          <w:del w:id="3534" w:author="VOYER Raphael" w:date="2021-06-16T11:14:00Z"/>
          <w:szCs w:val="18"/>
        </w:rPr>
      </w:pPr>
      <w:del w:id="3535" w:author="VOYER Raphael" w:date="2021-06-16T11:14:00Z">
        <w:r w:rsidRPr="000153A1" w:rsidDel="001111A8">
          <w:rPr>
            <w:szCs w:val="18"/>
          </w:rPr>
          <w:delText>2::-&gt;</w:delText>
        </w:r>
        <w:r w:rsidRPr="005A0C5D" w:rsidDel="001111A8">
          <w:rPr>
            <w:szCs w:val="18"/>
          </w:rPr>
          <w:delText xml:space="preserve">server-cluster 3 ip 10.135.33.205 mac-address dynamic </w:delText>
        </w:r>
      </w:del>
    </w:p>
    <w:p w14:paraId="62374768" w14:textId="77777777" w:rsidR="000153A1" w:rsidRPr="005A0C5D" w:rsidDel="001111A8" w:rsidRDefault="000153A1" w:rsidP="000153A1">
      <w:pPr>
        <w:pStyle w:val="SourceCode"/>
        <w:rPr>
          <w:del w:id="3536" w:author="VOYER Raphael" w:date="2021-06-16T11:14:00Z"/>
          <w:szCs w:val="18"/>
        </w:rPr>
      </w:pPr>
      <w:del w:id="3537" w:author="VOYER Raphael" w:date="2021-06-16T11:14:00Z">
        <w:r w:rsidRPr="000153A1" w:rsidDel="001111A8">
          <w:rPr>
            <w:szCs w:val="18"/>
          </w:rPr>
          <w:delText>2::-&gt;</w:delText>
        </w:r>
        <w:r w:rsidRPr="005A0C5D" w:rsidDel="001111A8">
          <w:rPr>
            <w:szCs w:val="18"/>
          </w:rPr>
          <w:delText>server-cluster 4 igmp-mode enable</w:delText>
        </w:r>
      </w:del>
    </w:p>
    <w:p w14:paraId="7DBB4136" w14:textId="77777777" w:rsidR="000153A1" w:rsidRPr="005A0C5D" w:rsidDel="001111A8" w:rsidRDefault="000153A1" w:rsidP="000153A1">
      <w:pPr>
        <w:pStyle w:val="SourceCode"/>
        <w:rPr>
          <w:del w:id="3538" w:author="VOYER Raphael" w:date="2021-06-16T11:14:00Z"/>
          <w:szCs w:val="18"/>
        </w:rPr>
      </w:pPr>
      <w:del w:id="3539" w:author="VOYER Raphael" w:date="2021-06-16T11:14:00Z">
        <w:r w:rsidRPr="000153A1" w:rsidDel="001111A8">
          <w:rPr>
            <w:szCs w:val="18"/>
          </w:rPr>
          <w:delText>2::-&gt;</w:delText>
        </w:r>
        <w:r w:rsidRPr="005A0C5D" w:rsidDel="001111A8">
          <w:rPr>
            <w:szCs w:val="18"/>
          </w:rPr>
          <w:delText>server-cluster 4 ip-multicast 226.0.0.12</w:delText>
        </w:r>
      </w:del>
    </w:p>
    <w:p w14:paraId="13C1AC0E" w14:textId="77777777" w:rsidR="000153A1" w:rsidRPr="005A0C5D" w:rsidDel="001111A8" w:rsidRDefault="000153A1" w:rsidP="000153A1">
      <w:pPr>
        <w:pStyle w:val="SourceCode"/>
        <w:rPr>
          <w:del w:id="3540" w:author="VOYER Raphael" w:date="2021-06-16T11:14:00Z"/>
          <w:szCs w:val="18"/>
        </w:rPr>
      </w:pPr>
      <w:del w:id="3541" w:author="VOYER Raphael" w:date="2021-06-16T11:14:00Z">
        <w:r w:rsidRPr="000153A1" w:rsidDel="001111A8">
          <w:rPr>
            <w:szCs w:val="18"/>
          </w:rPr>
          <w:delText>2::-&gt;</w:delText>
        </w:r>
        <w:r w:rsidRPr="005A0C5D" w:rsidDel="001111A8">
          <w:rPr>
            <w:szCs w:val="18"/>
          </w:rPr>
          <w:delText>server-cluster 5 ip 10.135.33.207</w:delText>
        </w:r>
      </w:del>
    </w:p>
    <w:p w14:paraId="07F25D3F" w14:textId="77777777" w:rsidR="000153A1" w:rsidRPr="005A0C5D" w:rsidDel="001111A8" w:rsidRDefault="000153A1" w:rsidP="000153A1">
      <w:pPr>
        <w:pStyle w:val="SourceCode"/>
        <w:rPr>
          <w:del w:id="3542" w:author="VOYER Raphael" w:date="2021-06-16T11:14:00Z"/>
          <w:szCs w:val="18"/>
        </w:rPr>
      </w:pPr>
      <w:del w:id="3543" w:author="VOYER Raphael" w:date="2021-06-16T11:14:00Z">
        <w:r w:rsidRPr="000153A1" w:rsidDel="001111A8">
          <w:rPr>
            <w:szCs w:val="18"/>
          </w:rPr>
          <w:delText>2::-&gt;</w:delText>
        </w:r>
        <w:r w:rsidRPr="005A0C5D" w:rsidDel="001111A8">
          <w:rPr>
            <w:szCs w:val="18"/>
          </w:rPr>
          <w:delText>server-cluster 6 mac-address dynamic</w:delText>
        </w:r>
      </w:del>
    </w:p>
    <w:p w14:paraId="77EFEA4A" w14:textId="77777777" w:rsidR="000153A1" w:rsidDel="001111A8" w:rsidRDefault="000153A1" w:rsidP="000153A1">
      <w:pPr>
        <w:pStyle w:val="SourceCode"/>
        <w:rPr>
          <w:del w:id="3544" w:author="VOYER Raphael" w:date="2021-06-16T11:14:00Z"/>
          <w:szCs w:val="18"/>
        </w:rPr>
      </w:pPr>
      <w:del w:id="3545" w:author="VOYER Raphael" w:date="2021-06-16T11:14:00Z">
        <w:r w:rsidRPr="000153A1" w:rsidDel="001111A8">
          <w:rPr>
            <w:szCs w:val="18"/>
          </w:rPr>
          <w:delText>2::-&gt;</w:delText>
        </w:r>
        <w:r w:rsidRPr="005A0C5D" w:rsidDel="001111A8">
          <w:rPr>
            <w:szCs w:val="18"/>
          </w:rPr>
          <w:delText>server-cluster 7 mac-address static  00 :11 :22 :33 :44</w:delText>
        </w:r>
        <w:r w:rsidR="0021579B" w:rsidDel="001111A8">
          <w:rPr>
            <w:szCs w:val="18"/>
          </w:rPr>
          <w:delText xml:space="preserve"> :55</w:delText>
        </w:r>
      </w:del>
    </w:p>
    <w:p w14:paraId="49FBFFC2" w14:textId="77777777" w:rsidR="00ED24B5" w:rsidRPr="005A0C5D" w:rsidDel="001111A8" w:rsidRDefault="00ED24B5" w:rsidP="00ED24B5">
      <w:pPr>
        <w:pStyle w:val="SourceCode"/>
        <w:rPr>
          <w:del w:id="3546" w:author="VOYER Raphael" w:date="2021-06-16T11:14:00Z"/>
          <w:szCs w:val="18"/>
        </w:rPr>
      </w:pPr>
      <w:del w:id="3547" w:author="VOYER Raphael" w:date="2021-06-16T11:14:00Z">
        <w:r w:rsidRPr="000153A1" w:rsidDel="001111A8">
          <w:rPr>
            <w:szCs w:val="18"/>
          </w:rPr>
          <w:delText>2::-&gt;</w:delText>
        </w:r>
        <w:r w:rsidRPr="005A0C5D" w:rsidDel="001111A8">
          <w:rPr>
            <w:szCs w:val="18"/>
          </w:rPr>
          <w:delText>serv</w:delText>
        </w:r>
        <w:r w:rsidDel="001111A8">
          <w:rPr>
            <w:szCs w:val="18"/>
          </w:rPr>
          <w:delText>er-cluster 6 port 1/1/2</w:delText>
        </w:r>
      </w:del>
    </w:p>
    <w:p w14:paraId="638F9E73" w14:textId="77777777" w:rsidR="000153A1" w:rsidDel="001111A8" w:rsidRDefault="000153A1" w:rsidP="000153A1">
      <w:pPr>
        <w:pStyle w:val="StyleCLIheading1Characterscale100"/>
        <w:ind w:left="0"/>
        <w:outlineLvl w:val="0"/>
        <w:rPr>
          <w:del w:id="3548" w:author="VOYER Raphael" w:date="2021-06-16T11:14:00Z"/>
        </w:rPr>
      </w:pPr>
    </w:p>
    <w:p w14:paraId="17BE8DFA" w14:textId="77777777" w:rsidR="00855336" w:rsidDel="001111A8" w:rsidRDefault="00855336" w:rsidP="00622755">
      <w:pPr>
        <w:pStyle w:val="StyleCLIheading1Characterscale100"/>
        <w:outlineLvl w:val="0"/>
        <w:rPr>
          <w:del w:id="3549" w:author="VOYER Raphael" w:date="2021-06-16T11:14:00Z"/>
        </w:rPr>
      </w:pPr>
      <w:del w:id="3550" w:author="VOYER Raphael" w:date="2021-06-16T11:14:00Z">
        <w:r w:rsidDel="001111A8">
          <w:delText>Related MIB Objects</w:delText>
        </w:r>
        <w:bookmarkEnd w:id="3525"/>
        <w:bookmarkEnd w:id="3526"/>
      </w:del>
    </w:p>
    <w:p w14:paraId="04596E64" w14:textId="77777777" w:rsidR="00855336" w:rsidDel="001111A8" w:rsidRDefault="00561926" w:rsidP="00855336">
      <w:pPr>
        <w:pStyle w:val="Retraitcorpsdetexte"/>
        <w:rPr>
          <w:del w:id="3551" w:author="VOYER Raphael" w:date="2021-06-16T11:14:00Z"/>
        </w:rPr>
      </w:pPr>
      <w:del w:id="3552" w:author="VOYER Raphael" w:date="2021-06-16T11:14:00Z">
        <w:r w:rsidDel="001111A8">
          <w:delText>alaHAVlanCluster</w:delText>
        </w:r>
        <w:r w:rsidR="00855336" w:rsidDel="001111A8">
          <w:delText>Table</w:delText>
        </w:r>
      </w:del>
    </w:p>
    <w:p w14:paraId="75EC9923" w14:textId="77777777" w:rsidR="00855336" w:rsidDel="001111A8" w:rsidRDefault="00855336" w:rsidP="00855336">
      <w:pPr>
        <w:pStyle w:val="Retraitcorpsdetexte"/>
        <w:rPr>
          <w:del w:id="3553" w:author="VOYER Raphael" w:date="2021-06-16T11:14:00Z"/>
        </w:rPr>
      </w:pPr>
      <w:del w:id="3554" w:author="VOYER Raphael" w:date="2021-06-16T11:14:00Z">
        <w:r w:rsidDel="001111A8">
          <w:delText xml:space="preserve">     </w:delText>
        </w:r>
        <w:r w:rsidR="00561926" w:rsidDel="001111A8">
          <w:delText>alaHAVlanCluster</w:delText>
        </w:r>
        <w:r w:rsidDel="001111A8">
          <w:delText>Id</w:delText>
        </w:r>
      </w:del>
    </w:p>
    <w:p w14:paraId="10BBD75E" w14:textId="77777777" w:rsidR="006C66FF" w:rsidDel="001111A8" w:rsidRDefault="006C66FF" w:rsidP="00855336">
      <w:pPr>
        <w:pStyle w:val="Retraitcorpsdetexte"/>
        <w:rPr>
          <w:del w:id="3555" w:author="VOYER Raphael" w:date="2021-06-16T11:14:00Z"/>
        </w:rPr>
      </w:pPr>
      <w:del w:id="3556" w:author="VOYER Raphael" w:date="2021-06-16T11:14:00Z">
        <w:r w:rsidDel="001111A8">
          <w:delText xml:space="preserve">     </w:delText>
        </w:r>
        <w:r w:rsidR="00561926" w:rsidDel="001111A8">
          <w:delText>alaHAVlanCluster</w:delText>
        </w:r>
        <w:r w:rsidDel="001111A8">
          <w:delText>IfIndex</w:delText>
        </w:r>
      </w:del>
    </w:p>
    <w:p w14:paraId="1141EA2C" w14:textId="77777777" w:rsidR="00855336" w:rsidDel="001111A8" w:rsidRDefault="00855336" w:rsidP="00855336">
      <w:pPr>
        <w:pStyle w:val="Retraitcorpsdetexte"/>
        <w:rPr>
          <w:del w:id="3557" w:author="VOYER Raphael" w:date="2021-06-16T11:14:00Z"/>
        </w:rPr>
      </w:pPr>
      <w:del w:id="3558" w:author="VOYER Raphael" w:date="2021-06-16T11:14:00Z">
        <w:r w:rsidDel="001111A8">
          <w:delText xml:space="preserve">     </w:delText>
        </w:r>
        <w:r w:rsidR="00561926" w:rsidDel="001111A8">
          <w:delText>alaHAVlanCluster</w:delText>
        </w:r>
        <w:r w:rsidDel="001111A8">
          <w:delText>InetAddressType</w:delText>
        </w:r>
      </w:del>
    </w:p>
    <w:p w14:paraId="28C1563A" w14:textId="77777777" w:rsidR="00855336" w:rsidDel="001111A8" w:rsidRDefault="00855336" w:rsidP="00855336">
      <w:pPr>
        <w:pStyle w:val="Retraitcorpsdetexte"/>
        <w:rPr>
          <w:del w:id="3559" w:author="VOYER Raphael" w:date="2021-06-16T11:14:00Z"/>
        </w:rPr>
      </w:pPr>
      <w:del w:id="3560" w:author="VOYER Raphael" w:date="2021-06-16T11:14:00Z">
        <w:r w:rsidDel="001111A8">
          <w:delText xml:space="preserve">     </w:delText>
        </w:r>
        <w:r w:rsidR="00561926" w:rsidDel="001111A8">
          <w:delText>alaHAVlanCluster</w:delText>
        </w:r>
        <w:r w:rsidDel="001111A8">
          <w:delText>InetAddress</w:delText>
        </w:r>
      </w:del>
    </w:p>
    <w:p w14:paraId="1C15CA69" w14:textId="77777777" w:rsidR="00187501" w:rsidDel="001111A8" w:rsidRDefault="00855336" w:rsidP="00855336">
      <w:pPr>
        <w:pStyle w:val="Retraitcorpsdetexte"/>
        <w:rPr>
          <w:del w:id="3561" w:author="VOYER Raphael" w:date="2021-06-16T11:14:00Z"/>
        </w:rPr>
      </w:pPr>
      <w:del w:id="3562" w:author="VOYER Raphael" w:date="2021-06-16T11:14:00Z">
        <w:r w:rsidDel="001111A8">
          <w:delText xml:space="preserve">     </w:delText>
        </w:r>
        <w:r w:rsidR="00561926" w:rsidDel="001111A8">
          <w:delText>alaHAVlanCluster</w:delText>
        </w:r>
        <w:r w:rsidDel="001111A8">
          <w:delText>MacAddressType</w:delText>
        </w:r>
        <w:r w:rsidR="00187501" w:rsidDel="001111A8">
          <w:delText xml:space="preserve">    </w:delText>
        </w:r>
      </w:del>
    </w:p>
    <w:p w14:paraId="0B02E1BC" w14:textId="77777777" w:rsidR="00855336" w:rsidDel="001111A8" w:rsidRDefault="00855336" w:rsidP="00190989">
      <w:pPr>
        <w:pStyle w:val="Retraitcorpsdetexte"/>
        <w:rPr>
          <w:del w:id="3563" w:author="VOYER Raphael" w:date="2021-06-16T11:14:00Z"/>
        </w:rPr>
      </w:pPr>
      <w:del w:id="3564" w:author="VOYER Raphael" w:date="2021-06-16T11:14:00Z">
        <w:r w:rsidDel="001111A8">
          <w:delText xml:space="preserve">     </w:delText>
        </w:r>
        <w:r w:rsidR="00561926" w:rsidDel="001111A8">
          <w:delText>alaHAVlanCluster</w:delText>
        </w:r>
        <w:r w:rsidDel="001111A8">
          <w:delText>MacAddress</w:delText>
        </w:r>
      </w:del>
    </w:p>
    <w:p w14:paraId="089A96A2" w14:textId="77777777" w:rsidR="00DD0103" w:rsidDel="001111A8" w:rsidRDefault="00DD0103" w:rsidP="00DD0103">
      <w:pPr>
        <w:pStyle w:val="Retraitcorpsdetexte"/>
        <w:rPr>
          <w:del w:id="3565" w:author="VOYER Raphael" w:date="2021-06-16T11:14:00Z"/>
        </w:rPr>
      </w:pPr>
      <w:del w:id="3566" w:author="VOYER Raphael" w:date="2021-06-16T11:14:00Z">
        <w:r w:rsidDel="001111A8">
          <w:delText xml:space="preserve">     </w:delText>
        </w:r>
        <w:r w:rsidR="00561926" w:rsidDel="001111A8">
          <w:delText>alaHAVlanCluster</w:delText>
        </w:r>
        <w:r w:rsidDel="001111A8">
          <w:delText>Multicast</w:delText>
        </w:r>
        <w:r w:rsidR="00E73D4C" w:rsidDel="001111A8">
          <w:delText>Status</w:delText>
        </w:r>
      </w:del>
    </w:p>
    <w:p w14:paraId="2D917435" w14:textId="77777777" w:rsidR="00DD0103" w:rsidDel="001111A8" w:rsidRDefault="00DD0103" w:rsidP="00DD0103">
      <w:pPr>
        <w:pStyle w:val="Retraitcorpsdetexte"/>
        <w:rPr>
          <w:del w:id="3567" w:author="VOYER Raphael" w:date="2021-06-16T11:14:00Z"/>
        </w:rPr>
      </w:pPr>
      <w:del w:id="3568" w:author="VOYER Raphael" w:date="2021-06-16T11:14:00Z">
        <w:r w:rsidDel="001111A8">
          <w:tab/>
          <w:delText xml:space="preserve">  </w:delText>
        </w:r>
        <w:r w:rsidR="00561926" w:rsidDel="001111A8">
          <w:delText>alaHAVlanCluster</w:delText>
        </w:r>
        <w:r w:rsidDel="001111A8">
          <w:delText>MulticastInetAddressType</w:delText>
        </w:r>
      </w:del>
    </w:p>
    <w:p w14:paraId="4023E74D" w14:textId="77777777" w:rsidR="00DD0103" w:rsidDel="001111A8" w:rsidRDefault="00DD0103" w:rsidP="00AD5BE1">
      <w:pPr>
        <w:pStyle w:val="Retraitcorpsdetexte"/>
        <w:rPr>
          <w:del w:id="3569" w:author="VOYER Raphael" w:date="2021-06-16T11:14:00Z"/>
        </w:rPr>
      </w:pPr>
      <w:del w:id="3570" w:author="VOYER Raphael" w:date="2021-06-16T11:14:00Z">
        <w:r w:rsidDel="001111A8">
          <w:tab/>
          <w:delText xml:space="preserve">  </w:delText>
        </w:r>
        <w:r w:rsidR="00561926" w:rsidDel="001111A8">
          <w:delText>alaHAVlanCluster</w:delText>
        </w:r>
        <w:r w:rsidDel="001111A8">
          <w:delText>MulticastInetAddress</w:delText>
        </w:r>
      </w:del>
    </w:p>
    <w:p w14:paraId="3C6D4AD7" w14:textId="77777777" w:rsidR="00855336" w:rsidDel="001111A8" w:rsidRDefault="00855336" w:rsidP="00D23FF1">
      <w:pPr>
        <w:pStyle w:val="Retraitcorpsdetexte"/>
        <w:rPr>
          <w:del w:id="3571" w:author="VOYER Raphael" w:date="2021-06-16T11:14:00Z"/>
        </w:rPr>
      </w:pPr>
      <w:del w:id="3572" w:author="VOYER Raphael" w:date="2021-06-16T11:14:00Z">
        <w:r w:rsidDel="001111A8">
          <w:delText xml:space="preserve">     </w:delText>
        </w:r>
        <w:r w:rsidR="00561926" w:rsidDel="001111A8">
          <w:delText>alaHAVlanCluster</w:delText>
        </w:r>
        <w:r w:rsidR="008253A7" w:rsidDel="001111A8">
          <w:delText>Row</w:delText>
        </w:r>
        <w:r w:rsidR="008B33BB" w:rsidDel="001111A8">
          <w:delText>Status</w:delText>
        </w:r>
        <w:r w:rsidDel="001111A8">
          <w:delText xml:space="preserve">    </w:delText>
        </w:r>
      </w:del>
    </w:p>
    <w:p w14:paraId="47DCFA17" w14:textId="77777777" w:rsidR="00E73D4C" w:rsidDel="001111A8" w:rsidRDefault="00E73D4C" w:rsidP="00D23FF1">
      <w:pPr>
        <w:pStyle w:val="Retraitcorpsdetexte"/>
        <w:rPr>
          <w:del w:id="3573" w:author="VOYER Raphael" w:date="2021-06-16T11:14:00Z"/>
        </w:rPr>
      </w:pPr>
    </w:p>
    <w:p w14:paraId="037311FC" w14:textId="77777777" w:rsidR="00AD5BE1" w:rsidDel="001111A8" w:rsidRDefault="00AD5BE1" w:rsidP="00AD5BE1">
      <w:pPr>
        <w:pStyle w:val="Retraitcorpsdetexte"/>
        <w:ind w:left="0"/>
        <w:rPr>
          <w:del w:id="3574" w:author="VOYER Raphael" w:date="2021-06-16T11:14:00Z"/>
        </w:rPr>
      </w:pPr>
    </w:p>
    <w:p w14:paraId="7085AAEA" w14:textId="77777777" w:rsidR="001852E5" w:rsidDel="001111A8" w:rsidRDefault="001852E5" w:rsidP="00AD5BE1">
      <w:pPr>
        <w:pStyle w:val="Retraitcorpsdetexte"/>
        <w:ind w:left="0"/>
        <w:rPr>
          <w:del w:id="3575" w:author="VOYER Raphael" w:date="2021-06-16T11:14:00Z"/>
        </w:rPr>
      </w:pPr>
    </w:p>
    <w:p w14:paraId="52FABFF4" w14:textId="77777777" w:rsidR="001852E5" w:rsidDel="001111A8" w:rsidRDefault="007772DF" w:rsidP="00622755">
      <w:pPr>
        <w:pStyle w:val="Titre4"/>
        <w:rPr>
          <w:del w:id="3576" w:author="VOYER Raphael" w:date="2021-06-16T11:14:00Z"/>
        </w:rPr>
      </w:pPr>
      <w:del w:id="3577" w:author="VOYER Raphael" w:date="2021-06-16T11:14:00Z">
        <w:r w:rsidDel="001111A8">
          <w:delText>4</w:delText>
        </w:r>
        <w:r w:rsidR="001852E5" w:rsidDel="001111A8">
          <w:delText xml:space="preserve">. </w:delText>
        </w:r>
        <w:r w:rsidR="009E053F" w:rsidDel="001111A8">
          <w:delText>server-cluster</w:delText>
        </w:r>
        <w:r w:rsidR="001852E5" w:rsidDel="001111A8">
          <w:delText xml:space="preserve"> </w:delText>
        </w:r>
        <w:r w:rsidR="001852E5" w:rsidRPr="002336B3" w:rsidDel="001111A8">
          <w:delText>&lt;</w:delText>
        </w:r>
        <w:r w:rsidR="001852E5" w:rsidDel="001111A8">
          <w:delText>cluster-</w:delText>
        </w:r>
        <w:r w:rsidR="001852E5" w:rsidRPr="002336B3" w:rsidDel="001111A8">
          <w:delText>id&gt;</w:delText>
        </w:r>
        <w:r w:rsidR="001852E5" w:rsidDel="001111A8">
          <w:delText xml:space="preserve">  {</w:delText>
        </w:r>
        <w:r w:rsidR="001852E5" w:rsidRPr="002336B3" w:rsidDel="001111A8">
          <w:delText>port{&lt;slot/port</w:delText>
        </w:r>
        <w:r w:rsidR="001852E5" w:rsidDel="001111A8">
          <w:delText>[-port2]</w:delText>
        </w:r>
        <w:r w:rsidR="001852E5" w:rsidRPr="002336B3" w:rsidDel="001111A8">
          <w:delText>&gt;</w:delText>
        </w:r>
        <w:r w:rsidR="00487B62" w:rsidRPr="002336B3" w:rsidDel="001111A8">
          <w:delText xml:space="preserve"> </w:delText>
        </w:r>
        <w:r w:rsidR="001852E5" w:rsidRPr="002336B3" w:rsidDel="001111A8">
          <w:delText>}|linkagg&lt;aggid</w:delText>
        </w:r>
        <w:r w:rsidR="001852E5" w:rsidDel="001111A8">
          <w:delText>[-aggnum2]&gt; }</w:delText>
        </w:r>
      </w:del>
    </w:p>
    <w:p w14:paraId="78A2D1AC" w14:textId="77777777" w:rsidR="001852E5" w:rsidDel="001111A8" w:rsidRDefault="001852E5" w:rsidP="001852E5">
      <w:pPr>
        <w:pStyle w:val="Retraitcorpsdetexte"/>
        <w:ind w:left="864"/>
        <w:rPr>
          <w:del w:id="3578" w:author="VOYER Raphael" w:date="2021-06-16T11:14:00Z"/>
        </w:rPr>
      </w:pPr>
      <w:del w:id="3579" w:author="VOYER Raphael" w:date="2021-06-16T11:14:00Z">
        <w:r w:rsidDel="001111A8">
          <w:delText>Adds a port to an existing cluster.</w:delText>
        </w:r>
      </w:del>
    </w:p>
    <w:p w14:paraId="1952B21E" w14:textId="77777777" w:rsidR="001852E5" w:rsidRPr="008B33BB" w:rsidDel="001111A8" w:rsidRDefault="001852E5" w:rsidP="00622755">
      <w:pPr>
        <w:pStyle w:val="StyleCLIheadingfirstCharacterscale100"/>
        <w:outlineLvl w:val="0"/>
        <w:rPr>
          <w:del w:id="3580" w:author="VOYER Raphael" w:date="2021-06-16T11:14:00Z"/>
          <w:rStyle w:val="StyleDefinitions1105ptCharacterscale100CharCharCharCharCharCharCharCharCharCharCharCharCharChar"/>
          <w:w w:val="100"/>
          <w:szCs w:val="20"/>
        </w:rPr>
      </w:pPr>
      <w:bookmarkStart w:id="3581" w:name="_Toc381025765"/>
      <w:bookmarkStart w:id="3582" w:name="_Toc424820353"/>
      <w:del w:id="3583" w:author="VOYER Raphael" w:date="2021-06-16T11:14:00Z">
        <w:r w:rsidDel="001111A8">
          <w:delText>Syntax Definitions</w:delText>
        </w:r>
        <w:bookmarkEnd w:id="3581"/>
        <w:bookmarkEnd w:id="3582"/>
      </w:del>
    </w:p>
    <w:p w14:paraId="1487DB7A" w14:textId="77777777" w:rsidR="001852E5" w:rsidDel="001111A8" w:rsidRDefault="001852E5" w:rsidP="001852E5">
      <w:pPr>
        <w:pStyle w:val="Definitions1"/>
        <w:rPr>
          <w:del w:id="3584" w:author="VOYER Raphael" w:date="2021-06-16T11:14:00Z"/>
          <w:rStyle w:val="StyleDefinitions1105ptCharacterscale100CharCharCharCharCharCharCharCharCharCharCharCharCharChar"/>
        </w:rPr>
      </w:pPr>
      <w:del w:id="3585"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3AFBA219" w14:textId="77777777" w:rsidR="001852E5" w:rsidRPr="00D755E3" w:rsidDel="001111A8" w:rsidRDefault="001852E5" w:rsidP="001852E5">
      <w:pPr>
        <w:pStyle w:val="Definitions1"/>
        <w:rPr>
          <w:del w:id="3586" w:author="VOYER Raphael" w:date="2021-06-16T11:14:00Z"/>
          <w:rStyle w:val="StyleDefinitions1105ptCharacterscale100CharCharCharCharCharCharCharCharCharCharCharCharCharChar"/>
          <w:i/>
        </w:rPr>
      </w:pPr>
      <w:del w:id="3587"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62867D8F" w14:textId="77777777" w:rsidR="001852E5" w:rsidDel="001111A8" w:rsidRDefault="001852E5" w:rsidP="001852E5">
      <w:pPr>
        <w:pStyle w:val="StyleCLIheadingfirstCharacterscale100"/>
        <w:rPr>
          <w:del w:id="3588" w:author="VOYER Raphael" w:date="2021-06-16T11:14:00Z"/>
        </w:rPr>
      </w:pPr>
    </w:p>
    <w:p w14:paraId="5C8BC70A" w14:textId="77777777" w:rsidR="001852E5" w:rsidDel="001111A8" w:rsidRDefault="001852E5" w:rsidP="00622755">
      <w:pPr>
        <w:pStyle w:val="StyleCLIheading1Characterscale100"/>
        <w:outlineLvl w:val="0"/>
        <w:rPr>
          <w:del w:id="3589" w:author="VOYER Raphael" w:date="2021-06-16T11:14:00Z"/>
        </w:rPr>
      </w:pPr>
      <w:bookmarkStart w:id="3590" w:name="_Toc381025766"/>
      <w:bookmarkStart w:id="3591" w:name="_Toc424820354"/>
      <w:del w:id="3592" w:author="VOYER Raphael" w:date="2021-06-16T11:14:00Z">
        <w:r w:rsidDel="001111A8">
          <w:delText>Usage Guidelines</w:delText>
        </w:r>
        <w:bookmarkEnd w:id="3590"/>
        <w:bookmarkEnd w:id="3591"/>
      </w:del>
    </w:p>
    <w:p w14:paraId="795FC0A4" w14:textId="77777777" w:rsidR="001852E5" w:rsidDel="001111A8" w:rsidRDefault="001852E5" w:rsidP="001852E5">
      <w:pPr>
        <w:pStyle w:val="Corpsdetexte"/>
        <w:numPr>
          <w:ilvl w:val="0"/>
          <w:numId w:val="5"/>
        </w:numPr>
        <w:rPr>
          <w:del w:id="3593" w:author="VOYER Raphael" w:date="2021-06-16T11:14:00Z"/>
        </w:rPr>
      </w:pPr>
      <w:del w:id="3594" w:author="VOYER Raphael" w:date="2021-06-16T11:14:00Z">
        <w:r w:rsidDel="001111A8">
          <w:delText xml:space="preserve">A port can be </w:delText>
        </w:r>
        <w:r w:rsidR="00E52475" w:rsidDel="001111A8">
          <w:delText>added to</w:delText>
        </w:r>
        <w:r w:rsidDel="001111A8">
          <w:delText xml:space="preserve"> an existing cluster. (L2/L3)</w:delText>
        </w:r>
      </w:del>
    </w:p>
    <w:p w14:paraId="696E5700" w14:textId="77777777" w:rsidR="00174285" w:rsidDel="001111A8" w:rsidRDefault="00174285" w:rsidP="00174285">
      <w:pPr>
        <w:pStyle w:val="Corpsdetexte"/>
        <w:numPr>
          <w:ilvl w:val="0"/>
          <w:numId w:val="5"/>
        </w:numPr>
        <w:rPr>
          <w:del w:id="3595" w:author="VOYER Raphael" w:date="2021-06-16T11:14:00Z"/>
        </w:rPr>
      </w:pPr>
      <w:del w:id="3596" w:author="VOYER Raphael" w:date="2021-06-16T11:14:00Z">
        <w:r w:rsidDel="001111A8">
          <w:delText xml:space="preserve">A cluster has to be created before executing this command else an error shall be displayed </w:delText>
        </w:r>
      </w:del>
    </w:p>
    <w:p w14:paraId="490C8BEB" w14:textId="77777777" w:rsidR="00174285" w:rsidDel="001111A8" w:rsidRDefault="00174285" w:rsidP="00174285">
      <w:pPr>
        <w:pStyle w:val="Corpsdetexte"/>
        <w:ind w:left="720"/>
        <w:rPr>
          <w:del w:id="3597" w:author="VOYER Raphael" w:date="2021-06-16T11:14:00Z"/>
        </w:rPr>
      </w:pPr>
      <w:del w:id="3598"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016085F3" w14:textId="77777777" w:rsidR="00174285" w:rsidDel="001111A8" w:rsidRDefault="00174285" w:rsidP="00174285">
      <w:pPr>
        <w:pStyle w:val="Corpsdetexte"/>
        <w:numPr>
          <w:ilvl w:val="0"/>
          <w:numId w:val="5"/>
        </w:numPr>
        <w:rPr>
          <w:del w:id="3599" w:author="VOYER Raphael" w:date="2021-06-16T11:14:00Z"/>
        </w:rPr>
      </w:pPr>
      <w:del w:id="3600" w:author="VOYER Raphael" w:date="2021-06-16T11:14:00Z">
        <w:r w:rsidDel="001111A8">
          <w:delText>Linkagg shall be created before using a linkagg as input to the port list else an error</w:delText>
        </w:r>
      </w:del>
    </w:p>
    <w:p w14:paraId="6EFF6B01" w14:textId="77777777" w:rsidR="00174285" w:rsidRPr="00174285" w:rsidDel="001111A8" w:rsidRDefault="00174285" w:rsidP="00174285">
      <w:pPr>
        <w:pStyle w:val="Corpsdetexte"/>
        <w:ind w:left="720"/>
        <w:rPr>
          <w:del w:id="3601" w:author="VOYER Raphael" w:date="2021-06-16T11:14:00Z"/>
        </w:rPr>
      </w:pPr>
      <w:del w:id="3602" w:author="VOYER Raphael" w:date="2021-06-16T11:14:00Z">
        <w:r w:rsidDel="001111A8">
          <w:delText>Shall be returned as “</w:delText>
        </w:r>
        <w:r w:rsidRPr="00174285" w:rsidDel="001111A8">
          <w:delText>ERROR: Linkagg 1 does not exist</w:delText>
        </w:r>
        <w:r w:rsidDel="001111A8">
          <w:delText>”.</w:delText>
        </w:r>
      </w:del>
    </w:p>
    <w:p w14:paraId="57B8FA40" w14:textId="77777777" w:rsidR="000067E2" w:rsidDel="001111A8" w:rsidRDefault="000067E2" w:rsidP="000067E2">
      <w:pPr>
        <w:pStyle w:val="Corpsdetexte"/>
        <w:numPr>
          <w:ilvl w:val="0"/>
          <w:numId w:val="5"/>
        </w:numPr>
        <w:rPr>
          <w:del w:id="3603" w:author="VOYER Raphael" w:date="2021-06-16T11:14:00Z"/>
        </w:rPr>
      </w:pPr>
      <w:del w:id="3604" w:author="VOYER Raphael" w:date="2021-06-16T11:14:00Z">
        <w:r w:rsidDel="001111A8">
          <w:delText xml:space="preserve">Port List is </w:delText>
        </w:r>
        <w:r w:rsidR="00174285" w:rsidDel="001111A8">
          <w:delText xml:space="preserve">not </w:delText>
        </w:r>
        <w:r w:rsidDel="001111A8">
          <w:delText xml:space="preserve">valid </w:delText>
        </w:r>
        <w:r w:rsidR="00174285" w:rsidDel="001111A8">
          <w:delText xml:space="preserve">for a cluster operating with IGMP mode else an error shall be </w:delText>
        </w:r>
      </w:del>
    </w:p>
    <w:p w14:paraId="6E655C6A" w14:textId="77777777" w:rsidR="00174285" w:rsidDel="001111A8" w:rsidRDefault="00174285" w:rsidP="00174285">
      <w:pPr>
        <w:pStyle w:val="Corpsdetexte"/>
        <w:ind w:left="720"/>
        <w:rPr>
          <w:del w:id="3605" w:author="VOYER Raphael" w:date="2021-06-16T11:14:00Z"/>
        </w:rPr>
      </w:pPr>
      <w:del w:id="3606" w:author="VOYER Raphael" w:date="2021-06-16T11:14:00Z">
        <w:r w:rsidDel="001111A8">
          <w:delText>Displayed as “Port list is invalid for IGMP mode”</w:delText>
        </w:r>
      </w:del>
    </w:p>
    <w:p w14:paraId="41972F51" w14:textId="77777777" w:rsidR="00E52475" w:rsidDel="001111A8" w:rsidRDefault="00E52475" w:rsidP="00E52475">
      <w:pPr>
        <w:pStyle w:val="Corpsdetexte"/>
        <w:numPr>
          <w:ilvl w:val="0"/>
          <w:numId w:val="5"/>
        </w:numPr>
        <w:rPr>
          <w:del w:id="3607" w:author="VOYER Raphael" w:date="2021-06-16T11:14:00Z"/>
        </w:rPr>
      </w:pPr>
      <w:del w:id="3608" w:author="VOYER Raphael" w:date="2021-06-16T11:14:00Z">
        <w:r w:rsidDel="001111A8">
          <w:delText xml:space="preserve">The All Port List is </w:delText>
        </w:r>
        <w:r w:rsidR="00487B62" w:rsidDel="001111A8">
          <w:delText>obselete and is invalid in the current version.</w:delText>
        </w:r>
      </w:del>
    </w:p>
    <w:p w14:paraId="5FFF03FA" w14:textId="77777777" w:rsidR="00E52475" w:rsidDel="001111A8" w:rsidRDefault="00487B62" w:rsidP="00E52475">
      <w:pPr>
        <w:pStyle w:val="Corpsdetexte"/>
        <w:ind w:left="720"/>
        <w:rPr>
          <w:del w:id="3609" w:author="VOYER Raphael" w:date="2021-06-16T11:14:00Z"/>
        </w:rPr>
      </w:pPr>
      <w:del w:id="3610" w:author="VOYER Raphael" w:date="2021-06-16T11:14:00Z">
        <w:r w:rsidDel="001111A8">
          <w:delText>A</w:delText>
        </w:r>
        <w:r w:rsidR="00E52475" w:rsidDel="001111A8">
          <w:delText>n error shall be displayed as “ERROR: All port option is invalid “</w:delText>
        </w:r>
      </w:del>
    </w:p>
    <w:p w14:paraId="55486795" w14:textId="77777777" w:rsidR="00E52475" w:rsidDel="001111A8" w:rsidRDefault="00E52475" w:rsidP="00E52475">
      <w:pPr>
        <w:pStyle w:val="Corpsdetexte"/>
        <w:numPr>
          <w:ilvl w:val="0"/>
          <w:numId w:val="5"/>
        </w:numPr>
        <w:rPr>
          <w:del w:id="3611" w:author="VOYER Raphael" w:date="2021-06-16T11:14:00Z"/>
        </w:rPr>
      </w:pPr>
      <w:del w:id="3612" w:author="VOYER Raphael" w:date="2021-06-16T11:14:00Z">
        <w:r w:rsidDel="001111A8">
          <w:delText xml:space="preserve">List is not valid for a cluster operating with IGMP mode else an error shall be </w:delText>
        </w:r>
      </w:del>
    </w:p>
    <w:p w14:paraId="55BAB032" w14:textId="77777777" w:rsidR="00E52475" w:rsidDel="001111A8" w:rsidRDefault="00E52475" w:rsidP="00E52475">
      <w:pPr>
        <w:pStyle w:val="Corpsdetexte"/>
        <w:ind w:left="720"/>
        <w:rPr>
          <w:del w:id="3613" w:author="VOYER Raphael" w:date="2021-06-16T11:14:00Z"/>
        </w:rPr>
      </w:pPr>
      <w:del w:id="3614" w:author="VOYER Raphael" w:date="2021-06-16T11:14:00Z">
        <w:r w:rsidDel="001111A8">
          <w:delText>Displayed as “Port list is invalid for IGMP mode”.</w:delText>
        </w:r>
      </w:del>
    </w:p>
    <w:p w14:paraId="76064BAC" w14:textId="77777777" w:rsidR="00E52475" w:rsidDel="001111A8" w:rsidRDefault="00E52475" w:rsidP="00E52475">
      <w:pPr>
        <w:pStyle w:val="Corpsdetexte"/>
        <w:rPr>
          <w:del w:id="3615" w:author="VOYER Raphael" w:date="2021-06-16T11:14:00Z"/>
        </w:rPr>
      </w:pPr>
    </w:p>
    <w:p w14:paraId="6A91F9B2" w14:textId="77777777" w:rsidR="001852E5" w:rsidRPr="005F7361" w:rsidDel="001111A8" w:rsidRDefault="001852E5" w:rsidP="00622755">
      <w:pPr>
        <w:pStyle w:val="StyleCLIheading1Characterscale100"/>
        <w:outlineLvl w:val="0"/>
        <w:rPr>
          <w:del w:id="3616" w:author="VOYER Raphael" w:date="2021-06-16T11:14:00Z"/>
          <w:color w:val="auto"/>
          <w:rPrChange w:id="3617" w:author="VOYER Raphael" w:date="2021-07-07T15:02:00Z">
            <w:rPr>
              <w:del w:id="3618" w:author="VOYER Raphael" w:date="2021-06-16T11:14:00Z"/>
              <w:color w:val="auto"/>
              <w:lang w:val="fr-FR"/>
            </w:rPr>
          </w:rPrChange>
        </w:rPr>
      </w:pPr>
      <w:bookmarkStart w:id="3619" w:name="_Toc381025767"/>
      <w:bookmarkStart w:id="3620" w:name="_Toc424820355"/>
      <w:del w:id="3621" w:author="VOYER Raphael" w:date="2021-06-16T11:14:00Z">
        <w:r w:rsidRPr="005F7361" w:rsidDel="001111A8">
          <w:rPr>
            <w:b w:val="0"/>
            <w:bCs w:val="0"/>
            <w:rPrChange w:id="3622" w:author="VOYER Raphael" w:date="2021-07-07T15:02:00Z">
              <w:rPr>
                <w:b w:val="0"/>
                <w:bCs w:val="0"/>
                <w:lang w:val="fr-FR"/>
              </w:rPr>
            </w:rPrChange>
          </w:rPr>
          <w:delText>Example</w:delText>
        </w:r>
        <w:bookmarkEnd w:id="3619"/>
        <w:bookmarkEnd w:id="3620"/>
      </w:del>
    </w:p>
    <w:p w14:paraId="7D25175F" w14:textId="77777777" w:rsidR="001852E5" w:rsidRPr="005F7361" w:rsidDel="001111A8" w:rsidRDefault="009E053F" w:rsidP="001852E5">
      <w:pPr>
        <w:pStyle w:val="SourceCode"/>
        <w:rPr>
          <w:del w:id="3623" w:author="VOYER Raphael" w:date="2021-06-16T11:14:00Z"/>
          <w:szCs w:val="18"/>
          <w:rPrChange w:id="3624" w:author="VOYER Raphael" w:date="2021-07-07T15:02:00Z">
            <w:rPr>
              <w:del w:id="3625" w:author="VOYER Raphael" w:date="2021-06-16T11:14:00Z"/>
              <w:szCs w:val="18"/>
              <w:lang w:val="fr-FR"/>
            </w:rPr>
          </w:rPrChange>
        </w:rPr>
      </w:pPr>
      <w:del w:id="3626" w:author="VOYER Raphael" w:date="2021-06-16T11:14:00Z">
        <w:r w:rsidRPr="005F7361" w:rsidDel="001111A8">
          <w:rPr>
            <w:szCs w:val="18"/>
            <w:rPrChange w:id="3627" w:author="VOYER Raphael" w:date="2021-07-07T15:02:00Z">
              <w:rPr>
                <w:szCs w:val="18"/>
                <w:lang w:val="fr-FR"/>
              </w:rPr>
            </w:rPrChange>
          </w:rPr>
          <w:delText>server-cluster</w:delText>
        </w:r>
        <w:r w:rsidR="001852E5" w:rsidRPr="005F7361" w:rsidDel="001111A8">
          <w:rPr>
            <w:szCs w:val="18"/>
            <w:rPrChange w:id="3628" w:author="VOYER Raphael" w:date="2021-07-07T15:02:00Z">
              <w:rPr>
                <w:szCs w:val="18"/>
                <w:lang w:val="fr-FR"/>
              </w:rPr>
            </w:rPrChange>
          </w:rPr>
          <w:delText xml:space="preserve"> 1 port 1/21 </w:delText>
        </w:r>
      </w:del>
    </w:p>
    <w:p w14:paraId="12FEA56E" w14:textId="77777777" w:rsidR="001852E5" w:rsidRPr="005F7361" w:rsidDel="001111A8" w:rsidRDefault="009E053F" w:rsidP="001852E5">
      <w:pPr>
        <w:pStyle w:val="SourceCode"/>
        <w:rPr>
          <w:del w:id="3629" w:author="VOYER Raphael" w:date="2021-06-16T11:14:00Z"/>
          <w:szCs w:val="18"/>
          <w:rPrChange w:id="3630" w:author="VOYER Raphael" w:date="2021-07-07T15:02:00Z">
            <w:rPr>
              <w:del w:id="3631" w:author="VOYER Raphael" w:date="2021-06-16T11:14:00Z"/>
              <w:szCs w:val="18"/>
              <w:lang w:val="fr-FR"/>
            </w:rPr>
          </w:rPrChange>
        </w:rPr>
      </w:pPr>
      <w:del w:id="3632" w:author="VOYER Raphael" w:date="2021-06-16T11:14:00Z">
        <w:r w:rsidRPr="005F7361" w:rsidDel="001111A8">
          <w:rPr>
            <w:szCs w:val="18"/>
            <w:rPrChange w:id="3633" w:author="VOYER Raphael" w:date="2021-07-07T15:02:00Z">
              <w:rPr>
                <w:szCs w:val="18"/>
                <w:lang w:val="fr-FR"/>
              </w:rPr>
            </w:rPrChange>
          </w:rPr>
          <w:delText>server-cluster</w:delText>
        </w:r>
        <w:r w:rsidR="001852E5" w:rsidRPr="005F7361" w:rsidDel="001111A8">
          <w:rPr>
            <w:szCs w:val="18"/>
            <w:rPrChange w:id="3634" w:author="VOYER Raphael" w:date="2021-07-07T15:02:00Z">
              <w:rPr>
                <w:szCs w:val="18"/>
                <w:lang w:val="fr-FR"/>
              </w:rPr>
            </w:rPrChange>
          </w:rPr>
          <w:delText xml:space="preserve"> 2 port </w:delText>
        </w:r>
        <w:smartTag w:uri="urn:schemas-microsoft-com:office:smarttags" w:element="date">
          <w:smartTagPr>
            <w:attr w:name="ls" w:val="trans"/>
            <w:attr w:name="Month" w:val="1"/>
            <w:attr w:name="Day" w:val="21"/>
            <w:attr w:name="Year" w:val="23"/>
          </w:smartTagPr>
          <w:r w:rsidR="001852E5" w:rsidRPr="005F7361" w:rsidDel="001111A8">
            <w:rPr>
              <w:szCs w:val="18"/>
              <w:rPrChange w:id="3635" w:author="VOYER Raphael" w:date="2021-07-07T15:02:00Z">
                <w:rPr>
                  <w:szCs w:val="18"/>
                  <w:lang w:val="fr-FR"/>
                </w:rPr>
              </w:rPrChange>
            </w:rPr>
            <w:delText>1/21-23</w:delText>
          </w:r>
        </w:smartTag>
      </w:del>
    </w:p>
    <w:p w14:paraId="4E1D21A3" w14:textId="77777777" w:rsidR="001852E5" w:rsidRPr="005A0C5D" w:rsidDel="001111A8" w:rsidRDefault="009E053F" w:rsidP="001852E5">
      <w:pPr>
        <w:pStyle w:val="SourceCode"/>
        <w:rPr>
          <w:del w:id="3636" w:author="VOYER Raphael" w:date="2021-06-16T11:14:00Z"/>
          <w:szCs w:val="18"/>
        </w:rPr>
      </w:pPr>
      <w:del w:id="3637" w:author="VOYER Raphael" w:date="2021-06-16T11:14:00Z">
        <w:r w:rsidRPr="005A0C5D" w:rsidDel="001111A8">
          <w:rPr>
            <w:szCs w:val="18"/>
          </w:rPr>
          <w:delText>server-cluster</w:delText>
        </w:r>
        <w:r w:rsidR="001852E5" w:rsidRPr="005A0C5D" w:rsidDel="001111A8">
          <w:rPr>
            <w:szCs w:val="18"/>
          </w:rPr>
          <w:delText xml:space="preserve"> 3 linkagg 1</w:delText>
        </w:r>
      </w:del>
    </w:p>
    <w:p w14:paraId="4EA0384A" w14:textId="77777777" w:rsidR="001852E5" w:rsidRPr="005A0C5D" w:rsidDel="001111A8" w:rsidRDefault="009E053F" w:rsidP="001852E5">
      <w:pPr>
        <w:pStyle w:val="SourceCode"/>
        <w:rPr>
          <w:del w:id="3638" w:author="VOYER Raphael" w:date="2021-06-16T11:14:00Z"/>
          <w:szCs w:val="18"/>
        </w:rPr>
      </w:pPr>
      <w:del w:id="3639" w:author="VOYER Raphael" w:date="2021-06-16T11:14:00Z">
        <w:r w:rsidRPr="005A0C5D" w:rsidDel="001111A8">
          <w:rPr>
            <w:szCs w:val="18"/>
          </w:rPr>
          <w:delText>server-cluster</w:delText>
        </w:r>
        <w:r w:rsidR="001852E5" w:rsidRPr="005A0C5D" w:rsidDel="001111A8">
          <w:rPr>
            <w:szCs w:val="18"/>
          </w:rPr>
          <w:delText xml:space="preserve"> 4 linkagg 1-3</w:delText>
        </w:r>
      </w:del>
    </w:p>
    <w:p w14:paraId="739C530F" w14:textId="77777777" w:rsidR="001852E5" w:rsidRPr="005A0C5D" w:rsidDel="001111A8" w:rsidRDefault="009E053F" w:rsidP="001852E5">
      <w:pPr>
        <w:pStyle w:val="SourceCode"/>
        <w:rPr>
          <w:del w:id="3640" w:author="VOYER Raphael" w:date="2021-06-16T11:14:00Z"/>
          <w:szCs w:val="18"/>
        </w:rPr>
      </w:pPr>
      <w:del w:id="3641" w:author="VOYER Raphael" w:date="2021-06-16T11:14:00Z">
        <w:r w:rsidRPr="005A0C5D" w:rsidDel="001111A8">
          <w:rPr>
            <w:szCs w:val="18"/>
          </w:rPr>
          <w:delText>server-cluster</w:delText>
        </w:r>
        <w:r w:rsidR="001852E5" w:rsidRPr="005A0C5D" w:rsidDel="001111A8">
          <w:rPr>
            <w:szCs w:val="18"/>
          </w:rPr>
          <w:delText xml:space="preserve"> 5 port all  </w:delText>
        </w:r>
      </w:del>
    </w:p>
    <w:p w14:paraId="4F2B6108" w14:textId="77777777" w:rsidR="001852E5" w:rsidRPr="005A0C5D" w:rsidDel="001111A8" w:rsidRDefault="001852E5" w:rsidP="001852E5">
      <w:pPr>
        <w:pStyle w:val="SourceCode"/>
        <w:jc w:val="right"/>
        <w:rPr>
          <w:del w:id="3642" w:author="VOYER Raphael" w:date="2021-06-16T11:14:00Z"/>
          <w:szCs w:val="18"/>
        </w:rPr>
      </w:pPr>
    </w:p>
    <w:p w14:paraId="4E36500A" w14:textId="77777777" w:rsidR="001852E5" w:rsidDel="001111A8" w:rsidRDefault="001852E5" w:rsidP="00622755">
      <w:pPr>
        <w:pStyle w:val="StyleCLIheading1Characterscale100"/>
        <w:outlineLvl w:val="0"/>
        <w:rPr>
          <w:del w:id="3643" w:author="VOYER Raphael" w:date="2021-06-16T11:14:00Z"/>
        </w:rPr>
      </w:pPr>
      <w:bookmarkStart w:id="3644" w:name="_Toc381025768"/>
      <w:bookmarkStart w:id="3645" w:name="_Toc424820356"/>
      <w:del w:id="3646" w:author="VOYER Raphael" w:date="2021-06-16T11:14:00Z">
        <w:r w:rsidDel="001111A8">
          <w:delText>Related MIB Objects</w:delText>
        </w:r>
        <w:bookmarkEnd w:id="3644"/>
        <w:bookmarkEnd w:id="3645"/>
      </w:del>
    </w:p>
    <w:p w14:paraId="14A96B33" w14:textId="77777777" w:rsidR="001852E5" w:rsidDel="001111A8" w:rsidRDefault="001852E5" w:rsidP="001852E5">
      <w:pPr>
        <w:pStyle w:val="Retraitcorpsdetexte"/>
        <w:rPr>
          <w:del w:id="3647" w:author="VOYER Raphael" w:date="2021-06-16T11:14:00Z"/>
        </w:rPr>
      </w:pPr>
      <w:del w:id="3648" w:author="VOYER Raphael" w:date="2021-06-16T11:14:00Z">
        <w:r w:rsidDel="001111A8">
          <w:delText>alaHAVlanClusterPortTable</w:delText>
        </w:r>
      </w:del>
    </w:p>
    <w:p w14:paraId="428235A8" w14:textId="77777777" w:rsidR="001852E5" w:rsidDel="001111A8" w:rsidRDefault="001852E5" w:rsidP="001852E5">
      <w:pPr>
        <w:pStyle w:val="Retraitcorpsdetexte"/>
        <w:rPr>
          <w:del w:id="3649" w:author="VOYER Raphael" w:date="2021-06-16T11:14:00Z"/>
        </w:rPr>
      </w:pPr>
      <w:del w:id="3650" w:author="VOYER Raphael" w:date="2021-06-16T11:14:00Z">
        <w:r w:rsidDel="001111A8">
          <w:delText xml:space="preserve">     alaHAVlanClusterId</w:delText>
        </w:r>
      </w:del>
    </w:p>
    <w:p w14:paraId="1851355E" w14:textId="77777777" w:rsidR="001852E5" w:rsidDel="001111A8" w:rsidRDefault="001852E5" w:rsidP="001852E5">
      <w:pPr>
        <w:pStyle w:val="Retraitcorpsdetexte"/>
        <w:rPr>
          <w:del w:id="3651" w:author="VOYER Raphael" w:date="2021-06-16T11:14:00Z"/>
        </w:rPr>
      </w:pPr>
      <w:del w:id="3652" w:author="VOYER Raphael" w:date="2021-06-16T11:14:00Z">
        <w:r w:rsidDel="001111A8">
          <w:delText xml:space="preserve">     alaHAVlanClusterPortIfIndex</w:delText>
        </w:r>
      </w:del>
    </w:p>
    <w:p w14:paraId="7E7907A0" w14:textId="77777777" w:rsidR="001852E5" w:rsidDel="001111A8" w:rsidRDefault="001852E5" w:rsidP="001852E5">
      <w:pPr>
        <w:pStyle w:val="Retraitcorpsdetexte"/>
        <w:rPr>
          <w:del w:id="3653" w:author="VOYER Raphael" w:date="2021-06-16T11:14:00Z"/>
        </w:rPr>
      </w:pPr>
      <w:del w:id="3654" w:author="VOYER Raphael" w:date="2021-06-16T11:14:00Z">
        <w:r w:rsidDel="001111A8">
          <w:delText xml:space="preserve">     alaHAVlanClusterPortRowStatus</w:delText>
        </w:r>
      </w:del>
    </w:p>
    <w:p w14:paraId="042672F9" w14:textId="77777777" w:rsidR="001852E5" w:rsidDel="001111A8" w:rsidRDefault="001852E5" w:rsidP="00AD5BE1">
      <w:pPr>
        <w:pStyle w:val="Retraitcorpsdetexte"/>
        <w:ind w:left="0"/>
        <w:rPr>
          <w:del w:id="3655" w:author="VOYER Raphael" w:date="2021-06-16T11:14:00Z"/>
        </w:rPr>
      </w:pPr>
    </w:p>
    <w:p w14:paraId="52157905" w14:textId="77777777" w:rsidR="00F84285" w:rsidDel="001111A8" w:rsidRDefault="00F84285" w:rsidP="00855336">
      <w:pPr>
        <w:pStyle w:val="Retraitcorpsdetexte"/>
        <w:rPr>
          <w:del w:id="3656" w:author="VOYER Raphael" w:date="2021-06-16T11:14:00Z"/>
        </w:rPr>
      </w:pPr>
    </w:p>
    <w:p w14:paraId="1CD0A85C" w14:textId="77777777" w:rsidR="00855336" w:rsidDel="001111A8" w:rsidRDefault="00173CC5" w:rsidP="00622755">
      <w:pPr>
        <w:pStyle w:val="Titre4"/>
        <w:rPr>
          <w:del w:id="3657" w:author="VOYER Raphael" w:date="2021-06-16T11:14:00Z"/>
        </w:rPr>
      </w:pPr>
      <w:del w:id="3658" w:author="VOYER Raphael" w:date="2021-06-16T11:14:00Z">
        <w:r w:rsidDel="001111A8">
          <w:delText>5</w:delText>
        </w:r>
        <w:r w:rsidR="003541A5" w:rsidDel="001111A8">
          <w:delText xml:space="preserve">. </w:delText>
        </w:r>
        <w:r w:rsidR="002B5E4E" w:rsidDel="001111A8">
          <w:delText>n</w:delText>
        </w:r>
        <w:r w:rsidR="00855336" w:rsidDel="001111A8">
          <w:delText xml:space="preserve">o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R="00187501" w:rsidDel="001111A8">
          <w:delText xml:space="preserve"> </w:delText>
        </w:r>
        <w:r w:rsidR="00855336" w:rsidDel="001111A8">
          <w:delText>{</w:delText>
        </w:r>
        <w:r w:rsidR="00855336" w:rsidRPr="002336B3" w:rsidDel="001111A8">
          <w:delText>port{&lt;slot/port</w:delText>
        </w:r>
        <w:r w:rsidR="00855336" w:rsidDel="001111A8">
          <w:delText>[-port2]</w:delText>
        </w:r>
        <w:r w:rsidR="00855336" w:rsidRPr="002336B3" w:rsidDel="001111A8">
          <w:delText>&gt;</w:delText>
        </w:r>
        <w:r w:rsidR="00487B62" w:rsidRPr="002336B3" w:rsidDel="001111A8">
          <w:delText xml:space="preserve"> </w:delText>
        </w:r>
        <w:r w:rsidR="00855336" w:rsidRPr="002336B3" w:rsidDel="001111A8">
          <w:delText>}|linkagg&lt;aggid</w:delText>
        </w:r>
        <w:r w:rsidR="00855336" w:rsidDel="001111A8">
          <w:delText>[-aggnum2]&gt; }</w:delText>
        </w:r>
      </w:del>
    </w:p>
    <w:p w14:paraId="0BD78859" w14:textId="77777777" w:rsidR="00855336" w:rsidDel="001111A8" w:rsidRDefault="00855336" w:rsidP="00855336">
      <w:pPr>
        <w:pStyle w:val="Retraitcorpsdetexte"/>
        <w:ind w:left="864"/>
        <w:rPr>
          <w:del w:id="3659" w:author="VOYER Raphael" w:date="2021-06-16T11:14:00Z"/>
        </w:rPr>
      </w:pPr>
      <w:del w:id="3660" w:author="VOYER Raphael" w:date="2021-06-16T11:14:00Z">
        <w:r w:rsidDel="001111A8">
          <w:delText>Deletes a port from an existing cluster.</w:delText>
        </w:r>
      </w:del>
    </w:p>
    <w:p w14:paraId="66967747" w14:textId="77777777" w:rsidR="00855336" w:rsidRPr="008B33BB" w:rsidDel="001111A8" w:rsidRDefault="00855336" w:rsidP="00622755">
      <w:pPr>
        <w:pStyle w:val="StyleCLIheadingfirstCharacterscale100"/>
        <w:outlineLvl w:val="0"/>
        <w:rPr>
          <w:del w:id="3661" w:author="VOYER Raphael" w:date="2021-06-16T11:14:00Z"/>
          <w:rStyle w:val="StyleDefinitions1105ptCharacterscale100CharCharCharCharCharCharCharCharCharCharCharCharCharChar"/>
          <w:w w:val="100"/>
          <w:szCs w:val="20"/>
        </w:rPr>
      </w:pPr>
      <w:bookmarkStart w:id="3662" w:name="_Toc381025769"/>
      <w:bookmarkStart w:id="3663" w:name="_Toc424820357"/>
      <w:del w:id="3664" w:author="VOYER Raphael" w:date="2021-06-16T11:14:00Z">
        <w:r w:rsidDel="001111A8">
          <w:delText>Syntax Definitions</w:delText>
        </w:r>
        <w:bookmarkEnd w:id="3662"/>
        <w:bookmarkEnd w:id="3663"/>
      </w:del>
    </w:p>
    <w:p w14:paraId="356ABA6E" w14:textId="77777777" w:rsidR="00855336" w:rsidDel="001111A8" w:rsidRDefault="00855336" w:rsidP="00855336">
      <w:pPr>
        <w:pStyle w:val="Definitions1"/>
        <w:rPr>
          <w:del w:id="3665" w:author="VOYER Raphael" w:date="2021-06-16T11:14:00Z"/>
          <w:rStyle w:val="StyleDefinitions1105ptCharacterscale100CharCharCharCharCharCharCharCharCharCharCharCharCharChar"/>
        </w:rPr>
      </w:pPr>
      <w:del w:id="3666"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5A7EED6B" w14:textId="77777777" w:rsidR="00855336" w:rsidRPr="00D755E3" w:rsidDel="001111A8" w:rsidRDefault="00855336" w:rsidP="00855336">
      <w:pPr>
        <w:pStyle w:val="Definitions1"/>
        <w:rPr>
          <w:del w:id="3667" w:author="VOYER Raphael" w:date="2021-06-16T11:14:00Z"/>
          <w:rStyle w:val="StyleDefinitions1105ptCharacterscale100CharCharCharCharCharCharCharCharCharCharCharCharCharChar"/>
          <w:i/>
        </w:rPr>
      </w:pPr>
      <w:del w:id="3668"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52670B72" w14:textId="77777777" w:rsidR="00855336" w:rsidDel="001111A8" w:rsidRDefault="00855336" w:rsidP="00855336">
      <w:pPr>
        <w:pStyle w:val="StyleCLIheadingfirstCharacterscale100"/>
        <w:rPr>
          <w:del w:id="3669" w:author="VOYER Raphael" w:date="2021-06-16T11:14:00Z"/>
        </w:rPr>
      </w:pPr>
    </w:p>
    <w:p w14:paraId="562EEBA1" w14:textId="77777777" w:rsidR="00855336" w:rsidDel="001111A8" w:rsidRDefault="00855336" w:rsidP="00622755">
      <w:pPr>
        <w:pStyle w:val="StyleCLIheading1Characterscale100"/>
        <w:outlineLvl w:val="0"/>
        <w:rPr>
          <w:del w:id="3670" w:author="VOYER Raphael" w:date="2021-06-16T11:14:00Z"/>
        </w:rPr>
      </w:pPr>
      <w:bookmarkStart w:id="3671" w:name="_Toc381025770"/>
      <w:bookmarkStart w:id="3672" w:name="_Toc424820358"/>
      <w:del w:id="3673" w:author="VOYER Raphael" w:date="2021-06-16T11:14:00Z">
        <w:r w:rsidDel="001111A8">
          <w:delText>Usage Guidelines</w:delText>
        </w:r>
        <w:bookmarkEnd w:id="3671"/>
        <w:bookmarkEnd w:id="3672"/>
      </w:del>
    </w:p>
    <w:p w14:paraId="611269CF" w14:textId="77777777" w:rsidR="00855336" w:rsidDel="001111A8" w:rsidRDefault="00855336" w:rsidP="00855336">
      <w:pPr>
        <w:pStyle w:val="Corpsdetexte"/>
        <w:numPr>
          <w:ilvl w:val="0"/>
          <w:numId w:val="5"/>
        </w:numPr>
        <w:rPr>
          <w:del w:id="3674" w:author="VOYER Raphael" w:date="2021-06-16T11:14:00Z"/>
        </w:rPr>
      </w:pPr>
      <w:del w:id="3675" w:author="VOYER Raphael" w:date="2021-06-16T11:14:00Z">
        <w:r w:rsidDel="001111A8">
          <w:delText>A port can be removed from an existing cluster.</w:delText>
        </w:r>
        <w:r w:rsidR="004A770D" w:rsidDel="001111A8">
          <w:delText xml:space="preserve"> (L2/L3)</w:delText>
        </w:r>
      </w:del>
    </w:p>
    <w:p w14:paraId="1A7220BD" w14:textId="77777777" w:rsidR="00E52475" w:rsidDel="001111A8" w:rsidRDefault="00E52475" w:rsidP="00E52475">
      <w:pPr>
        <w:pStyle w:val="Corpsdetexte"/>
        <w:numPr>
          <w:ilvl w:val="0"/>
          <w:numId w:val="5"/>
        </w:numPr>
        <w:rPr>
          <w:del w:id="3676" w:author="VOYER Raphael" w:date="2021-06-16T11:14:00Z"/>
        </w:rPr>
      </w:pPr>
      <w:del w:id="3677" w:author="VOYER Raphael" w:date="2021-06-16T11:14:00Z">
        <w:r w:rsidDel="001111A8">
          <w:delText xml:space="preserve">A cluster has to be created before executing this command else an error shall be displayed </w:delText>
        </w:r>
      </w:del>
    </w:p>
    <w:p w14:paraId="275EB3C6" w14:textId="77777777" w:rsidR="00E52475" w:rsidDel="001111A8" w:rsidRDefault="00E52475" w:rsidP="00E52475">
      <w:pPr>
        <w:pStyle w:val="Corpsdetexte"/>
        <w:ind w:left="720"/>
        <w:rPr>
          <w:del w:id="3678" w:author="VOYER Raphael" w:date="2021-06-16T11:14:00Z"/>
        </w:rPr>
      </w:pPr>
      <w:del w:id="3679"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772386D9" w14:textId="77777777" w:rsidR="00E52475" w:rsidDel="001111A8" w:rsidRDefault="00E52475" w:rsidP="00E52475">
      <w:pPr>
        <w:pStyle w:val="Corpsdetexte"/>
        <w:numPr>
          <w:ilvl w:val="0"/>
          <w:numId w:val="5"/>
        </w:numPr>
        <w:rPr>
          <w:del w:id="3680" w:author="VOYER Raphael" w:date="2021-06-16T11:14:00Z"/>
        </w:rPr>
      </w:pPr>
      <w:del w:id="3681" w:author="VOYER Raphael" w:date="2021-06-16T11:14:00Z">
        <w:r w:rsidDel="001111A8">
          <w:delText>Linkagg shall be created before using a linkagg as input to the port list else an error</w:delText>
        </w:r>
      </w:del>
    </w:p>
    <w:p w14:paraId="28F91D75" w14:textId="77777777" w:rsidR="00E52475" w:rsidRPr="00174285" w:rsidDel="001111A8" w:rsidRDefault="00E52475" w:rsidP="00E52475">
      <w:pPr>
        <w:pStyle w:val="Corpsdetexte"/>
        <w:ind w:left="720"/>
        <w:rPr>
          <w:del w:id="3682" w:author="VOYER Raphael" w:date="2021-06-16T11:14:00Z"/>
        </w:rPr>
      </w:pPr>
      <w:del w:id="3683" w:author="VOYER Raphael" w:date="2021-06-16T11:14:00Z">
        <w:r w:rsidDel="001111A8">
          <w:delText>Shall be returned as “</w:delText>
        </w:r>
        <w:r w:rsidRPr="00174285" w:rsidDel="001111A8">
          <w:delText>ERROR: Linkagg 1 does not exist</w:delText>
        </w:r>
        <w:r w:rsidDel="001111A8">
          <w:delText>”.</w:delText>
        </w:r>
      </w:del>
    </w:p>
    <w:p w14:paraId="77EBD742" w14:textId="77777777" w:rsidR="00E52475" w:rsidDel="001111A8" w:rsidRDefault="00E52475" w:rsidP="00855336">
      <w:pPr>
        <w:pStyle w:val="Corpsdetexte"/>
        <w:numPr>
          <w:ilvl w:val="0"/>
          <w:numId w:val="5"/>
        </w:numPr>
        <w:rPr>
          <w:del w:id="3684" w:author="VOYER Raphael" w:date="2021-06-16T11:14:00Z"/>
        </w:rPr>
      </w:pPr>
      <w:del w:id="3685" w:author="VOYER Raphael" w:date="2021-06-16T11:14:00Z">
        <w:r w:rsidDel="001111A8">
          <w:delText>Port should be a valid member of the cluster for deletion else an error  shall be displayed</w:delText>
        </w:r>
      </w:del>
    </w:p>
    <w:p w14:paraId="2DAE034D" w14:textId="77777777" w:rsidR="00E52475" w:rsidRPr="00E52475" w:rsidDel="001111A8" w:rsidRDefault="00E52475" w:rsidP="00E52475">
      <w:pPr>
        <w:pStyle w:val="Corpsdetexte"/>
        <w:ind w:left="720"/>
        <w:rPr>
          <w:del w:id="3686" w:author="VOYER Raphael" w:date="2021-06-16T11:14:00Z"/>
        </w:rPr>
      </w:pPr>
      <w:del w:id="3687" w:author="VOYER Raphael" w:date="2021-06-16T11:14:00Z">
        <w:r w:rsidDel="001111A8">
          <w:delText>As “</w:delText>
        </w:r>
        <w:r w:rsidRPr="00E52475" w:rsidDel="001111A8">
          <w:delText>ERROR: Port/linkagg not part of cluster</w:delText>
        </w:r>
        <w:r w:rsidDel="001111A8">
          <w:delText>”.</w:delText>
        </w:r>
      </w:del>
    </w:p>
    <w:p w14:paraId="07C1726C" w14:textId="77777777" w:rsidR="00855336" w:rsidRPr="005A0C5D" w:rsidDel="001111A8" w:rsidRDefault="00855336" w:rsidP="00622755">
      <w:pPr>
        <w:pStyle w:val="StyleCLIheading1Characterscale100"/>
        <w:outlineLvl w:val="0"/>
        <w:rPr>
          <w:del w:id="3688" w:author="VOYER Raphael" w:date="2021-06-16T11:14:00Z"/>
          <w:color w:val="auto"/>
        </w:rPr>
      </w:pPr>
      <w:bookmarkStart w:id="3689" w:name="_Toc381025771"/>
      <w:bookmarkStart w:id="3690" w:name="_Toc424820359"/>
      <w:del w:id="3691" w:author="VOYER Raphael" w:date="2021-06-16T11:14:00Z">
        <w:r w:rsidRPr="005A0C5D" w:rsidDel="001111A8">
          <w:rPr>
            <w:color w:val="auto"/>
          </w:rPr>
          <w:delText>Example</w:delText>
        </w:r>
        <w:bookmarkEnd w:id="3689"/>
        <w:bookmarkEnd w:id="3690"/>
      </w:del>
    </w:p>
    <w:p w14:paraId="234F5DB9" w14:textId="77777777" w:rsidR="00855336" w:rsidRPr="005A0C5D" w:rsidDel="001111A8" w:rsidRDefault="00855336" w:rsidP="00855336">
      <w:pPr>
        <w:pStyle w:val="SourceCode"/>
        <w:rPr>
          <w:del w:id="3692" w:author="VOYER Raphael" w:date="2021-06-16T11:14:00Z"/>
          <w:szCs w:val="18"/>
        </w:rPr>
      </w:pPr>
      <w:del w:id="3693"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1 port 1/21 </w:delText>
        </w:r>
      </w:del>
    </w:p>
    <w:p w14:paraId="36CB366F" w14:textId="77777777" w:rsidR="00855336" w:rsidRPr="005A0C5D" w:rsidDel="001111A8" w:rsidRDefault="00855336" w:rsidP="00855336">
      <w:pPr>
        <w:pStyle w:val="SourceCode"/>
        <w:rPr>
          <w:del w:id="3694" w:author="VOYER Raphael" w:date="2021-06-16T11:14:00Z"/>
          <w:szCs w:val="18"/>
        </w:rPr>
      </w:pPr>
      <w:del w:id="3695"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2 port </w:delText>
        </w:r>
        <w:smartTag w:uri="urn:schemas-microsoft-com:office:smarttags" w:element="date">
          <w:smartTagPr>
            <w:attr w:name="ls" w:val="trans"/>
            <w:attr w:name="Month" w:val="1"/>
            <w:attr w:name="Day" w:val="21"/>
            <w:attr w:name="Year" w:val="23"/>
          </w:smartTagPr>
          <w:r w:rsidRPr="005A0C5D" w:rsidDel="001111A8">
            <w:rPr>
              <w:szCs w:val="18"/>
            </w:rPr>
            <w:delText>1/21-23</w:delText>
          </w:r>
        </w:smartTag>
      </w:del>
    </w:p>
    <w:p w14:paraId="2CF40AF4" w14:textId="77777777" w:rsidR="00855336" w:rsidRPr="005A0C5D" w:rsidDel="001111A8" w:rsidRDefault="00855336" w:rsidP="00855336">
      <w:pPr>
        <w:pStyle w:val="SourceCode"/>
        <w:rPr>
          <w:del w:id="3696" w:author="VOYER Raphael" w:date="2021-06-16T11:14:00Z"/>
          <w:szCs w:val="18"/>
        </w:rPr>
      </w:pPr>
      <w:del w:id="3697"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linkagg 1</w:delText>
        </w:r>
      </w:del>
    </w:p>
    <w:p w14:paraId="2955092F" w14:textId="77777777" w:rsidR="00855336" w:rsidRPr="005A0C5D" w:rsidDel="001111A8" w:rsidRDefault="00855336" w:rsidP="00855336">
      <w:pPr>
        <w:pStyle w:val="SourceCode"/>
        <w:rPr>
          <w:del w:id="3698" w:author="VOYER Raphael" w:date="2021-06-16T11:14:00Z"/>
          <w:szCs w:val="18"/>
        </w:rPr>
      </w:pPr>
      <w:del w:id="3699"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port all  </w:delText>
        </w:r>
      </w:del>
    </w:p>
    <w:p w14:paraId="3E4E220C" w14:textId="77777777" w:rsidR="00855336" w:rsidRPr="005A0C5D" w:rsidDel="001111A8" w:rsidRDefault="00855336" w:rsidP="00855336">
      <w:pPr>
        <w:pStyle w:val="SourceCode"/>
        <w:jc w:val="right"/>
        <w:rPr>
          <w:del w:id="3700" w:author="VOYER Raphael" w:date="2021-06-16T11:14:00Z"/>
          <w:szCs w:val="18"/>
        </w:rPr>
      </w:pPr>
    </w:p>
    <w:p w14:paraId="567CF542" w14:textId="77777777" w:rsidR="007A2100" w:rsidDel="001111A8" w:rsidRDefault="007A2100" w:rsidP="00622755">
      <w:pPr>
        <w:pStyle w:val="StyleCLIheading1Characterscale100"/>
        <w:outlineLvl w:val="0"/>
        <w:rPr>
          <w:del w:id="3701" w:author="VOYER Raphael" w:date="2021-06-16T11:14:00Z"/>
        </w:rPr>
      </w:pPr>
      <w:bookmarkStart w:id="3702" w:name="_Toc381025772"/>
      <w:bookmarkStart w:id="3703" w:name="_Toc424820360"/>
    </w:p>
    <w:p w14:paraId="12D9C915" w14:textId="77777777" w:rsidR="007A2100" w:rsidDel="001111A8" w:rsidRDefault="007A2100" w:rsidP="007A2100">
      <w:pPr>
        <w:pStyle w:val="Corpsdetexte"/>
        <w:numPr>
          <w:ilvl w:val="0"/>
          <w:numId w:val="5"/>
        </w:numPr>
        <w:rPr>
          <w:del w:id="3704" w:author="VOYER Raphael" w:date="2021-06-16T11:14:00Z"/>
        </w:rPr>
      </w:pPr>
      <w:del w:id="3705" w:author="VOYER Raphael" w:date="2021-06-16T11:14:00Z">
        <w:r w:rsidDel="001111A8">
          <w:delText xml:space="preserve">The L3 cluster can be deleted in the </w:delText>
        </w:r>
        <w:r w:rsidR="00E824B3" w:rsidDel="001111A8">
          <w:delText>VRF</w:delText>
        </w:r>
        <w:r w:rsidDel="001111A8">
          <w:delText xml:space="preserve">  context </w:delText>
        </w:r>
      </w:del>
    </w:p>
    <w:p w14:paraId="4803F7E1" w14:textId="77777777" w:rsidR="006644DA" w:rsidRPr="005F7361" w:rsidDel="001111A8" w:rsidRDefault="00534A44" w:rsidP="006644DA">
      <w:pPr>
        <w:pStyle w:val="SourceCode"/>
        <w:rPr>
          <w:del w:id="3706" w:author="VOYER Raphael" w:date="2021-06-16T11:14:00Z"/>
          <w:szCs w:val="18"/>
          <w:rPrChange w:id="3707" w:author="VOYER Raphael" w:date="2021-07-07T15:02:00Z">
            <w:rPr>
              <w:del w:id="3708" w:author="VOYER Raphael" w:date="2021-06-16T11:14:00Z"/>
              <w:szCs w:val="18"/>
              <w:lang w:val="pt-BR"/>
            </w:rPr>
          </w:rPrChange>
        </w:rPr>
      </w:pPr>
      <w:del w:id="3709" w:author="VOYER Raphael" w:date="2021-06-16T11:14:00Z">
        <w:r w:rsidRPr="005F7361" w:rsidDel="001111A8">
          <w:rPr>
            <w:szCs w:val="18"/>
            <w:rPrChange w:id="3710" w:author="VOYER Raphael" w:date="2021-07-07T15:02:00Z">
              <w:rPr>
                <w:szCs w:val="18"/>
                <w:lang w:val="pt-BR"/>
              </w:rPr>
            </w:rPrChange>
          </w:rPr>
          <w:delText>Vrf 2</w:delText>
        </w:r>
      </w:del>
    </w:p>
    <w:p w14:paraId="5B4956FE" w14:textId="77777777" w:rsidR="00E201A9" w:rsidRPr="005F7361" w:rsidDel="001111A8" w:rsidRDefault="00534A44" w:rsidP="006644DA">
      <w:pPr>
        <w:pStyle w:val="SourceCode"/>
        <w:rPr>
          <w:del w:id="3711" w:author="VOYER Raphael" w:date="2021-06-16T11:14:00Z"/>
          <w:szCs w:val="18"/>
          <w:rPrChange w:id="3712" w:author="VOYER Raphael" w:date="2021-07-07T15:02:00Z">
            <w:rPr>
              <w:del w:id="3713" w:author="VOYER Raphael" w:date="2021-06-16T11:14:00Z"/>
              <w:szCs w:val="18"/>
              <w:lang w:val="pt-BR"/>
            </w:rPr>
          </w:rPrChange>
        </w:rPr>
      </w:pPr>
      <w:del w:id="3714" w:author="VOYER Raphael" w:date="2021-06-16T11:14:00Z">
        <w:r w:rsidRPr="005F7361" w:rsidDel="001111A8">
          <w:rPr>
            <w:szCs w:val="18"/>
            <w:rPrChange w:id="3715" w:author="VOYER Raphael" w:date="2021-07-07T15:02:00Z">
              <w:rPr>
                <w:szCs w:val="18"/>
                <w:lang w:val="pt-BR"/>
              </w:rPr>
            </w:rPrChange>
          </w:rPr>
          <w:delText xml:space="preserve">2::-&gt;no server-cluster 1 </w:delText>
        </w:r>
      </w:del>
    </w:p>
    <w:p w14:paraId="279B2977" w14:textId="77777777" w:rsidR="00E201A9" w:rsidRPr="005F7361" w:rsidDel="001111A8" w:rsidRDefault="00534A44" w:rsidP="00E201A9">
      <w:pPr>
        <w:pStyle w:val="SourceCode"/>
        <w:rPr>
          <w:del w:id="3716" w:author="VOYER Raphael" w:date="2021-06-16T11:14:00Z"/>
          <w:szCs w:val="18"/>
          <w:rPrChange w:id="3717" w:author="VOYER Raphael" w:date="2021-07-07T15:02:00Z">
            <w:rPr>
              <w:del w:id="3718" w:author="VOYER Raphael" w:date="2021-06-16T11:14:00Z"/>
              <w:szCs w:val="18"/>
              <w:lang w:val="pt-BR"/>
            </w:rPr>
          </w:rPrChange>
        </w:rPr>
      </w:pPr>
      <w:del w:id="3719" w:author="VOYER Raphael" w:date="2021-06-16T11:14:00Z">
        <w:r w:rsidRPr="005F7361" w:rsidDel="001111A8">
          <w:rPr>
            <w:szCs w:val="18"/>
            <w:rPrChange w:id="3720" w:author="VOYER Raphael" w:date="2021-07-07T15:02:00Z">
              <w:rPr>
                <w:szCs w:val="18"/>
                <w:lang w:val="pt-BR"/>
              </w:rPr>
            </w:rPrChange>
          </w:rPr>
          <w:delText>2::-&gt;no server-cluster 1  port 1/1/2</w:delText>
        </w:r>
      </w:del>
    </w:p>
    <w:p w14:paraId="06926FE2" w14:textId="77777777" w:rsidR="00855336" w:rsidDel="001111A8" w:rsidRDefault="00855336" w:rsidP="00622755">
      <w:pPr>
        <w:pStyle w:val="StyleCLIheading1Characterscale100"/>
        <w:outlineLvl w:val="0"/>
        <w:rPr>
          <w:del w:id="3721" w:author="VOYER Raphael" w:date="2021-06-16T11:14:00Z"/>
        </w:rPr>
      </w:pPr>
      <w:del w:id="3722" w:author="VOYER Raphael" w:date="2021-06-16T11:14:00Z">
        <w:r w:rsidDel="001111A8">
          <w:delText>Related MIB Objects</w:delText>
        </w:r>
        <w:bookmarkEnd w:id="3702"/>
        <w:bookmarkEnd w:id="3703"/>
      </w:del>
    </w:p>
    <w:p w14:paraId="3ADAE6AD" w14:textId="77777777" w:rsidR="004A770D" w:rsidDel="001111A8" w:rsidRDefault="00561926" w:rsidP="004A770D">
      <w:pPr>
        <w:pStyle w:val="Retraitcorpsdetexte"/>
        <w:rPr>
          <w:del w:id="3723" w:author="VOYER Raphael" w:date="2021-06-16T11:14:00Z"/>
        </w:rPr>
      </w:pPr>
      <w:del w:id="3724" w:author="VOYER Raphael" w:date="2021-06-16T11:14:00Z">
        <w:r w:rsidDel="001111A8">
          <w:delText>alaHAVlanCluster</w:delText>
        </w:r>
        <w:r w:rsidR="004A770D" w:rsidDel="001111A8">
          <w:delText>PortTable</w:delText>
        </w:r>
      </w:del>
    </w:p>
    <w:p w14:paraId="7AD04FD0" w14:textId="77777777" w:rsidR="004A770D" w:rsidDel="001111A8" w:rsidRDefault="004A770D" w:rsidP="004A770D">
      <w:pPr>
        <w:pStyle w:val="Retraitcorpsdetexte"/>
        <w:rPr>
          <w:del w:id="3725" w:author="VOYER Raphael" w:date="2021-06-16T11:14:00Z"/>
        </w:rPr>
      </w:pPr>
      <w:del w:id="3726" w:author="VOYER Raphael" w:date="2021-06-16T11:14:00Z">
        <w:r w:rsidDel="001111A8">
          <w:delText xml:space="preserve">     </w:delText>
        </w:r>
        <w:r w:rsidR="00561926" w:rsidDel="001111A8">
          <w:delText>alaHAVlanCluster</w:delText>
        </w:r>
        <w:r w:rsidDel="001111A8">
          <w:delText>Id</w:delText>
        </w:r>
      </w:del>
    </w:p>
    <w:p w14:paraId="2492DE04" w14:textId="77777777" w:rsidR="004A770D" w:rsidDel="001111A8" w:rsidRDefault="004A770D" w:rsidP="004A770D">
      <w:pPr>
        <w:pStyle w:val="Retraitcorpsdetexte"/>
        <w:rPr>
          <w:del w:id="3727" w:author="VOYER Raphael" w:date="2021-06-16T11:14:00Z"/>
        </w:rPr>
      </w:pPr>
      <w:del w:id="3728" w:author="VOYER Raphael" w:date="2021-06-16T11:14:00Z">
        <w:r w:rsidDel="001111A8">
          <w:delText xml:space="preserve">     </w:delText>
        </w:r>
        <w:r w:rsidR="00561926" w:rsidDel="001111A8">
          <w:delText>alaHAVlanCluster</w:delText>
        </w:r>
        <w:r w:rsidDel="001111A8">
          <w:delText>PortIfIndex</w:delText>
        </w:r>
      </w:del>
    </w:p>
    <w:p w14:paraId="315C183F" w14:textId="77777777" w:rsidR="004A770D" w:rsidDel="001111A8" w:rsidRDefault="004A770D" w:rsidP="004A770D">
      <w:pPr>
        <w:pStyle w:val="Retraitcorpsdetexte"/>
        <w:rPr>
          <w:del w:id="3729" w:author="VOYER Raphael" w:date="2021-06-16T11:14:00Z"/>
        </w:rPr>
      </w:pPr>
      <w:del w:id="3730" w:author="VOYER Raphael" w:date="2021-06-16T11:14:00Z">
        <w:r w:rsidDel="001111A8">
          <w:delText xml:space="preserve">     </w:delText>
        </w:r>
        <w:r w:rsidR="00561926" w:rsidDel="001111A8">
          <w:delText>alaHAVlanCluster</w:delText>
        </w:r>
        <w:r w:rsidDel="001111A8">
          <w:delText>PortRowStatus</w:delText>
        </w:r>
      </w:del>
    </w:p>
    <w:p w14:paraId="351AE5BB" w14:textId="77777777" w:rsidR="00855336" w:rsidRPr="005A0C5D" w:rsidDel="001111A8" w:rsidRDefault="00AD5BE1" w:rsidP="00622755">
      <w:pPr>
        <w:pStyle w:val="Titre4"/>
        <w:rPr>
          <w:del w:id="3731" w:author="VOYER Raphael" w:date="2021-06-16T11:14:00Z"/>
        </w:rPr>
      </w:pPr>
      <w:del w:id="3732" w:author="VOYER Raphael" w:date="2021-06-16T11:14:00Z">
        <w:r w:rsidRPr="005A0C5D" w:rsidDel="001111A8">
          <w:delText xml:space="preserve">    </w:delText>
        </w:r>
        <w:r w:rsidR="00173CC5" w:rsidRPr="005A0C5D" w:rsidDel="001111A8">
          <w:delText>6</w:delText>
        </w:r>
        <w:r w:rsidR="003541A5" w:rsidRPr="005A0C5D" w:rsidDel="001111A8">
          <w:delText xml:space="preserve">. </w:delText>
        </w:r>
        <w:r w:rsidR="00855336" w:rsidRPr="005A0C5D" w:rsidDel="001111A8">
          <w:delText xml:space="preserve">no </w:delText>
        </w:r>
        <w:r w:rsidR="009E053F" w:rsidRPr="005A0C5D" w:rsidDel="001111A8">
          <w:delText>server-cluster</w:delText>
        </w:r>
        <w:r w:rsidR="00855336" w:rsidRPr="005A0C5D" w:rsidDel="001111A8">
          <w:delText xml:space="preserve"> &lt;cluster-id&gt;  </w:delText>
        </w:r>
      </w:del>
    </w:p>
    <w:p w14:paraId="63EBFD4A" w14:textId="77777777" w:rsidR="00855336" w:rsidRPr="00C6612A" w:rsidDel="001111A8" w:rsidRDefault="00AF7D88" w:rsidP="00855336">
      <w:pPr>
        <w:pStyle w:val="Retraitcorpsdetexte"/>
        <w:rPr>
          <w:del w:id="3733" w:author="VOYER Raphael" w:date="2021-06-16T11:14:00Z"/>
        </w:rPr>
      </w:pPr>
      <w:del w:id="3734" w:author="VOYER Raphael" w:date="2021-06-16T11:14:00Z">
        <w:r w:rsidDel="001111A8">
          <w:delText xml:space="preserve">Deletes </w:delText>
        </w:r>
        <w:r w:rsidR="00855336" w:rsidDel="001111A8">
          <w:delText>a cluster</w:delText>
        </w:r>
        <w:r w:rsidR="00855336" w:rsidRPr="00C6612A" w:rsidDel="001111A8">
          <w:delText>.</w:delText>
        </w:r>
      </w:del>
    </w:p>
    <w:p w14:paraId="6F60EF39" w14:textId="77777777" w:rsidR="00855336" w:rsidDel="001111A8" w:rsidRDefault="00855336" w:rsidP="00622755">
      <w:pPr>
        <w:pStyle w:val="StyleCLIheadingfirstCharacterscale100"/>
        <w:outlineLvl w:val="0"/>
        <w:rPr>
          <w:del w:id="3735" w:author="VOYER Raphael" w:date="2021-06-16T11:14:00Z"/>
        </w:rPr>
      </w:pPr>
      <w:bookmarkStart w:id="3736" w:name="_Toc381025773"/>
      <w:bookmarkStart w:id="3737" w:name="_Toc424820361"/>
      <w:del w:id="3738" w:author="VOYER Raphael" w:date="2021-06-16T11:14:00Z">
        <w:r w:rsidDel="001111A8">
          <w:delText>Syntax Definitions</w:delText>
        </w:r>
        <w:bookmarkEnd w:id="3736"/>
        <w:bookmarkEnd w:id="3737"/>
      </w:del>
    </w:p>
    <w:p w14:paraId="74C65AC2" w14:textId="77777777" w:rsidR="00855336" w:rsidRPr="00441A74" w:rsidDel="001111A8" w:rsidRDefault="00855336" w:rsidP="00855336">
      <w:pPr>
        <w:pStyle w:val="Definitions1"/>
        <w:rPr>
          <w:del w:id="3739" w:author="VOYER Raphael" w:date="2021-06-16T11:14:00Z"/>
          <w:rStyle w:val="StyleDefinitions1105ptCharacterscale100CharCharCharCharCharCharCharCharCharCharCharCharCharChar"/>
          <w:i/>
        </w:rPr>
      </w:pPr>
      <w:del w:id="3740"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894CAD2" w14:textId="77777777" w:rsidR="00855336" w:rsidDel="001111A8" w:rsidRDefault="00855336" w:rsidP="00855336">
      <w:pPr>
        <w:pStyle w:val="StyleCLIheadingfirstCharacterscale100"/>
        <w:rPr>
          <w:del w:id="3741" w:author="VOYER Raphael" w:date="2021-06-16T11:14:00Z"/>
        </w:rPr>
      </w:pPr>
    </w:p>
    <w:p w14:paraId="7F35CE59" w14:textId="77777777" w:rsidR="00855336" w:rsidDel="001111A8" w:rsidRDefault="00855336" w:rsidP="00622755">
      <w:pPr>
        <w:pStyle w:val="StyleCLIheading1Characterscale100"/>
        <w:outlineLvl w:val="0"/>
        <w:rPr>
          <w:del w:id="3742" w:author="VOYER Raphael" w:date="2021-06-16T11:14:00Z"/>
        </w:rPr>
      </w:pPr>
      <w:bookmarkStart w:id="3743" w:name="_Toc381025774"/>
      <w:bookmarkStart w:id="3744" w:name="_Toc424820362"/>
      <w:del w:id="3745" w:author="VOYER Raphael" w:date="2021-06-16T11:14:00Z">
        <w:r w:rsidDel="001111A8">
          <w:delText>Usage Guidelines</w:delText>
        </w:r>
        <w:bookmarkEnd w:id="3743"/>
        <w:bookmarkEnd w:id="3744"/>
      </w:del>
    </w:p>
    <w:p w14:paraId="4E3A3A78" w14:textId="77777777" w:rsidR="00766507" w:rsidDel="001111A8" w:rsidRDefault="00766507" w:rsidP="00855336">
      <w:pPr>
        <w:pStyle w:val="Corpsdetexte"/>
        <w:numPr>
          <w:ilvl w:val="0"/>
          <w:numId w:val="5"/>
        </w:numPr>
        <w:rPr>
          <w:del w:id="3746" w:author="VOYER Raphael" w:date="2021-06-16T11:14:00Z"/>
        </w:rPr>
      </w:pPr>
      <w:del w:id="3747" w:author="VOYER Raphael" w:date="2021-06-16T11:14:00Z">
        <w:r w:rsidDel="001111A8">
          <w:delText>A cluster can be deleted as specified by the id.</w:delText>
        </w:r>
      </w:del>
    </w:p>
    <w:p w14:paraId="2AE1FD77" w14:textId="77777777" w:rsidR="00855336" w:rsidDel="001111A8" w:rsidRDefault="00855336" w:rsidP="00855336">
      <w:pPr>
        <w:pStyle w:val="Corpsdetexte"/>
        <w:numPr>
          <w:ilvl w:val="0"/>
          <w:numId w:val="5"/>
        </w:numPr>
        <w:rPr>
          <w:del w:id="3748" w:author="VOYER Raphael" w:date="2021-06-16T11:14:00Z"/>
        </w:rPr>
      </w:pPr>
      <w:del w:id="3749" w:author="VOYER Raphael" w:date="2021-06-16T11:14:00Z">
        <w:r w:rsidDel="001111A8">
          <w:delText>The cluster id is an integer.</w:delText>
        </w:r>
        <w:r w:rsidR="00766507" w:rsidDel="001111A8">
          <w:delText>(1-32) else an error shall be displayed as “</w:delText>
        </w:r>
        <w:r w:rsidR="00766507" w:rsidRPr="00766507" w:rsidDel="001111A8">
          <w:delText>ERROR: Cluster Id should be between 1 and 32 (inclusive)</w:delText>
        </w:r>
        <w:r w:rsidR="00766507" w:rsidDel="001111A8">
          <w:delText xml:space="preserve">” </w:delText>
        </w:r>
      </w:del>
    </w:p>
    <w:p w14:paraId="3AC578FA" w14:textId="77777777" w:rsidR="00766507" w:rsidDel="001111A8" w:rsidRDefault="00766507" w:rsidP="00766507">
      <w:pPr>
        <w:pStyle w:val="Corpsdetexte"/>
        <w:numPr>
          <w:ilvl w:val="0"/>
          <w:numId w:val="5"/>
        </w:numPr>
        <w:rPr>
          <w:del w:id="3750" w:author="VOYER Raphael" w:date="2021-06-16T11:14:00Z"/>
        </w:rPr>
      </w:pPr>
      <w:del w:id="3751" w:author="VOYER Raphael" w:date="2021-06-16T11:14:00Z">
        <w:r w:rsidDel="001111A8">
          <w:delText xml:space="preserve">A cluster has to be created before executing this command else an error shall be displayed </w:delText>
        </w:r>
      </w:del>
    </w:p>
    <w:p w14:paraId="44BED1E2" w14:textId="77777777" w:rsidR="00766507" w:rsidDel="001111A8" w:rsidRDefault="00766507" w:rsidP="00766507">
      <w:pPr>
        <w:pStyle w:val="Corpsdetexte"/>
        <w:ind w:left="720"/>
        <w:rPr>
          <w:del w:id="3752" w:author="VOYER Raphael" w:date="2021-06-16T11:14:00Z"/>
        </w:rPr>
      </w:pPr>
      <w:del w:id="3753"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67869461" w14:textId="77777777" w:rsidR="00855336" w:rsidRPr="00017880" w:rsidDel="001111A8" w:rsidRDefault="00855336" w:rsidP="00622755">
      <w:pPr>
        <w:pStyle w:val="StyleCLIheading1Characterscale100"/>
        <w:outlineLvl w:val="0"/>
        <w:rPr>
          <w:del w:id="3754" w:author="VOYER Raphael" w:date="2021-06-16T11:14:00Z"/>
          <w:color w:val="auto"/>
        </w:rPr>
      </w:pPr>
      <w:bookmarkStart w:id="3755" w:name="_Toc381025775"/>
      <w:bookmarkStart w:id="3756" w:name="_Toc424820363"/>
      <w:del w:id="3757" w:author="VOYER Raphael" w:date="2021-06-16T11:14:00Z">
        <w:r w:rsidRPr="00017880" w:rsidDel="001111A8">
          <w:rPr>
            <w:color w:val="auto"/>
          </w:rPr>
          <w:delText>Example</w:delText>
        </w:r>
        <w:bookmarkEnd w:id="3755"/>
        <w:bookmarkEnd w:id="3756"/>
      </w:del>
    </w:p>
    <w:p w14:paraId="30F73FCE" w14:textId="77777777" w:rsidR="00855336" w:rsidDel="001111A8" w:rsidRDefault="00855336" w:rsidP="00855336">
      <w:pPr>
        <w:pStyle w:val="SourceCode"/>
        <w:rPr>
          <w:del w:id="3758" w:author="VOYER Raphael" w:date="2021-06-16T11:14:00Z"/>
          <w:szCs w:val="18"/>
        </w:rPr>
      </w:pPr>
      <w:del w:id="3759" w:author="VOYER Raphael" w:date="2021-06-16T11:14:00Z">
        <w:r w:rsidDel="001111A8">
          <w:rPr>
            <w:szCs w:val="18"/>
          </w:rPr>
          <w:delText xml:space="preserve">no </w:delText>
        </w:r>
        <w:r w:rsidR="009E053F" w:rsidDel="001111A8">
          <w:rPr>
            <w:szCs w:val="18"/>
          </w:rPr>
          <w:delText>server-cluster</w:delText>
        </w:r>
        <w:r w:rsidDel="001111A8">
          <w:rPr>
            <w:szCs w:val="18"/>
          </w:rPr>
          <w:delText xml:space="preserve"> 1 </w:delText>
        </w:r>
      </w:del>
    </w:p>
    <w:p w14:paraId="18579143" w14:textId="77777777" w:rsidR="00855336" w:rsidDel="001111A8" w:rsidRDefault="00855336" w:rsidP="00622755">
      <w:pPr>
        <w:pStyle w:val="StyleCLIheading1Characterscale100"/>
        <w:outlineLvl w:val="0"/>
        <w:rPr>
          <w:del w:id="3760" w:author="VOYER Raphael" w:date="2021-06-16T11:14:00Z"/>
        </w:rPr>
      </w:pPr>
      <w:bookmarkStart w:id="3761" w:name="_Toc381025776"/>
      <w:bookmarkStart w:id="3762" w:name="_Toc424820364"/>
      <w:del w:id="3763" w:author="VOYER Raphael" w:date="2021-06-16T11:14:00Z">
        <w:r w:rsidDel="001111A8">
          <w:delText>Related MIB Objects</w:delText>
        </w:r>
        <w:bookmarkEnd w:id="3761"/>
        <w:bookmarkEnd w:id="3762"/>
      </w:del>
    </w:p>
    <w:p w14:paraId="726C7F7E" w14:textId="77777777" w:rsidR="00855336" w:rsidDel="001111A8" w:rsidRDefault="00561926" w:rsidP="00855336">
      <w:pPr>
        <w:pStyle w:val="Retraitcorpsdetexte"/>
        <w:rPr>
          <w:del w:id="3764" w:author="VOYER Raphael" w:date="2021-06-16T11:14:00Z"/>
        </w:rPr>
      </w:pPr>
      <w:del w:id="3765" w:author="VOYER Raphael" w:date="2021-06-16T11:14:00Z">
        <w:r w:rsidDel="001111A8">
          <w:delText>alaHAVlanCluster</w:delText>
        </w:r>
        <w:r w:rsidR="00855336" w:rsidDel="001111A8">
          <w:delText>Table</w:delText>
        </w:r>
      </w:del>
    </w:p>
    <w:p w14:paraId="476401E7" w14:textId="77777777" w:rsidR="00855336" w:rsidDel="001111A8" w:rsidRDefault="00855336" w:rsidP="00855336">
      <w:pPr>
        <w:pStyle w:val="Retraitcorpsdetexte"/>
        <w:rPr>
          <w:del w:id="3766" w:author="VOYER Raphael" w:date="2021-06-16T11:14:00Z"/>
        </w:rPr>
      </w:pPr>
      <w:del w:id="3767" w:author="VOYER Raphael" w:date="2021-06-16T11:14:00Z">
        <w:r w:rsidDel="001111A8">
          <w:delText xml:space="preserve">    </w:delText>
        </w:r>
        <w:r w:rsidR="00561926" w:rsidDel="001111A8">
          <w:delText>alaHAVlanCluster</w:delText>
        </w:r>
        <w:r w:rsidDel="001111A8">
          <w:delText>Id</w:delText>
        </w:r>
      </w:del>
    </w:p>
    <w:p w14:paraId="62A9E1F1" w14:textId="77777777" w:rsidR="00855336" w:rsidDel="001111A8" w:rsidRDefault="00855336" w:rsidP="00855336">
      <w:pPr>
        <w:pStyle w:val="Retraitcorpsdetexte"/>
        <w:rPr>
          <w:del w:id="3768" w:author="VOYER Raphael" w:date="2021-06-16T11:14:00Z"/>
        </w:rPr>
      </w:pPr>
      <w:del w:id="3769" w:author="VOYER Raphael" w:date="2021-06-16T11:14:00Z">
        <w:r w:rsidDel="001111A8">
          <w:delText xml:space="preserve">    </w:delText>
        </w:r>
        <w:r w:rsidR="00561926" w:rsidDel="001111A8">
          <w:delText>alaHAVlanCluster</w:delText>
        </w:r>
        <w:r w:rsidR="00A11FFF" w:rsidDel="001111A8">
          <w:delText>Row</w:delText>
        </w:r>
        <w:r w:rsidDel="001111A8">
          <w:delText>Status</w:delText>
        </w:r>
      </w:del>
    </w:p>
    <w:p w14:paraId="2A4DD164" w14:textId="77777777" w:rsidR="00855336" w:rsidDel="001111A8" w:rsidRDefault="00855336" w:rsidP="00855336">
      <w:pPr>
        <w:pStyle w:val="Retraitcorpsdetexte"/>
        <w:rPr>
          <w:del w:id="3770" w:author="VOYER Raphael" w:date="2021-06-16T11:14:00Z"/>
        </w:rPr>
      </w:pPr>
    </w:p>
    <w:p w14:paraId="06669FF4" w14:textId="77777777" w:rsidR="00855336" w:rsidDel="001111A8" w:rsidRDefault="00855336" w:rsidP="00855336">
      <w:pPr>
        <w:pStyle w:val="Retraitcorpsdetexte"/>
        <w:rPr>
          <w:del w:id="3771" w:author="VOYER Raphael" w:date="2021-06-16T11:14:00Z"/>
        </w:rPr>
      </w:pPr>
    </w:p>
    <w:p w14:paraId="2A131714" w14:textId="77777777" w:rsidR="00E43871" w:rsidDel="001111A8" w:rsidRDefault="00E43871" w:rsidP="00855336">
      <w:pPr>
        <w:pStyle w:val="Retraitcorpsdetexte"/>
        <w:rPr>
          <w:del w:id="3772" w:author="VOYER Raphael" w:date="2021-06-16T11:14:00Z"/>
        </w:rPr>
      </w:pPr>
    </w:p>
    <w:p w14:paraId="39692006" w14:textId="77777777" w:rsidR="00E43871" w:rsidDel="001111A8" w:rsidRDefault="00E43871" w:rsidP="00855336">
      <w:pPr>
        <w:pStyle w:val="Retraitcorpsdetexte"/>
        <w:rPr>
          <w:del w:id="3773" w:author="VOYER Raphael" w:date="2021-06-16T11:14:00Z"/>
        </w:rPr>
      </w:pPr>
    </w:p>
    <w:p w14:paraId="10FE6425" w14:textId="77777777" w:rsidR="00E43871" w:rsidDel="001111A8" w:rsidRDefault="00E43871" w:rsidP="00855336">
      <w:pPr>
        <w:pStyle w:val="Retraitcorpsdetexte"/>
        <w:rPr>
          <w:del w:id="3774" w:author="VOYER Raphael" w:date="2021-06-16T11:14:00Z"/>
        </w:rPr>
      </w:pPr>
    </w:p>
    <w:p w14:paraId="0A548A61" w14:textId="77777777" w:rsidR="00855336" w:rsidRPr="005A0C5D" w:rsidDel="001111A8" w:rsidRDefault="00173CC5" w:rsidP="00622755">
      <w:pPr>
        <w:pStyle w:val="Titre4"/>
        <w:rPr>
          <w:del w:id="3775" w:author="VOYER Raphael" w:date="2021-06-16T11:14:00Z"/>
        </w:rPr>
      </w:pPr>
      <w:del w:id="3776" w:author="VOYER Raphael" w:date="2021-06-16T11:14:00Z">
        <w:r w:rsidRPr="005A0C5D" w:rsidDel="001111A8">
          <w:delText>7</w:delText>
        </w:r>
        <w:r w:rsidR="003541A5" w:rsidRPr="005A0C5D" w:rsidDel="001111A8">
          <w:delText xml:space="preserve">. </w:delText>
        </w:r>
        <w:r w:rsidR="00855336" w:rsidRPr="005A0C5D" w:rsidDel="001111A8">
          <w:delText xml:space="preserve">show </w:delText>
        </w:r>
        <w:r w:rsidR="009E053F" w:rsidRPr="005A0C5D" w:rsidDel="001111A8">
          <w:delText>server-cluster</w:delText>
        </w:r>
        <w:r w:rsidR="00855336" w:rsidRPr="005A0C5D" w:rsidDel="001111A8">
          <w:delText xml:space="preserve"> [cluster-id]</w:delText>
        </w:r>
        <w:r w:rsidR="00C27AFA" w:rsidRPr="005A0C5D" w:rsidDel="001111A8">
          <w:delText xml:space="preserve"> [port]</w:delText>
        </w:r>
      </w:del>
    </w:p>
    <w:p w14:paraId="684D61C9" w14:textId="77777777" w:rsidR="00855336" w:rsidDel="001111A8" w:rsidRDefault="00855336" w:rsidP="00855336">
      <w:pPr>
        <w:ind w:left="864"/>
        <w:rPr>
          <w:del w:id="3777" w:author="VOYER Raphael" w:date="2021-06-16T11:14:00Z"/>
        </w:rPr>
      </w:pPr>
      <w:del w:id="3778" w:author="VOYER Raphael" w:date="2021-06-16T11:14:00Z">
        <w:r w:rsidDel="001111A8">
          <w:delText>Displays the clusters configured in the system.</w:delText>
        </w:r>
      </w:del>
    </w:p>
    <w:p w14:paraId="7BAD3ED9" w14:textId="77777777" w:rsidR="00855336" w:rsidDel="001111A8" w:rsidRDefault="00855336" w:rsidP="00622755">
      <w:pPr>
        <w:pStyle w:val="StyleCLIheadingfirstCharacterscale100"/>
        <w:outlineLvl w:val="0"/>
        <w:rPr>
          <w:del w:id="3779" w:author="VOYER Raphael" w:date="2021-06-16T11:14:00Z"/>
        </w:rPr>
      </w:pPr>
      <w:bookmarkStart w:id="3780" w:name="_Toc381025777"/>
      <w:bookmarkStart w:id="3781" w:name="_Toc424820365"/>
      <w:del w:id="3782" w:author="VOYER Raphael" w:date="2021-06-16T11:14:00Z">
        <w:r w:rsidDel="001111A8">
          <w:delText>Syntax Definitions</w:delText>
        </w:r>
        <w:bookmarkEnd w:id="3780"/>
        <w:bookmarkEnd w:id="3781"/>
      </w:del>
    </w:p>
    <w:p w14:paraId="4050FB13" w14:textId="77777777" w:rsidR="00855336" w:rsidDel="001111A8" w:rsidRDefault="00855336" w:rsidP="00855336">
      <w:pPr>
        <w:pStyle w:val="Definitions1"/>
        <w:rPr>
          <w:del w:id="3783" w:author="VOYER Raphael" w:date="2021-06-16T11:14:00Z"/>
          <w:rStyle w:val="StyleDefinitions1105ptCharacterscale100CharCharCharCharCharCharCharCharCharCharCharCharCharChar"/>
        </w:rPr>
      </w:pPr>
      <w:del w:id="3784"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DBCE5A2" w14:textId="77777777" w:rsidR="00C27AFA" w:rsidDel="001111A8" w:rsidRDefault="00C27AFA" w:rsidP="00855336">
      <w:pPr>
        <w:pStyle w:val="Definitions1"/>
        <w:rPr>
          <w:del w:id="3785" w:author="VOYER Raphael" w:date="2021-06-16T11:14:00Z"/>
          <w:rStyle w:val="StyleDefinitions1105ptCharacterscale100CharCharCharCharCharCharCharCharCharCharCharCharCharChar"/>
          <w:i/>
        </w:rPr>
      </w:pPr>
      <w:del w:id="3786" w:author="VOYER Raphael" w:date="2021-06-16T11:14:00Z">
        <w:r w:rsidDel="001111A8">
          <w:rPr>
            <w:rStyle w:val="StyleDefinitions1105ptCharacterscale100CharCharCharCharCharCharCharCharCharCharCharCharCharChar"/>
            <w:i/>
          </w:rPr>
          <w:delText>Port                                         Displays the ports belonging to the particular cluster</w:delText>
        </w:r>
      </w:del>
    </w:p>
    <w:p w14:paraId="52C280F8" w14:textId="77777777" w:rsidR="00855336" w:rsidDel="001111A8" w:rsidRDefault="00855336" w:rsidP="00855336">
      <w:pPr>
        <w:pStyle w:val="StyleCLIheadingfirstCharacterscale100"/>
        <w:rPr>
          <w:del w:id="3787" w:author="VOYER Raphael" w:date="2021-06-16T11:14:00Z"/>
        </w:rPr>
      </w:pPr>
    </w:p>
    <w:p w14:paraId="0ADA9385" w14:textId="77777777" w:rsidR="00855336" w:rsidDel="001111A8" w:rsidRDefault="00855336" w:rsidP="00622755">
      <w:pPr>
        <w:pStyle w:val="StyleCLIheading1Characterscale100"/>
        <w:ind w:left="-360" w:firstLine="720"/>
        <w:outlineLvl w:val="0"/>
        <w:rPr>
          <w:del w:id="3788" w:author="VOYER Raphael" w:date="2021-06-16T11:14:00Z"/>
        </w:rPr>
      </w:pPr>
      <w:bookmarkStart w:id="3789" w:name="_Toc381025778"/>
      <w:bookmarkStart w:id="3790" w:name="_Toc424820366"/>
      <w:del w:id="3791" w:author="VOYER Raphael" w:date="2021-06-16T11:14:00Z">
        <w:r w:rsidDel="001111A8">
          <w:delText>Usage Guidelines</w:delText>
        </w:r>
        <w:bookmarkEnd w:id="3789"/>
        <w:bookmarkEnd w:id="3790"/>
      </w:del>
    </w:p>
    <w:p w14:paraId="7E5A1E98" w14:textId="77777777" w:rsidR="005F79CE" w:rsidDel="001111A8" w:rsidRDefault="001626E8" w:rsidP="005F79CE">
      <w:pPr>
        <w:pStyle w:val="Corpsdetexte"/>
        <w:numPr>
          <w:ilvl w:val="0"/>
          <w:numId w:val="5"/>
        </w:numPr>
        <w:rPr>
          <w:del w:id="3792" w:author="VOYER Raphael" w:date="2021-06-16T11:14:00Z"/>
        </w:rPr>
      </w:pPr>
      <w:del w:id="3793" w:author="VOYER Raphael" w:date="2021-06-16T11:14:00Z">
        <w:r w:rsidDel="001111A8">
          <w:delText>The cluster id is the unique identifier of the cluster.</w:delText>
        </w:r>
        <w:r w:rsidR="00E43871" w:rsidDel="001111A8">
          <w:delText xml:space="preserve"> (1-32) else error shall be displayed</w:delText>
        </w:r>
      </w:del>
    </w:p>
    <w:p w14:paraId="62549FC8" w14:textId="77777777" w:rsidR="00E43871" w:rsidDel="001111A8" w:rsidRDefault="00E43871" w:rsidP="00E43871">
      <w:pPr>
        <w:pStyle w:val="Corpsdetexte"/>
        <w:ind w:left="360"/>
        <w:rPr>
          <w:del w:id="3794" w:author="VOYER Raphael" w:date="2021-06-16T11:14:00Z"/>
        </w:rPr>
      </w:pPr>
      <w:del w:id="3795" w:author="VOYER Raphael" w:date="2021-06-16T11:14:00Z">
        <w:r w:rsidDel="001111A8">
          <w:delText xml:space="preserve">       as “</w:delText>
        </w:r>
        <w:r w:rsidRPr="00766507" w:rsidDel="001111A8">
          <w:delText>ERROR: Cluster Id should be between 1 and 32 (inclusive)</w:delText>
        </w:r>
        <w:r w:rsidDel="001111A8">
          <w:delText xml:space="preserve">”. </w:delText>
        </w:r>
      </w:del>
    </w:p>
    <w:p w14:paraId="6382B184" w14:textId="77777777" w:rsidR="00C27AFA" w:rsidDel="001111A8" w:rsidRDefault="00C27AFA" w:rsidP="005F79CE">
      <w:pPr>
        <w:pStyle w:val="Corpsdetexte"/>
        <w:numPr>
          <w:ilvl w:val="0"/>
          <w:numId w:val="5"/>
        </w:numPr>
        <w:rPr>
          <w:del w:id="3796" w:author="VOYER Raphael" w:date="2021-06-16T11:14:00Z"/>
        </w:rPr>
      </w:pPr>
      <w:del w:id="3797" w:author="VOYER Raphael" w:date="2021-06-16T11:14:00Z">
        <w:r w:rsidDel="001111A8">
          <w:delText>Port option has to be used along with the cluster-id.</w:delText>
        </w:r>
      </w:del>
    </w:p>
    <w:p w14:paraId="27E10A71" w14:textId="77777777" w:rsidR="00E43871" w:rsidDel="001111A8" w:rsidRDefault="00E43871" w:rsidP="005F79CE">
      <w:pPr>
        <w:pStyle w:val="Corpsdetexte"/>
        <w:numPr>
          <w:ilvl w:val="0"/>
          <w:numId w:val="5"/>
        </w:numPr>
        <w:rPr>
          <w:del w:id="3798" w:author="VOYER Raphael" w:date="2021-06-16T11:14:00Z"/>
        </w:rPr>
      </w:pPr>
      <w:del w:id="3799" w:author="VOYER Raphael" w:date="2021-06-16T11:14:00Z">
        <w:r w:rsidDel="001111A8">
          <w:delText xml:space="preserve">The cluster should have been existing else an error shall be displayed as </w:delText>
        </w:r>
      </w:del>
    </w:p>
    <w:p w14:paraId="7F5A63B1" w14:textId="77777777" w:rsidR="00D23A11" w:rsidDel="001111A8" w:rsidRDefault="00E43871" w:rsidP="00D23A11">
      <w:pPr>
        <w:pStyle w:val="Corpsdetexte"/>
        <w:ind w:left="360"/>
        <w:rPr>
          <w:del w:id="3800" w:author="VOYER Raphael" w:date="2021-06-16T11:14:00Z"/>
        </w:rPr>
      </w:pPr>
      <w:del w:id="3801" w:author="VOYER Raphael" w:date="2021-06-16T11:14:00Z">
        <w:r w:rsidDel="001111A8">
          <w:delText xml:space="preserve">       “</w:delText>
        </w:r>
        <w:r w:rsidRPr="00720D1B" w:rsidDel="001111A8">
          <w:delText>ERROR: Cluster 3 does</w:delText>
        </w:r>
        <w:r w:rsidDel="001111A8">
          <w:delText xml:space="preserve"> </w:delText>
        </w:r>
        <w:r w:rsidRPr="00720D1B" w:rsidDel="001111A8">
          <w:delText>not exists</w:delText>
        </w:r>
        <w:r w:rsidDel="001111A8">
          <w:delText>”</w:delText>
        </w:r>
      </w:del>
    </w:p>
    <w:p w14:paraId="49AF8AEA" w14:textId="77777777" w:rsidR="00D23A11" w:rsidDel="001111A8" w:rsidRDefault="00D23A11" w:rsidP="00E43871">
      <w:pPr>
        <w:pStyle w:val="Corpsdetexte"/>
        <w:numPr>
          <w:ilvl w:val="0"/>
          <w:numId w:val="5"/>
        </w:numPr>
        <w:rPr>
          <w:del w:id="3802" w:author="VOYER Raphael" w:date="2021-06-16T11:14:00Z"/>
        </w:rPr>
      </w:pPr>
      <w:del w:id="3803" w:author="VOYER Raphael" w:date="2021-06-16T11:14:00Z">
        <w:r w:rsidDel="001111A8">
          <w:delText>Operation flag denotes the reason for the cluster to be down.</w:delText>
        </w:r>
        <w:r w:rsidR="00EE1D31" w:rsidDel="001111A8">
          <w:delText xml:space="preserve"> And we display a *in case</w:delText>
        </w:r>
      </w:del>
    </w:p>
    <w:p w14:paraId="6E711888" w14:textId="77777777" w:rsidR="00EE1D31" w:rsidDel="001111A8" w:rsidRDefault="00EE1D31" w:rsidP="00EE1D31">
      <w:pPr>
        <w:pStyle w:val="Corpsdetexte"/>
        <w:ind w:left="720"/>
        <w:rPr>
          <w:del w:id="3804" w:author="VOYER Raphael" w:date="2021-06-16T11:14:00Z"/>
        </w:rPr>
      </w:pPr>
      <w:del w:id="3805" w:author="VOYER Raphael" w:date="2021-06-16T11:14:00Z">
        <w:r w:rsidDel="001111A8">
          <w:delText>Of invalid cases as in show command below d to f.</w:delText>
        </w:r>
      </w:del>
    </w:p>
    <w:p w14:paraId="03C71E55" w14:textId="77777777" w:rsidR="00D23A11" w:rsidDel="001111A8" w:rsidRDefault="00D23A11" w:rsidP="00E43871">
      <w:pPr>
        <w:pStyle w:val="Corpsdetexte"/>
        <w:numPr>
          <w:ilvl w:val="0"/>
          <w:numId w:val="5"/>
        </w:numPr>
        <w:rPr>
          <w:del w:id="3806" w:author="VOYER Raphael" w:date="2021-06-16T11:14:00Z"/>
        </w:rPr>
      </w:pPr>
      <w:del w:id="3807" w:author="VOYER Raphael" w:date="2021-06-16T11:14:00Z">
        <w:r w:rsidDel="001111A8">
          <w:delText xml:space="preserve">L2 cluster may have reasons like Vlan is </w:delText>
        </w:r>
        <w:r w:rsidR="00EE1D31" w:rsidDel="001111A8">
          <w:delText>down</w:delText>
        </w:r>
        <w:r w:rsidDel="001111A8">
          <w:delText xml:space="preserve">/ </w:delText>
        </w:r>
        <w:r w:rsidR="00EE1D31" w:rsidDel="001111A8">
          <w:delText>VPA is not forwarding</w:delText>
        </w:r>
      </w:del>
    </w:p>
    <w:p w14:paraId="08E35F5A" w14:textId="77777777" w:rsidR="00EE1D31" w:rsidDel="001111A8" w:rsidRDefault="00EE1D31" w:rsidP="00E43871">
      <w:pPr>
        <w:pStyle w:val="Corpsdetexte"/>
        <w:numPr>
          <w:ilvl w:val="0"/>
          <w:numId w:val="5"/>
        </w:numPr>
        <w:rPr>
          <w:del w:id="3808" w:author="VOYER Raphael" w:date="2021-06-16T11:14:00Z"/>
        </w:rPr>
      </w:pPr>
      <w:del w:id="3809" w:author="VOYER Raphael" w:date="2021-06-16T11:14:00Z">
        <w:r w:rsidDel="001111A8">
          <w:delText>L3 cluster may have reasons like IP interface is down</w:delText>
        </w:r>
      </w:del>
    </w:p>
    <w:p w14:paraId="15CDA337" w14:textId="77777777" w:rsidR="00EE1D31" w:rsidDel="001111A8" w:rsidRDefault="00EE1D31" w:rsidP="00E43871">
      <w:pPr>
        <w:pStyle w:val="Corpsdetexte"/>
        <w:numPr>
          <w:ilvl w:val="0"/>
          <w:numId w:val="5"/>
        </w:numPr>
        <w:rPr>
          <w:del w:id="3810" w:author="VOYER Raphael" w:date="2021-06-16T11:14:00Z"/>
        </w:rPr>
      </w:pPr>
      <w:del w:id="3811" w:author="VOYER Raphael" w:date="2021-06-16T11:14:00Z">
        <w:r w:rsidDel="001111A8">
          <w:delText xml:space="preserve">L3 cluster with IGMP mode can have reasons like No IGMP reports received apart from </w:delText>
        </w:r>
      </w:del>
    </w:p>
    <w:p w14:paraId="0CFB2C35" w14:textId="77777777" w:rsidR="00EE1D31" w:rsidDel="001111A8" w:rsidRDefault="00EE1D31" w:rsidP="00EE1D31">
      <w:pPr>
        <w:pStyle w:val="Corpsdetexte"/>
        <w:ind w:left="360"/>
        <w:rPr>
          <w:del w:id="3812" w:author="VOYER Raphael" w:date="2021-06-16T11:14:00Z"/>
        </w:rPr>
      </w:pPr>
      <w:del w:id="3813" w:author="VOYER Raphael" w:date="2021-06-16T11:14:00Z">
        <w:r w:rsidDel="001111A8">
          <w:delText xml:space="preserve">      IP interface is down.</w:delText>
        </w:r>
      </w:del>
    </w:p>
    <w:p w14:paraId="1ADB9BB6" w14:textId="77777777" w:rsidR="00901F2D" w:rsidDel="001111A8" w:rsidRDefault="00901F2D" w:rsidP="00901F2D">
      <w:pPr>
        <w:pStyle w:val="Corpsdetexte"/>
        <w:numPr>
          <w:ilvl w:val="0"/>
          <w:numId w:val="5"/>
        </w:numPr>
        <w:rPr>
          <w:del w:id="3814" w:author="VOYER Raphael" w:date="2021-06-16T11:14:00Z"/>
        </w:rPr>
      </w:pPr>
      <w:del w:id="3815" w:author="VOYER Raphael" w:date="2021-06-16T11:14:00Z">
        <w:r w:rsidDel="001111A8">
          <w:delText>In case of L3 cluster if IP interface down we display IP interface down only if the interface</w:delText>
        </w:r>
      </w:del>
    </w:p>
    <w:p w14:paraId="75F16044" w14:textId="77777777" w:rsidR="00901F2D" w:rsidDel="001111A8" w:rsidRDefault="00901F2D" w:rsidP="00901F2D">
      <w:pPr>
        <w:pStyle w:val="Corpsdetexte"/>
        <w:ind w:left="720"/>
        <w:rPr>
          <w:del w:id="3816" w:author="VOYER Raphael" w:date="2021-06-16T11:14:00Z"/>
        </w:rPr>
      </w:pPr>
      <w:del w:id="3817" w:author="VOYER Raphael" w:date="2021-06-16T11:14:00Z">
        <w:r w:rsidDel="001111A8">
          <w:delText>is up we go for the IGMP reports flag.</w:delText>
        </w:r>
      </w:del>
    </w:p>
    <w:p w14:paraId="48071806" w14:textId="77777777" w:rsidR="00901F2D" w:rsidDel="001111A8" w:rsidRDefault="00901F2D" w:rsidP="00EE1D31">
      <w:pPr>
        <w:pStyle w:val="Corpsdetexte"/>
        <w:ind w:left="360"/>
        <w:rPr>
          <w:del w:id="3818" w:author="VOYER Raphael" w:date="2021-06-16T11:14:00Z"/>
        </w:rPr>
      </w:pPr>
    </w:p>
    <w:p w14:paraId="533179D1" w14:textId="77777777" w:rsidR="00855336" w:rsidRPr="00017880" w:rsidDel="001111A8" w:rsidRDefault="005F79CE" w:rsidP="00622755">
      <w:pPr>
        <w:pStyle w:val="StyleCLIheading1Characterscale100"/>
        <w:outlineLvl w:val="0"/>
        <w:rPr>
          <w:del w:id="3819" w:author="VOYER Raphael" w:date="2021-06-16T11:14:00Z"/>
        </w:rPr>
      </w:pPr>
      <w:del w:id="3820" w:author="VOYER Raphael" w:date="2021-06-16T11:14:00Z">
        <w:r w:rsidDel="001111A8">
          <w:delText xml:space="preserve"> </w:delText>
        </w:r>
        <w:bookmarkStart w:id="3821" w:name="_Toc381025779"/>
        <w:bookmarkStart w:id="3822" w:name="_Toc424820367"/>
        <w:r w:rsidR="00855336" w:rsidRPr="00017880" w:rsidDel="001111A8">
          <w:delText>Example</w:delText>
        </w:r>
        <w:r w:rsidDel="001111A8">
          <w:delText>:</w:delText>
        </w:r>
        <w:bookmarkEnd w:id="3821"/>
        <w:bookmarkEnd w:id="3822"/>
      </w:del>
    </w:p>
    <w:p w14:paraId="2C1B2663" w14:textId="77777777" w:rsidR="005F79CE" w:rsidDel="001111A8" w:rsidRDefault="00855336" w:rsidP="004B401B">
      <w:pPr>
        <w:pStyle w:val="SourceCode"/>
        <w:numPr>
          <w:ilvl w:val="0"/>
          <w:numId w:val="34"/>
        </w:numPr>
        <w:rPr>
          <w:del w:id="3823" w:author="VOYER Raphael" w:date="2021-06-16T11:14:00Z"/>
          <w:szCs w:val="18"/>
        </w:rPr>
      </w:pPr>
      <w:del w:id="3824" w:author="VOYER Raphael" w:date="2021-06-16T11:14:00Z">
        <w:r w:rsidDel="001111A8">
          <w:rPr>
            <w:szCs w:val="18"/>
          </w:rPr>
          <w:delText xml:space="preserve">show </w:delText>
        </w:r>
        <w:r w:rsidR="009E053F" w:rsidDel="001111A8">
          <w:rPr>
            <w:szCs w:val="18"/>
          </w:rPr>
          <w:delText>server-cluster</w:delText>
        </w:r>
        <w:r w:rsidDel="001111A8">
          <w:rPr>
            <w:szCs w:val="18"/>
          </w:rPr>
          <w:delText xml:space="preserve"> 1</w:delText>
        </w:r>
      </w:del>
    </w:p>
    <w:p w14:paraId="289C672D" w14:textId="77777777" w:rsidR="00CC1DE5" w:rsidDel="001111A8" w:rsidRDefault="005F79CE" w:rsidP="005F79CE">
      <w:pPr>
        <w:pStyle w:val="SourceCode"/>
        <w:rPr>
          <w:del w:id="3825" w:author="VOYER Raphael" w:date="2021-06-16T11:14:00Z"/>
          <w:szCs w:val="18"/>
        </w:rPr>
      </w:pPr>
      <w:del w:id="3826" w:author="VOYER Raphael" w:date="2021-06-16T11:14:00Z">
        <w:r w:rsidDel="001111A8">
          <w:rPr>
            <w:szCs w:val="18"/>
          </w:rPr>
          <w:delText xml:space="preserve">  </w:delText>
        </w:r>
        <w:r w:rsidR="001626E8" w:rsidDel="001111A8">
          <w:rPr>
            <w:szCs w:val="18"/>
          </w:rPr>
          <w:delText>C</w:delText>
        </w:r>
        <w:r w:rsidR="00855336" w:rsidRPr="00BE0C9A" w:rsidDel="001111A8">
          <w:rPr>
            <w:szCs w:val="18"/>
          </w:rPr>
          <w:delText>luster</w:delText>
        </w:r>
        <w:r w:rsidR="001626E8" w:rsidDel="001111A8">
          <w:rPr>
            <w:szCs w:val="18"/>
          </w:rPr>
          <w:delText xml:space="preserve"> </w:delText>
        </w:r>
        <w:r w:rsidR="008D094F" w:rsidDel="001111A8">
          <w:rPr>
            <w:szCs w:val="18"/>
          </w:rPr>
          <w:delText>Id</w:delText>
        </w:r>
        <w:r w:rsidR="00CC1DE5" w:rsidDel="001111A8">
          <w:rPr>
            <w:szCs w:val="18"/>
          </w:rPr>
          <w:delText xml:space="preserve">           </w:delText>
        </w:r>
        <w:r w:rsidDel="001111A8">
          <w:rPr>
            <w:szCs w:val="18"/>
          </w:rPr>
          <w:delText xml:space="preserve">  </w:delText>
        </w:r>
        <w:r w:rsidR="00CC1DE5" w:rsidDel="001111A8">
          <w:rPr>
            <w:szCs w:val="18"/>
          </w:rPr>
          <w:delText>: 1</w:delText>
        </w:r>
        <w:r w:rsidR="00216E3A" w:rsidDel="001111A8">
          <w:rPr>
            <w:szCs w:val="18"/>
          </w:rPr>
          <w:delText>,</w:delText>
        </w:r>
      </w:del>
    </w:p>
    <w:p w14:paraId="132F0091" w14:textId="77777777" w:rsidR="00216E3A" w:rsidDel="001111A8" w:rsidRDefault="001626E8" w:rsidP="00855336">
      <w:pPr>
        <w:pStyle w:val="SourceCode"/>
        <w:rPr>
          <w:del w:id="3827" w:author="VOYER Raphael" w:date="2021-06-16T11:14:00Z"/>
          <w:szCs w:val="18"/>
        </w:rPr>
      </w:pPr>
      <w:del w:id="3828" w:author="VOYER Raphael" w:date="2021-06-16T11:14:00Z">
        <w:r w:rsidDel="001111A8">
          <w:rPr>
            <w:szCs w:val="18"/>
          </w:rPr>
          <w:delText xml:space="preserve">  Cluster </w:delText>
        </w:r>
        <w:r w:rsidR="00216E3A" w:rsidDel="001111A8">
          <w:rPr>
            <w:szCs w:val="18"/>
          </w:rPr>
          <w:delText xml:space="preserve">Name         </w:delText>
        </w:r>
        <w:r w:rsidR="005F79CE" w:rsidDel="001111A8">
          <w:rPr>
            <w:szCs w:val="18"/>
          </w:rPr>
          <w:delText xml:space="preserve">  </w:delText>
        </w:r>
        <w:r w:rsidR="00216E3A" w:rsidDel="001111A8">
          <w:rPr>
            <w:szCs w:val="18"/>
          </w:rPr>
          <w:delText>: L2-cluster,</w:delText>
        </w:r>
      </w:del>
    </w:p>
    <w:p w14:paraId="0D357EA4" w14:textId="77777777" w:rsidR="00CC1DE5" w:rsidDel="001111A8" w:rsidRDefault="001626E8" w:rsidP="00855336">
      <w:pPr>
        <w:pStyle w:val="SourceCode"/>
        <w:rPr>
          <w:del w:id="3829" w:author="VOYER Raphael" w:date="2021-06-16T11:14:00Z"/>
          <w:szCs w:val="18"/>
        </w:rPr>
      </w:pPr>
      <w:del w:id="3830" w:author="VOYER Raphael" w:date="2021-06-16T11:14:00Z">
        <w:r w:rsidDel="001111A8">
          <w:rPr>
            <w:szCs w:val="18"/>
          </w:rPr>
          <w:delText xml:space="preserve">  Cluster </w:delText>
        </w:r>
        <w:r w:rsidR="00855336" w:rsidRPr="00BE0C9A" w:rsidDel="001111A8">
          <w:rPr>
            <w:szCs w:val="18"/>
          </w:rPr>
          <w:delText xml:space="preserve">Mode   </w:delText>
        </w:r>
        <w:r w:rsidR="00CC1DE5" w:rsidDel="001111A8">
          <w:rPr>
            <w:szCs w:val="18"/>
          </w:rPr>
          <w:delText xml:space="preserve">      </w:delText>
        </w:r>
        <w:r w:rsidR="005F79CE" w:rsidDel="001111A8">
          <w:rPr>
            <w:szCs w:val="18"/>
          </w:rPr>
          <w:delText xml:space="preserve">  </w:delText>
        </w:r>
        <w:r w:rsidR="00CC1DE5" w:rsidDel="001111A8">
          <w:rPr>
            <w:szCs w:val="18"/>
          </w:rPr>
          <w:delText>: L2</w:delText>
        </w:r>
        <w:r w:rsidR="00216E3A" w:rsidDel="001111A8">
          <w:rPr>
            <w:szCs w:val="18"/>
          </w:rPr>
          <w:delText>,</w:delText>
        </w:r>
      </w:del>
    </w:p>
    <w:p w14:paraId="58480363" w14:textId="77777777" w:rsidR="00CC1DE5" w:rsidDel="001111A8" w:rsidRDefault="00CC1DE5" w:rsidP="00855336">
      <w:pPr>
        <w:pStyle w:val="SourceCode"/>
        <w:rPr>
          <w:del w:id="3831" w:author="VOYER Raphael" w:date="2021-06-16T11:14:00Z"/>
          <w:szCs w:val="18"/>
        </w:rPr>
      </w:pPr>
      <w:del w:id="3832"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5DB6D470" w14:textId="77777777" w:rsidR="001626E8" w:rsidDel="001111A8" w:rsidRDefault="001626E8" w:rsidP="00855336">
      <w:pPr>
        <w:pStyle w:val="SourceCode"/>
        <w:rPr>
          <w:del w:id="3833" w:author="VOYER Raphael" w:date="2021-06-16T11:14:00Z"/>
          <w:szCs w:val="18"/>
        </w:rPr>
      </w:pPr>
      <w:del w:id="3834" w:author="VOYER Raphael" w:date="2021-06-16T11:14:00Z">
        <w:r w:rsidDel="001111A8">
          <w:rPr>
            <w:szCs w:val="18"/>
          </w:rPr>
          <w:delText xml:space="preserve">  Cluster Vlan           : 12</w:delText>
        </w:r>
        <w:r w:rsidR="00E43871" w:rsidDel="001111A8">
          <w:rPr>
            <w:szCs w:val="18"/>
          </w:rPr>
          <w:delText>,</w:delText>
        </w:r>
      </w:del>
    </w:p>
    <w:p w14:paraId="4A00C6F8" w14:textId="77777777" w:rsidR="00216E3A" w:rsidDel="001111A8" w:rsidRDefault="00216E3A" w:rsidP="00CC1DE5">
      <w:pPr>
        <w:pStyle w:val="SourceCode"/>
        <w:rPr>
          <w:del w:id="3835" w:author="VOYER Raphael" w:date="2021-06-16T11:14:00Z"/>
          <w:szCs w:val="18"/>
        </w:rPr>
      </w:pPr>
      <w:del w:id="3836" w:author="VOYER Raphael" w:date="2021-06-16T11:14:00Z">
        <w:r w:rsidDel="001111A8">
          <w:rPr>
            <w:szCs w:val="18"/>
          </w:rPr>
          <w:delText xml:space="preserve">  Admin</w:delText>
        </w:r>
        <w:r w:rsidR="005F79CE" w:rsidDel="001111A8">
          <w:rPr>
            <w:szCs w:val="18"/>
          </w:rPr>
          <w:delText>istrative</w:delText>
        </w:r>
        <w:r w:rsidDel="001111A8">
          <w:rPr>
            <w:szCs w:val="18"/>
          </w:rPr>
          <w:delText xml:space="preserve"> State</w:delText>
        </w:r>
        <w:r w:rsidR="005F79CE" w:rsidDel="001111A8">
          <w:rPr>
            <w:szCs w:val="18"/>
          </w:rPr>
          <w:delText xml:space="preserve">   </w:delText>
        </w:r>
        <w:r w:rsidR="00E43871" w:rsidDel="001111A8">
          <w:rPr>
            <w:szCs w:val="18"/>
          </w:rPr>
          <w:delText>: E</w:delText>
        </w:r>
        <w:r w:rsidDel="001111A8">
          <w:rPr>
            <w:szCs w:val="18"/>
          </w:rPr>
          <w:delText>nabled,</w:delText>
        </w:r>
      </w:del>
    </w:p>
    <w:p w14:paraId="1ADE02B8" w14:textId="77777777" w:rsidR="00216E3A" w:rsidDel="001111A8" w:rsidRDefault="00216E3A" w:rsidP="00CC1DE5">
      <w:pPr>
        <w:pStyle w:val="SourceCode"/>
        <w:rPr>
          <w:del w:id="3837" w:author="VOYER Raphael" w:date="2021-06-16T11:14:00Z"/>
          <w:szCs w:val="18"/>
        </w:rPr>
      </w:pPr>
      <w:del w:id="3838" w:author="VOYER Raphael" w:date="2021-06-16T11:14:00Z">
        <w:r w:rsidDel="001111A8">
          <w:rPr>
            <w:szCs w:val="18"/>
          </w:rPr>
          <w:delText xml:space="preserve">  Oper</w:delText>
        </w:r>
        <w:r w:rsidR="005F79CE" w:rsidDel="001111A8">
          <w:rPr>
            <w:szCs w:val="18"/>
          </w:rPr>
          <w:delText xml:space="preserve">ational </w:delText>
        </w:r>
        <w:r w:rsidDel="001111A8">
          <w:rPr>
            <w:szCs w:val="18"/>
          </w:rPr>
          <w:delText>State</w:delText>
        </w:r>
        <w:r w:rsidR="005F79CE" w:rsidDel="001111A8">
          <w:rPr>
            <w:szCs w:val="18"/>
          </w:rPr>
          <w:delText xml:space="preserve">      </w:delText>
        </w:r>
        <w:r w:rsidR="00E43871" w:rsidDel="001111A8">
          <w:rPr>
            <w:szCs w:val="18"/>
          </w:rPr>
          <w:delText>: D</w:delText>
        </w:r>
        <w:r w:rsidDel="001111A8">
          <w:rPr>
            <w:szCs w:val="18"/>
          </w:rPr>
          <w:delText>isabled</w:delText>
        </w:r>
        <w:r w:rsidR="00E43871" w:rsidDel="001111A8">
          <w:rPr>
            <w:szCs w:val="18"/>
          </w:rPr>
          <w:delText>,</w:delText>
        </w:r>
      </w:del>
    </w:p>
    <w:p w14:paraId="521B1287" w14:textId="77777777" w:rsidR="00BD3615" w:rsidDel="001111A8" w:rsidRDefault="00BD3615" w:rsidP="00CC1DE5">
      <w:pPr>
        <w:pStyle w:val="SourceCode"/>
        <w:rPr>
          <w:del w:id="3839" w:author="VOYER Raphael" w:date="2021-06-16T11:14:00Z"/>
          <w:szCs w:val="18"/>
        </w:rPr>
      </w:pPr>
      <w:del w:id="3840" w:author="VOYER Raphael" w:date="2021-06-16T11:14:00Z">
        <w:r w:rsidDel="001111A8">
          <w:rPr>
            <w:szCs w:val="18"/>
          </w:rPr>
          <w:delText xml:space="preserve">  Operational Flag       : </w:delText>
        </w:r>
        <w:r w:rsidR="00B8382D" w:rsidDel="001111A8">
          <w:rPr>
            <w:szCs w:val="18"/>
          </w:rPr>
          <w:delText>VPA is not forwardin</w:delText>
        </w:r>
        <w:r w:rsidR="00E43871" w:rsidDel="001111A8">
          <w:rPr>
            <w:szCs w:val="18"/>
          </w:rPr>
          <w:delText>g</w:delText>
        </w:r>
        <w:r w:rsidDel="001111A8">
          <w:rPr>
            <w:szCs w:val="18"/>
          </w:rPr>
          <w:delText xml:space="preserve">  </w:delText>
        </w:r>
      </w:del>
    </w:p>
    <w:p w14:paraId="73A29C08" w14:textId="77777777" w:rsidR="00CC1DE5" w:rsidDel="001111A8" w:rsidRDefault="00CC1DE5" w:rsidP="00855336">
      <w:pPr>
        <w:pStyle w:val="SourceCode"/>
        <w:rPr>
          <w:del w:id="3841" w:author="VOYER Raphael" w:date="2021-06-16T11:14:00Z"/>
          <w:szCs w:val="18"/>
        </w:rPr>
      </w:pPr>
      <w:del w:id="3842" w:author="VOYER Raphael" w:date="2021-06-16T11:14:00Z">
        <w:r w:rsidDel="001111A8">
          <w:rPr>
            <w:szCs w:val="18"/>
          </w:rPr>
          <w:delText xml:space="preserve">  </w:delText>
        </w:r>
      </w:del>
    </w:p>
    <w:p w14:paraId="4048DAB0" w14:textId="77777777" w:rsidR="00387B35" w:rsidDel="001111A8" w:rsidRDefault="00CC1DE5" w:rsidP="002720E3">
      <w:pPr>
        <w:pStyle w:val="SourceCode"/>
        <w:rPr>
          <w:del w:id="3843" w:author="VOYER Raphael" w:date="2021-06-16T11:14:00Z"/>
          <w:szCs w:val="18"/>
        </w:rPr>
      </w:pPr>
      <w:del w:id="3844" w:author="VOYER Raphael" w:date="2021-06-16T11:14:00Z">
        <w:r w:rsidDel="001111A8">
          <w:rPr>
            <w:szCs w:val="18"/>
          </w:rPr>
          <w:delText xml:space="preserve">b) show </w:delText>
        </w:r>
        <w:r w:rsidR="009E053F" w:rsidDel="001111A8">
          <w:rPr>
            <w:szCs w:val="18"/>
          </w:rPr>
          <w:delText>server-cluster</w:delText>
        </w:r>
        <w:r w:rsidDel="001111A8">
          <w:rPr>
            <w:szCs w:val="18"/>
          </w:rPr>
          <w:delText xml:space="preserve"> 2</w:delText>
        </w:r>
      </w:del>
    </w:p>
    <w:p w14:paraId="45FA6E79" w14:textId="77777777" w:rsidR="00CC1DE5" w:rsidDel="001111A8" w:rsidRDefault="00CC1DE5" w:rsidP="00CC1DE5">
      <w:pPr>
        <w:pStyle w:val="SourceCode"/>
        <w:rPr>
          <w:del w:id="3845" w:author="VOYER Raphael" w:date="2021-06-16T11:14:00Z"/>
          <w:szCs w:val="18"/>
        </w:rPr>
      </w:pPr>
      <w:del w:id="3846"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w:delText>
        </w:r>
        <w:r w:rsidDel="001111A8">
          <w:rPr>
            <w:szCs w:val="18"/>
          </w:rPr>
          <w:delText>: 2</w:delText>
        </w:r>
        <w:r w:rsidR="00216E3A" w:rsidDel="001111A8">
          <w:rPr>
            <w:szCs w:val="18"/>
          </w:rPr>
          <w:delText>,</w:delText>
        </w:r>
        <w:r w:rsidRPr="00BE0C9A" w:rsidDel="001111A8">
          <w:rPr>
            <w:szCs w:val="18"/>
          </w:rPr>
          <w:delText xml:space="preserve">  </w:delText>
        </w:r>
      </w:del>
    </w:p>
    <w:p w14:paraId="336CFE4F" w14:textId="77777777" w:rsidR="002720E3" w:rsidDel="001111A8" w:rsidRDefault="002720E3" w:rsidP="00CC1DE5">
      <w:pPr>
        <w:pStyle w:val="SourceCode"/>
        <w:rPr>
          <w:del w:id="3847" w:author="VOYER Raphael" w:date="2021-06-16T11:14:00Z"/>
          <w:szCs w:val="18"/>
        </w:rPr>
      </w:pPr>
      <w:del w:id="3848" w:author="VOYER Raphael" w:date="2021-06-16T11:14:00Z">
        <w:r w:rsidDel="001111A8">
          <w:rPr>
            <w:szCs w:val="18"/>
          </w:rPr>
          <w:delText xml:space="preserve">  Cluster</w:delText>
        </w:r>
        <w:r w:rsidR="00216E3A" w:rsidDel="001111A8">
          <w:rPr>
            <w:szCs w:val="18"/>
          </w:rPr>
          <w:delText xml:space="preserve"> Name         </w:delText>
        </w:r>
        <w:r w:rsidR="005F79CE" w:rsidDel="001111A8">
          <w:rPr>
            <w:szCs w:val="18"/>
          </w:rPr>
          <w:delText xml:space="preserve">  </w:delText>
        </w:r>
        <w:r w:rsidR="00216E3A" w:rsidDel="001111A8">
          <w:rPr>
            <w:szCs w:val="18"/>
          </w:rPr>
          <w:delText>: -,</w:delText>
        </w:r>
      </w:del>
    </w:p>
    <w:p w14:paraId="7764FB2E" w14:textId="77777777" w:rsidR="00CC1DE5" w:rsidDel="001111A8" w:rsidRDefault="00CC1DE5" w:rsidP="00CC1DE5">
      <w:pPr>
        <w:pStyle w:val="SourceCode"/>
        <w:rPr>
          <w:del w:id="3849" w:author="VOYER Raphael" w:date="2021-06-16T11:14:00Z"/>
          <w:szCs w:val="18"/>
        </w:rPr>
      </w:pPr>
      <w:del w:id="3850"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16E3A" w:rsidDel="001111A8">
          <w:rPr>
            <w:szCs w:val="18"/>
          </w:rPr>
          <w:delText>,</w:delText>
        </w:r>
        <w:r w:rsidDel="001111A8">
          <w:rPr>
            <w:szCs w:val="18"/>
          </w:rPr>
          <w:delText xml:space="preserve"> </w:delText>
        </w:r>
        <w:r w:rsidRPr="00BE0C9A" w:rsidDel="001111A8">
          <w:rPr>
            <w:szCs w:val="18"/>
          </w:rPr>
          <w:delText xml:space="preserve"> </w:delText>
        </w:r>
      </w:del>
    </w:p>
    <w:p w14:paraId="780515C9" w14:textId="77777777" w:rsidR="00387B35" w:rsidDel="001111A8" w:rsidRDefault="00387B35" w:rsidP="00CC1DE5">
      <w:pPr>
        <w:pStyle w:val="SourceCode"/>
        <w:rPr>
          <w:del w:id="3851" w:author="VOYER Raphael" w:date="2021-06-16T11:14:00Z"/>
          <w:szCs w:val="18"/>
        </w:rPr>
      </w:pPr>
      <w:del w:id="3852"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16E3A" w:rsidDel="001111A8">
          <w:rPr>
            <w:szCs w:val="18"/>
          </w:rPr>
          <w:delText>,</w:delText>
        </w:r>
      </w:del>
    </w:p>
    <w:p w14:paraId="7621A672" w14:textId="77777777" w:rsidR="00CC1DE5" w:rsidDel="001111A8" w:rsidRDefault="00CC1DE5" w:rsidP="00CC1DE5">
      <w:pPr>
        <w:pStyle w:val="SourceCode"/>
        <w:rPr>
          <w:del w:id="3853" w:author="VOYER Raphael" w:date="2021-06-16T11:14:00Z"/>
          <w:szCs w:val="18"/>
        </w:rPr>
      </w:pPr>
      <w:del w:id="3854"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03FB48F2" w14:textId="77777777" w:rsidR="00387B35" w:rsidDel="001111A8" w:rsidRDefault="00387B35" w:rsidP="00CC1DE5">
      <w:pPr>
        <w:pStyle w:val="SourceCode"/>
        <w:rPr>
          <w:del w:id="3855" w:author="VOYER Raphael" w:date="2021-06-16T11:14:00Z"/>
          <w:szCs w:val="18"/>
        </w:rPr>
      </w:pPr>
      <w:del w:id="3856" w:author="VOYER Raphael" w:date="2021-06-16T11:14:00Z">
        <w:r w:rsidDel="001111A8">
          <w:rPr>
            <w:szCs w:val="18"/>
          </w:rPr>
          <w:delText xml:space="preserve">  Cluster </w:delText>
        </w:r>
        <w:r w:rsidR="00E43871" w:rsidDel="001111A8">
          <w:rPr>
            <w:szCs w:val="18"/>
          </w:rPr>
          <w:delText xml:space="preserve">Mac Type       </w:delText>
        </w:r>
        <w:r w:rsidDel="001111A8">
          <w:rPr>
            <w:szCs w:val="18"/>
          </w:rPr>
          <w:delText>: Static</w:delText>
        </w:r>
        <w:r w:rsidR="00216E3A" w:rsidDel="001111A8">
          <w:rPr>
            <w:szCs w:val="18"/>
          </w:rPr>
          <w:delText>,</w:delText>
        </w:r>
      </w:del>
    </w:p>
    <w:p w14:paraId="5A2A242F" w14:textId="77777777" w:rsidR="00387B35" w:rsidDel="001111A8" w:rsidRDefault="00387B35" w:rsidP="00387B35">
      <w:pPr>
        <w:pStyle w:val="SourceCode"/>
        <w:rPr>
          <w:del w:id="3857" w:author="VOYER Raphael" w:date="2021-06-16T11:14:00Z"/>
          <w:szCs w:val="18"/>
        </w:rPr>
      </w:pPr>
      <w:del w:id="3858"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R="005F79CE" w:rsidDel="001111A8">
          <w:rPr>
            <w:szCs w:val="18"/>
          </w:rPr>
          <w:delText xml:space="preserve"> </w:delText>
        </w:r>
        <w:r w:rsidDel="001111A8">
          <w:rPr>
            <w:szCs w:val="18"/>
          </w:rPr>
          <w:delText xml:space="preserve">: </w:delText>
        </w:r>
        <w:r w:rsidR="00E43871" w:rsidDel="001111A8">
          <w:rPr>
            <w:szCs w:val="18"/>
          </w:rPr>
          <w:delText>D</w:delText>
        </w:r>
        <w:r w:rsidR="0090090F" w:rsidDel="001111A8">
          <w:rPr>
            <w:szCs w:val="18"/>
          </w:rPr>
          <w:delText>isabled</w:delText>
        </w:r>
        <w:r w:rsidR="00216E3A" w:rsidDel="001111A8">
          <w:rPr>
            <w:szCs w:val="18"/>
          </w:rPr>
          <w:delText>,</w:delText>
        </w:r>
      </w:del>
    </w:p>
    <w:p w14:paraId="1DBB08BA" w14:textId="77777777" w:rsidR="00CC1DE5" w:rsidDel="001111A8" w:rsidRDefault="001626E8" w:rsidP="00E103B1">
      <w:pPr>
        <w:pStyle w:val="SourceCode"/>
        <w:rPr>
          <w:del w:id="3859" w:author="VOYER Raphael" w:date="2021-06-16T11:14:00Z"/>
          <w:szCs w:val="18"/>
        </w:rPr>
      </w:pPr>
      <w:del w:id="3860" w:author="VOYER Raphael" w:date="2021-06-16T11:14:00Z">
        <w:r w:rsidDel="001111A8">
          <w:rPr>
            <w:szCs w:val="18"/>
          </w:rPr>
          <w:delText xml:space="preserve">  Cluster Multicast IP   : </w:delText>
        </w:r>
        <w:r w:rsidR="0063147A" w:rsidDel="001111A8">
          <w:rPr>
            <w:szCs w:val="18"/>
          </w:rPr>
          <w:delText>-,</w:delText>
        </w:r>
      </w:del>
    </w:p>
    <w:p w14:paraId="2B4A7F65" w14:textId="77777777" w:rsidR="00387B35" w:rsidDel="001111A8" w:rsidRDefault="00387B35" w:rsidP="00CC1DE5">
      <w:pPr>
        <w:pStyle w:val="SourceCode"/>
        <w:rPr>
          <w:del w:id="3861" w:author="VOYER Raphael" w:date="2021-06-16T11:14:00Z"/>
          <w:szCs w:val="18"/>
        </w:rPr>
      </w:pPr>
      <w:del w:id="3862" w:author="VOYER Raphael" w:date="2021-06-16T11:14:00Z">
        <w:r w:rsidDel="001111A8">
          <w:rPr>
            <w:szCs w:val="18"/>
          </w:rPr>
          <w:delText xml:space="preserve">  Admin</w:delText>
        </w:r>
        <w:r w:rsidR="005F79CE" w:rsidDel="001111A8">
          <w:rPr>
            <w:szCs w:val="18"/>
          </w:rPr>
          <w:delText xml:space="preserve">istrative State   </w:delText>
        </w:r>
        <w:r w:rsidR="00E43871" w:rsidDel="001111A8">
          <w:rPr>
            <w:szCs w:val="18"/>
          </w:rPr>
          <w:delText>: E</w:delText>
        </w:r>
        <w:r w:rsidDel="001111A8">
          <w:rPr>
            <w:szCs w:val="18"/>
          </w:rPr>
          <w:delText>nabled</w:delText>
        </w:r>
        <w:r w:rsidR="00216E3A" w:rsidDel="001111A8">
          <w:rPr>
            <w:szCs w:val="18"/>
          </w:rPr>
          <w:delText>,</w:delText>
        </w:r>
      </w:del>
    </w:p>
    <w:p w14:paraId="64060587" w14:textId="77777777" w:rsidR="00216E3A" w:rsidDel="001111A8" w:rsidRDefault="00216E3A" w:rsidP="00CC1DE5">
      <w:pPr>
        <w:pStyle w:val="SourceCode"/>
        <w:rPr>
          <w:del w:id="3863" w:author="VOYER Raphael" w:date="2021-06-16T11:14:00Z"/>
          <w:szCs w:val="18"/>
        </w:rPr>
      </w:pPr>
      <w:del w:id="3864" w:author="VOYER Raphael" w:date="2021-06-16T11:14:00Z">
        <w:r w:rsidDel="001111A8">
          <w:rPr>
            <w:szCs w:val="18"/>
          </w:rPr>
          <w:delText xml:space="preserve">  Oper</w:delText>
        </w:r>
        <w:r w:rsidR="005F79CE" w:rsidDel="001111A8">
          <w:rPr>
            <w:szCs w:val="18"/>
          </w:rPr>
          <w:delText xml:space="preserve">ational State      </w:delText>
        </w:r>
        <w:r w:rsidR="00E43871" w:rsidDel="001111A8">
          <w:rPr>
            <w:szCs w:val="18"/>
          </w:rPr>
          <w:delText>: E</w:delText>
        </w:r>
        <w:r w:rsidDel="001111A8">
          <w:rPr>
            <w:szCs w:val="18"/>
          </w:rPr>
          <w:delText>nabled</w:delText>
        </w:r>
        <w:r w:rsidR="00B8382D" w:rsidDel="001111A8">
          <w:rPr>
            <w:szCs w:val="18"/>
          </w:rPr>
          <w:delText>,</w:delText>
        </w:r>
      </w:del>
    </w:p>
    <w:p w14:paraId="560F02F4" w14:textId="77777777" w:rsidR="00B8382D" w:rsidDel="001111A8" w:rsidRDefault="00B8382D" w:rsidP="00CC1DE5">
      <w:pPr>
        <w:pStyle w:val="SourceCode"/>
        <w:rPr>
          <w:del w:id="3865" w:author="VOYER Raphael" w:date="2021-06-16T11:14:00Z"/>
          <w:szCs w:val="18"/>
        </w:rPr>
      </w:pPr>
      <w:del w:id="3866" w:author="VOYER Raphael" w:date="2021-06-16T11:14:00Z">
        <w:r w:rsidDel="001111A8">
          <w:rPr>
            <w:szCs w:val="18"/>
          </w:rPr>
          <w:delText xml:space="preserve">  Operational Flag       : </w:delText>
        </w:r>
        <w:r w:rsidR="00993962" w:rsidDel="001111A8">
          <w:rPr>
            <w:szCs w:val="18"/>
          </w:rPr>
          <w:delText>-</w:delText>
        </w:r>
      </w:del>
    </w:p>
    <w:p w14:paraId="18F12E99" w14:textId="77777777" w:rsidR="00CC1DE5" w:rsidDel="001111A8" w:rsidRDefault="00387B35" w:rsidP="00CC1DE5">
      <w:pPr>
        <w:pStyle w:val="SourceCode"/>
        <w:rPr>
          <w:del w:id="3867" w:author="VOYER Raphael" w:date="2021-06-16T11:14:00Z"/>
          <w:szCs w:val="18"/>
        </w:rPr>
      </w:pPr>
      <w:del w:id="3868" w:author="VOYER Raphael" w:date="2021-06-16T11:14:00Z">
        <w:r w:rsidDel="001111A8">
          <w:rPr>
            <w:szCs w:val="18"/>
          </w:rPr>
          <w:delText xml:space="preserve"> </w:delText>
        </w:r>
      </w:del>
    </w:p>
    <w:p w14:paraId="779562E5" w14:textId="77777777" w:rsidR="00387B35" w:rsidDel="001111A8" w:rsidRDefault="005F79CE" w:rsidP="002540DD">
      <w:pPr>
        <w:pStyle w:val="SourceCode"/>
        <w:tabs>
          <w:tab w:val="left" w:pos="0"/>
        </w:tabs>
        <w:rPr>
          <w:del w:id="3869" w:author="VOYER Raphael" w:date="2021-06-16T11:14:00Z"/>
          <w:szCs w:val="18"/>
        </w:rPr>
      </w:pPr>
      <w:del w:id="3870" w:author="VOYER Raphael" w:date="2021-06-16T11:14:00Z">
        <w:r w:rsidDel="001111A8">
          <w:rPr>
            <w:szCs w:val="18"/>
          </w:rPr>
          <w:delText xml:space="preserve">c) show </w:delText>
        </w:r>
        <w:r w:rsidR="009E053F" w:rsidDel="001111A8">
          <w:rPr>
            <w:szCs w:val="18"/>
          </w:rPr>
          <w:delText>server-cluster</w:delText>
        </w:r>
        <w:r w:rsidDel="001111A8">
          <w:rPr>
            <w:szCs w:val="18"/>
          </w:rPr>
          <w:delText xml:space="preserve"> 3</w:delText>
        </w:r>
      </w:del>
    </w:p>
    <w:p w14:paraId="38FFD7B0" w14:textId="77777777" w:rsidR="00387B35" w:rsidDel="001111A8" w:rsidRDefault="00387B35" w:rsidP="00387B35">
      <w:pPr>
        <w:pStyle w:val="SourceCode"/>
        <w:rPr>
          <w:del w:id="3871" w:author="VOYER Raphael" w:date="2021-06-16T11:14:00Z"/>
          <w:szCs w:val="18"/>
        </w:rPr>
      </w:pPr>
      <w:del w:id="3872"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 3</w:delText>
        </w:r>
        <w:r w:rsidR="002720E3" w:rsidDel="001111A8">
          <w:rPr>
            <w:szCs w:val="18"/>
          </w:rPr>
          <w:delText>,</w:delText>
        </w:r>
        <w:r w:rsidRPr="00BE0C9A" w:rsidDel="001111A8">
          <w:rPr>
            <w:szCs w:val="18"/>
          </w:rPr>
          <w:delText xml:space="preserve">  </w:delText>
        </w:r>
      </w:del>
    </w:p>
    <w:p w14:paraId="4A025560" w14:textId="77777777" w:rsidR="00216E3A" w:rsidDel="001111A8" w:rsidRDefault="00216E3A" w:rsidP="00216E3A">
      <w:pPr>
        <w:pStyle w:val="SourceCode"/>
        <w:rPr>
          <w:del w:id="3873" w:author="VOYER Raphael" w:date="2021-06-16T11:14:00Z"/>
          <w:szCs w:val="18"/>
        </w:rPr>
      </w:pPr>
      <w:del w:id="3874" w:author="VOYER Raphael" w:date="2021-06-16T11:14:00Z">
        <w:r w:rsidDel="001111A8">
          <w:rPr>
            <w:szCs w:val="18"/>
          </w:rPr>
          <w:delText xml:space="preserve">  Cluster Name         </w:delText>
        </w:r>
        <w:r w:rsidR="005F79CE" w:rsidDel="001111A8">
          <w:rPr>
            <w:szCs w:val="18"/>
          </w:rPr>
          <w:delText xml:space="preserve">  </w:delText>
        </w:r>
        <w:r w:rsidDel="001111A8">
          <w:rPr>
            <w:szCs w:val="18"/>
          </w:rPr>
          <w:delText>: L3-cluster</w:delText>
        </w:r>
        <w:r w:rsidR="00901F2D" w:rsidDel="001111A8">
          <w:rPr>
            <w:szCs w:val="18"/>
          </w:rPr>
          <w:delText>,</w:delText>
        </w:r>
      </w:del>
    </w:p>
    <w:p w14:paraId="569226EE" w14:textId="77777777" w:rsidR="00387B35" w:rsidDel="001111A8" w:rsidRDefault="00387B35" w:rsidP="00387B35">
      <w:pPr>
        <w:pStyle w:val="SourceCode"/>
        <w:rPr>
          <w:del w:id="3875" w:author="VOYER Raphael" w:date="2021-06-16T11:14:00Z"/>
          <w:szCs w:val="18"/>
        </w:rPr>
      </w:pPr>
      <w:del w:id="3876"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720E3" w:rsidDel="001111A8">
          <w:rPr>
            <w:szCs w:val="18"/>
          </w:rPr>
          <w:delText>,</w:delText>
        </w:r>
        <w:r w:rsidDel="001111A8">
          <w:rPr>
            <w:szCs w:val="18"/>
          </w:rPr>
          <w:delText xml:space="preserve"> </w:delText>
        </w:r>
        <w:r w:rsidRPr="00BE0C9A" w:rsidDel="001111A8">
          <w:rPr>
            <w:szCs w:val="18"/>
          </w:rPr>
          <w:delText xml:space="preserve"> </w:delText>
        </w:r>
      </w:del>
    </w:p>
    <w:p w14:paraId="3FEC573F" w14:textId="77777777" w:rsidR="00387B35" w:rsidDel="001111A8" w:rsidRDefault="00387B35" w:rsidP="00387B35">
      <w:pPr>
        <w:pStyle w:val="SourceCode"/>
        <w:rPr>
          <w:del w:id="3877" w:author="VOYER Raphael" w:date="2021-06-16T11:14:00Z"/>
          <w:szCs w:val="18"/>
        </w:rPr>
      </w:pPr>
      <w:del w:id="3878"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720E3" w:rsidDel="001111A8">
          <w:rPr>
            <w:szCs w:val="18"/>
          </w:rPr>
          <w:delText>,</w:delText>
        </w:r>
      </w:del>
    </w:p>
    <w:p w14:paraId="68DBDD1B" w14:textId="77777777" w:rsidR="00387B35" w:rsidDel="001111A8" w:rsidRDefault="00387B35" w:rsidP="00387B35">
      <w:pPr>
        <w:pStyle w:val="SourceCode"/>
        <w:rPr>
          <w:del w:id="3879" w:author="VOYER Raphael" w:date="2021-06-16T11:14:00Z"/>
          <w:szCs w:val="18"/>
        </w:rPr>
      </w:pPr>
      <w:del w:id="3880" w:author="VOYER Raphael" w:date="2021-06-16T11:14:00Z">
        <w:r w:rsidDel="001111A8">
          <w:rPr>
            <w:szCs w:val="18"/>
          </w:rPr>
          <w:delText xml:space="preserve">  Cluster Type         </w:delText>
        </w:r>
        <w:r w:rsidR="005F79CE" w:rsidDel="001111A8">
          <w:rPr>
            <w:szCs w:val="18"/>
          </w:rPr>
          <w:delText xml:space="preserve">  </w:delText>
        </w:r>
        <w:r w:rsidDel="001111A8">
          <w:rPr>
            <w:szCs w:val="18"/>
          </w:rPr>
          <w:delText>: Dynamic</w:delText>
        </w:r>
        <w:r w:rsidR="002720E3" w:rsidDel="001111A8">
          <w:rPr>
            <w:szCs w:val="18"/>
          </w:rPr>
          <w:delText>,</w:delText>
        </w:r>
      </w:del>
    </w:p>
    <w:p w14:paraId="55BE511D" w14:textId="77777777" w:rsidR="00387B35" w:rsidDel="001111A8" w:rsidRDefault="00387B35" w:rsidP="00387B35">
      <w:pPr>
        <w:pStyle w:val="SourceCode"/>
        <w:rPr>
          <w:del w:id="3881" w:author="VOYER Raphael" w:date="2021-06-16T11:14:00Z"/>
          <w:szCs w:val="18"/>
        </w:rPr>
      </w:pPr>
      <w:del w:id="3882"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w:delText>
        </w:r>
        <w:r w:rsidDel="001111A8">
          <w:rPr>
            <w:szCs w:val="18"/>
          </w:rPr>
          <w:delText>00:5e:00:11:22</w:delText>
        </w:r>
        <w:r w:rsidR="002720E3" w:rsidDel="001111A8">
          <w:rPr>
            <w:szCs w:val="18"/>
          </w:rPr>
          <w:delText>,</w:delText>
        </w:r>
      </w:del>
    </w:p>
    <w:p w14:paraId="013AAC7E" w14:textId="77777777" w:rsidR="00387B35" w:rsidDel="001111A8" w:rsidRDefault="00387B35" w:rsidP="00387B35">
      <w:pPr>
        <w:pStyle w:val="SourceCode"/>
        <w:rPr>
          <w:del w:id="3883" w:author="VOYER Raphael" w:date="2021-06-16T11:14:00Z"/>
          <w:szCs w:val="18"/>
        </w:rPr>
      </w:pPr>
      <w:del w:id="3884"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Del="001111A8">
          <w:rPr>
            <w:szCs w:val="18"/>
          </w:rPr>
          <w:delText xml:space="preserve">: </w:delText>
        </w:r>
        <w:r w:rsidR="00E43871" w:rsidDel="001111A8">
          <w:rPr>
            <w:szCs w:val="18"/>
          </w:rPr>
          <w:delText>E</w:delText>
        </w:r>
        <w:r w:rsidR="0090090F" w:rsidDel="001111A8">
          <w:rPr>
            <w:szCs w:val="18"/>
          </w:rPr>
          <w:delText>nabled</w:delText>
        </w:r>
        <w:r w:rsidR="002720E3" w:rsidDel="001111A8">
          <w:rPr>
            <w:szCs w:val="18"/>
          </w:rPr>
          <w:delText>,</w:delText>
        </w:r>
      </w:del>
    </w:p>
    <w:p w14:paraId="42F800EA" w14:textId="77777777" w:rsidR="001626E8" w:rsidDel="001111A8" w:rsidRDefault="00BA6A29" w:rsidP="00387B35">
      <w:pPr>
        <w:pStyle w:val="SourceCode"/>
        <w:rPr>
          <w:del w:id="3885" w:author="VOYER Raphael" w:date="2021-06-16T11:14:00Z"/>
          <w:szCs w:val="18"/>
        </w:rPr>
      </w:pPr>
      <w:del w:id="3886" w:author="VOYER Raphael" w:date="2021-06-16T11:14:00Z">
        <w:r w:rsidDel="001111A8">
          <w:rPr>
            <w:szCs w:val="18"/>
          </w:rPr>
          <w:delText xml:space="preserve">  Cluster Multicast IP   : 225</w:delText>
        </w:r>
        <w:r w:rsidR="001626E8" w:rsidDel="001111A8">
          <w:rPr>
            <w:szCs w:val="18"/>
          </w:rPr>
          <w:delText>.</w:delText>
        </w:r>
        <w:r w:rsidDel="001111A8">
          <w:rPr>
            <w:szCs w:val="18"/>
          </w:rPr>
          <w:delText>0</w:delText>
        </w:r>
        <w:r w:rsidR="001626E8" w:rsidDel="001111A8">
          <w:rPr>
            <w:szCs w:val="18"/>
          </w:rPr>
          <w:delText>.</w:delText>
        </w:r>
        <w:r w:rsidDel="001111A8">
          <w:rPr>
            <w:szCs w:val="18"/>
          </w:rPr>
          <w:delText>1</w:delText>
        </w:r>
        <w:r w:rsidR="001626E8" w:rsidDel="001111A8">
          <w:rPr>
            <w:szCs w:val="18"/>
          </w:rPr>
          <w:delText>.</w:delText>
        </w:r>
        <w:r w:rsidDel="001111A8">
          <w:rPr>
            <w:szCs w:val="18"/>
          </w:rPr>
          <w:delText>2</w:delText>
        </w:r>
        <w:r w:rsidR="00E103B1" w:rsidDel="001111A8">
          <w:rPr>
            <w:szCs w:val="18"/>
          </w:rPr>
          <w:delText>,</w:delText>
        </w:r>
      </w:del>
    </w:p>
    <w:p w14:paraId="3F47F21E" w14:textId="77777777" w:rsidR="00387B35" w:rsidDel="001111A8" w:rsidRDefault="00387B35" w:rsidP="00387B35">
      <w:pPr>
        <w:pStyle w:val="SourceCode"/>
        <w:rPr>
          <w:del w:id="3887" w:author="VOYER Raphael" w:date="2021-06-16T11:14:00Z"/>
          <w:szCs w:val="18"/>
        </w:rPr>
      </w:pPr>
      <w:del w:id="3888" w:author="VOYER Raphael" w:date="2021-06-16T11:14:00Z">
        <w:r w:rsidDel="001111A8">
          <w:rPr>
            <w:szCs w:val="18"/>
          </w:rPr>
          <w:delText xml:space="preserve">  Admin</w:delText>
        </w:r>
        <w:r w:rsidR="005F79CE" w:rsidDel="001111A8">
          <w:rPr>
            <w:szCs w:val="18"/>
          </w:rPr>
          <w:delText xml:space="preserve">istrative State  </w:delText>
        </w:r>
        <w:r w:rsidR="00076A07" w:rsidDel="001111A8">
          <w:rPr>
            <w:szCs w:val="18"/>
          </w:rPr>
          <w:delText xml:space="preserve"> </w:delText>
        </w:r>
        <w:r w:rsidR="00E43871" w:rsidDel="001111A8">
          <w:rPr>
            <w:szCs w:val="18"/>
          </w:rPr>
          <w:delText>: D</w:delText>
        </w:r>
        <w:r w:rsidDel="001111A8">
          <w:rPr>
            <w:szCs w:val="18"/>
          </w:rPr>
          <w:delText>isabled</w:delText>
        </w:r>
        <w:r w:rsidR="00216E3A" w:rsidDel="001111A8">
          <w:rPr>
            <w:szCs w:val="18"/>
          </w:rPr>
          <w:delText>,</w:delText>
        </w:r>
      </w:del>
    </w:p>
    <w:p w14:paraId="4620376C" w14:textId="77777777" w:rsidR="00216E3A" w:rsidDel="001111A8" w:rsidRDefault="00216E3A" w:rsidP="00387B35">
      <w:pPr>
        <w:pStyle w:val="SourceCode"/>
        <w:rPr>
          <w:del w:id="3889" w:author="VOYER Raphael" w:date="2021-06-16T11:14:00Z"/>
          <w:szCs w:val="18"/>
        </w:rPr>
      </w:pPr>
      <w:del w:id="3890" w:author="VOYER Raphael" w:date="2021-06-16T11:14:00Z">
        <w:r w:rsidDel="001111A8">
          <w:rPr>
            <w:szCs w:val="18"/>
          </w:rPr>
          <w:delText xml:space="preserve">  Oper</w:delText>
        </w:r>
        <w:r w:rsidR="005F79CE" w:rsidDel="001111A8">
          <w:rPr>
            <w:szCs w:val="18"/>
          </w:rPr>
          <w:delText>ational</w:delText>
        </w:r>
        <w:r w:rsidDel="001111A8">
          <w:rPr>
            <w:szCs w:val="18"/>
          </w:rPr>
          <w:delText xml:space="preserve"> </w:delText>
        </w:r>
        <w:r w:rsidR="005F79CE" w:rsidDel="001111A8">
          <w:rPr>
            <w:szCs w:val="18"/>
          </w:rPr>
          <w:delText xml:space="preserve">State     </w:delText>
        </w:r>
        <w:r w:rsidR="00076A07" w:rsidDel="001111A8">
          <w:rPr>
            <w:szCs w:val="18"/>
          </w:rPr>
          <w:delText xml:space="preserve"> </w:delText>
        </w:r>
        <w:r w:rsidR="00E43871" w:rsidDel="001111A8">
          <w:rPr>
            <w:szCs w:val="18"/>
          </w:rPr>
          <w:delText>: D</w:delText>
        </w:r>
        <w:r w:rsidDel="001111A8">
          <w:rPr>
            <w:szCs w:val="18"/>
          </w:rPr>
          <w:delText>isabled</w:delText>
        </w:r>
        <w:r w:rsidR="00901F2D" w:rsidDel="001111A8">
          <w:rPr>
            <w:szCs w:val="18"/>
          </w:rPr>
          <w:delText>,</w:delText>
        </w:r>
      </w:del>
    </w:p>
    <w:p w14:paraId="5CFB11DC" w14:textId="77777777" w:rsidR="00B8382D" w:rsidDel="001111A8" w:rsidRDefault="00B8382D" w:rsidP="00387B35">
      <w:pPr>
        <w:pStyle w:val="SourceCode"/>
        <w:rPr>
          <w:del w:id="3891" w:author="VOYER Raphael" w:date="2021-06-16T11:14:00Z"/>
          <w:szCs w:val="18"/>
        </w:rPr>
      </w:pPr>
      <w:del w:id="3892" w:author="VOYER Raphael" w:date="2021-06-16T11:14:00Z">
        <w:r w:rsidDel="001111A8">
          <w:rPr>
            <w:szCs w:val="18"/>
          </w:rPr>
          <w:delText xml:space="preserve">  Operational Flag  </w:delText>
        </w:r>
        <w:r w:rsidR="00EE1D31" w:rsidDel="001111A8">
          <w:rPr>
            <w:szCs w:val="18"/>
          </w:rPr>
          <w:delText xml:space="preserve">     : No IGMP reports received</w:delText>
        </w:r>
      </w:del>
    </w:p>
    <w:p w14:paraId="26E906C8" w14:textId="77777777" w:rsidR="00387B35" w:rsidDel="001111A8" w:rsidRDefault="00387B35" w:rsidP="00387B35">
      <w:pPr>
        <w:pStyle w:val="SourceCode"/>
        <w:rPr>
          <w:del w:id="3893" w:author="VOYER Raphael" w:date="2021-06-16T11:14:00Z"/>
          <w:szCs w:val="18"/>
        </w:rPr>
      </w:pPr>
    </w:p>
    <w:p w14:paraId="54B5E2AC" w14:textId="77777777" w:rsidR="00855336" w:rsidDel="001111A8" w:rsidRDefault="00387B35" w:rsidP="00387B35">
      <w:pPr>
        <w:pStyle w:val="SourceCode"/>
        <w:rPr>
          <w:del w:id="3894" w:author="VOYER Raphael" w:date="2021-06-16T11:14:00Z"/>
          <w:szCs w:val="18"/>
        </w:rPr>
      </w:pPr>
      <w:del w:id="3895" w:author="VOYER Raphael" w:date="2021-06-16T11:14:00Z">
        <w:r w:rsidDel="001111A8">
          <w:rPr>
            <w:szCs w:val="18"/>
          </w:rPr>
          <w:delText xml:space="preserve">  </w:delText>
        </w:r>
      </w:del>
    </w:p>
    <w:p w14:paraId="60C5CD47" w14:textId="77777777" w:rsidR="00855336" w:rsidDel="001111A8" w:rsidRDefault="00387B35" w:rsidP="00855336">
      <w:pPr>
        <w:pStyle w:val="SourceCode"/>
        <w:rPr>
          <w:del w:id="3896" w:author="VOYER Raphael" w:date="2021-06-16T11:14:00Z"/>
          <w:szCs w:val="18"/>
        </w:rPr>
      </w:pPr>
      <w:del w:id="3897" w:author="VOYER Raphael" w:date="2021-06-16T11:14:00Z">
        <w:r w:rsidDel="001111A8">
          <w:rPr>
            <w:szCs w:val="18"/>
          </w:rPr>
          <w:delText>d</w:delText>
        </w:r>
        <w:r w:rsidR="00855336" w:rsidDel="001111A8">
          <w:rPr>
            <w:szCs w:val="18"/>
          </w:rPr>
          <w:delText xml:space="preserve">) </w:delText>
        </w:r>
        <w:r w:rsidR="007E49EB" w:rsidDel="001111A8">
          <w:rPr>
            <w:szCs w:val="18"/>
          </w:rPr>
          <w:delText>s</w:delText>
        </w:r>
        <w:r w:rsidR="00855336" w:rsidDel="001111A8">
          <w:rPr>
            <w:szCs w:val="18"/>
          </w:rPr>
          <w:delText xml:space="preserve">how </w:delText>
        </w:r>
        <w:r w:rsidR="009E053F" w:rsidDel="001111A8">
          <w:rPr>
            <w:szCs w:val="18"/>
          </w:rPr>
          <w:delText>server-cluster</w:delText>
        </w:r>
        <w:r w:rsidR="00855336" w:rsidDel="001111A8">
          <w:rPr>
            <w:szCs w:val="18"/>
          </w:rPr>
          <w:delText xml:space="preserve"> </w:delText>
        </w:r>
      </w:del>
    </w:p>
    <w:p w14:paraId="1F61131B" w14:textId="77777777" w:rsidR="007E49EB" w:rsidDel="001111A8" w:rsidRDefault="007E49EB" w:rsidP="007E49EB">
      <w:pPr>
        <w:pStyle w:val="SourceCode"/>
        <w:rPr>
          <w:del w:id="3898" w:author="VOYER Raphael" w:date="2021-06-16T11:14:00Z"/>
          <w:szCs w:val="18"/>
        </w:rPr>
      </w:pPr>
      <w:del w:id="3899"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w:delText>
        </w:r>
        <w:r w:rsidR="006A51D2" w:rsidDel="001111A8">
          <w:rPr>
            <w:szCs w:val="18"/>
          </w:rPr>
          <w:delText>operational State: disabled</w:delText>
        </w:r>
      </w:del>
    </w:p>
    <w:p w14:paraId="6A26C561" w14:textId="77777777" w:rsidR="007E49EB" w:rsidDel="001111A8" w:rsidRDefault="007E49EB" w:rsidP="007E49EB">
      <w:pPr>
        <w:pStyle w:val="SourceCode"/>
        <w:rPr>
          <w:del w:id="3900" w:author="VOYER Raphael" w:date="2021-06-16T11:14:00Z"/>
          <w:szCs w:val="18"/>
        </w:rPr>
      </w:pPr>
    </w:p>
    <w:p w14:paraId="6C6EFA85" w14:textId="77777777" w:rsidR="00855336" w:rsidRPr="00BE0C9A" w:rsidDel="001111A8" w:rsidRDefault="002720E3" w:rsidP="00387B35">
      <w:pPr>
        <w:pStyle w:val="SourceCode"/>
        <w:rPr>
          <w:del w:id="3901" w:author="VOYER Raphael" w:date="2021-06-16T11:14:00Z"/>
          <w:szCs w:val="18"/>
        </w:rPr>
      </w:pPr>
      <w:del w:id="3902" w:author="VOYER Raphael" w:date="2021-06-16T11:14:00Z">
        <w:r w:rsidDel="001111A8">
          <w:rPr>
            <w:szCs w:val="18"/>
          </w:rPr>
          <w:delText xml:space="preserve">  Cluster</w:delText>
        </w:r>
        <w:r w:rsidR="005A0C5D" w:rsidDel="001111A8">
          <w:rPr>
            <w:szCs w:val="18"/>
          </w:rPr>
          <w:delText xml:space="preserve"> Id</w:delText>
        </w:r>
        <w:r w:rsidDel="001111A8">
          <w:rPr>
            <w:szCs w:val="18"/>
          </w:rPr>
          <w:delText xml:space="preserve">   </w:delText>
        </w:r>
        <w:r w:rsidR="002829F8" w:rsidDel="001111A8">
          <w:rPr>
            <w:szCs w:val="18"/>
          </w:rPr>
          <w:delText xml:space="preserve">Mode  </w:delText>
        </w:r>
        <w:r w:rsidDel="001111A8">
          <w:rPr>
            <w:szCs w:val="18"/>
          </w:rPr>
          <w:delText>V</w:delText>
        </w:r>
        <w:r w:rsidR="00387B35" w:rsidDel="001111A8">
          <w:rPr>
            <w:szCs w:val="18"/>
          </w:rPr>
          <w:delText xml:space="preserve">lan   </w:delText>
        </w:r>
        <w:r w:rsidR="00855336" w:rsidRPr="00BE0C9A" w:rsidDel="001111A8">
          <w:rPr>
            <w:szCs w:val="18"/>
          </w:rPr>
          <w:delText>Mac A</w:delText>
        </w:r>
        <w:r w:rsidR="002829F8" w:rsidDel="001111A8">
          <w:rPr>
            <w:szCs w:val="18"/>
          </w:rPr>
          <w:delText xml:space="preserve">ddress         </w:delText>
        </w:r>
        <w:r w:rsidDel="001111A8">
          <w:rPr>
            <w:szCs w:val="18"/>
          </w:rPr>
          <w:delText>Ip Address      IGMP A</w:delText>
        </w:r>
        <w:r w:rsidR="00855336" w:rsidRPr="00BE0C9A" w:rsidDel="001111A8">
          <w:rPr>
            <w:szCs w:val="18"/>
          </w:rPr>
          <w:delText xml:space="preserve">ddress </w:delText>
        </w:r>
        <w:r w:rsidR="00E43871" w:rsidDel="001111A8">
          <w:rPr>
            <w:szCs w:val="18"/>
          </w:rPr>
          <w:delText xml:space="preserve"> Name</w:delText>
        </w:r>
        <w:r w:rsidR="00855336" w:rsidRPr="00BE0C9A" w:rsidDel="001111A8">
          <w:rPr>
            <w:szCs w:val="18"/>
          </w:rPr>
          <w:delText xml:space="preserve">  </w:delText>
        </w:r>
        <w:r w:rsidR="00980E73" w:rsidDel="001111A8">
          <w:rPr>
            <w:szCs w:val="18"/>
          </w:rPr>
          <w:delText xml:space="preserve"> </w:delText>
        </w:r>
        <w:r w:rsidR="00E103B1" w:rsidDel="001111A8">
          <w:rPr>
            <w:szCs w:val="18"/>
          </w:rPr>
          <w:delText xml:space="preserve">      </w:delText>
        </w:r>
      </w:del>
    </w:p>
    <w:p w14:paraId="788DA9D0" w14:textId="77777777" w:rsidR="00387B35" w:rsidRPr="005F7361" w:rsidDel="001111A8" w:rsidRDefault="00855336" w:rsidP="00855336">
      <w:pPr>
        <w:pStyle w:val="SourceCode"/>
        <w:rPr>
          <w:del w:id="3903" w:author="VOYER Raphael" w:date="2021-06-16T11:14:00Z"/>
          <w:szCs w:val="18"/>
          <w:rPrChange w:id="3904" w:author="VOYER Raphael" w:date="2021-07-07T15:02:00Z">
            <w:rPr>
              <w:del w:id="3905" w:author="VOYER Raphael" w:date="2021-06-16T11:14:00Z"/>
              <w:szCs w:val="18"/>
              <w:lang w:val="pt-BR"/>
            </w:rPr>
          </w:rPrChange>
        </w:rPr>
      </w:pPr>
      <w:del w:id="3906" w:author="VOYER Raphael" w:date="2021-06-16T11:14:00Z">
        <w:r w:rsidRPr="003B2A82" w:rsidDel="001111A8">
          <w:rPr>
            <w:szCs w:val="18"/>
          </w:rPr>
          <w:delText xml:space="preserve">  </w:delText>
        </w:r>
        <w:r w:rsidR="00534A44" w:rsidRPr="005F7361" w:rsidDel="001111A8">
          <w:rPr>
            <w:szCs w:val="18"/>
            <w:rPrChange w:id="3907" w:author="VOYER Raphael" w:date="2021-07-07T15:02:00Z">
              <w:rPr>
                <w:szCs w:val="18"/>
                <w:lang w:val="pt-BR"/>
              </w:rPr>
            </w:rPrChange>
          </w:rPr>
          <w:delText xml:space="preserve">------------+-----+-----+-------------------+---------------+-------------+-----    </w:delText>
        </w:r>
      </w:del>
    </w:p>
    <w:p w14:paraId="6DB8872C" w14:textId="77777777" w:rsidR="005C5E19" w:rsidRPr="005F7361" w:rsidDel="001111A8" w:rsidRDefault="00534A44" w:rsidP="005C5E19">
      <w:pPr>
        <w:pStyle w:val="SourceCode"/>
        <w:rPr>
          <w:del w:id="3908" w:author="VOYER Raphael" w:date="2021-06-16T11:14:00Z"/>
          <w:szCs w:val="18"/>
          <w:rPrChange w:id="3909" w:author="VOYER Raphael" w:date="2021-07-07T15:02:00Z">
            <w:rPr>
              <w:del w:id="3910" w:author="VOYER Raphael" w:date="2021-06-16T11:14:00Z"/>
              <w:szCs w:val="18"/>
              <w:lang w:val="pt-BR"/>
            </w:rPr>
          </w:rPrChange>
        </w:rPr>
      </w:pPr>
      <w:del w:id="3911" w:author="VOYER Raphael" w:date="2021-06-16T11:14:00Z">
        <w:r w:rsidRPr="005F7361" w:rsidDel="001111A8">
          <w:rPr>
            <w:szCs w:val="18"/>
            <w:rPrChange w:id="3912" w:author="VOYER Raphael" w:date="2021-07-07T15:02:00Z">
              <w:rPr>
                <w:szCs w:val="18"/>
                <w:lang w:val="pt-BR"/>
              </w:rPr>
            </w:rPrChange>
          </w:rPr>
          <w:delText xml:space="preserve">* 10           L2    100    01:10:11:22:33:44        -               -          cluster1   </w:delText>
        </w:r>
      </w:del>
    </w:p>
    <w:p w14:paraId="5B269181" w14:textId="77777777" w:rsidR="00E103B1" w:rsidRPr="005F7361" w:rsidDel="001111A8" w:rsidRDefault="00534A44" w:rsidP="00E103B1">
      <w:pPr>
        <w:pStyle w:val="SourceCode"/>
        <w:rPr>
          <w:del w:id="3913" w:author="VOYER Raphael" w:date="2021-06-16T11:14:00Z"/>
          <w:szCs w:val="18"/>
          <w:rPrChange w:id="3914" w:author="VOYER Raphael" w:date="2021-07-07T15:02:00Z">
            <w:rPr>
              <w:del w:id="3915" w:author="VOYER Raphael" w:date="2021-06-16T11:14:00Z"/>
              <w:szCs w:val="18"/>
              <w:lang w:val="pt-BR"/>
            </w:rPr>
          </w:rPrChange>
        </w:rPr>
      </w:pPr>
      <w:del w:id="3916" w:author="VOYER Raphael" w:date="2021-06-16T11:14:00Z">
        <w:r w:rsidRPr="005F7361" w:rsidDel="001111A8">
          <w:rPr>
            <w:szCs w:val="18"/>
            <w:rPrChange w:id="3917" w:author="VOYER Raphael" w:date="2021-07-07T15:02:00Z">
              <w:rPr>
                <w:szCs w:val="18"/>
                <w:lang w:val="pt-BR"/>
              </w:rPr>
            </w:rPrChange>
          </w:rPr>
          <w:delText xml:space="preserve">  11           L2    100    01:10:11:22:33:44        -               -          cluster2</w:delText>
        </w:r>
      </w:del>
    </w:p>
    <w:p w14:paraId="71A8D8B4" w14:textId="77777777" w:rsidR="00E103B1" w:rsidRPr="005F7361" w:rsidDel="001111A8" w:rsidRDefault="00534A44" w:rsidP="00E103B1">
      <w:pPr>
        <w:pStyle w:val="SourceCode"/>
        <w:rPr>
          <w:del w:id="3918" w:author="VOYER Raphael" w:date="2021-06-16T11:14:00Z"/>
          <w:szCs w:val="18"/>
          <w:rPrChange w:id="3919" w:author="VOYER Raphael" w:date="2021-07-07T15:02:00Z">
            <w:rPr>
              <w:del w:id="3920" w:author="VOYER Raphael" w:date="2021-06-16T11:14:00Z"/>
              <w:szCs w:val="18"/>
              <w:lang w:val="pt-BR"/>
            </w:rPr>
          </w:rPrChange>
        </w:rPr>
      </w:pPr>
      <w:del w:id="3921" w:author="VOYER Raphael" w:date="2021-06-16T11:14:00Z">
        <w:r w:rsidRPr="005F7361" w:rsidDel="001111A8">
          <w:rPr>
            <w:szCs w:val="18"/>
            <w:rPrChange w:id="3922" w:author="VOYER Raphael" w:date="2021-07-07T15:02:00Z">
              <w:rPr>
                <w:szCs w:val="18"/>
                <w:lang w:val="pt-BR"/>
              </w:rPr>
            </w:rPrChange>
          </w:rPr>
          <w:delText xml:space="preserve">  12           L2    100    01:10:11:22:33:44        -               -          -</w:delText>
        </w:r>
      </w:del>
    </w:p>
    <w:p w14:paraId="758E5F3C" w14:textId="77777777" w:rsidR="00E103B1" w:rsidRPr="005F7361" w:rsidDel="001111A8" w:rsidRDefault="00534A44" w:rsidP="005C5E19">
      <w:pPr>
        <w:pStyle w:val="SourceCode"/>
        <w:rPr>
          <w:del w:id="3923" w:author="VOYER Raphael" w:date="2021-06-16T11:14:00Z"/>
          <w:szCs w:val="18"/>
          <w:rPrChange w:id="3924" w:author="VOYER Raphael" w:date="2021-07-07T15:02:00Z">
            <w:rPr>
              <w:del w:id="3925" w:author="VOYER Raphael" w:date="2021-06-16T11:14:00Z"/>
              <w:szCs w:val="18"/>
              <w:lang w:val="pt-BR"/>
            </w:rPr>
          </w:rPrChange>
        </w:rPr>
      </w:pPr>
      <w:del w:id="3926" w:author="VOYER Raphael" w:date="2021-06-16T11:14:00Z">
        <w:r w:rsidRPr="005F7361" w:rsidDel="001111A8">
          <w:rPr>
            <w:szCs w:val="18"/>
            <w:rPrChange w:id="3927" w:author="VOYER Raphael" w:date="2021-07-07T15:02:00Z">
              <w:rPr>
                <w:szCs w:val="18"/>
                <w:lang w:val="pt-BR"/>
              </w:rPr>
            </w:rPrChange>
          </w:rPr>
          <w:delText xml:space="preserve">  13           L3     -     01:12:11:22:33:44    10.135.33.203       -          -</w:delText>
        </w:r>
      </w:del>
    </w:p>
    <w:p w14:paraId="71E865B9" w14:textId="77777777" w:rsidR="00855336" w:rsidRPr="005F7361" w:rsidDel="001111A8" w:rsidRDefault="00534A44" w:rsidP="005C5E19">
      <w:pPr>
        <w:pStyle w:val="SourceCode"/>
        <w:rPr>
          <w:del w:id="3928" w:author="VOYER Raphael" w:date="2021-06-16T11:14:00Z"/>
          <w:szCs w:val="18"/>
          <w:rPrChange w:id="3929" w:author="VOYER Raphael" w:date="2021-07-07T15:02:00Z">
            <w:rPr>
              <w:del w:id="3930" w:author="VOYER Raphael" w:date="2021-06-16T11:14:00Z"/>
              <w:szCs w:val="18"/>
              <w:lang w:val="pt-BR"/>
            </w:rPr>
          </w:rPrChange>
        </w:rPr>
      </w:pPr>
      <w:del w:id="3931" w:author="VOYER Raphael" w:date="2021-06-16T11:14:00Z">
        <w:r w:rsidRPr="005F7361" w:rsidDel="001111A8">
          <w:rPr>
            <w:szCs w:val="18"/>
            <w:rPrChange w:id="3932" w:author="VOYER Raphael" w:date="2021-07-07T15:02:00Z">
              <w:rPr>
                <w:szCs w:val="18"/>
                <w:lang w:val="pt-BR"/>
              </w:rPr>
            </w:rPrChange>
          </w:rPr>
          <w:delText xml:space="preserve">* 14           L3     -     01:12:11:22:33:45    10.135.33.203       -             </w:delText>
        </w:r>
      </w:del>
    </w:p>
    <w:p w14:paraId="7B935DD1" w14:textId="77777777" w:rsidR="009A34C3" w:rsidRPr="005F7361" w:rsidDel="001111A8" w:rsidRDefault="00534A44" w:rsidP="00EE1D31">
      <w:pPr>
        <w:pStyle w:val="SourceCode"/>
        <w:rPr>
          <w:del w:id="3933" w:author="VOYER Raphael" w:date="2021-06-16T11:14:00Z"/>
          <w:szCs w:val="18"/>
          <w:rPrChange w:id="3934" w:author="VOYER Raphael" w:date="2021-07-07T15:02:00Z">
            <w:rPr>
              <w:del w:id="3935" w:author="VOYER Raphael" w:date="2021-06-16T11:14:00Z"/>
              <w:szCs w:val="18"/>
              <w:lang w:val="pt-BR"/>
            </w:rPr>
          </w:rPrChange>
        </w:rPr>
      </w:pPr>
      <w:del w:id="3936" w:author="VOYER Raphael" w:date="2021-06-16T11:14:00Z">
        <w:r w:rsidRPr="005F7361" w:rsidDel="001111A8">
          <w:rPr>
            <w:szCs w:val="18"/>
            <w:rPrChange w:id="3937" w:author="VOYER Raphael" w:date="2021-07-07T15:02:00Z">
              <w:rPr>
                <w:szCs w:val="18"/>
                <w:lang w:val="pt-BR"/>
              </w:rPr>
            </w:rPrChange>
          </w:rPr>
          <w:delText xml:space="preserve">  15           L3     -     01:00:5e:00:00:44    10.135.33.203  225.0.1.2       cluster-igmp</w:delText>
        </w:r>
      </w:del>
    </w:p>
    <w:p w14:paraId="5F83259E" w14:textId="77777777" w:rsidR="003B2A82" w:rsidRPr="005F7361" w:rsidDel="001111A8" w:rsidRDefault="003B2A82" w:rsidP="005C5E19">
      <w:pPr>
        <w:pStyle w:val="SourceCode"/>
        <w:rPr>
          <w:del w:id="3938" w:author="VOYER Raphael" w:date="2021-06-16T11:14:00Z"/>
          <w:szCs w:val="18"/>
          <w:rPrChange w:id="3939" w:author="VOYER Raphael" w:date="2021-07-07T15:02:00Z">
            <w:rPr>
              <w:del w:id="3940" w:author="VOYER Raphael" w:date="2021-06-16T11:14:00Z"/>
              <w:szCs w:val="18"/>
              <w:lang w:val="pt-BR"/>
            </w:rPr>
          </w:rPrChange>
        </w:rPr>
      </w:pPr>
    </w:p>
    <w:p w14:paraId="454700A1" w14:textId="77777777" w:rsidR="00E578F0" w:rsidDel="001111A8" w:rsidRDefault="00E578F0" w:rsidP="00E578F0">
      <w:pPr>
        <w:pStyle w:val="SourceCode"/>
        <w:rPr>
          <w:del w:id="3941" w:author="VOYER Raphael" w:date="2021-06-16T11:14:00Z"/>
          <w:szCs w:val="18"/>
        </w:rPr>
      </w:pPr>
      <w:del w:id="3942" w:author="VOYER Raphael" w:date="2021-06-16T11:14:00Z">
        <w:r w:rsidDel="001111A8">
          <w:rPr>
            <w:szCs w:val="18"/>
          </w:rPr>
          <w:delText>e)</w:delText>
        </w:r>
        <w:r w:rsidRPr="00E578F0" w:rsidDel="001111A8">
          <w:rPr>
            <w:szCs w:val="18"/>
          </w:rPr>
          <w:delText xml:space="preserve"> show </w:delText>
        </w:r>
        <w:r w:rsidR="009E053F" w:rsidDel="001111A8">
          <w:rPr>
            <w:szCs w:val="18"/>
          </w:rPr>
          <w:delText>server-cluster</w:delText>
        </w:r>
        <w:r w:rsidRPr="00E578F0" w:rsidDel="001111A8">
          <w:rPr>
            <w:szCs w:val="18"/>
          </w:rPr>
          <w:delText xml:space="preserve"> 1</w:delText>
        </w:r>
        <w:r w:rsidDel="001111A8">
          <w:rPr>
            <w:szCs w:val="18"/>
          </w:rPr>
          <w:delText>0</w:delText>
        </w:r>
        <w:r w:rsidRPr="00E578F0" w:rsidDel="001111A8">
          <w:rPr>
            <w:szCs w:val="18"/>
          </w:rPr>
          <w:delText xml:space="preserve"> </w:delText>
        </w:r>
        <w:r w:rsidDel="001111A8">
          <w:rPr>
            <w:szCs w:val="18"/>
          </w:rPr>
          <w:delText>port</w:delText>
        </w:r>
        <w:r w:rsidRPr="00E578F0" w:rsidDel="001111A8">
          <w:rPr>
            <w:szCs w:val="18"/>
          </w:rPr>
          <w:delText xml:space="preserve"> </w:delText>
        </w:r>
      </w:del>
    </w:p>
    <w:p w14:paraId="4FEFFF59" w14:textId="77777777" w:rsidR="00E578F0" w:rsidDel="001111A8" w:rsidRDefault="00E578F0" w:rsidP="00E578F0">
      <w:pPr>
        <w:pStyle w:val="SourceCode"/>
        <w:rPr>
          <w:del w:id="3943" w:author="VOYER Raphael" w:date="2021-06-16T11:14:00Z"/>
          <w:szCs w:val="18"/>
        </w:rPr>
      </w:pPr>
      <w:del w:id="3944" w:author="VOYER Raphael" w:date="2021-06-16T11:14:00Z">
        <w:r w:rsidRPr="00E578F0" w:rsidDel="001111A8">
          <w:rPr>
            <w:szCs w:val="18"/>
          </w:rPr>
          <w:delText xml:space="preserve">Legend: </w:delText>
        </w:r>
        <w:r w:rsidR="00BC2E95" w:rsidDel="001111A8">
          <w:rPr>
            <w:szCs w:val="18"/>
          </w:rPr>
          <w:delText xml:space="preserve"> </w:delText>
        </w:r>
        <w:r w:rsidRPr="00E578F0" w:rsidDel="001111A8">
          <w:rPr>
            <w:szCs w:val="18"/>
          </w:rPr>
          <w:delText xml:space="preserve"> * = not valid</w:delText>
        </w:r>
      </w:del>
    </w:p>
    <w:p w14:paraId="4523D186" w14:textId="77777777" w:rsidR="007E49EB" w:rsidRPr="00E578F0" w:rsidDel="001111A8" w:rsidRDefault="007E49EB" w:rsidP="00E578F0">
      <w:pPr>
        <w:pStyle w:val="SourceCode"/>
        <w:rPr>
          <w:del w:id="3945" w:author="VOYER Raphael" w:date="2021-06-16T11:14:00Z"/>
          <w:szCs w:val="18"/>
        </w:rPr>
      </w:pPr>
    </w:p>
    <w:p w14:paraId="0A29D381" w14:textId="77777777" w:rsidR="00E578F0" w:rsidRPr="005F7361" w:rsidDel="001111A8" w:rsidRDefault="003B2A82" w:rsidP="00E578F0">
      <w:pPr>
        <w:pStyle w:val="SourceCode"/>
        <w:rPr>
          <w:del w:id="3946" w:author="VOYER Raphael" w:date="2021-06-16T11:14:00Z"/>
          <w:szCs w:val="18"/>
          <w:rPrChange w:id="3947" w:author="VOYER Raphael" w:date="2021-07-07T15:02:00Z">
            <w:rPr>
              <w:del w:id="3948" w:author="VOYER Raphael" w:date="2021-06-16T11:14:00Z"/>
              <w:szCs w:val="18"/>
              <w:lang w:val="fr-FR"/>
            </w:rPr>
          </w:rPrChange>
        </w:rPr>
      </w:pPr>
      <w:del w:id="3949" w:author="VOYER Raphael" w:date="2021-06-16T11:14:00Z">
        <w:r w:rsidRPr="00DE7837" w:rsidDel="001111A8">
          <w:rPr>
            <w:szCs w:val="18"/>
          </w:rPr>
          <w:delText xml:space="preserve">  </w:delText>
        </w:r>
        <w:r w:rsidR="00534A44" w:rsidRPr="005F7361" w:rsidDel="001111A8">
          <w:rPr>
            <w:szCs w:val="18"/>
            <w:rPrChange w:id="3950" w:author="VOYER Raphael" w:date="2021-07-07T15:02:00Z">
              <w:rPr>
                <w:szCs w:val="18"/>
                <w:lang w:val="fr-FR"/>
              </w:rPr>
            </w:rPrChange>
          </w:rPr>
          <w:delText xml:space="preserve">Cluster Id Port    Port Type     </w:delText>
        </w:r>
      </w:del>
    </w:p>
    <w:p w14:paraId="01A3BCD5" w14:textId="77777777" w:rsidR="00E578F0" w:rsidRPr="005F7361" w:rsidDel="001111A8" w:rsidRDefault="00534A44" w:rsidP="00E578F0">
      <w:pPr>
        <w:pStyle w:val="SourceCode"/>
        <w:rPr>
          <w:del w:id="3951" w:author="VOYER Raphael" w:date="2021-06-16T11:14:00Z"/>
          <w:szCs w:val="18"/>
          <w:rPrChange w:id="3952" w:author="VOYER Raphael" w:date="2021-07-07T15:02:00Z">
            <w:rPr>
              <w:del w:id="3953" w:author="VOYER Raphael" w:date="2021-06-16T11:14:00Z"/>
              <w:szCs w:val="18"/>
              <w:lang w:val="fr-FR"/>
            </w:rPr>
          </w:rPrChange>
        </w:rPr>
      </w:pPr>
      <w:del w:id="3954" w:author="VOYER Raphael" w:date="2021-06-16T11:14:00Z">
        <w:r w:rsidRPr="005F7361" w:rsidDel="001111A8">
          <w:rPr>
            <w:szCs w:val="18"/>
            <w:rPrChange w:id="3955" w:author="VOYER Raphael" w:date="2021-07-07T15:02:00Z">
              <w:rPr>
                <w:szCs w:val="18"/>
                <w:lang w:val="fr-FR"/>
              </w:rPr>
            </w:rPrChange>
          </w:rPr>
          <w:delText xml:space="preserve">  ----------+-------+----------   </w:delText>
        </w:r>
      </w:del>
    </w:p>
    <w:p w14:paraId="018FD701" w14:textId="77777777" w:rsidR="00E578F0" w:rsidRPr="0050093A" w:rsidDel="001111A8" w:rsidRDefault="00BA6A29" w:rsidP="00E578F0">
      <w:pPr>
        <w:pStyle w:val="SourceCode"/>
        <w:rPr>
          <w:del w:id="3956" w:author="VOYER Raphael" w:date="2021-06-16T11:14:00Z"/>
          <w:szCs w:val="18"/>
        </w:rPr>
      </w:pPr>
      <w:del w:id="3957" w:author="VOYER Raphael" w:date="2021-06-16T11:14:00Z">
        <w:r w:rsidDel="001111A8">
          <w:rPr>
            <w:szCs w:val="18"/>
          </w:rPr>
          <w:delText xml:space="preserve">* </w:delText>
        </w:r>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E578F0" w:rsidRPr="0050093A" w:rsidDel="001111A8">
          <w:rPr>
            <w:szCs w:val="18"/>
          </w:rPr>
          <w:delText>1/3</w:delText>
        </w:r>
        <w:r w:rsidR="003B2A82" w:rsidDel="001111A8">
          <w:rPr>
            <w:szCs w:val="18"/>
          </w:rPr>
          <w:delText xml:space="preserve">   </w:delText>
        </w:r>
        <w:r w:rsidR="0076553C" w:rsidDel="001111A8">
          <w:rPr>
            <w:szCs w:val="18"/>
          </w:rPr>
          <w:delText xml:space="preserve"> </w:delText>
        </w:r>
        <w:r w:rsidR="003B2A82" w:rsidDel="001111A8">
          <w:rPr>
            <w:szCs w:val="18"/>
          </w:rPr>
          <w:delText>Static</w:delText>
        </w:r>
      </w:del>
    </w:p>
    <w:p w14:paraId="0637E782" w14:textId="77777777" w:rsidR="00E578F0" w:rsidRPr="0050093A" w:rsidDel="001111A8" w:rsidRDefault="004A18D9" w:rsidP="00622755">
      <w:pPr>
        <w:pStyle w:val="SourceCode"/>
        <w:tabs>
          <w:tab w:val="left" w:pos="0"/>
        </w:tabs>
        <w:outlineLvl w:val="0"/>
        <w:rPr>
          <w:del w:id="3958" w:author="VOYER Raphael" w:date="2021-06-16T11:14:00Z"/>
          <w:szCs w:val="18"/>
        </w:rPr>
      </w:pPr>
      <w:del w:id="3959" w:author="VOYER Raphael" w:date="2021-06-16T11:14:00Z">
        <w:r w:rsidDel="001111A8">
          <w:rPr>
            <w:szCs w:val="18"/>
          </w:rPr>
          <w:delText xml:space="preserve"> </w:delText>
        </w:r>
        <w:r w:rsidR="00BA6A29" w:rsidDel="001111A8">
          <w:rPr>
            <w:szCs w:val="18"/>
          </w:rPr>
          <w:delText xml:space="preserve"> </w:delText>
        </w:r>
        <w:bookmarkStart w:id="3960" w:name="_Toc381025780"/>
        <w:bookmarkStart w:id="3961" w:name="_Toc424820368"/>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3B2A82" w:rsidDel="001111A8">
          <w:rPr>
            <w:szCs w:val="18"/>
          </w:rPr>
          <w:delText>1/21</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bookmarkEnd w:id="3960"/>
        <w:bookmarkEnd w:id="3961"/>
      </w:del>
    </w:p>
    <w:p w14:paraId="29B9104C" w14:textId="77777777" w:rsidR="00E578F0" w:rsidDel="001111A8" w:rsidRDefault="00BA6A29" w:rsidP="00E578F0">
      <w:pPr>
        <w:pStyle w:val="SourceCode"/>
        <w:rPr>
          <w:del w:id="3962" w:author="VOYER Raphael" w:date="2021-06-16T11:14:00Z"/>
          <w:szCs w:val="18"/>
        </w:rPr>
      </w:pPr>
      <w:del w:id="3963" w:author="VOYER Raphael" w:date="2021-06-16T11:14:00Z">
        <w:r w:rsidDel="001111A8">
          <w:rPr>
            <w:szCs w:val="18"/>
          </w:rPr>
          <w:delText>*</w:delText>
        </w:r>
        <w:r w:rsidR="00E578F0" w:rsidRPr="0050093A" w:rsidDel="001111A8">
          <w:rPr>
            <w:szCs w:val="18"/>
          </w:rPr>
          <w:delText xml:space="preserve"> 10     </w:delText>
        </w:r>
        <w:r w:rsidR="005A0C5D" w:rsidDel="001111A8">
          <w:rPr>
            <w:szCs w:val="18"/>
          </w:rPr>
          <w:delText xml:space="preserve">   </w:delText>
        </w:r>
        <w:r w:rsidR="00E578F0" w:rsidRPr="0050093A" w:rsidDel="001111A8">
          <w:rPr>
            <w:szCs w:val="18"/>
          </w:rPr>
          <w:delText xml:space="preserve">  </w:delText>
        </w:r>
        <w:r w:rsidR="002829F8" w:rsidDel="001111A8">
          <w:rPr>
            <w:szCs w:val="18"/>
          </w:rPr>
          <w:delText xml:space="preserve"> </w:delText>
        </w:r>
        <w:r w:rsidR="003B2A82" w:rsidDel="001111A8">
          <w:rPr>
            <w:szCs w:val="18"/>
          </w:rPr>
          <w:delText>0</w:delText>
        </w:r>
        <w:r w:rsidR="00E578F0" w:rsidRPr="0050093A" w:rsidDel="001111A8">
          <w:rPr>
            <w:szCs w:val="18"/>
          </w:rPr>
          <w:delText>/2</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del>
    </w:p>
    <w:p w14:paraId="3BB3094D" w14:textId="77777777" w:rsidR="003B2A82" w:rsidDel="001111A8" w:rsidRDefault="003B2A82" w:rsidP="00E578F0">
      <w:pPr>
        <w:pStyle w:val="SourceCode"/>
        <w:rPr>
          <w:del w:id="3964" w:author="VOYER Raphael" w:date="2021-06-16T11:14:00Z"/>
          <w:szCs w:val="18"/>
        </w:rPr>
      </w:pPr>
    </w:p>
    <w:p w14:paraId="5E78999A" w14:textId="77777777" w:rsidR="003B2A82" w:rsidDel="001111A8" w:rsidRDefault="00EE1D31" w:rsidP="003B2A82">
      <w:pPr>
        <w:pStyle w:val="SourceCode"/>
        <w:rPr>
          <w:del w:id="3965" w:author="VOYER Raphael" w:date="2021-06-16T11:14:00Z"/>
          <w:szCs w:val="18"/>
        </w:rPr>
      </w:pPr>
      <w:del w:id="3966" w:author="VOYER Raphael" w:date="2021-06-16T11:14:00Z">
        <w:r w:rsidDel="001111A8">
          <w:rPr>
            <w:szCs w:val="18"/>
          </w:rPr>
          <w:delText>f)</w:delText>
        </w:r>
        <w:r w:rsidR="003B2A82" w:rsidDel="001111A8">
          <w:rPr>
            <w:szCs w:val="18"/>
          </w:rPr>
          <w:delText xml:space="preserve"> </w:delText>
        </w:r>
        <w:r w:rsidR="003B2A82" w:rsidRPr="00E578F0" w:rsidDel="001111A8">
          <w:rPr>
            <w:szCs w:val="18"/>
          </w:rPr>
          <w:delText xml:space="preserve">show </w:delText>
        </w:r>
        <w:r w:rsidR="009E053F" w:rsidDel="001111A8">
          <w:rPr>
            <w:szCs w:val="18"/>
          </w:rPr>
          <w:delText>server-cluster</w:delText>
        </w:r>
        <w:r w:rsidR="003B2A82" w:rsidRPr="00E578F0" w:rsidDel="001111A8">
          <w:rPr>
            <w:szCs w:val="18"/>
          </w:rPr>
          <w:delText xml:space="preserve"> 1</w:delText>
        </w:r>
        <w:r w:rsidR="003B2A82" w:rsidDel="001111A8">
          <w:rPr>
            <w:szCs w:val="18"/>
          </w:rPr>
          <w:delText>1</w:delText>
        </w:r>
        <w:r w:rsidR="003B2A82" w:rsidRPr="00E578F0" w:rsidDel="001111A8">
          <w:rPr>
            <w:szCs w:val="18"/>
          </w:rPr>
          <w:delText xml:space="preserve"> </w:delText>
        </w:r>
        <w:r w:rsidR="003B2A82" w:rsidDel="001111A8">
          <w:rPr>
            <w:szCs w:val="18"/>
          </w:rPr>
          <w:delText>port</w:delText>
        </w:r>
        <w:r w:rsidR="003B2A82" w:rsidRPr="00E578F0" w:rsidDel="001111A8">
          <w:rPr>
            <w:szCs w:val="18"/>
          </w:rPr>
          <w:delText xml:space="preserve"> </w:delText>
        </w:r>
      </w:del>
    </w:p>
    <w:p w14:paraId="53A97F7D" w14:textId="77777777" w:rsidR="003B2A82" w:rsidDel="001111A8" w:rsidRDefault="003B2A82" w:rsidP="003B2A82">
      <w:pPr>
        <w:pStyle w:val="SourceCode"/>
        <w:rPr>
          <w:del w:id="3967" w:author="VOYER Raphael" w:date="2021-06-16T11:14:00Z"/>
          <w:szCs w:val="18"/>
        </w:rPr>
      </w:pPr>
      <w:del w:id="3968"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not valid</w:delText>
        </w:r>
      </w:del>
    </w:p>
    <w:p w14:paraId="288CB062" w14:textId="77777777" w:rsidR="0076553C" w:rsidRPr="00062A8D" w:rsidDel="001111A8" w:rsidRDefault="0076553C" w:rsidP="0076553C">
      <w:pPr>
        <w:pStyle w:val="SourceCode"/>
        <w:rPr>
          <w:del w:id="3969" w:author="VOYER Raphael" w:date="2021-06-16T11:14:00Z"/>
          <w:szCs w:val="18"/>
        </w:rPr>
      </w:pPr>
      <w:del w:id="3970" w:author="VOYER Raphael" w:date="2021-06-16T11:14:00Z">
        <w:r w:rsidRPr="00062A8D" w:rsidDel="001111A8">
          <w:rPr>
            <w:szCs w:val="18"/>
          </w:rPr>
          <w:delText xml:space="preserve">  Cluster</w:delText>
        </w:r>
        <w:r w:rsidR="005A0C5D" w:rsidRPr="00062A8D" w:rsidDel="001111A8">
          <w:rPr>
            <w:szCs w:val="18"/>
          </w:rPr>
          <w:delText xml:space="preserve"> Id</w:delText>
        </w:r>
        <w:r w:rsidRPr="00062A8D" w:rsidDel="001111A8">
          <w:rPr>
            <w:szCs w:val="18"/>
          </w:rPr>
          <w:delText xml:space="preserve">  Port    Port Type     </w:delText>
        </w:r>
      </w:del>
    </w:p>
    <w:p w14:paraId="38576E80" w14:textId="77777777" w:rsidR="0076553C" w:rsidRPr="0050093A" w:rsidDel="001111A8" w:rsidRDefault="0076553C" w:rsidP="0076553C">
      <w:pPr>
        <w:pStyle w:val="SourceCode"/>
        <w:rPr>
          <w:del w:id="3971" w:author="VOYER Raphael" w:date="2021-06-16T11:14:00Z"/>
          <w:szCs w:val="18"/>
        </w:rPr>
      </w:pPr>
      <w:del w:id="3972" w:author="VOYER Raphael" w:date="2021-06-16T11:14:00Z">
        <w:r w:rsidRPr="00062A8D" w:rsidDel="001111A8">
          <w:rPr>
            <w:szCs w:val="18"/>
          </w:rPr>
          <w:delText xml:space="preserve">  </w:delText>
        </w:r>
        <w:r w:rsidDel="001111A8">
          <w:rPr>
            <w:szCs w:val="18"/>
          </w:rPr>
          <w:delText>------</w:delText>
        </w:r>
        <w:r w:rsidR="005A0C5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50093A" w:rsidDel="001111A8">
          <w:rPr>
            <w:szCs w:val="18"/>
          </w:rPr>
          <w:delText>---</w:delText>
        </w:r>
        <w:r w:rsidDel="001111A8">
          <w:rPr>
            <w:szCs w:val="18"/>
          </w:rPr>
          <w:delText>---</w:delText>
        </w:r>
        <w:r w:rsidRPr="0050093A" w:rsidDel="001111A8">
          <w:rPr>
            <w:szCs w:val="18"/>
          </w:rPr>
          <w:delText xml:space="preserve">   </w:delText>
        </w:r>
      </w:del>
    </w:p>
    <w:p w14:paraId="0D37089C" w14:textId="77777777" w:rsidR="0076553C" w:rsidRPr="0050093A" w:rsidDel="001111A8" w:rsidRDefault="0076553C" w:rsidP="0076553C">
      <w:pPr>
        <w:pStyle w:val="SourceCode"/>
        <w:rPr>
          <w:del w:id="3973" w:author="VOYER Raphael" w:date="2021-06-16T11:14:00Z"/>
          <w:szCs w:val="18"/>
        </w:rPr>
      </w:pPr>
      <w:del w:id="3974"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w:delText>
        </w:r>
        <w:r w:rsidRPr="0050093A" w:rsidDel="001111A8">
          <w:rPr>
            <w:szCs w:val="18"/>
          </w:rPr>
          <w:delText>1/3</w:delText>
        </w:r>
        <w:r w:rsidDel="001111A8">
          <w:rPr>
            <w:szCs w:val="18"/>
          </w:rPr>
          <w:delText xml:space="preserve">    Dynamic</w:delText>
        </w:r>
      </w:del>
    </w:p>
    <w:p w14:paraId="1351EF90" w14:textId="77777777" w:rsidR="0076553C" w:rsidRPr="0050093A" w:rsidDel="001111A8" w:rsidRDefault="0076553C" w:rsidP="0076553C">
      <w:pPr>
        <w:pStyle w:val="SourceCode"/>
        <w:tabs>
          <w:tab w:val="left" w:pos="0"/>
        </w:tabs>
        <w:rPr>
          <w:del w:id="3975" w:author="VOYER Raphael" w:date="2021-06-16T11:14:00Z"/>
          <w:szCs w:val="18"/>
        </w:rPr>
      </w:pPr>
      <w:del w:id="3976"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1/21   Dynamic</w:delText>
        </w:r>
      </w:del>
    </w:p>
    <w:p w14:paraId="49602534" w14:textId="77777777" w:rsidR="0076553C" w:rsidDel="001111A8" w:rsidRDefault="0076553C" w:rsidP="0076553C">
      <w:pPr>
        <w:pStyle w:val="SourceCode"/>
        <w:rPr>
          <w:del w:id="3977" w:author="VOYER Raphael" w:date="2021-06-16T11:14:00Z"/>
          <w:szCs w:val="18"/>
        </w:rPr>
      </w:pPr>
      <w:del w:id="3978" w:author="VOYER Raphael" w:date="2021-06-16T11:14:00Z">
        <w:r w:rsidDel="001111A8">
          <w:rPr>
            <w:szCs w:val="18"/>
          </w:rPr>
          <w:delText xml:space="preserve"> </w:delText>
        </w:r>
        <w:r w:rsidRPr="0050093A" w:rsidDel="001111A8">
          <w:rPr>
            <w:szCs w:val="18"/>
          </w:rPr>
          <w:delText xml:space="preserve"> 10     </w:delText>
        </w:r>
        <w:r w:rsidR="005A0C5D" w:rsidDel="001111A8">
          <w:rPr>
            <w:szCs w:val="18"/>
          </w:rPr>
          <w:delText xml:space="preserve">   </w:delText>
        </w:r>
        <w:r w:rsidRPr="0050093A" w:rsidDel="001111A8">
          <w:rPr>
            <w:szCs w:val="18"/>
          </w:rPr>
          <w:delText xml:space="preserve">  </w:delText>
        </w:r>
        <w:r w:rsidDel="001111A8">
          <w:rPr>
            <w:szCs w:val="18"/>
          </w:rPr>
          <w:delText xml:space="preserve"> 0</w:delText>
        </w:r>
        <w:r w:rsidRPr="0050093A" w:rsidDel="001111A8">
          <w:rPr>
            <w:szCs w:val="18"/>
          </w:rPr>
          <w:delText>/2</w:delText>
        </w:r>
        <w:r w:rsidDel="001111A8">
          <w:rPr>
            <w:szCs w:val="18"/>
          </w:rPr>
          <w:delText xml:space="preserve">    Dynamic</w:delText>
        </w:r>
      </w:del>
    </w:p>
    <w:p w14:paraId="08801715" w14:textId="77777777" w:rsidR="003B2A82" w:rsidRPr="0050093A" w:rsidDel="001111A8" w:rsidRDefault="003B2A82" w:rsidP="00E578F0">
      <w:pPr>
        <w:pStyle w:val="SourceCode"/>
        <w:rPr>
          <w:del w:id="3979" w:author="VOYER Raphael" w:date="2021-06-16T11:14:00Z"/>
          <w:szCs w:val="18"/>
        </w:rPr>
      </w:pPr>
    </w:p>
    <w:p w14:paraId="35023647" w14:textId="77777777" w:rsidR="00855336" w:rsidRPr="0050093A" w:rsidDel="001111A8" w:rsidRDefault="00855336" w:rsidP="00855336">
      <w:pPr>
        <w:ind w:left="864"/>
        <w:rPr>
          <w:del w:id="3980" w:author="VOYER Raphael" w:date="2021-06-16T11:14:00Z"/>
        </w:rPr>
      </w:pPr>
    </w:p>
    <w:p w14:paraId="30E91DBB" w14:textId="77777777" w:rsidR="00E94F76" w:rsidRPr="005A0C5D" w:rsidDel="001111A8" w:rsidRDefault="00E94F76" w:rsidP="00E94F76">
      <w:pPr>
        <w:pStyle w:val="Titre4"/>
        <w:rPr>
          <w:del w:id="3981" w:author="VOYER Raphael" w:date="2021-06-16T11:14:00Z"/>
        </w:rPr>
      </w:pPr>
      <w:del w:id="3982" w:author="VOYER Raphael" w:date="2021-06-16T11:14:00Z">
        <w:r w:rsidDel="001111A8">
          <w:delText>8</w:delText>
        </w:r>
        <w:r w:rsidRPr="005A0C5D" w:rsidDel="001111A8">
          <w:delText xml:space="preserve">. server-cluster &lt;cluster-id&gt; </w:delText>
        </w:r>
        <w:r w:rsidDel="001111A8">
          <w:delText xml:space="preserve"> [loopback {enable|disable}]</w:delText>
        </w:r>
      </w:del>
    </w:p>
    <w:p w14:paraId="7A2663E6" w14:textId="77777777" w:rsidR="00E94F76" w:rsidRPr="00C6612A" w:rsidDel="001111A8" w:rsidRDefault="00E94F76" w:rsidP="00E94F76">
      <w:pPr>
        <w:pStyle w:val="Retraitcorpsdetexte"/>
        <w:rPr>
          <w:del w:id="3983" w:author="VOYER Raphael" w:date="2021-06-16T11:14:00Z"/>
        </w:rPr>
      </w:pPr>
      <w:del w:id="3984" w:author="VOYER Raphael" w:date="2021-06-16T11:14:00Z">
        <w:r w:rsidRPr="00C6612A" w:rsidDel="001111A8">
          <w:delText xml:space="preserve">Configures </w:delText>
        </w:r>
        <w:r w:rsidDel="001111A8">
          <w:delText>loopback functionality for a L3 cluster. This command is supported o release</w:delText>
        </w:r>
        <w:r w:rsidR="00356FC8" w:rsidDel="001111A8">
          <w:delText>s</w:delText>
        </w:r>
        <w:r w:rsidDel="001111A8">
          <w:delText xml:space="preserve"> 7.3.4.R01 </w:delText>
        </w:r>
        <w:r w:rsidR="00356FC8" w:rsidDel="001111A8">
          <w:delText xml:space="preserve">and 8.2.1.R01 </w:delText>
        </w:r>
        <w:r w:rsidDel="001111A8">
          <w:delText>onwards.</w:delText>
        </w:r>
      </w:del>
    </w:p>
    <w:p w14:paraId="2DD36E02" w14:textId="77777777" w:rsidR="00E94F76" w:rsidDel="001111A8" w:rsidRDefault="00E94F76" w:rsidP="00E94F76">
      <w:pPr>
        <w:pStyle w:val="StyleCLIheadingfirstCharacterscale100"/>
        <w:outlineLvl w:val="0"/>
        <w:rPr>
          <w:del w:id="3985" w:author="VOYER Raphael" w:date="2021-06-16T11:14:00Z"/>
        </w:rPr>
      </w:pPr>
      <w:bookmarkStart w:id="3986" w:name="_Toc404183062"/>
      <w:bookmarkStart w:id="3987" w:name="_Toc424820369"/>
      <w:del w:id="3988" w:author="VOYER Raphael" w:date="2021-06-16T11:14:00Z">
        <w:r w:rsidDel="001111A8">
          <w:delText>Syntax Definitions</w:delText>
        </w:r>
        <w:bookmarkEnd w:id="3986"/>
        <w:bookmarkEnd w:id="3987"/>
      </w:del>
    </w:p>
    <w:p w14:paraId="23301B85" w14:textId="77777777" w:rsidR="00E94F76" w:rsidDel="001111A8" w:rsidRDefault="00E94F76" w:rsidP="00E94F76">
      <w:pPr>
        <w:pStyle w:val="Definitions1"/>
        <w:rPr>
          <w:del w:id="3989" w:author="VOYER Raphael" w:date="2021-06-16T11:14:00Z"/>
          <w:rStyle w:val="StyleDefinitions1105ptCharacterscale100CharCharCharCharCharCharCharCharCharCharCharCharCharChar"/>
          <w:i/>
        </w:rPr>
      </w:pPr>
      <w:del w:id="3990"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079C7A29" w14:textId="77777777" w:rsidR="00E94F76" w:rsidDel="001111A8" w:rsidRDefault="00E94F76" w:rsidP="00E94F76">
      <w:pPr>
        <w:pStyle w:val="Definitions1"/>
        <w:rPr>
          <w:del w:id="3991" w:author="VOYER Raphael" w:date="2021-06-16T11:14:00Z"/>
          <w:rStyle w:val="StyleDefinitions1105ptCharacterscale100CharCharCharCharCharCharCharCharCharCharCharCharCharChar"/>
          <w:i/>
        </w:rPr>
      </w:pPr>
      <w:del w:id="3992" w:author="VOYER Raphael" w:date="2021-06-16T11:14:00Z">
        <w:r w:rsidDel="001111A8">
          <w:rPr>
            <w:rStyle w:val="StyleDefinitions1105ptCharacterscale100CharCharCharCharCharCharCharCharCharCharCharCharCharChar"/>
            <w:i/>
          </w:rPr>
          <w:delText xml:space="preserve">Loopback                                  Loopback feature. </w:delText>
        </w:r>
      </w:del>
    </w:p>
    <w:p w14:paraId="19073D41" w14:textId="77777777" w:rsidR="00E94F76" w:rsidRPr="00DD0103" w:rsidDel="001111A8" w:rsidRDefault="00E94F76" w:rsidP="00E94F76">
      <w:pPr>
        <w:pStyle w:val="Definitions1"/>
        <w:rPr>
          <w:del w:id="3993" w:author="VOYER Raphael" w:date="2021-06-16T11:14:00Z"/>
          <w:rStyle w:val="StyleDefinitions1105ptCharacterscale100CharCharCharCharCharCharCharCharCharCharCharCharCharChar"/>
          <w:b/>
          <w:bCs/>
        </w:rPr>
      </w:pPr>
      <w:del w:id="3994"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loopback functionality of the cluster.</w:delText>
        </w:r>
      </w:del>
    </w:p>
    <w:p w14:paraId="45C5AF98" w14:textId="77777777" w:rsidR="00E94F76" w:rsidDel="001111A8" w:rsidRDefault="00E94F76" w:rsidP="00E94F76">
      <w:pPr>
        <w:pStyle w:val="StyleCLIheading1Characterscale100"/>
        <w:outlineLvl w:val="0"/>
        <w:rPr>
          <w:del w:id="3995" w:author="VOYER Raphael" w:date="2021-06-16T11:14:00Z"/>
        </w:rPr>
      </w:pPr>
      <w:bookmarkStart w:id="3996" w:name="_Toc404183063"/>
      <w:bookmarkStart w:id="3997" w:name="_Toc424820370"/>
      <w:del w:id="3998" w:author="VOYER Raphael" w:date="2021-06-16T11:14:00Z">
        <w:r w:rsidDel="001111A8">
          <w:delText>Usage Guidelines</w:delText>
        </w:r>
        <w:bookmarkEnd w:id="3996"/>
        <w:bookmarkEnd w:id="3997"/>
      </w:del>
    </w:p>
    <w:p w14:paraId="4BEE30E9" w14:textId="77777777" w:rsidR="00E94F76" w:rsidDel="001111A8" w:rsidRDefault="00E94F76" w:rsidP="00E94F76">
      <w:pPr>
        <w:pStyle w:val="Corpsdetexte"/>
        <w:numPr>
          <w:ilvl w:val="0"/>
          <w:numId w:val="5"/>
        </w:numPr>
        <w:rPr>
          <w:del w:id="3999" w:author="VOYER Raphael" w:date="2021-06-16T11:14:00Z"/>
        </w:rPr>
      </w:pPr>
      <w:del w:id="4000" w:author="VOYER Raphael" w:date="2021-06-16T11:14:00Z">
        <w:r w:rsidDel="001111A8">
          <w:delText xml:space="preserve">The cluster id is an integer from range 1-16. </w:delText>
        </w:r>
      </w:del>
    </w:p>
    <w:p w14:paraId="0BD73A8E" w14:textId="77777777" w:rsidR="00E94F76" w:rsidDel="001111A8" w:rsidRDefault="00E94F76" w:rsidP="00E94F76">
      <w:pPr>
        <w:pStyle w:val="Corpsdetexte"/>
        <w:numPr>
          <w:ilvl w:val="0"/>
          <w:numId w:val="5"/>
        </w:numPr>
        <w:rPr>
          <w:del w:id="4001" w:author="VOYER Raphael" w:date="2021-06-16T11:14:00Z"/>
        </w:rPr>
      </w:pPr>
      <w:del w:id="4002" w:author="VOYER Raphael" w:date="2021-06-16T11:14:00Z">
        <w:r w:rsidDel="001111A8">
          <w:delText>Cluster shall be in range of 1-16. In case of violation an error shall be displayed as “</w:delText>
        </w:r>
        <w:r w:rsidRPr="007F20C0" w:rsidDel="001111A8">
          <w:delText xml:space="preserve">ERROR: Cluster Id should be between 1 and </w:delText>
        </w:r>
        <w:r w:rsidDel="001111A8">
          <w:delText>16</w:delText>
        </w:r>
        <w:r w:rsidRPr="007F20C0" w:rsidDel="001111A8">
          <w:delText xml:space="preserve"> (inclusive)</w:delText>
        </w:r>
        <w:r w:rsidDel="001111A8">
          <w:delText>”.</w:delText>
        </w:r>
      </w:del>
    </w:p>
    <w:p w14:paraId="5AEE203E" w14:textId="77777777" w:rsidR="00E94F76" w:rsidDel="001111A8" w:rsidRDefault="00E94F76" w:rsidP="00E94F76">
      <w:pPr>
        <w:pStyle w:val="Corpsdetexte"/>
        <w:numPr>
          <w:ilvl w:val="0"/>
          <w:numId w:val="5"/>
        </w:numPr>
        <w:rPr>
          <w:del w:id="4003" w:author="VOYER Raphael" w:date="2021-06-16T11:14:00Z"/>
        </w:rPr>
      </w:pPr>
      <w:del w:id="4004" w:author="VOYER Raphael" w:date="2021-06-16T11:14:00Z">
        <w:r w:rsidDel="001111A8">
          <w:delText>Loopback functionality may be administratively enabled/disabled</w:delText>
        </w:r>
      </w:del>
    </w:p>
    <w:p w14:paraId="7C57CF60" w14:textId="77777777" w:rsidR="00855336" w:rsidDel="001111A8" w:rsidRDefault="00855336" w:rsidP="00855336">
      <w:pPr>
        <w:rPr>
          <w:del w:id="4005" w:author="VOYER Raphael" w:date="2021-06-16T11:14:00Z"/>
          <w:lang w:eastAsia="ko-KR"/>
        </w:rPr>
      </w:pPr>
    </w:p>
    <w:p w14:paraId="4FBB8272" w14:textId="77777777" w:rsidR="00855336" w:rsidDel="001111A8" w:rsidRDefault="00855336" w:rsidP="00622755">
      <w:pPr>
        <w:pStyle w:val="Titre2"/>
        <w:rPr>
          <w:del w:id="4006" w:author="VOYER Raphael" w:date="2021-06-16T11:14:00Z"/>
        </w:rPr>
      </w:pPr>
      <w:bookmarkStart w:id="4007" w:name="_Ref237920383"/>
      <w:bookmarkStart w:id="4008" w:name="_Toc242248783"/>
      <w:bookmarkStart w:id="4009" w:name="_Toc381025781"/>
      <w:del w:id="4010" w:author="VOYER Raphael" w:date="2021-06-16T11:14:00Z">
        <w:r w:rsidDel="001111A8">
          <w:delText>SNMP Interface</w:delText>
        </w:r>
        <w:bookmarkEnd w:id="4007"/>
        <w:bookmarkEnd w:id="4008"/>
        <w:bookmarkEnd w:id="4009"/>
      </w:del>
    </w:p>
    <w:p w14:paraId="678830E5" w14:textId="77777777" w:rsidR="00855336" w:rsidDel="001111A8" w:rsidRDefault="00855336" w:rsidP="00855336">
      <w:pPr>
        <w:pStyle w:val="Corpsdetexte"/>
        <w:rPr>
          <w:del w:id="4011" w:author="VOYER Raphael" w:date="2021-06-16T11:14:00Z"/>
        </w:rPr>
      </w:pPr>
      <w:del w:id="4012" w:author="VOYER Raphael" w:date="2021-06-16T11:14:00Z">
        <w:r w:rsidRPr="001423EA" w:rsidDel="001111A8">
          <w:delText xml:space="preserve"> </w:delText>
        </w:r>
        <w:r w:rsidRPr="00D211C4" w:rsidDel="001111A8">
          <w:delText xml:space="preserve">A new </w:delText>
        </w:r>
        <w:r w:rsidDel="001111A8">
          <w:delText>Alcatel proprietary MIB will be supported for HA VLAN related configuration. The following tables/objects will be added for HA VLAN Cluster feature.</w:delText>
        </w:r>
      </w:del>
    </w:p>
    <w:p w14:paraId="6EC8A717" w14:textId="77777777" w:rsidR="008F49E3" w:rsidDel="001111A8" w:rsidRDefault="008F49E3" w:rsidP="00622755">
      <w:pPr>
        <w:pStyle w:val="Titre3"/>
        <w:ind w:left="0" w:firstLine="0"/>
        <w:jc w:val="left"/>
        <w:rPr>
          <w:del w:id="4013" w:author="VOYER Raphael" w:date="2021-06-16T11:14:00Z"/>
        </w:rPr>
      </w:pPr>
      <w:bookmarkStart w:id="4014" w:name="_Toc381025782"/>
      <w:del w:id="4015" w:author="VOYER Raphael" w:date="2021-06-16T11:14:00Z">
        <w:r w:rsidRPr="00FD28FB" w:rsidDel="001111A8">
          <w:delText>New SNMP Tables</w:delText>
        </w:r>
        <w:bookmarkEnd w:id="4014"/>
      </w:del>
    </w:p>
    <w:p w14:paraId="22BF1EC2" w14:textId="77777777" w:rsidR="00214CED" w:rsidRPr="00214CED" w:rsidDel="001111A8" w:rsidRDefault="00214CED" w:rsidP="00214CED">
      <w:pPr>
        <w:rPr>
          <w:del w:id="4016" w:author="VOYER Raphael" w:date="2021-06-16T11:14:00Z"/>
        </w:rPr>
      </w:pPr>
    </w:p>
    <w:p w14:paraId="190BC6A1" w14:textId="77777777" w:rsidR="00855336" w:rsidDel="001111A8" w:rsidRDefault="00855336" w:rsidP="00622755">
      <w:pPr>
        <w:outlineLvl w:val="0"/>
        <w:rPr>
          <w:del w:id="4017" w:author="VOYER Raphael" w:date="2021-06-16T11:14:00Z"/>
          <w:b/>
        </w:rPr>
      </w:pPr>
      <w:bookmarkStart w:id="4018" w:name="_Toc381025783"/>
      <w:bookmarkStart w:id="4019" w:name="_Toc424820373"/>
      <w:del w:id="4020" w:author="VOYER Raphael" w:date="2021-06-16T11:14:00Z">
        <w:r w:rsidRPr="001160EB" w:rsidDel="001111A8">
          <w:rPr>
            <w:b/>
            <w:lang w:eastAsia="ko-KR"/>
          </w:rPr>
          <w:delText xml:space="preserve">a) </w:delText>
        </w:r>
        <w:r w:rsidR="00561926" w:rsidDel="001111A8">
          <w:rPr>
            <w:b/>
          </w:rPr>
          <w:delText>alaHAVlanCluster</w:delText>
        </w:r>
        <w:r w:rsidRPr="001160EB" w:rsidDel="001111A8">
          <w:rPr>
            <w:b/>
          </w:rPr>
          <w:delText>Table</w:delText>
        </w:r>
        <w:bookmarkEnd w:id="4018"/>
        <w:bookmarkEnd w:id="4019"/>
      </w:del>
    </w:p>
    <w:p w14:paraId="73CFD345" w14:textId="77777777" w:rsidR="00214CED" w:rsidDel="001111A8" w:rsidRDefault="00214CED" w:rsidP="00855336">
      <w:pPr>
        <w:rPr>
          <w:del w:id="4021" w:author="VOYER Raphael" w:date="2021-06-16T11:14:00Z"/>
          <w:b/>
          <w:lang w:eastAsia="ko-KR"/>
        </w:rPr>
      </w:pPr>
    </w:p>
    <w:p w14:paraId="06E8F488" w14:textId="77777777" w:rsidR="00214CED" w:rsidRPr="00A73EA3" w:rsidDel="001111A8" w:rsidRDefault="00214CED" w:rsidP="00214CED">
      <w:pPr>
        <w:rPr>
          <w:del w:id="4022" w:author="VOYER Raphael" w:date="2021-06-16T11:14:00Z"/>
          <w:rFonts w:ascii="Courier New" w:hAnsi="Courier New" w:cs="Courier New"/>
        </w:rPr>
      </w:pPr>
      <w:del w:id="4023" w:author="VOYER Raphael" w:date="2021-06-16T11:14:00Z">
        <w:r w:rsidDel="001111A8">
          <w:rPr>
            <w:rFonts w:ascii="Courier New" w:hAnsi="Courier New" w:cs="Courier New"/>
          </w:rPr>
          <w:delText xml:space="preserve">     alcatelIND1HAVlanMIBObjects </w:delText>
        </w:r>
        <w:r w:rsidRPr="00A73EA3" w:rsidDel="001111A8">
          <w:rPr>
            <w:rFonts w:ascii="Courier New" w:hAnsi="Courier New" w:cs="Courier New"/>
          </w:rPr>
          <w:delText>OBJECT-IDENTITY</w:delText>
        </w:r>
      </w:del>
    </w:p>
    <w:p w14:paraId="31F9BFA0" w14:textId="77777777" w:rsidR="00214CED" w:rsidRPr="00A73EA3" w:rsidDel="001111A8" w:rsidRDefault="00214CED" w:rsidP="00214CED">
      <w:pPr>
        <w:rPr>
          <w:del w:id="4024" w:author="VOYER Raphael" w:date="2021-06-16T11:14:00Z"/>
          <w:rFonts w:ascii="Courier New" w:hAnsi="Courier New" w:cs="Courier New"/>
        </w:rPr>
      </w:pPr>
      <w:del w:id="4025" w:author="VOYER Raphael" w:date="2021-06-16T11:14:00Z">
        <w:r w:rsidRPr="00A73EA3" w:rsidDel="001111A8">
          <w:rPr>
            <w:rFonts w:ascii="Courier New" w:hAnsi="Courier New" w:cs="Courier New"/>
          </w:rPr>
          <w:delText xml:space="preserve">        STATUS current</w:delText>
        </w:r>
      </w:del>
    </w:p>
    <w:p w14:paraId="55393C22" w14:textId="77777777" w:rsidR="00214CED" w:rsidRPr="00A73EA3" w:rsidDel="001111A8" w:rsidRDefault="00214CED" w:rsidP="00214CED">
      <w:pPr>
        <w:rPr>
          <w:del w:id="4026" w:author="VOYER Raphael" w:date="2021-06-16T11:14:00Z"/>
          <w:rFonts w:ascii="Courier New" w:hAnsi="Courier New" w:cs="Courier New"/>
        </w:rPr>
      </w:pPr>
      <w:del w:id="4027" w:author="VOYER Raphael" w:date="2021-06-16T11:14:00Z">
        <w:r w:rsidRPr="00A73EA3" w:rsidDel="001111A8">
          <w:rPr>
            <w:rFonts w:ascii="Courier New" w:hAnsi="Courier New" w:cs="Courier New"/>
          </w:rPr>
          <w:delText xml:space="preserve">        DESCRIPTION</w:delText>
        </w:r>
      </w:del>
    </w:p>
    <w:p w14:paraId="0FC4CA7B" w14:textId="77777777" w:rsidR="00214CED" w:rsidRPr="00A73EA3" w:rsidDel="001111A8" w:rsidRDefault="00214CED" w:rsidP="00214CED">
      <w:pPr>
        <w:rPr>
          <w:del w:id="4028" w:author="VOYER Raphael" w:date="2021-06-16T11:14:00Z"/>
          <w:rFonts w:ascii="Courier New" w:hAnsi="Courier New" w:cs="Courier New"/>
        </w:rPr>
      </w:pPr>
      <w:del w:id="4029" w:author="VOYER Raphael" w:date="2021-06-16T11:14: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del>
    </w:p>
    <w:p w14:paraId="0B989A44" w14:textId="77777777" w:rsidR="00214CED" w:rsidRPr="00A73EA3" w:rsidDel="001111A8" w:rsidRDefault="00214CED" w:rsidP="00214CED">
      <w:pPr>
        <w:rPr>
          <w:del w:id="4030" w:author="VOYER Raphael" w:date="2021-06-16T11:14:00Z"/>
          <w:rFonts w:ascii="Courier New" w:hAnsi="Courier New" w:cs="Courier New"/>
        </w:rPr>
      </w:pPr>
      <w:del w:id="4031" w:author="VOYER Raphael" w:date="2021-06-16T11:14:00Z">
        <w:r w:rsidRPr="00A73EA3" w:rsidDel="001111A8">
          <w:rPr>
            <w:rFonts w:ascii="Courier New" w:hAnsi="Courier New" w:cs="Courier New"/>
          </w:rPr>
          <w:delText xml:space="preserve">            Subsystem Managed Objects."</w:delText>
        </w:r>
      </w:del>
    </w:p>
    <w:p w14:paraId="7862E46A" w14:textId="77777777" w:rsidR="00214CED" w:rsidDel="001111A8" w:rsidRDefault="00214CED" w:rsidP="00214CED">
      <w:pPr>
        <w:rPr>
          <w:del w:id="4032" w:author="VOYER Raphael" w:date="2021-06-16T11:14:00Z"/>
          <w:rFonts w:ascii="Courier New" w:hAnsi="Courier New" w:cs="Courier New"/>
        </w:rPr>
      </w:pPr>
      <w:del w:id="4033" w:author="VOYER Raphael" w:date="2021-06-16T11:14: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1 }</w:delText>
        </w:r>
      </w:del>
    </w:p>
    <w:p w14:paraId="04E19BD1" w14:textId="77777777" w:rsidR="004F0373" w:rsidDel="001111A8" w:rsidRDefault="004F0373" w:rsidP="00214CED">
      <w:pPr>
        <w:rPr>
          <w:del w:id="4034" w:author="VOYER Raphael" w:date="2021-06-16T11:14:00Z"/>
          <w:rFonts w:ascii="Courier New" w:hAnsi="Courier New" w:cs="Courier New"/>
        </w:rPr>
      </w:pPr>
    </w:p>
    <w:p w14:paraId="5E234437" w14:textId="77777777" w:rsidR="004F0373" w:rsidDel="001111A8" w:rsidRDefault="004F0373" w:rsidP="00214CED">
      <w:pPr>
        <w:rPr>
          <w:del w:id="4035" w:author="VOYER Raphael" w:date="2021-06-16T11:14:00Z"/>
          <w:rFonts w:ascii="Courier New" w:hAnsi="Courier New" w:cs="Courier New"/>
        </w:rPr>
      </w:pPr>
    </w:p>
    <w:p w14:paraId="09FCE107" w14:textId="77777777" w:rsidR="004F0373" w:rsidRPr="00A73EA3" w:rsidDel="001111A8" w:rsidRDefault="002540DD" w:rsidP="00214CED">
      <w:pPr>
        <w:rPr>
          <w:del w:id="4036" w:author="VOYER Raphael" w:date="2021-06-16T11:14:00Z"/>
          <w:rFonts w:ascii="Courier New" w:hAnsi="Courier New" w:cs="Courier New"/>
        </w:rPr>
      </w:pPr>
      <w:del w:id="4037" w:author="VOYER Raphael" w:date="2021-06-16T11:14:00Z">
        <w:r w:rsidDel="001111A8">
          <w:delText xml:space="preserve">      </w:delText>
        </w:r>
        <w:r w:rsidR="00561926" w:rsidDel="001111A8">
          <w:delText>alaHAVlanCluster</w:delText>
        </w:r>
        <w:r w:rsidR="003622CA" w:rsidDel="001111A8">
          <w:delText xml:space="preserve"> OBJECT_IDENTIFIER</w:delText>
        </w:r>
        <w:r w:rsidR="004F0373" w:rsidDel="001111A8">
          <w:delText xml:space="preserve"> :</w:delText>
        </w:r>
        <w:r w:rsidR="00754E24" w:rsidDel="001111A8">
          <w:delText>:</w:delText>
        </w:r>
        <w:r w:rsidR="004F0373" w:rsidDel="001111A8">
          <w:delText xml:space="preserve">= { </w:delText>
        </w:r>
        <w:r w:rsidR="004F0373" w:rsidDel="001111A8">
          <w:rPr>
            <w:rFonts w:ascii="Courier New" w:hAnsi="Courier New" w:cs="Courier New"/>
          </w:rPr>
          <w:delText>alcatelIND1HAVlanMIBObjects 1 }</w:delText>
        </w:r>
      </w:del>
    </w:p>
    <w:p w14:paraId="4551845D" w14:textId="77777777" w:rsidR="00214CED" w:rsidDel="001111A8" w:rsidRDefault="00214CED" w:rsidP="00855336">
      <w:pPr>
        <w:rPr>
          <w:del w:id="4038" w:author="VOYER Raphael" w:date="2021-06-16T11:14:00Z"/>
          <w:b/>
          <w:lang w:eastAsia="ko-KR"/>
        </w:rPr>
      </w:pPr>
    </w:p>
    <w:p w14:paraId="634FADD0" w14:textId="77777777" w:rsidR="00214CED" w:rsidRPr="001160EB" w:rsidDel="001111A8" w:rsidRDefault="00214CED" w:rsidP="00855336">
      <w:pPr>
        <w:rPr>
          <w:del w:id="4039" w:author="VOYER Raphael" w:date="2021-06-16T11:14:00Z"/>
          <w:b/>
          <w:lang w:eastAsia="ko-KR"/>
        </w:rPr>
      </w:pPr>
    </w:p>
    <w:p w14:paraId="02CBF017" w14:textId="77777777" w:rsidR="00855336" w:rsidRPr="004D2F5D" w:rsidDel="001111A8" w:rsidRDefault="00561926" w:rsidP="00855336">
      <w:pPr>
        <w:ind w:left="360"/>
        <w:rPr>
          <w:del w:id="4040" w:author="VOYER Raphael" w:date="2021-06-16T11:14:00Z"/>
          <w:rFonts w:ascii="Courier New" w:hAnsi="Courier New" w:cs="Courier New"/>
        </w:rPr>
      </w:pPr>
      <w:del w:id="4041" w:author="VOYER Raphael" w:date="2021-06-16T11:14:00Z">
        <w:r w:rsidDel="001111A8">
          <w:delText>alaHAVlanCluster</w:delText>
        </w:r>
        <w:r w:rsidR="00855336" w:rsidDel="001111A8">
          <w:delText>Table</w:delText>
        </w:r>
        <w:r w:rsidR="00855336" w:rsidRPr="004D2F5D" w:rsidDel="001111A8">
          <w:rPr>
            <w:rFonts w:ascii="Courier New" w:hAnsi="Courier New" w:cs="Courier New"/>
          </w:rPr>
          <w:delText xml:space="preserve">  OBJECT-TYPE</w:delText>
        </w:r>
      </w:del>
    </w:p>
    <w:p w14:paraId="64C64891" w14:textId="77777777" w:rsidR="00855336" w:rsidRPr="004D2F5D" w:rsidDel="001111A8" w:rsidRDefault="00855336" w:rsidP="00855336">
      <w:pPr>
        <w:ind w:left="360"/>
        <w:rPr>
          <w:del w:id="4042" w:author="VOYER Raphael" w:date="2021-06-16T11:14:00Z"/>
          <w:rFonts w:ascii="Courier New" w:hAnsi="Courier New" w:cs="Courier New"/>
        </w:rPr>
      </w:pPr>
      <w:del w:id="4043" w:author="VOYER Raphael" w:date="2021-06-16T11:14:00Z">
        <w:r w:rsidRPr="004D2F5D" w:rsidDel="001111A8">
          <w:rPr>
            <w:rFonts w:ascii="Courier New" w:hAnsi="Courier New" w:cs="Courier New"/>
          </w:rPr>
          <w:tab/>
          <w:delText xml:space="preserve">    SYNTAX  SEQUENCE OF </w:delText>
        </w:r>
        <w:r w:rsidR="00561926" w:rsidDel="001111A8">
          <w:rPr>
            <w:rFonts w:ascii="Courier New" w:hAnsi="Courier New" w:cs="Courier New"/>
          </w:rPr>
          <w:delText>alaHAVlanCluster</w:delText>
        </w:r>
        <w:r w:rsidDel="001111A8">
          <w:delText>Entry</w:delText>
        </w:r>
      </w:del>
    </w:p>
    <w:p w14:paraId="25DAD4F2" w14:textId="77777777" w:rsidR="00855336" w:rsidRPr="004D2F5D" w:rsidDel="001111A8" w:rsidRDefault="00855336" w:rsidP="00855336">
      <w:pPr>
        <w:ind w:left="360"/>
        <w:rPr>
          <w:del w:id="4044" w:author="VOYER Raphael" w:date="2021-06-16T11:14:00Z"/>
          <w:rFonts w:ascii="Courier New" w:hAnsi="Courier New" w:cs="Courier New"/>
        </w:rPr>
      </w:pPr>
      <w:del w:id="4045"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57281277" w14:textId="77777777" w:rsidR="00855336" w:rsidRPr="004D2F5D" w:rsidDel="001111A8" w:rsidRDefault="00855336" w:rsidP="00855336">
      <w:pPr>
        <w:ind w:left="360"/>
        <w:rPr>
          <w:del w:id="4046" w:author="VOYER Raphael" w:date="2021-06-16T11:14:00Z"/>
          <w:rFonts w:ascii="Courier New" w:hAnsi="Courier New" w:cs="Courier New"/>
        </w:rPr>
      </w:pPr>
      <w:del w:id="4047" w:author="VOYER Raphael" w:date="2021-06-16T11:14:00Z">
        <w:r w:rsidRPr="004D2F5D" w:rsidDel="001111A8">
          <w:rPr>
            <w:rFonts w:ascii="Courier New" w:hAnsi="Courier New" w:cs="Courier New"/>
          </w:rPr>
          <w:tab/>
          <w:delText xml:space="preserve">    STATUS  current</w:delText>
        </w:r>
      </w:del>
    </w:p>
    <w:p w14:paraId="3759552B" w14:textId="77777777" w:rsidR="00855336" w:rsidRPr="004D2F5D" w:rsidDel="001111A8" w:rsidRDefault="00855336" w:rsidP="00855336">
      <w:pPr>
        <w:ind w:left="360"/>
        <w:rPr>
          <w:del w:id="4048" w:author="VOYER Raphael" w:date="2021-06-16T11:14:00Z"/>
          <w:rFonts w:ascii="Courier New" w:hAnsi="Courier New" w:cs="Courier New"/>
        </w:rPr>
      </w:pPr>
      <w:del w:id="4049" w:author="VOYER Raphael" w:date="2021-06-16T11:14:00Z">
        <w:r w:rsidRPr="004D2F5D" w:rsidDel="001111A8">
          <w:rPr>
            <w:rFonts w:ascii="Courier New" w:hAnsi="Courier New" w:cs="Courier New"/>
          </w:rPr>
          <w:tab/>
          <w:delText xml:space="preserve">    DESCRIPTION</w:delText>
        </w:r>
      </w:del>
    </w:p>
    <w:p w14:paraId="792528B6" w14:textId="77777777" w:rsidR="00855336" w:rsidRPr="004D2F5D" w:rsidDel="001111A8" w:rsidRDefault="00855336" w:rsidP="00855336">
      <w:pPr>
        <w:ind w:left="360"/>
        <w:rPr>
          <w:del w:id="4050" w:author="VOYER Raphael" w:date="2021-06-16T11:14:00Z"/>
          <w:rFonts w:ascii="Courier New" w:hAnsi="Courier New" w:cs="Courier New"/>
        </w:rPr>
      </w:pPr>
      <w:del w:id="4051"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list of </w:delText>
        </w:r>
        <w:r w:rsidDel="001111A8">
          <w:rPr>
            <w:rFonts w:ascii="Courier New" w:hAnsi="Courier New" w:cs="Courier New"/>
          </w:rPr>
          <w:delText>HA VLAN</w:delText>
        </w:r>
        <w:r w:rsidRPr="004D2F5D" w:rsidDel="001111A8">
          <w:rPr>
            <w:rFonts w:ascii="Courier New" w:hAnsi="Courier New" w:cs="Courier New"/>
          </w:rPr>
          <w:delText xml:space="preserve"> </w:delText>
        </w:r>
        <w:r w:rsidDel="001111A8">
          <w:rPr>
            <w:rFonts w:ascii="Courier New" w:hAnsi="Courier New" w:cs="Courier New"/>
          </w:rPr>
          <w:delText xml:space="preserve">clusters </w:delText>
        </w:r>
        <w:r w:rsidRPr="004D2F5D" w:rsidDel="001111A8">
          <w:rPr>
            <w:rFonts w:ascii="Courier New" w:hAnsi="Courier New" w:cs="Courier New"/>
          </w:rPr>
          <w:delText xml:space="preserve">in </w:delText>
        </w:r>
        <w:r w:rsidR="001626E8" w:rsidDel="001111A8">
          <w:rPr>
            <w:rFonts w:ascii="Courier New" w:hAnsi="Courier New" w:cs="Courier New"/>
          </w:rPr>
          <w:delText>the system</w:delText>
        </w:r>
        <w:r w:rsidRPr="004D2F5D" w:rsidDel="001111A8">
          <w:rPr>
            <w:rFonts w:ascii="Courier New" w:hAnsi="Courier New" w:cs="Courier New"/>
          </w:rPr>
          <w:delText>."</w:delText>
        </w:r>
      </w:del>
    </w:p>
    <w:p w14:paraId="2197C302" w14:textId="77777777" w:rsidR="00855336" w:rsidRPr="004D2F5D" w:rsidDel="001111A8" w:rsidRDefault="00855336" w:rsidP="00855336">
      <w:pPr>
        <w:ind w:left="360"/>
        <w:rPr>
          <w:del w:id="4052" w:author="VOYER Raphael" w:date="2021-06-16T11:14:00Z"/>
          <w:rFonts w:ascii="Courier New" w:hAnsi="Courier New" w:cs="Courier New"/>
        </w:rPr>
      </w:pPr>
      <w:del w:id="4053" w:author="VOYER Raphael" w:date="2021-06-16T11:14:00Z">
        <w:r w:rsidRPr="004D2F5D" w:rsidDel="001111A8">
          <w:rPr>
            <w:rFonts w:ascii="Courier New" w:hAnsi="Courier New" w:cs="Courier New"/>
          </w:rPr>
          <w:tab/>
          <w:delText xml:space="preserve">    ::= { </w:delText>
        </w:r>
        <w:r w:rsidR="00561926" w:rsidDel="001111A8">
          <w:delText>alaHAVlanCluster</w:delText>
        </w:r>
        <w:r w:rsidR="00F43B57" w:rsidDel="001111A8">
          <w:delText xml:space="preserve"> </w:delText>
        </w:r>
        <w:r w:rsidRPr="004D2F5D" w:rsidDel="001111A8">
          <w:rPr>
            <w:rFonts w:ascii="Courier New" w:hAnsi="Courier New" w:cs="Courier New"/>
          </w:rPr>
          <w:delText>1 }</w:delText>
        </w:r>
      </w:del>
    </w:p>
    <w:p w14:paraId="5620E4FD" w14:textId="77777777" w:rsidR="00855336" w:rsidRPr="004D2F5D" w:rsidDel="001111A8" w:rsidRDefault="00855336" w:rsidP="00855336">
      <w:pPr>
        <w:ind w:left="360"/>
        <w:rPr>
          <w:del w:id="4054" w:author="VOYER Raphael" w:date="2021-06-16T11:14:00Z"/>
          <w:rFonts w:ascii="Courier New" w:hAnsi="Courier New" w:cs="Courier New"/>
        </w:rPr>
      </w:pPr>
    </w:p>
    <w:p w14:paraId="46FD9FC4" w14:textId="77777777" w:rsidR="00855336" w:rsidRPr="004D2F5D" w:rsidDel="001111A8" w:rsidRDefault="00855336" w:rsidP="00855336">
      <w:pPr>
        <w:ind w:left="360"/>
        <w:rPr>
          <w:del w:id="4055" w:author="VOYER Raphael" w:date="2021-06-16T11:14:00Z"/>
          <w:rFonts w:ascii="Courier New" w:hAnsi="Courier New" w:cs="Courier New"/>
        </w:rPr>
      </w:pPr>
      <w:del w:id="4056"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OBJECT-TYPE</w:delText>
        </w:r>
      </w:del>
    </w:p>
    <w:p w14:paraId="0AE70496" w14:textId="77777777" w:rsidR="00855336" w:rsidRPr="004D2F5D" w:rsidDel="001111A8" w:rsidRDefault="00855336" w:rsidP="00855336">
      <w:pPr>
        <w:ind w:left="360"/>
        <w:rPr>
          <w:del w:id="4057" w:author="VOYER Raphael" w:date="2021-06-16T11:14:00Z"/>
          <w:rFonts w:ascii="Courier New" w:hAnsi="Courier New" w:cs="Courier New"/>
        </w:rPr>
      </w:pPr>
      <w:del w:id="4058" w:author="VOYER Raphael" w:date="2021-06-16T11:14:00Z">
        <w:r w:rsidRPr="004D2F5D" w:rsidDel="001111A8">
          <w:rPr>
            <w:rFonts w:ascii="Courier New" w:hAnsi="Courier New" w:cs="Courier New"/>
          </w:rPr>
          <w:tab/>
          <w:delText xml:space="preserve">    SYNTAX  </w:delText>
        </w:r>
        <w:r w:rsidR="00561926" w:rsidDel="001111A8">
          <w:rPr>
            <w:rFonts w:ascii="Courier New" w:hAnsi="Courier New" w:cs="Courier New"/>
          </w:rPr>
          <w:delText>alaHAVlanCluster</w:delText>
        </w:r>
        <w:r w:rsidDel="001111A8">
          <w:delText>Entry</w:delText>
        </w:r>
      </w:del>
    </w:p>
    <w:p w14:paraId="5BA7B4EC" w14:textId="77777777" w:rsidR="00855336" w:rsidRPr="004D2F5D" w:rsidDel="001111A8" w:rsidRDefault="00855336" w:rsidP="00855336">
      <w:pPr>
        <w:ind w:left="360"/>
        <w:rPr>
          <w:del w:id="4059" w:author="VOYER Raphael" w:date="2021-06-16T11:14:00Z"/>
          <w:rFonts w:ascii="Courier New" w:hAnsi="Courier New" w:cs="Courier New"/>
        </w:rPr>
      </w:pPr>
      <w:del w:id="4060"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4BD4B80C" w14:textId="77777777" w:rsidR="00855336" w:rsidRPr="004D2F5D" w:rsidDel="001111A8" w:rsidRDefault="00855336" w:rsidP="00855336">
      <w:pPr>
        <w:ind w:left="360"/>
        <w:rPr>
          <w:del w:id="4061" w:author="VOYER Raphael" w:date="2021-06-16T11:14:00Z"/>
          <w:rFonts w:ascii="Courier New" w:hAnsi="Courier New" w:cs="Courier New"/>
        </w:rPr>
      </w:pPr>
      <w:del w:id="4062" w:author="VOYER Raphael" w:date="2021-06-16T11:14:00Z">
        <w:r w:rsidRPr="004D2F5D" w:rsidDel="001111A8">
          <w:rPr>
            <w:rFonts w:ascii="Courier New" w:hAnsi="Courier New" w:cs="Courier New"/>
          </w:rPr>
          <w:tab/>
          <w:delText xml:space="preserve">    STATUS  current</w:delText>
        </w:r>
      </w:del>
    </w:p>
    <w:p w14:paraId="3AA576EE" w14:textId="77777777" w:rsidR="00855336" w:rsidRPr="004D2F5D" w:rsidDel="001111A8" w:rsidRDefault="00855336" w:rsidP="00855336">
      <w:pPr>
        <w:ind w:left="360"/>
        <w:rPr>
          <w:del w:id="4063" w:author="VOYER Raphael" w:date="2021-06-16T11:14:00Z"/>
          <w:rFonts w:ascii="Courier New" w:hAnsi="Courier New" w:cs="Courier New"/>
        </w:rPr>
      </w:pPr>
      <w:del w:id="4064" w:author="VOYER Raphael" w:date="2021-06-16T11:14:00Z">
        <w:r w:rsidRPr="004D2F5D" w:rsidDel="001111A8">
          <w:rPr>
            <w:rFonts w:ascii="Courier New" w:hAnsi="Courier New" w:cs="Courier New"/>
          </w:rPr>
          <w:tab/>
          <w:delText xml:space="preserve">    DESCRIPTION</w:delText>
        </w:r>
      </w:del>
    </w:p>
    <w:p w14:paraId="78D068BE" w14:textId="77777777" w:rsidR="00855336" w:rsidRPr="004D2F5D" w:rsidDel="001111A8" w:rsidRDefault="00855336" w:rsidP="00855336">
      <w:pPr>
        <w:ind w:left="360"/>
        <w:rPr>
          <w:del w:id="4065" w:author="VOYER Raphael" w:date="2021-06-16T11:14:00Z"/>
          <w:rFonts w:ascii="Courier New" w:hAnsi="Courier New" w:cs="Courier New"/>
        </w:rPr>
      </w:pPr>
      <w:del w:id="4066"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 xml:space="preserve">Cluster </w:delText>
        </w:r>
        <w:r w:rsidRPr="004D2F5D" w:rsidDel="001111A8">
          <w:rPr>
            <w:rFonts w:ascii="Courier New" w:hAnsi="Courier New" w:cs="Courier New"/>
          </w:rPr>
          <w:delText>entry."</w:delText>
        </w:r>
      </w:del>
    </w:p>
    <w:p w14:paraId="6E4F2A85" w14:textId="77777777" w:rsidR="00855336" w:rsidRPr="004D2F5D" w:rsidDel="001111A8" w:rsidRDefault="00855336" w:rsidP="00855336">
      <w:pPr>
        <w:ind w:left="360"/>
        <w:rPr>
          <w:del w:id="4067" w:author="VOYER Raphael" w:date="2021-06-16T11:14:00Z"/>
          <w:rFonts w:ascii="Courier New" w:hAnsi="Courier New" w:cs="Courier New"/>
        </w:rPr>
      </w:pPr>
      <w:del w:id="4068" w:author="VOYER Raphael" w:date="2021-06-16T11:14:00Z">
        <w:r w:rsidRPr="004D2F5D" w:rsidDel="001111A8">
          <w:rPr>
            <w:rFonts w:ascii="Courier New" w:hAnsi="Courier New" w:cs="Courier New"/>
          </w:rPr>
          <w:tab/>
          <w:delText xml:space="preserve">    INDEX { </w:delText>
        </w:r>
        <w:r w:rsidR="00561926" w:rsidDel="001111A8">
          <w:delText>alaHAVlanCluster</w:delText>
        </w:r>
        <w:r w:rsidDel="001111A8">
          <w:delText>Id</w:delText>
        </w:r>
        <w:r w:rsidRPr="004D2F5D" w:rsidDel="001111A8">
          <w:rPr>
            <w:rFonts w:ascii="Courier New" w:hAnsi="Courier New" w:cs="Courier New"/>
          </w:rPr>
          <w:delText xml:space="preserve"> }</w:delText>
        </w:r>
      </w:del>
    </w:p>
    <w:p w14:paraId="6E1F26ED" w14:textId="77777777" w:rsidR="00855336" w:rsidRPr="004D2F5D" w:rsidDel="001111A8" w:rsidRDefault="00855336" w:rsidP="00855336">
      <w:pPr>
        <w:ind w:left="360"/>
        <w:rPr>
          <w:del w:id="4069" w:author="VOYER Raphael" w:date="2021-06-16T11:14:00Z"/>
          <w:rFonts w:ascii="Courier New" w:hAnsi="Courier New" w:cs="Courier New"/>
        </w:rPr>
      </w:pPr>
      <w:del w:id="4070" w:author="VOYER Raphael" w:date="2021-06-16T11:14:00Z">
        <w:r w:rsidRPr="004D2F5D" w:rsidDel="001111A8">
          <w:rPr>
            <w:rFonts w:ascii="Courier New" w:hAnsi="Courier New" w:cs="Courier New"/>
          </w:rPr>
          <w:tab/>
          <w:delText xml:space="preserve">    ::= { </w:delText>
        </w:r>
        <w:r w:rsidR="00561926" w:rsidDel="001111A8">
          <w:delText>alaHAVlanCluster</w:delText>
        </w:r>
        <w:r w:rsidDel="001111A8">
          <w:delText>Table</w:delText>
        </w:r>
        <w:r w:rsidRPr="004D2F5D" w:rsidDel="001111A8">
          <w:rPr>
            <w:rFonts w:ascii="Courier New" w:hAnsi="Courier New" w:cs="Courier New"/>
          </w:rPr>
          <w:delText xml:space="preserve"> 1 }</w:delText>
        </w:r>
      </w:del>
    </w:p>
    <w:p w14:paraId="3C25409E" w14:textId="77777777" w:rsidR="00855336" w:rsidRPr="004D2F5D" w:rsidDel="001111A8" w:rsidRDefault="00855336" w:rsidP="00855336">
      <w:pPr>
        <w:ind w:left="360"/>
        <w:rPr>
          <w:del w:id="4071" w:author="VOYER Raphael" w:date="2021-06-16T11:14:00Z"/>
          <w:rFonts w:ascii="Courier New" w:hAnsi="Courier New" w:cs="Courier New"/>
        </w:rPr>
      </w:pPr>
    </w:p>
    <w:p w14:paraId="7C2CC43D" w14:textId="77777777" w:rsidR="00855336" w:rsidRPr="004D2F5D" w:rsidDel="001111A8" w:rsidRDefault="00855336" w:rsidP="00855336">
      <w:pPr>
        <w:ind w:left="360"/>
        <w:rPr>
          <w:del w:id="4072" w:author="VOYER Raphael" w:date="2021-06-16T11:14:00Z"/>
          <w:rFonts w:ascii="Courier New" w:hAnsi="Courier New" w:cs="Courier New"/>
        </w:rPr>
      </w:pPr>
      <w:del w:id="4073"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 xml:space="preserve">Entry </w:delText>
        </w:r>
        <w:r w:rsidRPr="004D2F5D" w:rsidDel="001111A8">
          <w:rPr>
            <w:rFonts w:ascii="Courier New" w:hAnsi="Courier New" w:cs="Courier New"/>
          </w:rPr>
          <w:delText>::= SEQUENCE {</w:delText>
        </w:r>
      </w:del>
    </w:p>
    <w:p w14:paraId="5C714601" w14:textId="77777777" w:rsidR="00855336" w:rsidRPr="004D2F5D" w:rsidDel="001111A8" w:rsidRDefault="00855336" w:rsidP="00855336">
      <w:pPr>
        <w:ind w:left="360"/>
        <w:rPr>
          <w:del w:id="4074" w:author="VOYER Raphael" w:date="2021-06-16T11:14:00Z"/>
          <w:rFonts w:ascii="Courier New" w:hAnsi="Courier New" w:cs="Courier New"/>
        </w:rPr>
      </w:pPr>
      <w:del w:id="4075"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Id</w:delText>
        </w:r>
      </w:del>
    </w:p>
    <w:p w14:paraId="0097794C" w14:textId="77777777" w:rsidR="00855336" w:rsidRPr="004D2F5D" w:rsidDel="001111A8" w:rsidRDefault="00855336" w:rsidP="00855336">
      <w:pPr>
        <w:ind w:left="360"/>
        <w:rPr>
          <w:del w:id="4076" w:author="VOYER Raphael" w:date="2021-06-16T11:14:00Z"/>
          <w:rFonts w:ascii="Courier New" w:hAnsi="Courier New" w:cs="Courier New"/>
        </w:rPr>
      </w:pPr>
      <w:del w:id="4077"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21FBD" w:rsidRPr="004D2F5D" w:rsidDel="001111A8">
          <w:rPr>
            <w:rFonts w:ascii="Courier New" w:hAnsi="Courier New" w:cs="Courier New"/>
          </w:rPr>
          <w:delText>I</w:delText>
        </w:r>
        <w:r w:rsidR="00A35970" w:rsidDel="001111A8">
          <w:rPr>
            <w:rFonts w:ascii="Courier New" w:hAnsi="Courier New" w:cs="Courier New"/>
          </w:rPr>
          <w:delText>nteger</w:delText>
        </w:r>
        <w:r w:rsidR="0013693B" w:rsidDel="001111A8">
          <w:rPr>
            <w:rFonts w:ascii="Courier New" w:hAnsi="Courier New" w:cs="Courier New"/>
          </w:rPr>
          <w:delText>32</w:delText>
        </w:r>
        <w:r w:rsidRPr="004D2F5D" w:rsidDel="001111A8">
          <w:rPr>
            <w:rFonts w:ascii="Courier New" w:hAnsi="Courier New" w:cs="Courier New"/>
          </w:rPr>
          <w:delText>,</w:delText>
        </w:r>
      </w:del>
    </w:p>
    <w:p w14:paraId="4E14FF6C" w14:textId="77777777" w:rsidR="00855336" w:rsidRPr="005A0C5D" w:rsidDel="001111A8" w:rsidRDefault="00855336" w:rsidP="00855336">
      <w:pPr>
        <w:ind w:left="360"/>
        <w:rPr>
          <w:del w:id="4078" w:author="VOYER Raphael" w:date="2021-06-16T11:14:00Z"/>
          <w:rFonts w:ascii="Courier New" w:hAnsi="Courier New" w:cs="Courier New"/>
          <w:lang w:val="nl-BE"/>
        </w:rPr>
      </w:pPr>
      <w:del w:id="4079"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RPr="005A0C5D" w:rsidDel="001111A8">
          <w:rPr>
            <w:lang w:val="nl-BE"/>
          </w:rPr>
          <w:delText>alaHAVlanCluster</w:delText>
        </w:r>
        <w:r w:rsidRPr="005A0C5D" w:rsidDel="001111A8">
          <w:rPr>
            <w:lang w:val="nl-BE"/>
          </w:rPr>
          <w:delText>Name</w:delText>
        </w:r>
      </w:del>
    </w:p>
    <w:p w14:paraId="1697AF86" w14:textId="77777777" w:rsidR="00855336" w:rsidRPr="005A0C5D" w:rsidDel="001111A8" w:rsidRDefault="00855336" w:rsidP="00855336">
      <w:pPr>
        <w:ind w:left="360"/>
        <w:rPr>
          <w:del w:id="4080" w:author="VOYER Raphael" w:date="2021-06-16T11:14:00Z"/>
          <w:rFonts w:ascii="Courier New" w:hAnsi="Courier New" w:cs="Courier New"/>
          <w:lang w:val="nl-BE"/>
        </w:rPr>
      </w:pPr>
      <w:del w:id="4081"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delText>SnmpAdminString,</w:delText>
        </w:r>
      </w:del>
    </w:p>
    <w:p w14:paraId="54356C17" w14:textId="77777777" w:rsidR="00BB5025" w:rsidRPr="005A0C5D" w:rsidDel="001111A8" w:rsidRDefault="00BB5025" w:rsidP="00855336">
      <w:pPr>
        <w:ind w:left="360"/>
        <w:rPr>
          <w:del w:id="4082" w:author="VOYER Raphael" w:date="2021-06-16T11:14:00Z"/>
          <w:lang w:val="nl-BE"/>
        </w:rPr>
      </w:pPr>
      <w:del w:id="4083" w:author="VOYER Raphael" w:date="2021-06-16T11:14:00Z">
        <w:r w:rsidRPr="005A0C5D" w:rsidDel="001111A8">
          <w:rPr>
            <w:rFonts w:ascii="Courier New" w:hAnsi="Courier New" w:cs="Courier New"/>
            <w:lang w:val="nl-BE"/>
          </w:rPr>
          <w:delText xml:space="preserve">         </w:delText>
        </w:r>
        <w:r w:rsidR="00561926" w:rsidRPr="005A0C5D" w:rsidDel="001111A8">
          <w:rPr>
            <w:lang w:val="nl-BE"/>
          </w:rPr>
          <w:delText>alaHAVlanCluster</w:delText>
        </w:r>
        <w:r w:rsidRPr="005A0C5D" w:rsidDel="001111A8">
          <w:rPr>
            <w:lang w:val="nl-BE"/>
          </w:rPr>
          <w:delText>AdminStatus</w:delText>
        </w:r>
      </w:del>
    </w:p>
    <w:p w14:paraId="208081FA" w14:textId="77777777" w:rsidR="00BB5025" w:rsidRPr="005A0C5D" w:rsidDel="001111A8" w:rsidRDefault="00BB5025" w:rsidP="00622755">
      <w:pPr>
        <w:ind w:left="360"/>
        <w:outlineLvl w:val="0"/>
        <w:rPr>
          <w:del w:id="4084" w:author="VOYER Raphael" w:date="2021-06-16T11:14:00Z"/>
          <w:lang w:val="nl-BE"/>
        </w:rPr>
      </w:pPr>
      <w:del w:id="4085" w:author="VOYER Raphael" w:date="2021-06-16T11:14:00Z">
        <w:r w:rsidRPr="005A0C5D" w:rsidDel="001111A8">
          <w:rPr>
            <w:lang w:val="nl-BE"/>
          </w:rPr>
          <w:delText xml:space="preserve">                               </w:delText>
        </w:r>
        <w:bookmarkStart w:id="4086" w:name="_Toc381025784"/>
        <w:bookmarkStart w:id="4087" w:name="_Toc424820374"/>
        <w:r w:rsidR="007A1FD1" w:rsidRPr="005A0C5D" w:rsidDel="001111A8">
          <w:rPr>
            <w:lang w:val="nl-BE"/>
          </w:rPr>
          <w:delText>INTEGER</w:delText>
        </w:r>
        <w:r w:rsidR="00750126" w:rsidRPr="005A0C5D" w:rsidDel="001111A8">
          <w:rPr>
            <w:lang w:val="nl-BE"/>
          </w:rPr>
          <w:delText>,</w:delText>
        </w:r>
        <w:bookmarkEnd w:id="4086"/>
        <w:bookmarkEnd w:id="4087"/>
      </w:del>
    </w:p>
    <w:p w14:paraId="7D072291" w14:textId="77777777" w:rsidR="00A8708B" w:rsidRPr="005A0C5D" w:rsidDel="001111A8" w:rsidRDefault="00A8708B" w:rsidP="00A8708B">
      <w:pPr>
        <w:ind w:left="360"/>
        <w:rPr>
          <w:del w:id="4088" w:author="VOYER Raphael" w:date="2021-06-16T11:14:00Z"/>
          <w:lang w:val="nl-BE"/>
        </w:rPr>
      </w:pPr>
      <w:del w:id="4089" w:author="VOYER Raphael" w:date="2021-06-16T11:14:00Z">
        <w:r w:rsidRPr="005A0C5D" w:rsidDel="001111A8">
          <w:rPr>
            <w:color w:val="FF0000"/>
            <w:lang w:val="nl-BE"/>
          </w:rPr>
          <w:delText xml:space="preserve">                  </w:delText>
        </w:r>
        <w:r w:rsidR="00561926" w:rsidRPr="005A0C5D" w:rsidDel="001111A8">
          <w:rPr>
            <w:lang w:val="nl-BE"/>
          </w:rPr>
          <w:delText>alaHAVlanCluster</w:delText>
        </w:r>
        <w:r w:rsidRPr="005A0C5D" w:rsidDel="001111A8">
          <w:rPr>
            <w:lang w:val="nl-BE"/>
          </w:rPr>
          <w:delText>OperStatus</w:delText>
        </w:r>
      </w:del>
    </w:p>
    <w:p w14:paraId="15C61136" w14:textId="77777777" w:rsidR="00A8708B" w:rsidRPr="005A0C5D" w:rsidDel="001111A8" w:rsidRDefault="00A8708B" w:rsidP="00622755">
      <w:pPr>
        <w:ind w:left="360"/>
        <w:outlineLvl w:val="0"/>
        <w:rPr>
          <w:del w:id="4090" w:author="VOYER Raphael" w:date="2021-06-16T11:14:00Z"/>
          <w:lang w:val="nl-BE"/>
        </w:rPr>
      </w:pPr>
      <w:del w:id="4091" w:author="VOYER Raphael" w:date="2021-06-16T11:14:00Z">
        <w:r w:rsidRPr="005A0C5D" w:rsidDel="001111A8">
          <w:rPr>
            <w:lang w:val="nl-BE"/>
          </w:rPr>
          <w:delText xml:space="preserve">                               </w:delText>
        </w:r>
        <w:bookmarkStart w:id="4092" w:name="_Toc381025785"/>
        <w:bookmarkStart w:id="4093" w:name="_Toc424820375"/>
        <w:r w:rsidR="007A1FD1" w:rsidRPr="005A0C5D" w:rsidDel="001111A8">
          <w:rPr>
            <w:lang w:val="nl-BE"/>
          </w:rPr>
          <w:delText>INTEGER</w:delText>
        </w:r>
        <w:r w:rsidRPr="005A0C5D" w:rsidDel="001111A8">
          <w:rPr>
            <w:lang w:val="nl-BE"/>
          </w:rPr>
          <w:delText>,</w:delText>
        </w:r>
        <w:bookmarkEnd w:id="4092"/>
        <w:bookmarkEnd w:id="4093"/>
      </w:del>
    </w:p>
    <w:p w14:paraId="6A8EF3E5" w14:textId="77777777" w:rsidR="00A8708B" w:rsidRPr="005A0C5D" w:rsidDel="001111A8" w:rsidRDefault="00A8708B" w:rsidP="00A8708B">
      <w:pPr>
        <w:ind w:left="360"/>
        <w:rPr>
          <w:del w:id="4094" w:author="VOYER Raphael" w:date="2021-06-16T11:14:00Z"/>
          <w:lang w:val="nl-BE"/>
        </w:rPr>
      </w:pPr>
      <w:del w:id="4095" w:author="VOYER Raphael" w:date="2021-06-16T11:14:00Z">
        <w:r w:rsidRPr="005A0C5D" w:rsidDel="001111A8">
          <w:rPr>
            <w:lang w:val="nl-BE"/>
          </w:rPr>
          <w:delText xml:space="preserve">                  </w:delText>
        </w:r>
        <w:r w:rsidR="00561926" w:rsidRPr="005A0C5D" w:rsidDel="001111A8">
          <w:rPr>
            <w:lang w:val="nl-BE"/>
          </w:rPr>
          <w:delText>alaHAVlanCluster</w:delText>
        </w:r>
        <w:r w:rsidRPr="005A0C5D" w:rsidDel="001111A8">
          <w:rPr>
            <w:lang w:val="nl-BE"/>
          </w:rPr>
          <w:delText>OperStatusFlag</w:delText>
        </w:r>
      </w:del>
    </w:p>
    <w:p w14:paraId="092F89A3" w14:textId="77777777" w:rsidR="00A8708B" w:rsidRPr="005A0C5D" w:rsidDel="001111A8" w:rsidRDefault="00A8708B" w:rsidP="00622755">
      <w:pPr>
        <w:ind w:left="360"/>
        <w:outlineLvl w:val="0"/>
        <w:rPr>
          <w:del w:id="4096" w:author="VOYER Raphael" w:date="2021-06-16T11:14:00Z"/>
          <w:lang w:val="nl-BE"/>
        </w:rPr>
      </w:pPr>
      <w:del w:id="4097" w:author="VOYER Raphael" w:date="2021-06-16T11:14:00Z">
        <w:r w:rsidRPr="005A0C5D" w:rsidDel="001111A8">
          <w:rPr>
            <w:lang w:val="nl-BE"/>
          </w:rPr>
          <w:delText xml:space="preserve">                               </w:delText>
        </w:r>
        <w:bookmarkStart w:id="4098" w:name="_Toc381025786"/>
        <w:bookmarkStart w:id="4099" w:name="_Toc424820376"/>
        <w:r w:rsidR="007A1FD1" w:rsidRPr="005A0C5D" w:rsidDel="001111A8">
          <w:rPr>
            <w:lang w:val="nl-BE"/>
          </w:rPr>
          <w:delText>INTEGER</w:delText>
        </w:r>
        <w:r w:rsidRPr="005A0C5D" w:rsidDel="001111A8">
          <w:rPr>
            <w:lang w:val="nl-BE"/>
          </w:rPr>
          <w:delText>,</w:delText>
        </w:r>
        <w:bookmarkEnd w:id="4098"/>
        <w:bookmarkEnd w:id="4099"/>
      </w:del>
    </w:p>
    <w:p w14:paraId="7FBFE5D6" w14:textId="77777777" w:rsidR="00750126" w:rsidRPr="005A0C5D" w:rsidDel="001111A8" w:rsidRDefault="00750126" w:rsidP="00855336">
      <w:pPr>
        <w:ind w:left="360"/>
        <w:rPr>
          <w:del w:id="4100" w:author="VOYER Raphael" w:date="2021-06-16T11:14:00Z"/>
          <w:lang w:val="nl-BE"/>
        </w:rPr>
      </w:pPr>
      <w:del w:id="4101" w:author="VOYER Raphael" w:date="2021-06-16T11:14:00Z">
        <w:r w:rsidRPr="005A0C5D" w:rsidDel="001111A8">
          <w:rPr>
            <w:lang w:val="nl-BE"/>
          </w:rPr>
          <w:tab/>
        </w:r>
        <w:r w:rsidRPr="005A0C5D" w:rsidDel="001111A8">
          <w:rPr>
            <w:lang w:val="nl-BE"/>
          </w:rPr>
          <w:tab/>
        </w:r>
        <w:r w:rsidR="00561926" w:rsidRPr="005A0C5D" w:rsidDel="001111A8">
          <w:rPr>
            <w:lang w:val="nl-BE"/>
          </w:rPr>
          <w:delText>alaHAVlanCluster</w:delText>
        </w:r>
        <w:r w:rsidRPr="005A0C5D" w:rsidDel="001111A8">
          <w:rPr>
            <w:lang w:val="nl-BE"/>
          </w:rPr>
          <w:delText>Mode</w:delText>
        </w:r>
      </w:del>
    </w:p>
    <w:p w14:paraId="7FE148B6" w14:textId="77777777" w:rsidR="00750126" w:rsidRPr="005A0C5D" w:rsidDel="001111A8" w:rsidRDefault="00750126" w:rsidP="00622755">
      <w:pPr>
        <w:ind w:left="360"/>
        <w:outlineLvl w:val="0"/>
        <w:rPr>
          <w:del w:id="4102" w:author="VOYER Raphael" w:date="2021-06-16T11:14:00Z"/>
          <w:lang w:val="nl-BE"/>
        </w:rPr>
      </w:pPr>
      <w:del w:id="4103" w:author="VOYER Raphael" w:date="2021-06-16T11:14:00Z">
        <w:r w:rsidRPr="005A0C5D" w:rsidDel="001111A8">
          <w:rPr>
            <w:lang w:val="nl-BE"/>
          </w:rPr>
          <w:tab/>
        </w:r>
        <w:r w:rsidRPr="005A0C5D" w:rsidDel="001111A8">
          <w:rPr>
            <w:lang w:val="nl-BE"/>
          </w:rPr>
          <w:tab/>
        </w:r>
        <w:r w:rsidRPr="005A0C5D" w:rsidDel="001111A8">
          <w:rPr>
            <w:lang w:val="nl-BE"/>
          </w:rPr>
          <w:tab/>
        </w:r>
        <w:r w:rsidR="00A35970" w:rsidRPr="005A0C5D" w:rsidDel="001111A8">
          <w:rPr>
            <w:lang w:val="nl-BE"/>
          </w:rPr>
          <w:delText xml:space="preserve"> </w:delText>
        </w:r>
        <w:bookmarkStart w:id="4104" w:name="_Toc381025787"/>
        <w:bookmarkStart w:id="4105" w:name="_Toc424820377"/>
        <w:r w:rsidR="007A1FD1" w:rsidRPr="005A0C5D" w:rsidDel="001111A8">
          <w:rPr>
            <w:lang w:val="nl-BE"/>
          </w:rPr>
          <w:delText>INTEGER</w:delText>
        </w:r>
        <w:r w:rsidR="0004582C" w:rsidRPr="005A0C5D" w:rsidDel="001111A8">
          <w:rPr>
            <w:lang w:val="nl-BE"/>
          </w:rPr>
          <w:delText>,</w:delText>
        </w:r>
        <w:bookmarkEnd w:id="4104"/>
        <w:bookmarkEnd w:id="4105"/>
      </w:del>
    </w:p>
    <w:p w14:paraId="00AF65A2" w14:textId="77777777" w:rsidR="00E87794" w:rsidRPr="005A0C5D" w:rsidDel="001111A8" w:rsidRDefault="00946622" w:rsidP="00946622">
      <w:pPr>
        <w:pStyle w:val="Retraitcorpsdetexte"/>
        <w:rPr>
          <w:del w:id="4106" w:author="VOYER Raphael" w:date="2021-06-16T11:14:00Z"/>
          <w:rFonts w:ascii="Courier New" w:hAnsi="Courier New" w:cs="Courier New"/>
          <w:lang w:val="nl-BE"/>
        </w:rPr>
      </w:pPr>
      <w:del w:id="4107" w:author="VOYER Raphael" w:date="2021-06-16T11:14:00Z">
        <w:r w:rsidRPr="005A0C5D" w:rsidDel="001111A8">
          <w:rPr>
            <w:lang w:val="nl-BE"/>
          </w:rPr>
          <w:delText xml:space="preserve">               </w:delText>
        </w:r>
        <w:r w:rsidR="00561926" w:rsidRPr="005A0C5D" w:rsidDel="001111A8">
          <w:rPr>
            <w:lang w:val="nl-BE"/>
          </w:rPr>
          <w:delText>alaHAVlanCluster</w:delText>
        </w:r>
        <w:r w:rsidR="00E87794" w:rsidRPr="005A0C5D" w:rsidDel="001111A8">
          <w:rPr>
            <w:lang w:val="nl-BE"/>
          </w:rPr>
          <w:delText>Vlan</w:delText>
        </w:r>
      </w:del>
    </w:p>
    <w:p w14:paraId="63DAA089" w14:textId="77777777" w:rsidR="00E87794" w:rsidRPr="005A0C5D" w:rsidDel="001111A8" w:rsidRDefault="00E87794" w:rsidP="00E87794">
      <w:pPr>
        <w:ind w:left="360"/>
        <w:rPr>
          <w:del w:id="4108" w:author="VOYER Raphael" w:date="2021-06-16T11:14:00Z"/>
          <w:rFonts w:ascii="Courier New" w:hAnsi="Courier New" w:cs="Courier New"/>
          <w:lang w:val="nl-BE"/>
        </w:rPr>
      </w:pPr>
      <w:del w:id="4109"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r>
        <w:r w:rsidR="007A1FD1" w:rsidRPr="005A0C5D" w:rsidDel="001111A8">
          <w:rPr>
            <w:lang w:val="nl-BE"/>
          </w:rPr>
          <w:delText>Integer32</w:delText>
        </w:r>
        <w:r w:rsidRPr="005A0C5D" w:rsidDel="001111A8">
          <w:rPr>
            <w:rFonts w:ascii="Courier New" w:hAnsi="Courier New" w:cs="Courier New"/>
            <w:lang w:val="nl-BE"/>
          </w:rPr>
          <w:delText>,</w:delText>
        </w:r>
      </w:del>
    </w:p>
    <w:p w14:paraId="554D99D0" w14:textId="77777777" w:rsidR="00351E72" w:rsidRPr="00062A8D" w:rsidDel="001111A8" w:rsidRDefault="00351E72" w:rsidP="00351E72">
      <w:pPr>
        <w:ind w:left="360"/>
        <w:rPr>
          <w:del w:id="4110" w:author="VOYER Raphael" w:date="2021-06-16T11:14:00Z"/>
          <w:lang w:val="nl-BE"/>
        </w:rPr>
      </w:pPr>
      <w:del w:id="4111" w:author="VOYER Raphael" w:date="2021-06-16T11:14:00Z">
        <w:r w:rsidRPr="005A0C5D" w:rsidDel="001111A8">
          <w:rPr>
            <w:rFonts w:ascii="Courier New" w:hAnsi="Courier New" w:cs="Courier New"/>
            <w:lang w:val="nl-BE"/>
          </w:rPr>
          <w:delText xml:space="preserve">         </w:delText>
        </w:r>
        <w:r w:rsidR="00561926" w:rsidRPr="00062A8D" w:rsidDel="001111A8">
          <w:rPr>
            <w:lang w:val="nl-BE"/>
          </w:rPr>
          <w:delText>alaHAVlanCluster</w:delText>
        </w:r>
        <w:r w:rsidRPr="00062A8D" w:rsidDel="001111A8">
          <w:rPr>
            <w:lang w:val="nl-BE"/>
          </w:rPr>
          <w:delText>MacAddressType</w:delText>
        </w:r>
      </w:del>
    </w:p>
    <w:p w14:paraId="1D12910A" w14:textId="77777777" w:rsidR="00351E72" w:rsidRPr="00062A8D" w:rsidDel="001111A8" w:rsidRDefault="00351E72" w:rsidP="00622755">
      <w:pPr>
        <w:ind w:left="360"/>
        <w:outlineLvl w:val="0"/>
        <w:rPr>
          <w:del w:id="4112" w:author="VOYER Raphael" w:date="2021-06-16T11:14:00Z"/>
          <w:rFonts w:ascii="Courier New" w:hAnsi="Courier New" w:cs="Courier New"/>
          <w:lang w:val="nl-BE"/>
        </w:rPr>
      </w:pPr>
      <w:del w:id="4113" w:author="VOYER Raphael" w:date="2021-06-16T11:14:00Z">
        <w:r w:rsidRPr="00062A8D" w:rsidDel="001111A8">
          <w:rPr>
            <w:lang w:val="nl-BE"/>
          </w:rPr>
          <w:delText xml:space="preserve">                               </w:delText>
        </w:r>
        <w:bookmarkStart w:id="4114" w:name="_Toc381025788"/>
        <w:bookmarkStart w:id="4115" w:name="_Toc424820378"/>
        <w:r w:rsidR="007A1FD1" w:rsidRPr="00062A8D" w:rsidDel="001111A8">
          <w:rPr>
            <w:lang w:val="nl-BE"/>
          </w:rPr>
          <w:delText>INTEGER</w:delText>
        </w:r>
        <w:r w:rsidRPr="00062A8D" w:rsidDel="001111A8">
          <w:rPr>
            <w:rFonts w:ascii="Courier New" w:hAnsi="Courier New" w:cs="Courier New"/>
            <w:lang w:val="nl-BE"/>
          </w:rPr>
          <w:delText>,</w:delText>
        </w:r>
        <w:bookmarkEnd w:id="4114"/>
        <w:bookmarkEnd w:id="4115"/>
      </w:del>
    </w:p>
    <w:p w14:paraId="6C52E341" w14:textId="77777777" w:rsidR="00E87794" w:rsidRPr="00062A8D" w:rsidDel="001111A8" w:rsidRDefault="00E87794" w:rsidP="00E87794">
      <w:pPr>
        <w:ind w:left="360"/>
        <w:rPr>
          <w:del w:id="4116" w:author="VOYER Raphael" w:date="2021-06-16T11:14:00Z"/>
          <w:rFonts w:ascii="Courier New" w:hAnsi="Courier New" w:cs="Courier New"/>
          <w:lang w:val="nl-BE"/>
        </w:rPr>
      </w:pPr>
      <w:del w:id="4117" w:author="VOYER Raphael" w:date="2021-06-16T11:14:00Z">
        <w:r w:rsidRPr="00062A8D" w:rsidDel="001111A8">
          <w:rPr>
            <w:rFonts w:ascii="Courier New" w:hAnsi="Courier New" w:cs="Courier New"/>
            <w:lang w:val="nl-BE"/>
          </w:rPr>
          <w:tab/>
          <w:delText xml:space="preserve">    </w:delText>
        </w:r>
        <w:r w:rsidRPr="00062A8D" w:rsidDel="001111A8">
          <w:rPr>
            <w:rFonts w:ascii="Courier New" w:hAnsi="Courier New" w:cs="Courier New"/>
            <w:lang w:val="nl-BE"/>
          </w:rPr>
          <w:tab/>
        </w:r>
        <w:r w:rsidR="00561926" w:rsidRPr="00062A8D" w:rsidDel="001111A8">
          <w:rPr>
            <w:lang w:val="nl-BE"/>
          </w:rPr>
          <w:delText>alaHAVlanCluster</w:delText>
        </w:r>
        <w:r w:rsidRPr="00062A8D" w:rsidDel="001111A8">
          <w:rPr>
            <w:lang w:val="nl-BE"/>
          </w:rPr>
          <w:delText>MacAddress</w:delText>
        </w:r>
      </w:del>
    </w:p>
    <w:p w14:paraId="42E51E6A" w14:textId="77777777" w:rsidR="00E87794" w:rsidRPr="00B33656" w:rsidDel="001111A8" w:rsidRDefault="00E87794" w:rsidP="00946622">
      <w:pPr>
        <w:ind w:left="360"/>
        <w:rPr>
          <w:del w:id="4118" w:author="VOYER Raphael" w:date="2021-06-16T11:14:00Z"/>
          <w:rFonts w:ascii="Courier New" w:hAnsi="Courier New" w:cs="Courier New"/>
          <w:lang w:val="nl-BE"/>
        </w:rPr>
      </w:pPr>
      <w:del w:id="4119" w:author="VOYER Raphael" w:date="2021-06-16T11:14:00Z">
        <w:r w:rsidRPr="00062A8D" w:rsidDel="001111A8">
          <w:rPr>
            <w:rFonts w:ascii="Courier New" w:hAnsi="Courier New" w:cs="Courier New"/>
            <w:lang w:val="nl-BE"/>
          </w:rPr>
          <w:tab/>
        </w:r>
        <w:r w:rsidRPr="00062A8D" w:rsidDel="001111A8">
          <w:rPr>
            <w:rFonts w:ascii="Courier New" w:hAnsi="Courier New" w:cs="Courier New"/>
            <w:lang w:val="nl-BE"/>
          </w:rPr>
          <w:tab/>
        </w:r>
        <w:r w:rsidRPr="00062A8D" w:rsidDel="001111A8">
          <w:rPr>
            <w:rFonts w:ascii="Courier New" w:hAnsi="Courier New" w:cs="Courier New"/>
            <w:lang w:val="nl-BE"/>
          </w:rPr>
          <w:tab/>
        </w:r>
        <w:r w:rsidRPr="00B33656" w:rsidDel="001111A8">
          <w:rPr>
            <w:rFonts w:ascii="Courier New" w:hAnsi="Courier New" w:cs="Courier New"/>
            <w:lang w:val="nl-BE"/>
          </w:rPr>
          <w:delText>MacAddress,</w:delText>
        </w:r>
      </w:del>
    </w:p>
    <w:p w14:paraId="6ACC8E44" w14:textId="77777777" w:rsidR="00351E72" w:rsidRPr="004D2F5D" w:rsidDel="001111A8" w:rsidRDefault="00351E72" w:rsidP="00351E72">
      <w:pPr>
        <w:rPr>
          <w:del w:id="4120" w:author="VOYER Raphael" w:date="2021-06-16T11:14:00Z"/>
          <w:rFonts w:ascii="Courier New" w:hAnsi="Courier New" w:cs="Courier New"/>
        </w:rPr>
      </w:pPr>
      <w:del w:id="4121" w:author="VOYER Raphael" w:date="2021-06-16T11:14:00Z">
        <w:r w:rsidRPr="00B33656" w:rsidDel="001111A8">
          <w:rPr>
            <w:rFonts w:ascii="Courier New" w:hAnsi="Courier New" w:cs="Courier New"/>
            <w:lang w:val="nl-BE"/>
          </w:rPr>
          <w:delText xml:space="preserve">            </w:delText>
        </w:r>
        <w:r w:rsidR="00561926" w:rsidDel="001111A8">
          <w:delText>alaHAVlanCluster</w:delText>
        </w:r>
        <w:r w:rsidDel="001111A8">
          <w:delText>InetAddressType</w:delText>
        </w:r>
      </w:del>
    </w:p>
    <w:p w14:paraId="447AA4AA" w14:textId="77777777" w:rsidR="00351E72" w:rsidDel="001111A8" w:rsidRDefault="00351E72" w:rsidP="00351E72">
      <w:pPr>
        <w:ind w:left="360"/>
        <w:rPr>
          <w:del w:id="4122" w:author="VOYER Raphael" w:date="2021-06-16T11:14:00Z"/>
          <w:rFonts w:ascii="Courier New" w:hAnsi="Courier New" w:cs="Courier New"/>
        </w:rPr>
      </w:pPr>
      <w:del w:id="4123"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300BDF35" w14:textId="77777777" w:rsidR="00351E72" w:rsidDel="001111A8" w:rsidRDefault="00351E72" w:rsidP="00351E72">
      <w:pPr>
        <w:ind w:left="360"/>
        <w:rPr>
          <w:del w:id="4124" w:author="VOYER Raphael" w:date="2021-06-16T11:14:00Z"/>
        </w:rPr>
      </w:pPr>
      <w:del w:id="4125" w:author="VOYER Raphael" w:date="2021-06-16T11:14:00Z">
        <w:r w:rsidDel="001111A8">
          <w:rPr>
            <w:rFonts w:ascii="Courier New" w:hAnsi="Courier New" w:cs="Courier New"/>
          </w:rPr>
          <w:delText xml:space="preserve">         </w:delText>
        </w:r>
        <w:r w:rsidR="00561926" w:rsidDel="001111A8">
          <w:delText>alaHAVlanCluster</w:delText>
        </w:r>
        <w:r w:rsidDel="001111A8">
          <w:delText>InetAddress,</w:delText>
        </w:r>
      </w:del>
    </w:p>
    <w:p w14:paraId="527EB8BD" w14:textId="77777777" w:rsidR="00351E72" w:rsidDel="001111A8" w:rsidRDefault="00351E72" w:rsidP="00351E72">
      <w:pPr>
        <w:ind w:left="360"/>
        <w:rPr>
          <w:del w:id="4126" w:author="VOYER Raphael" w:date="2021-06-16T11:14:00Z"/>
          <w:rFonts w:ascii="Courier New" w:hAnsi="Courier New" w:cs="Courier New"/>
        </w:rPr>
      </w:pPr>
      <w:del w:id="4127" w:author="VOYER Raphael" w:date="2021-06-16T11:14:00Z">
        <w:r w:rsidDel="001111A8">
          <w:delText xml:space="preserve">                              </w:delText>
        </w:r>
        <w:r w:rsidRPr="004D2F5D" w:rsidDel="001111A8">
          <w:rPr>
            <w:rFonts w:ascii="Courier New" w:hAnsi="Courier New" w:cs="Courier New"/>
          </w:rPr>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6282053F" w14:textId="77777777" w:rsidR="00351E72" w:rsidRPr="00351E72" w:rsidDel="001111A8" w:rsidRDefault="00351E72" w:rsidP="00351E72">
      <w:pPr>
        <w:ind w:left="360"/>
        <w:rPr>
          <w:del w:id="4128" w:author="VOYER Raphael" w:date="2021-06-16T11:14:00Z"/>
        </w:rPr>
      </w:pPr>
      <w:del w:id="4129" w:author="VOYER Raphael" w:date="2021-06-16T11:14:00Z">
        <w:r w:rsidDel="001111A8">
          <w:rPr>
            <w:rFonts w:ascii="Courier New" w:hAnsi="Courier New" w:cs="Courier New"/>
          </w:rPr>
          <w:delText xml:space="preserve">         </w:delText>
        </w:r>
        <w:r w:rsidR="00561926" w:rsidDel="001111A8">
          <w:delText>alaHAVlanCluster</w:delText>
        </w:r>
        <w:r w:rsidRPr="00351E72" w:rsidDel="001111A8">
          <w:delText>MulticastStatus,</w:delText>
        </w:r>
      </w:del>
    </w:p>
    <w:p w14:paraId="311032E1" w14:textId="77777777" w:rsidR="00351E72" w:rsidDel="001111A8" w:rsidRDefault="00351E72" w:rsidP="00622755">
      <w:pPr>
        <w:ind w:left="360"/>
        <w:outlineLvl w:val="0"/>
        <w:rPr>
          <w:del w:id="4130" w:author="VOYER Raphael" w:date="2021-06-16T11:14:00Z"/>
          <w:rFonts w:ascii="Courier New" w:hAnsi="Courier New" w:cs="Courier New"/>
        </w:rPr>
      </w:pPr>
      <w:del w:id="4131" w:author="VOYER Raphael" w:date="2021-06-16T11:14:00Z">
        <w:r w:rsidRPr="00351E72" w:rsidDel="001111A8">
          <w:delText xml:space="preserve">               </w:delText>
        </w:r>
        <w:r w:rsidDel="001111A8">
          <w:delText xml:space="preserve">               </w:delText>
        </w:r>
        <w:bookmarkStart w:id="4132" w:name="_Toc381025789"/>
        <w:bookmarkStart w:id="4133" w:name="_Toc424820379"/>
        <w:r w:rsidR="007A1FD1" w:rsidDel="001111A8">
          <w:delText>INTEGER</w:delText>
        </w:r>
        <w:r w:rsidRPr="00351E72" w:rsidDel="001111A8">
          <w:delText>,</w:delText>
        </w:r>
        <w:bookmarkEnd w:id="4132"/>
        <w:bookmarkEnd w:id="4133"/>
        <w:r w:rsidRPr="00351E72" w:rsidDel="001111A8">
          <w:tab/>
        </w:r>
        <w:r w:rsidRPr="004D2F5D" w:rsidDel="001111A8">
          <w:rPr>
            <w:rFonts w:ascii="Courier New" w:hAnsi="Courier New" w:cs="Courier New"/>
          </w:rPr>
          <w:delText xml:space="preserve">    </w:delText>
        </w:r>
        <w:r w:rsidRPr="004D2F5D" w:rsidDel="001111A8">
          <w:rPr>
            <w:rFonts w:ascii="Courier New" w:hAnsi="Courier New" w:cs="Courier New"/>
          </w:rPr>
          <w:tab/>
        </w:r>
      </w:del>
    </w:p>
    <w:p w14:paraId="557CB848" w14:textId="77777777" w:rsidR="00351E72" w:rsidRPr="00A044CE" w:rsidDel="001111A8" w:rsidRDefault="00351E72" w:rsidP="00351E72">
      <w:pPr>
        <w:ind w:left="360"/>
        <w:rPr>
          <w:del w:id="4134" w:author="VOYER Raphael" w:date="2021-06-16T11:14:00Z"/>
        </w:rPr>
      </w:pPr>
      <w:del w:id="4135" w:author="VOYER Raphael" w:date="2021-06-16T11:14:00Z">
        <w:r w:rsidDel="001111A8">
          <w:rPr>
            <w:rFonts w:ascii="Courier New" w:hAnsi="Courier New" w:cs="Courier New"/>
          </w:rPr>
          <w:delText xml:space="preserve">         </w:delText>
        </w:r>
        <w:r w:rsidR="00561926" w:rsidDel="001111A8">
          <w:delText>alaHAVlanCluster</w:delText>
        </w:r>
        <w:r w:rsidRPr="00A044CE" w:rsidDel="001111A8">
          <w:delText>MulticastInetAddressType</w:delText>
        </w:r>
      </w:del>
    </w:p>
    <w:p w14:paraId="2CB67421" w14:textId="77777777" w:rsidR="00351E72" w:rsidDel="001111A8" w:rsidRDefault="00351E72" w:rsidP="00351E72">
      <w:pPr>
        <w:ind w:left="360"/>
        <w:rPr>
          <w:del w:id="4136" w:author="VOYER Raphael" w:date="2021-06-16T11:14:00Z"/>
          <w:rFonts w:ascii="Courier New" w:hAnsi="Courier New" w:cs="Courier New"/>
        </w:rPr>
      </w:pPr>
      <w:del w:id="4137"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6E91E4E3" w14:textId="77777777" w:rsidR="00351E72" w:rsidRPr="00DD30A2" w:rsidDel="001111A8" w:rsidRDefault="00351E72" w:rsidP="00351E72">
      <w:pPr>
        <w:rPr>
          <w:del w:id="4138" w:author="VOYER Raphael" w:date="2021-06-16T11:14:00Z"/>
        </w:rPr>
      </w:pPr>
      <w:del w:id="4139"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6E06BC91" w14:textId="77777777" w:rsidR="00351E72" w:rsidDel="001111A8" w:rsidRDefault="00351E72" w:rsidP="00351E72">
      <w:pPr>
        <w:ind w:left="360"/>
        <w:rPr>
          <w:del w:id="4140" w:author="VOYER Raphael" w:date="2021-06-16T11:14:00Z"/>
          <w:rFonts w:ascii="Courier New" w:hAnsi="Courier New" w:cs="Courier New"/>
        </w:rPr>
      </w:pPr>
      <w:del w:id="4141"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137CFA4B" w14:textId="77777777" w:rsidR="0073328A" w:rsidRPr="004D2F5D" w:rsidDel="001111A8" w:rsidRDefault="0073328A" w:rsidP="0073328A">
      <w:pPr>
        <w:ind w:left="360"/>
        <w:rPr>
          <w:del w:id="4142" w:author="VOYER Raphael" w:date="2021-06-16T11:14:00Z"/>
          <w:rFonts w:ascii="Courier New" w:hAnsi="Courier New" w:cs="Courier New"/>
        </w:rPr>
      </w:pPr>
      <w:del w:id="4143"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R="00933760" w:rsidDel="001111A8">
          <w:delText>Row</w:delText>
        </w:r>
        <w:r w:rsidDel="001111A8">
          <w:delText>Status</w:delText>
        </w:r>
      </w:del>
    </w:p>
    <w:p w14:paraId="3C9ACD36" w14:textId="77777777" w:rsidR="0073328A" w:rsidDel="001111A8" w:rsidRDefault="0073328A" w:rsidP="00946622">
      <w:pPr>
        <w:ind w:left="360"/>
        <w:rPr>
          <w:del w:id="4144" w:author="VOYER Raphael" w:date="2021-06-16T11:14:00Z"/>
          <w:rFonts w:ascii="Courier New" w:hAnsi="Courier New" w:cs="Courier New"/>
        </w:rPr>
      </w:pPr>
      <w:del w:id="4145"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10D47" w:rsidDel="001111A8">
          <w:rPr>
            <w:rFonts w:ascii="Courier New" w:hAnsi="Courier New" w:cs="Courier New"/>
          </w:rPr>
          <w:delText>RowStatus</w:delText>
        </w:r>
      </w:del>
    </w:p>
    <w:p w14:paraId="19BF72C7" w14:textId="77777777" w:rsidR="00E94F76" w:rsidRPr="00B2370C" w:rsidDel="001111A8" w:rsidRDefault="00E94F76" w:rsidP="00E94F76">
      <w:pPr>
        <w:ind w:left="360"/>
        <w:rPr>
          <w:del w:id="4146" w:author="VOYER Raphael" w:date="2021-06-16T11:14:00Z"/>
          <w:rFonts w:ascii="Courier New" w:hAnsi="Courier New" w:cs="Courier New"/>
        </w:rPr>
      </w:pPr>
      <w:del w:id="4147" w:author="VOYER Raphael" w:date="2021-06-16T11:14:00Z">
        <w:r w:rsidRPr="00B2370C" w:rsidDel="001111A8">
          <w:rPr>
            <w:rFonts w:ascii="Courier New" w:hAnsi="Courier New" w:cs="Courier New"/>
          </w:rPr>
          <w:delText xml:space="preserve">            alaHAVlanClusterMcmStatus</w:delText>
        </w:r>
      </w:del>
    </w:p>
    <w:p w14:paraId="60A2EDD2" w14:textId="77777777" w:rsidR="00E94F76" w:rsidRPr="00B2370C" w:rsidDel="001111A8" w:rsidRDefault="00E94F76" w:rsidP="00E94F76">
      <w:pPr>
        <w:ind w:left="360"/>
        <w:rPr>
          <w:del w:id="4148" w:author="VOYER Raphael" w:date="2021-06-16T11:14:00Z"/>
          <w:rFonts w:ascii="Courier New" w:hAnsi="Courier New" w:cs="Courier New"/>
        </w:rPr>
      </w:pPr>
      <w:del w:id="4149" w:author="VOYER Raphael" w:date="2021-06-16T11:14:00Z">
        <w:r w:rsidRPr="00B2370C" w:rsidDel="001111A8">
          <w:rPr>
            <w:rFonts w:ascii="Courier New" w:hAnsi="Courier New" w:cs="Courier New"/>
          </w:rPr>
          <w:delText xml:space="preserve">                INTEGER,</w:delText>
        </w:r>
      </w:del>
    </w:p>
    <w:p w14:paraId="658A6D99" w14:textId="77777777" w:rsidR="00E94F76" w:rsidRPr="00B2370C" w:rsidDel="001111A8" w:rsidRDefault="00E94F76" w:rsidP="00E94F76">
      <w:pPr>
        <w:ind w:left="360"/>
        <w:rPr>
          <w:del w:id="4150" w:author="VOYER Raphael" w:date="2021-06-16T11:14:00Z"/>
          <w:rFonts w:ascii="Courier New" w:hAnsi="Courier New" w:cs="Courier New"/>
        </w:rPr>
      </w:pPr>
      <w:del w:id="4151" w:author="VOYER Raphael" w:date="2021-06-16T11:14:00Z">
        <w:r w:rsidRPr="00B2370C" w:rsidDel="001111A8">
          <w:rPr>
            <w:rFonts w:ascii="Courier New" w:hAnsi="Courier New" w:cs="Courier New"/>
          </w:rPr>
          <w:delText xml:space="preserve">            alaHAVlanClusterMcmStatusFlag</w:delText>
        </w:r>
      </w:del>
    </w:p>
    <w:p w14:paraId="0A9B7E65" w14:textId="77777777" w:rsidR="00E94F76" w:rsidRPr="00B2370C" w:rsidDel="001111A8" w:rsidRDefault="00E94F76" w:rsidP="00E94F76">
      <w:pPr>
        <w:ind w:left="360"/>
        <w:rPr>
          <w:del w:id="4152" w:author="VOYER Raphael" w:date="2021-06-16T11:14:00Z"/>
          <w:rFonts w:ascii="Courier New" w:hAnsi="Courier New" w:cs="Courier New"/>
        </w:rPr>
      </w:pPr>
      <w:del w:id="4153" w:author="VOYER Raphael" w:date="2021-06-16T11:14:00Z">
        <w:r w:rsidRPr="00B2370C" w:rsidDel="001111A8">
          <w:rPr>
            <w:rFonts w:ascii="Courier New" w:hAnsi="Courier New" w:cs="Courier New"/>
          </w:rPr>
          <w:delText xml:space="preserve">                INTEGER,</w:delText>
        </w:r>
      </w:del>
    </w:p>
    <w:p w14:paraId="0A4CAD2E" w14:textId="77777777" w:rsidR="00E94F76" w:rsidRPr="00B2370C" w:rsidDel="001111A8" w:rsidRDefault="00E94F76" w:rsidP="00E94F76">
      <w:pPr>
        <w:ind w:left="360"/>
        <w:rPr>
          <w:del w:id="4154" w:author="VOYER Raphael" w:date="2021-06-16T11:14:00Z"/>
          <w:rFonts w:ascii="Courier New" w:hAnsi="Courier New" w:cs="Courier New"/>
        </w:rPr>
      </w:pPr>
      <w:del w:id="4155" w:author="VOYER Raphael" w:date="2021-06-16T11:14:00Z">
        <w:r w:rsidRPr="00B2370C" w:rsidDel="001111A8">
          <w:rPr>
            <w:rFonts w:ascii="Courier New" w:hAnsi="Courier New" w:cs="Courier New"/>
          </w:rPr>
          <w:delText xml:space="preserve">            alaHAVlanClusterVflStatus</w:delText>
        </w:r>
      </w:del>
    </w:p>
    <w:p w14:paraId="3A9C71F0" w14:textId="77777777" w:rsidR="00E94F76" w:rsidDel="001111A8" w:rsidRDefault="00E94F76" w:rsidP="00E94F76">
      <w:pPr>
        <w:ind w:left="360"/>
        <w:rPr>
          <w:del w:id="4156" w:author="VOYER Raphael" w:date="2021-06-16T11:14:00Z"/>
          <w:rFonts w:ascii="Courier New" w:hAnsi="Courier New" w:cs="Courier New"/>
        </w:rPr>
      </w:pPr>
      <w:del w:id="4157" w:author="VOYER Raphael" w:date="2021-06-16T11:14:00Z">
        <w:r w:rsidRPr="00B2370C" w:rsidDel="001111A8">
          <w:rPr>
            <w:rFonts w:ascii="Courier New" w:hAnsi="Courier New" w:cs="Courier New"/>
          </w:rPr>
          <w:delText xml:space="preserve">                INTEGER,</w:delText>
        </w:r>
      </w:del>
    </w:p>
    <w:p w14:paraId="1ECBCED2" w14:textId="77777777" w:rsidR="00E94F76" w:rsidDel="001111A8" w:rsidRDefault="00E94F76" w:rsidP="00E94F76">
      <w:pPr>
        <w:ind w:left="360"/>
        <w:rPr>
          <w:del w:id="4158" w:author="VOYER Raphael" w:date="2021-06-16T11:14:00Z"/>
          <w:rFonts w:ascii="Courier New" w:hAnsi="Courier New" w:cs="Courier New"/>
        </w:rPr>
      </w:pPr>
      <w:del w:id="4159"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alaHAVlanClusterLoopback</w:delText>
        </w:r>
      </w:del>
    </w:p>
    <w:p w14:paraId="0BC9FE79" w14:textId="77777777" w:rsidR="00E94F76" w:rsidRPr="004D2F5D" w:rsidDel="001111A8" w:rsidRDefault="00E94F76" w:rsidP="00E94F76">
      <w:pPr>
        <w:ind w:left="360"/>
        <w:rPr>
          <w:del w:id="4160" w:author="VOYER Raphael" w:date="2021-06-16T11:14:00Z"/>
          <w:rFonts w:ascii="Courier New" w:hAnsi="Courier New" w:cs="Courier New"/>
        </w:rPr>
      </w:pPr>
      <w:del w:id="4161"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 xml:space="preserve">     INTEGER</w:delText>
        </w:r>
      </w:del>
    </w:p>
    <w:p w14:paraId="5F341390" w14:textId="77777777" w:rsidR="00E94F76" w:rsidRPr="004D2F5D" w:rsidDel="001111A8" w:rsidRDefault="00E94F76" w:rsidP="00946622">
      <w:pPr>
        <w:ind w:left="360"/>
        <w:rPr>
          <w:del w:id="4162" w:author="VOYER Raphael" w:date="2021-06-16T11:14:00Z"/>
          <w:rFonts w:ascii="Courier New" w:hAnsi="Courier New" w:cs="Courier New"/>
        </w:rPr>
      </w:pPr>
    </w:p>
    <w:p w14:paraId="6BDF7093" w14:textId="77777777" w:rsidR="00855336" w:rsidRPr="004D2F5D" w:rsidDel="001111A8" w:rsidRDefault="00855336" w:rsidP="00855336">
      <w:pPr>
        <w:ind w:left="360"/>
        <w:rPr>
          <w:del w:id="4163" w:author="VOYER Raphael" w:date="2021-06-16T11:14:00Z"/>
          <w:rFonts w:ascii="Courier New" w:hAnsi="Courier New" w:cs="Courier New"/>
        </w:rPr>
      </w:pPr>
      <w:del w:id="4164" w:author="VOYER Raphael" w:date="2021-06-16T11:14:00Z">
        <w:r w:rsidRPr="004D2F5D" w:rsidDel="001111A8">
          <w:rPr>
            <w:rFonts w:ascii="Courier New" w:hAnsi="Courier New" w:cs="Courier New"/>
          </w:rPr>
          <w:tab/>
          <w:delText>}</w:delText>
        </w:r>
      </w:del>
    </w:p>
    <w:p w14:paraId="75EE9B81" w14:textId="77777777" w:rsidR="00855336" w:rsidDel="001111A8" w:rsidRDefault="00855336" w:rsidP="00855336">
      <w:pPr>
        <w:ind w:left="360"/>
        <w:rPr>
          <w:del w:id="4165" w:author="VOYER Raphael" w:date="2021-06-16T11:14:00Z"/>
          <w:rFonts w:ascii="Courier New" w:hAnsi="Courier New" w:cs="Courier New"/>
        </w:rPr>
      </w:pPr>
    </w:p>
    <w:p w14:paraId="5DD0977A" w14:textId="77777777" w:rsidR="00324663" w:rsidRPr="004D2F5D" w:rsidDel="001111A8" w:rsidRDefault="00324663" w:rsidP="00855336">
      <w:pPr>
        <w:ind w:left="360"/>
        <w:rPr>
          <w:del w:id="4166" w:author="VOYER Raphael" w:date="2021-06-16T11:14:00Z"/>
          <w:rFonts w:ascii="Courier New" w:hAnsi="Courier New" w:cs="Courier New"/>
        </w:rPr>
      </w:pPr>
    </w:p>
    <w:p w14:paraId="265007A7" w14:textId="77777777" w:rsidR="00855336" w:rsidRPr="004D2F5D" w:rsidDel="001111A8" w:rsidRDefault="00855336" w:rsidP="00855336">
      <w:pPr>
        <w:ind w:left="360"/>
        <w:rPr>
          <w:del w:id="4167" w:author="VOYER Raphael" w:date="2021-06-16T11:14:00Z"/>
          <w:rFonts w:ascii="Courier New" w:hAnsi="Courier New" w:cs="Courier New"/>
        </w:rPr>
      </w:pPr>
      <w:del w:id="4168" w:author="VOYER Raphael" w:date="2021-06-16T11:14:00Z">
        <w:r w:rsidRPr="004D2F5D" w:rsidDel="001111A8">
          <w:rPr>
            <w:rFonts w:ascii="Courier New" w:hAnsi="Courier New" w:cs="Courier New"/>
          </w:rPr>
          <w:tab/>
        </w:r>
        <w:r w:rsidR="00561926" w:rsidDel="001111A8">
          <w:delText>alaHAVlanCluster</w:delText>
        </w:r>
        <w:r w:rsidDel="001111A8">
          <w:delText>Id</w:delText>
        </w:r>
        <w:r w:rsidRPr="004D2F5D" w:rsidDel="001111A8">
          <w:rPr>
            <w:rFonts w:ascii="Courier New" w:hAnsi="Courier New" w:cs="Courier New"/>
          </w:rPr>
          <w:delText xml:space="preserve">  OBJECT-TYPE</w:delText>
        </w:r>
      </w:del>
    </w:p>
    <w:p w14:paraId="67424D75" w14:textId="77777777" w:rsidR="00855336" w:rsidRPr="004D2F5D" w:rsidDel="001111A8" w:rsidRDefault="00855336" w:rsidP="00855336">
      <w:pPr>
        <w:ind w:left="360"/>
        <w:rPr>
          <w:del w:id="4169" w:author="VOYER Raphael" w:date="2021-06-16T11:14:00Z"/>
          <w:rFonts w:ascii="Courier New" w:hAnsi="Courier New" w:cs="Courier New"/>
        </w:rPr>
      </w:pPr>
      <w:del w:id="4170" w:author="VOYER Raphael" w:date="2021-06-16T11:14:00Z">
        <w:r w:rsidRPr="004D2F5D" w:rsidDel="001111A8">
          <w:rPr>
            <w:rFonts w:ascii="Courier New" w:hAnsi="Courier New" w:cs="Courier New"/>
          </w:rPr>
          <w:tab/>
          <w:delText xml:space="preserve">    SYNTAX  </w:delText>
        </w:r>
        <w:r w:rsidR="00FA204D" w:rsidRPr="004D2F5D" w:rsidDel="001111A8">
          <w:rPr>
            <w:rFonts w:ascii="Courier New" w:hAnsi="Courier New" w:cs="Courier New"/>
          </w:rPr>
          <w:delText>I</w:delText>
        </w:r>
        <w:r w:rsidR="00FA204D" w:rsidDel="001111A8">
          <w:rPr>
            <w:rFonts w:ascii="Courier New" w:hAnsi="Courier New" w:cs="Courier New"/>
          </w:rPr>
          <w:delText>nteger32</w:delText>
        </w:r>
        <w:r w:rsidR="00FA204D" w:rsidRPr="004D2F5D" w:rsidDel="001111A8">
          <w:rPr>
            <w:rFonts w:ascii="Courier New" w:hAnsi="Courier New" w:cs="Courier New"/>
          </w:rPr>
          <w:delText xml:space="preserve"> </w:delText>
        </w:r>
        <w:r w:rsidRPr="004D2F5D" w:rsidDel="001111A8">
          <w:rPr>
            <w:rFonts w:ascii="Courier New" w:hAnsi="Courier New" w:cs="Courier New"/>
          </w:rPr>
          <w:delText>(1..</w:delText>
        </w:r>
        <w:r w:rsidR="00B8382D" w:rsidDel="001111A8">
          <w:rPr>
            <w:rFonts w:ascii="Courier New" w:hAnsi="Courier New" w:cs="Courier New"/>
          </w:rPr>
          <w:delText>3</w:delText>
        </w:r>
        <w:r w:rsidDel="001111A8">
          <w:rPr>
            <w:rFonts w:ascii="Courier New" w:hAnsi="Courier New" w:cs="Courier New"/>
          </w:rPr>
          <w:delText>2</w:delText>
        </w:r>
        <w:r w:rsidRPr="004D2F5D" w:rsidDel="001111A8">
          <w:rPr>
            <w:rFonts w:ascii="Courier New" w:hAnsi="Courier New" w:cs="Courier New"/>
          </w:rPr>
          <w:delText>)</w:delText>
        </w:r>
      </w:del>
    </w:p>
    <w:p w14:paraId="75A27FC1" w14:textId="77777777" w:rsidR="00855336" w:rsidRPr="004D2F5D" w:rsidDel="001111A8" w:rsidRDefault="00855336" w:rsidP="00855336">
      <w:pPr>
        <w:ind w:left="360"/>
        <w:rPr>
          <w:del w:id="4171" w:author="VOYER Raphael" w:date="2021-06-16T11:14:00Z"/>
          <w:rFonts w:ascii="Courier New" w:hAnsi="Courier New" w:cs="Courier New"/>
        </w:rPr>
      </w:pPr>
      <w:del w:id="4172"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760C11C9" w14:textId="77777777" w:rsidR="00855336" w:rsidRPr="004D2F5D" w:rsidDel="001111A8" w:rsidRDefault="00855336" w:rsidP="00855336">
      <w:pPr>
        <w:ind w:left="360"/>
        <w:rPr>
          <w:del w:id="4173" w:author="VOYER Raphael" w:date="2021-06-16T11:14:00Z"/>
          <w:rFonts w:ascii="Courier New" w:hAnsi="Courier New" w:cs="Courier New"/>
        </w:rPr>
      </w:pPr>
      <w:del w:id="4174" w:author="VOYER Raphael" w:date="2021-06-16T11:14:00Z">
        <w:r w:rsidRPr="004D2F5D" w:rsidDel="001111A8">
          <w:rPr>
            <w:rFonts w:ascii="Courier New" w:hAnsi="Courier New" w:cs="Courier New"/>
          </w:rPr>
          <w:tab/>
          <w:delText xml:space="preserve">    STATUS  current</w:delText>
        </w:r>
      </w:del>
    </w:p>
    <w:p w14:paraId="481343D4" w14:textId="77777777" w:rsidR="00855336" w:rsidRPr="004D2F5D" w:rsidDel="001111A8" w:rsidRDefault="00855336" w:rsidP="00855336">
      <w:pPr>
        <w:ind w:left="360"/>
        <w:rPr>
          <w:del w:id="4175" w:author="VOYER Raphael" w:date="2021-06-16T11:14:00Z"/>
          <w:rFonts w:ascii="Courier New" w:hAnsi="Courier New" w:cs="Courier New"/>
        </w:rPr>
      </w:pPr>
      <w:del w:id="4176" w:author="VOYER Raphael" w:date="2021-06-16T11:14:00Z">
        <w:r w:rsidRPr="004D2F5D" w:rsidDel="001111A8">
          <w:rPr>
            <w:rFonts w:ascii="Courier New" w:hAnsi="Courier New" w:cs="Courier New"/>
          </w:rPr>
          <w:tab/>
          <w:delText xml:space="preserve">    DESCRIPTION</w:delText>
        </w:r>
      </w:del>
    </w:p>
    <w:p w14:paraId="261E06F1" w14:textId="77777777" w:rsidR="00855336" w:rsidRPr="004D2F5D" w:rsidDel="001111A8" w:rsidRDefault="00855336" w:rsidP="00855336">
      <w:pPr>
        <w:ind w:left="360"/>
        <w:rPr>
          <w:del w:id="4177" w:author="VOYER Raphael" w:date="2021-06-16T11:14:00Z"/>
          <w:rFonts w:ascii="Courier New" w:hAnsi="Courier New" w:cs="Courier New"/>
        </w:rPr>
      </w:pPr>
      <w:del w:id="4178"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"The number identifying </w:delText>
        </w:r>
        <w:r w:rsidDel="001111A8">
          <w:rPr>
            <w:rFonts w:ascii="Courier New" w:hAnsi="Courier New" w:cs="Courier New"/>
          </w:rPr>
          <w:delText>a cluster</w:delText>
        </w:r>
        <w:r w:rsidRPr="004D2F5D" w:rsidDel="001111A8">
          <w:rPr>
            <w:rFonts w:ascii="Courier New" w:hAnsi="Courier New" w:cs="Courier New"/>
          </w:rPr>
          <w:delText>."</w:delText>
        </w:r>
      </w:del>
    </w:p>
    <w:p w14:paraId="68FD06BE" w14:textId="77777777" w:rsidR="00855336" w:rsidRPr="004D2F5D" w:rsidDel="001111A8" w:rsidRDefault="00855336" w:rsidP="00855336">
      <w:pPr>
        <w:ind w:left="360"/>
        <w:rPr>
          <w:del w:id="4179" w:author="VOYER Raphael" w:date="2021-06-16T11:14:00Z"/>
          <w:rFonts w:ascii="Courier New" w:hAnsi="Courier New" w:cs="Courier New"/>
        </w:rPr>
      </w:pPr>
      <w:del w:id="4180"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1 }</w:delText>
        </w:r>
      </w:del>
    </w:p>
    <w:p w14:paraId="4DF893E5" w14:textId="77777777" w:rsidR="00855336" w:rsidRPr="004D2F5D" w:rsidDel="001111A8" w:rsidRDefault="00855336" w:rsidP="00855336">
      <w:pPr>
        <w:ind w:left="360"/>
        <w:rPr>
          <w:del w:id="4181" w:author="VOYER Raphael" w:date="2021-06-16T11:14:00Z"/>
          <w:rFonts w:ascii="Courier New" w:hAnsi="Courier New" w:cs="Courier New"/>
        </w:rPr>
      </w:pPr>
    </w:p>
    <w:p w14:paraId="544E8F1B" w14:textId="77777777" w:rsidR="00855336" w:rsidRPr="004D2F5D" w:rsidDel="001111A8" w:rsidRDefault="00855336" w:rsidP="00855336">
      <w:pPr>
        <w:ind w:left="360"/>
        <w:rPr>
          <w:del w:id="4182" w:author="VOYER Raphael" w:date="2021-06-16T11:14:00Z"/>
          <w:rFonts w:ascii="Courier New" w:hAnsi="Courier New" w:cs="Courier New"/>
        </w:rPr>
      </w:pPr>
      <w:del w:id="4183" w:author="VOYER Raphael" w:date="2021-06-16T11:14:00Z">
        <w:r w:rsidRPr="004D2F5D" w:rsidDel="001111A8">
          <w:rPr>
            <w:rFonts w:ascii="Courier New" w:hAnsi="Courier New" w:cs="Courier New"/>
          </w:rPr>
          <w:tab/>
        </w:r>
        <w:r w:rsidR="00561926" w:rsidDel="001111A8">
          <w:delText>alaHAVlanCluster</w:delText>
        </w:r>
        <w:r w:rsidDel="001111A8">
          <w:delText>Name</w:delText>
        </w:r>
        <w:r w:rsidRPr="004D2F5D" w:rsidDel="001111A8">
          <w:rPr>
            <w:rFonts w:ascii="Courier New" w:hAnsi="Courier New" w:cs="Courier New"/>
          </w:rPr>
          <w:delText xml:space="preserve">  OBJECT-TYPE</w:delText>
        </w:r>
      </w:del>
    </w:p>
    <w:p w14:paraId="64D4F39F" w14:textId="77777777" w:rsidR="00855336" w:rsidRPr="004D2F5D" w:rsidDel="001111A8" w:rsidRDefault="00855336" w:rsidP="00855336">
      <w:pPr>
        <w:ind w:left="360"/>
        <w:rPr>
          <w:del w:id="4184" w:author="VOYER Raphael" w:date="2021-06-16T11:14:00Z"/>
          <w:rFonts w:ascii="Courier New" w:hAnsi="Courier New" w:cs="Courier New"/>
        </w:rPr>
      </w:pPr>
      <w:del w:id="4185" w:author="VOYER Raphael" w:date="2021-06-16T11:14:00Z">
        <w:r w:rsidRPr="004D2F5D" w:rsidDel="001111A8">
          <w:rPr>
            <w:rFonts w:ascii="Courier New" w:hAnsi="Courier New" w:cs="Courier New"/>
          </w:rPr>
          <w:tab/>
          <w:delText xml:space="preserve">    SYNTAX   </w:delText>
        </w:r>
        <w:r w:rsidDel="001111A8">
          <w:rPr>
            <w:rFonts w:ascii="Courier New" w:hAnsi="Courier New" w:cs="Courier New"/>
          </w:rPr>
          <w:delText>SnmpAdmin</w:delText>
        </w:r>
        <w:r w:rsidRPr="004D2F5D" w:rsidDel="001111A8">
          <w:rPr>
            <w:rFonts w:ascii="Courier New" w:hAnsi="Courier New" w:cs="Courier New"/>
          </w:rPr>
          <w:delText>String (SIZE (0..32))</w:delText>
        </w:r>
      </w:del>
    </w:p>
    <w:p w14:paraId="5892FB6B" w14:textId="77777777" w:rsidR="00855336" w:rsidRPr="004D2F5D" w:rsidDel="001111A8" w:rsidRDefault="00855336" w:rsidP="00855336">
      <w:pPr>
        <w:ind w:left="360"/>
        <w:rPr>
          <w:del w:id="4186" w:author="VOYER Raphael" w:date="2021-06-16T11:14:00Z"/>
          <w:rFonts w:ascii="Courier New" w:hAnsi="Courier New" w:cs="Courier New"/>
        </w:rPr>
      </w:pPr>
      <w:del w:id="4187"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C41DDA" w14:textId="77777777" w:rsidR="00855336" w:rsidRPr="004D2F5D" w:rsidDel="001111A8" w:rsidRDefault="00855336" w:rsidP="00855336">
      <w:pPr>
        <w:rPr>
          <w:del w:id="4188" w:author="VOYER Raphael" w:date="2021-06-16T11:14:00Z"/>
          <w:rFonts w:ascii="Courier New" w:hAnsi="Courier New" w:cs="Courier New"/>
        </w:rPr>
      </w:pPr>
      <w:del w:id="4189" w:author="VOYER Raphael" w:date="2021-06-16T11:14:00Z">
        <w:r w:rsidRPr="004D2F5D" w:rsidDel="001111A8">
          <w:rPr>
            <w:rFonts w:ascii="Courier New" w:hAnsi="Courier New" w:cs="Courier New"/>
          </w:rPr>
          <w:tab/>
          <w:delText xml:space="preserve">    STATUS  current</w:delText>
        </w:r>
      </w:del>
    </w:p>
    <w:p w14:paraId="13B9EFD7" w14:textId="77777777" w:rsidR="00855336" w:rsidRPr="004D2F5D" w:rsidDel="001111A8" w:rsidRDefault="00855336" w:rsidP="00855336">
      <w:pPr>
        <w:rPr>
          <w:del w:id="4190" w:author="VOYER Raphael" w:date="2021-06-16T11:14:00Z"/>
          <w:rFonts w:ascii="Courier New" w:hAnsi="Courier New" w:cs="Courier New"/>
        </w:rPr>
      </w:pPr>
      <w:del w:id="4191" w:author="VOYER Raphael" w:date="2021-06-16T11:14:00Z">
        <w:r w:rsidRPr="004D2F5D" w:rsidDel="001111A8">
          <w:rPr>
            <w:rFonts w:ascii="Courier New" w:hAnsi="Courier New" w:cs="Courier New"/>
          </w:rPr>
          <w:tab/>
          <w:delText xml:space="preserve">    Description</w:delText>
        </w:r>
      </w:del>
    </w:p>
    <w:p w14:paraId="5F32D50F" w14:textId="77777777" w:rsidR="00855336" w:rsidRPr="004D2F5D" w:rsidDel="001111A8" w:rsidRDefault="00855336" w:rsidP="00855336">
      <w:pPr>
        <w:rPr>
          <w:del w:id="4192" w:author="VOYER Raphael" w:date="2021-06-16T11:14:00Z"/>
          <w:rFonts w:ascii="Courier New" w:hAnsi="Courier New" w:cs="Courier New"/>
        </w:rPr>
      </w:pPr>
      <w:del w:id="4193" w:author="VOYER Raphael" w:date="2021-06-16T11:14:00Z">
        <w:r w:rsidRPr="004D2F5D" w:rsidDel="001111A8">
          <w:rPr>
            <w:rFonts w:ascii="Courier New" w:hAnsi="Courier New" w:cs="Courier New"/>
          </w:rPr>
          <w:tab/>
          <w:delText xml:space="preserve">        “Textual description of the </w:delText>
        </w:r>
        <w:r w:rsidDel="001111A8">
          <w:rPr>
            <w:rFonts w:ascii="Courier New" w:hAnsi="Courier New" w:cs="Courier New"/>
          </w:rPr>
          <w:delText>cluster</w:delText>
        </w:r>
        <w:r w:rsidR="00791A91" w:rsidDel="001111A8">
          <w:rPr>
            <w:rFonts w:ascii="Courier New" w:hAnsi="Courier New" w:cs="Courier New"/>
          </w:rPr>
          <w:delText>.</w:delText>
        </w:r>
        <w:r w:rsidRPr="004D2F5D" w:rsidDel="001111A8">
          <w:rPr>
            <w:rFonts w:ascii="Courier New" w:hAnsi="Courier New" w:cs="Courier New"/>
          </w:rPr>
          <w:delText>”</w:delText>
        </w:r>
      </w:del>
    </w:p>
    <w:p w14:paraId="3C248501" w14:textId="77777777" w:rsidR="00855336" w:rsidDel="001111A8" w:rsidRDefault="00855336" w:rsidP="00855336">
      <w:pPr>
        <w:rPr>
          <w:del w:id="4194" w:author="VOYER Raphael" w:date="2021-06-16T11:14:00Z"/>
          <w:rFonts w:ascii="Courier New" w:hAnsi="Courier New" w:cs="Courier New"/>
        </w:rPr>
      </w:pPr>
      <w:del w:id="4195"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2 }</w:delText>
        </w:r>
      </w:del>
    </w:p>
    <w:p w14:paraId="600F480F" w14:textId="77777777" w:rsidR="00855336" w:rsidDel="001111A8" w:rsidRDefault="00855336" w:rsidP="00855336">
      <w:pPr>
        <w:rPr>
          <w:del w:id="4196" w:author="VOYER Raphael" w:date="2021-06-16T11:14:00Z"/>
          <w:rFonts w:ascii="Courier New" w:hAnsi="Courier New" w:cs="Courier New"/>
        </w:rPr>
      </w:pPr>
    </w:p>
    <w:p w14:paraId="454C5957" w14:textId="77777777" w:rsidR="005C190B" w:rsidRPr="004D2F5D" w:rsidDel="001111A8" w:rsidRDefault="005C190B" w:rsidP="005C190B">
      <w:pPr>
        <w:ind w:left="360"/>
        <w:rPr>
          <w:del w:id="4197" w:author="VOYER Raphael" w:date="2021-06-16T11:14:00Z"/>
          <w:rFonts w:ascii="Courier New" w:hAnsi="Courier New" w:cs="Courier New"/>
        </w:rPr>
      </w:pPr>
      <w:del w:id="4198" w:author="VOYER Raphael" w:date="2021-06-16T11:14:00Z">
        <w:r w:rsidDel="001111A8">
          <w:rPr>
            <w:rFonts w:ascii="Courier New" w:hAnsi="Courier New" w:cs="Courier New"/>
          </w:rPr>
          <w:delText xml:space="preserve">  </w:delText>
        </w:r>
        <w:r w:rsidR="00561926" w:rsidDel="001111A8">
          <w:delText>alaHAVlanCluster</w:delText>
        </w:r>
        <w:r w:rsidDel="001111A8">
          <w:delText>AdminStatus</w:delText>
        </w:r>
        <w:r w:rsidRPr="004D2F5D" w:rsidDel="001111A8">
          <w:rPr>
            <w:rFonts w:ascii="Courier New" w:hAnsi="Courier New" w:cs="Courier New"/>
          </w:rPr>
          <w:delText xml:space="preserve">  OBJECT-TYPE</w:delText>
        </w:r>
      </w:del>
    </w:p>
    <w:p w14:paraId="1D0C3C0B" w14:textId="77777777" w:rsidR="009B7DAB" w:rsidDel="001111A8" w:rsidRDefault="005C190B" w:rsidP="005C190B">
      <w:pPr>
        <w:ind w:left="360"/>
        <w:rPr>
          <w:del w:id="4199" w:author="VOYER Raphael" w:date="2021-06-16T11:14:00Z"/>
        </w:rPr>
      </w:pPr>
      <w:del w:id="4200" w:author="VOYER Raphael" w:date="2021-06-16T11:14:00Z">
        <w:r w:rsidRPr="004D2F5D" w:rsidDel="001111A8">
          <w:rPr>
            <w:rFonts w:ascii="Courier New" w:hAnsi="Courier New" w:cs="Courier New"/>
          </w:rPr>
          <w:tab/>
          <w:delText xml:space="preserve">    SYNTAX   </w:delText>
        </w:r>
        <w:r w:rsidDel="001111A8">
          <w:delText>INTEGER</w:delText>
        </w:r>
      </w:del>
    </w:p>
    <w:p w14:paraId="796838E0" w14:textId="77777777" w:rsidR="009B7DAB" w:rsidDel="001111A8" w:rsidRDefault="009B7DAB" w:rsidP="005C190B">
      <w:pPr>
        <w:ind w:left="360"/>
        <w:rPr>
          <w:del w:id="4201" w:author="VOYER Raphael" w:date="2021-06-16T11:14:00Z"/>
          <w:rFonts w:ascii="Courier New" w:hAnsi="Courier New" w:cs="Courier New"/>
        </w:rPr>
      </w:pPr>
      <w:del w:id="4202"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2E5AE323" w14:textId="77777777" w:rsidR="009B7DAB" w:rsidDel="001111A8" w:rsidRDefault="009B7DAB" w:rsidP="005C190B">
      <w:pPr>
        <w:ind w:left="360"/>
        <w:rPr>
          <w:del w:id="4203" w:author="VOYER Raphael" w:date="2021-06-16T11:14:00Z"/>
          <w:rFonts w:ascii="Courier New" w:hAnsi="Courier New" w:cs="Courier New"/>
        </w:rPr>
      </w:pPr>
      <w:del w:id="4204"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6FC86FA2" w14:textId="77777777" w:rsidR="009B7DAB" w:rsidDel="001111A8" w:rsidRDefault="009B7DAB" w:rsidP="005C190B">
      <w:pPr>
        <w:ind w:left="360"/>
        <w:rPr>
          <w:del w:id="4205" w:author="VOYER Raphael" w:date="2021-06-16T11:14:00Z"/>
          <w:rFonts w:ascii="Courier New" w:hAnsi="Courier New" w:cs="Courier New"/>
        </w:rPr>
      </w:pPr>
      <w:del w:id="4206"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776F8359" w14:textId="77777777" w:rsidR="008D4CE5" w:rsidDel="001111A8" w:rsidRDefault="008D4CE5" w:rsidP="005C190B">
      <w:pPr>
        <w:ind w:left="360"/>
        <w:rPr>
          <w:del w:id="4207" w:author="VOYER Raphael" w:date="2021-06-16T11:14:00Z"/>
        </w:rPr>
      </w:pPr>
      <w:del w:id="4208"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0C0EE3F2" w14:textId="77777777" w:rsidR="005C190B" w:rsidRPr="004D2F5D" w:rsidDel="001111A8" w:rsidRDefault="005C190B" w:rsidP="00622755">
      <w:pPr>
        <w:ind w:left="360"/>
        <w:outlineLvl w:val="0"/>
        <w:rPr>
          <w:del w:id="4209" w:author="VOYER Raphael" w:date="2021-06-16T11:14:00Z"/>
          <w:rFonts w:ascii="Courier New" w:hAnsi="Courier New" w:cs="Courier New"/>
        </w:rPr>
      </w:pPr>
      <w:del w:id="4210" w:author="VOYER Raphael" w:date="2021-06-16T11:14:00Z">
        <w:r w:rsidRPr="004D2F5D" w:rsidDel="001111A8">
          <w:rPr>
            <w:rFonts w:ascii="Courier New" w:hAnsi="Courier New" w:cs="Courier New"/>
          </w:rPr>
          <w:tab/>
          <w:delText xml:space="preserve">    </w:delText>
        </w:r>
        <w:bookmarkStart w:id="4211" w:name="_Toc381025790"/>
        <w:bookmarkStart w:id="4212" w:name="_Toc424820380"/>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211"/>
        <w:bookmarkEnd w:id="4212"/>
      </w:del>
    </w:p>
    <w:p w14:paraId="324B8312" w14:textId="77777777" w:rsidR="005C190B" w:rsidRPr="004D2F5D" w:rsidDel="001111A8" w:rsidRDefault="005C190B" w:rsidP="005C190B">
      <w:pPr>
        <w:rPr>
          <w:del w:id="4213" w:author="VOYER Raphael" w:date="2021-06-16T11:14:00Z"/>
          <w:rFonts w:ascii="Courier New" w:hAnsi="Courier New" w:cs="Courier New"/>
        </w:rPr>
      </w:pPr>
      <w:del w:id="4214" w:author="VOYER Raphael" w:date="2021-06-16T11:14:00Z">
        <w:r w:rsidRPr="004D2F5D" w:rsidDel="001111A8">
          <w:rPr>
            <w:rFonts w:ascii="Courier New" w:hAnsi="Courier New" w:cs="Courier New"/>
          </w:rPr>
          <w:tab/>
          <w:delText xml:space="preserve">    STATUS  current</w:delText>
        </w:r>
      </w:del>
    </w:p>
    <w:p w14:paraId="15F0204F" w14:textId="77777777" w:rsidR="005C190B" w:rsidRPr="004D2F5D" w:rsidDel="001111A8" w:rsidRDefault="005C190B" w:rsidP="005C190B">
      <w:pPr>
        <w:rPr>
          <w:del w:id="4215" w:author="VOYER Raphael" w:date="2021-06-16T11:14:00Z"/>
          <w:rFonts w:ascii="Courier New" w:hAnsi="Courier New" w:cs="Courier New"/>
        </w:rPr>
      </w:pPr>
      <w:del w:id="4216" w:author="VOYER Raphael" w:date="2021-06-16T11:14:00Z">
        <w:r w:rsidRPr="004D2F5D" w:rsidDel="001111A8">
          <w:rPr>
            <w:rFonts w:ascii="Courier New" w:hAnsi="Courier New" w:cs="Courier New"/>
          </w:rPr>
          <w:tab/>
          <w:delText xml:space="preserve">    Description</w:delText>
        </w:r>
      </w:del>
    </w:p>
    <w:p w14:paraId="38143737" w14:textId="77777777" w:rsidR="005C190B" w:rsidDel="001111A8" w:rsidRDefault="005C190B" w:rsidP="005C190B">
      <w:pPr>
        <w:rPr>
          <w:del w:id="4217" w:author="VOYER Raphael" w:date="2021-06-16T11:14:00Z"/>
          <w:rFonts w:ascii="Courier New" w:hAnsi="Courier New" w:cs="Courier New"/>
        </w:rPr>
      </w:pPr>
      <w:del w:id="4218" w:author="VOYER Raphael" w:date="2021-06-16T11:14: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a cluster</w:delText>
        </w:r>
        <w:r w:rsidRPr="004D2F5D" w:rsidDel="001111A8">
          <w:rPr>
            <w:rFonts w:ascii="Courier New" w:hAnsi="Courier New" w:cs="Courier New"/>
          </w:rPr>
          <w:delText>”</w:delText>
        </w:r>
      </w:del>
    </w:p>
    <w:p w14:paraId="7A96FB83" w14:textId="77777777" w:rsidR="00B76F84" w:rsidRPr="00B76F84" w:rsidDel="001111A8" w:rsidRDefault="00B76F84" w:rsidP="00B76F84">
      <w:pPr>
        <w:ind w:left="360"/>
        <w:rPr>
          <w:del w:id="4219" w:author="VOYER Raphael" w:date="2021-06-16T11:14:00Z"/>
          <w:rFonts w:ascii="Courier New" w:hAnsi="Courier New" w:cs="Courier New"/>
        </w:rPr>
      </w:pPr>
      <w:del w:id="4220" w:author="VOYER Raphael" w:date="2021-06-16T11:14: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enable </w:delText>
        </w:r>
        <w:r w:rsidRPr="00B76F84" w:rsidDel="001111A8">
          <w:rPr>
            <w:rFonts w:ascii="Courier New" w:hAnsi="Courier New" w:cs="Courier New"/>
          </w:rPr>
          <w:delText>}</w:delText>
        </w:r>
      </w:del>
    </w:p>
    <w:p w14:paraId="0D3BDC2F" w14:textId="77777777" w:rsidR="00B76F84" w:rsidRPr="004D2F5D" w:rsidDel="001111A8" w:rsidRDefault="00B76F84" w:rsidP="005C190B">
      <w:pPr>
        <w:rPr>
          <w:del w:id="4221" w:author="VOYER Raphael" w:date="2021-06-16T11:14:00Z"/>
          <w:rFonts w:ascii="Courier New" w:hAnsi="Courier New" w:cs="Courier New"/>
        </w:rPr>
      </w:pPr>
    </w:p>
    <w:p w14:paraId="4C7AB9D6" w14:textId="77777777" w:rsidR="005C190B" w:rsidDel="001111A8" w:rsidRDefault="005C190B" w:rsidP="005C190B">
      <w:pPr>
        <w:rPr>
          <w:del w:id="4222" w:author="VOYER Raphael" w:date="2021-06-16T11:14:00Z"/>
          <w:rFonts w:ascii="Courier New" w:hAnsi="Courier New" w:cs="Courier New"/>
        </w:rPr>
      </w:pPr>
      <w:del w:id="4223"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8F360D" w:rsidDel="001111A8">
          <w:rPr>
            <w:rFonts w:ascii="Courier New" w:hAnsi="Courier New" w:cs="Courier New"/>
          </w:rPr>
          <w:delText>3</w:delText>
        </w:r>
        <w:r w:rsidRPr="004D2F5D" w:rsidDel="001111A8">
          <w:rPr>
            <w:rFonts w:ascii="Courier New" w:hAnsi="Courier New" w:cs="Courier New"/>
          </w:rPr>
          <w:delText xml:space="preserve"> }</w:delText>
        </w:r>
      </w:del>
    </w:p>
    <w:p w14:paraId="1B381A84" w14:textId="77777777" w:rsidR="00A8708B" w:rsidDel="001111A8" w:rsidRDefault="00A8708B" w:rsidP="005C190B">
      <w:pPr>
        <w:rPr>
          <w:del w:id="4224" w:author="VOYER Raphael" w:date="2021-06-16T11:14:00Z"/>
          <w:rFonts w:ascii="Courier New" w:hAnsi="Courier New" w:cs="Courier New"/>
        </w:rPr>
      </w:pPr>
      <w:del w:id="4225" w:author="VOYER Raphael" w:date="2021-06-16T11:14:00Z">
        <w:r w:rsidDel="001111A8">
          <w:rPr>
            <w:rFonts w:ascii="Courier New" w:hAnsi="Courier New" w:cs="Courier New"/>
          </w:rPr>
          <w:delText xml:space="preserve">      </w:delText>
        </w:r>
      </w:del>
    </w:p>
    <w:p w14:paraId="525DF046" w14:textId="77777777" w:rsidR="00A8708B" w:rsidRPr="006C5CE0" w:rsidDel="001111A8" w:rsidRDefault="00A8708B" w:rsidP="00A8708B">
      <w:pPr>
        <w:ind w:left="360"/>
        <w:rPr>
          <w:del w:id="4226" w:author="VOYER Raphael" w:date="2021-06-16T11:14:00Z"/>
          <w:rFonts w:ascii="Courier New" w:hAnsi="Courier New" w:cs="Courier New"/>
        </w:rPr>
      </w:pPr>
      <w:del w:id="4227" w:author="VOYER Raphael" w:date="2021-06-16T11:14:00Z">
        <w:r w:rsidRPr="006935D0" w:rsidDel="001111A8">
          <w:rPr>
            <w:rFonts w:ascii="Courier New" w:hAnsi="Courier New" w:cs="Courier New"/>
            <w:color w:val="FF0000"/>
          </w:rPr>
          <w:delText xml:space="preserve">  </w:delText>
        </w:r>
        <w:r w:rsidR="00561926" w:rsidDel="001111A8">
          <w:delText>alaHAVlanCluster</w:delText>
        </w:r>
        <w:r w:rsidRPr="006C5CE0" w:rsidDel="001111A8">
          <w:delText>OperStatus</w:delText>
        </w:r>
        <w:r w:rsidRPr="006C5CE0" w:rsidDel="001111A8">
          <w:rPr>
            <w:rFonts w:ascii="Courier New" w:hAnsi="Courier New" w:cs="Courier New"/>
          </w:rPr>
          <w:delText xml:space="preserve">  OBJECT-TYPE</w:delText>
        </w:r>
      </w:del>
    </w:p>
    <w:p w14:paraId="78D7A1B7" w14:textId="77777777" w:rsidR="00A8708B" w:rsidRPr="006C5CE0" w:rsidDel="001111A8" w:rsidRDefault="00A8708B" w:rsidP="00A8708B">
      <w:pPr>
        <w:ind w:left="360"/>
        <w:rPr>
          <w:del w:id="4228" w:author="VOYER Raphael" w:date="2021-06-16T11:14:00Z"/>
        </w:rPr>
      </w:pPr>
      <w:del w:id="4229" w:author="VOYER Raphael" w:date="2021-06-16T11:14:00Z">
        <w:r w:rsidRPr="006C5CE0" w:rsidDel="001111A8">
          <w:rPr>
            <w:rFonts w:ascii="Courier New" w:hAnsi="Courier New" w:cs="Courier New"/>
          </w:rPr>
          <w:tab/>
          <w:delText xml:space="preserve">    SYNTAX   </w:delText>
        </w:r>
        <w:r w:rsidRPr="006C5CE0" w:rsidDel="001111A8">
          <w:delText>INTEGER</w:delText>
        </w:r>
      </w:del>
    </w:p>
    <w:p w14:paraId="0363E617" w14:textId="77777777" w:rsidR="00A8708B" w:rsidRPr="006C5CE0" w:rsidDel="001111A8" w:rsidRDefault="00A8708B" w:rsidP="00A8708B">
      <w:pPr>
        <w:ind w:left="360"/>
        <w:rPr>
          <w:del w:id="4230" w:author="VOYER Raphael" w:date="2021-06-16T11:14:00Z"/>
          <w:rFonts w:ascii="Courier New" w:hAnsi="Courier New" w:cs="Courier New"/>
        </w:rPr>
      </w:pPr>
      <w:del w:id="4231"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2A7EB688" w14:textId="77777777" w:rsidR="00A8708B" w:rsidRPr="006C5CE0" w:rsidDel="001111A8" w:rsidRDefault="00A8708B" w:rsidP="00A8708B">
      <w:pPr>
        <w:ind w:left="360"/>
        <w:rPr>
          <w:del w:id="4232" w:author="VOYER Raphael" w:date="2021-06-16T11:14:00Z"/>
          <w:rFonts w:ascii="Courier New" w:hAnsi="Courier New" w:cs="Courier New"/>
        </w:rPr>
      </w:pPr>
      <w:del w:id="4233"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enable(1),</w:delText>
        </w:r>
      </w:del>
    </w:p>
    <w:p w14:paraId="5A2D3F65" w14:textId="77777777" w:rsidR="00A8708B" w:rsidRPr="006C5CE0" w:rsidDel="001111A8" w:rsidRDefault="00A8708B" w:rsidP="00A8708B">
      <w:pPr>
        <w:ind w:left="360"/>
        <w:rPr>
          <w:del w:id="4234" w:author="VOYER Raphael" w:date="2021-06-16T11:14:00Z"/>
          <w:rFonts w:ascii="Courier New" w:hAnsi="Courier New" w:cs="Courier New"/>
        </w:rPr>
      </w:pPr>
      <w:del w:id="4235"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disable(2)</w:delText>
        </w:r>
      </w:del>
    </w:p>
    <w:p w14:paraId="14E5E42E" w14:textId="77777777" w:rsidR="00A8708B" w:rsidRPr="006C5CE0" w:rsidDel="001111A8" w:rsidRDefault="00A8708B" w:rsidP="00A8708B">
      <w:pPr>
        <w:ind w:left="360"/>
        <w:rPr>
          <w:del w:id="4236" w:author="VOYER Raphael" w:date="2021-06-16T11:14:00Z"/>
        </w:rPr>
      </w:pPr>
      <w:del w:id="4237"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526F6E0F" w14:textId="77777777" w:rsidR="00A8708B" w:rsidRPr="006C5CE0" w:rsidDel="001111A8" w:rsidRDefault="00A8708B" w:rsidP="00622755">
      <w:pPr>
        <w:ind w:left="360"/>
        <w:outlineLvl w:val="0"/>
        <w:rPr>
          <w:del w:id="4238" w:author="VOYER Raphael" w:date="2021-06-16T11:14:00Z"/>
          <w:rFonts w:ascii="Courier New" w:hAnsi="Courier New" w:cs="Courier New"/>
        </w:rPr>
      </w:pPr>
      <w:del w:id="4239" w:author="VOYER Raphael" w:date="2021-06-16T11:14:00Z">
        <w:r w:rsidRPr="006C5CE0" w:rsidDel="001111A8">
          <w:rPr>
            <w:rFonts w:ascii="Courier New" w:hAnsi="Courier New" w:cs="Courier New"/>
          </w:rPr>
          <w:tab/>
          <w:delText xml:space="preserve">    </w:delText>
        </w:r>
        <w:bookmarkStart w:id="4240" w:name="_Toc381025791"/>
        <w:bookmarkStart w:id="4241" w:name="_Toc42482038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240"/>
        <w:bookmarkEnd w:id="4241"/>
      </w:del>
    </w:p>
    <w:p w14:paraId="17DE1BE1" w14:textId="77777777" w:rsidR="00A8708B" w:rsidRPr="006C5CE0" w:rsidDel="001111A8" w:rsidRDefault="00A8708B" w:rsidP="00A8708B">
      <w:pPr>
        <w:rPr>
          <w:del w:id="4242" w:author="VOYER Raphael" w:date="2021-06-16T11:14:00Z"/>
          <w:rFonts w:ascii="Courier New" w:hAnsi="Courier New" w:cs="Courier New"/>
        </w:rPr>
      </w:pPr>
      <w:del w:id="4243" w:author="VOYER Raphael" w:date="2021-06-16T11:14:00Z">
        <w:r w:rsidRPr="006C5CE0" w:rsidDel="001111A8">
          <w:rPr>
            <w:rFonts w:ascii="Courier New" w:hAnsi="Courier New" w:cs="Courier New"/>
          </w:rPr>
          <w:tab/>
          <w:delText xml:space="preserve">    STATUS  current</w:delText>
        </w:r>
      </w:del>
    </w:p>
    <w:p w14:paraId="3EE045D4" w14:textId="77777777" w:rsidR="00A8708B" w:rsidRPr="006C5CE0" w:rsidDel="001111A8" w:rsidRDefault="00A8708B" w:rsidP="00A8708B">
      <w:pPr>
        <w:rPr>
          <w:del w:id="4244" w:author="VOYER Raphael" w:date="2021-06-16T11:14:00Z"/>
          <w:rFonts w:ascii="Courier New" w:hAnsi="Courier New" w:cs="Courier New"/>
        </w:rPr>
      </w:pPr>
      <w:del w:id="4245" w:author="VOYER Raphael" w:date="2021-06-16T11:14:00Z">
        <w:r w:rsidRPr="006C5CE0" w:rsidDel="001111A8">
          <w:rPr>
            <w:rFonts w:ascii="Courier New" w:hAnsi="Courier New" w:cs="Courier New"/>
          </w:rPr>
          <w:tab/>
          <w:delText xml:space="preserve">    Description</w:delText>
        </w:r>
      </w:del>
    </w:p>
    <w:p w14:paraId="3CE3AD9B" w14:textId="77777777" w:rsidR="00A8708B" w:rsidRPr="006C5CE0" w:rsidDel="001111A8" w:rsidRDefault="00A8708B" w:rsidP="00A8708B">
      <w:pPr>
        <w:rPr>
          <w:del w:id="4246" w:author="VOYER Raphael" w:date="2021-06-16T11:14:00Z"/>
          <w:rFonts w:ascii="Courier New" w:hAnsi="Courier New" w:cs="Courier New"/>
        </w:rPr>
      </w:pPr>
      <w:del w:id="4247" w:author="VOYER Raphael" w:date="2021-06-16T11:14:00Z">
        <w:r w:rsidRPr="006C5CE0" w:rsidDel="001111A8">
          <w:rPr>
            <w:rFonts w:ascii="Courier New" w:hAnsi="Courier New" w:cs="Courier New"/>
          </w:rPr>
          <w:tab/>
          <w:delText xml:space="preserve">        “Operational status of a cluster”</w:delText>
        </w:r>
      </w:del>
    </w:p>
    <w:p w14:paraId="0587FA1D" w14:textId="77777777" w:rsidR="00A8708B" w:rsidRPr="006C5CE0" w:rsidDel="001111A8" w:rsidRDefault="00A8708B" w:rsidP="00A8708B">
      <w:pPr>
        <w:rPr>
          <w:del w:id="4248" w:author="VOYER Raphael" w:date="2021-06-16T11:14:00Z"/>
          <w:rFonts w:ascii="Courier New" w:hAnsi="Courier New" w:cs="Courier New"/>
        </w:rPr>
      </w:pPr>
      <w:del w:id="4249"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4 }</w:delText>
        </w:r>
      </w:del>
    </w:p>
    <w:p w14:paraId="4C92E61A" w14:textId="77777777" w:rsidR="00A8708B" w:rsidRPr="006C5CE0" w:rsidDel="001111A8" w:rsidRDefault="00A8708B" w:rsidP="00A8708B">
      <w:pPr>
        <w:rPr>
          <w:del w:id="4250" w:author="VOYER Raphael" w:date="2021-06-16T11:14:00Z"/>
          <w:rFonts w:ascii="Courier New" w:hAnsi="Courier New" w:cs="Courier New"/>
        </w:rPr>
      </w:pPr>
    </w:p>
    <w:p w14:paraId="3A925CCC" w14:textId="77777777" w:rsidR="00A8708B" w:rsidRPr="006C5CE0" w:rsidDel="001111A8" w:rsidRDefault="00B65448" w:rsidP="00A8708B">
      <w:pPr>
        <w:ind w:left="360"/>
        <w:rPr>
          <w:del w:id="4251" w:author="VOYER Raphael" w:date="2021-06-16T11:14:00Z"/>
          <w:rFonts w:ascii="Courier New" w:hAnsi="Courier New" w:cs="Courier New"/>
        </w:rPr>
      </w:pPr>
      <w:del w:id="4252" w:author="VOYER Raphael" w:date="2021-06-16T11:14:00Z">
        <w:r w:rsidDel="001111A8">
          <w:rPr>
            <w:rFonts w:ascii="Courier New" w:hAnsi="Courier New" w:cs="Courier New"/>
          </w:rPr>
          <w:delText xml:space="preserve">   </w:delText>
        </w:r>
        <w:r w:rsidR="00A8708B" w:rsidRPr="006C5CE0" w:rsidDel="001111A8">
          <w:rPr>
            <w:rFonts w:ascii="Courier New" w:hAnsi="Courier New" w:cs="Courier New"/>
          </w:rPr>
          <w:delText xml:space="preserve"> </w:delText>
        </w:r>
        <w:r w:rsidR="00561926" w:rsidDel="001111A8">
          <w:delText>alaHAVlanCluster</w:delText>
        </w:r>
        <w:r w:rsidR="00A8708B" w:rsidRPr="006C5CE0" w:rsidDel="001111A8">
          <w:delText>OperStatusFlag</w:delText>
        </w:r>
        <w:r w:rsidR="00A8708B" w:rsidRPr="006C5CE0" w:rsidDel="001111A8">
          <w:rPr>
            <w:rFonts w:ascii="Courier New" w:hAnsi="Courier New" w:cs="Courier New"/>
          </w:rPr>
          <w:delText xml:space="preserve">  OBJECT-TYPE</w:delText>
        </w:r>
      </w:del>
    </w:p>
    <w:p w14:paraId="1BFEC06C" w14:textId="77777777" w:rsidR="006C5CE0" w:rsidRPr="006C5CE0" w:rsidDel="001111A8" w:rsidRDefault="00A8708B" w:rsidP="006C5CE0">
      <w:pPr>
        <w:ind w:left="360"/>
        <w:rPr>
          <w:del w:id="4253" w:author="VOYER Raphael" w:date="2021-06-16T11:14:00Z"/>
          <w:rFonts w:ascii="Courier New" w:hAnsi="Courier New" w:cs="Courier New"/>
        </w:rPr>
      </w:pPr>
      <w:del w:id="4254" w:author="VOYER Raphael" w:date="2021-06-16T11:14:00Z">
        <w:r w:rsidRPr="006C5CE0" w:rsidDel="001111A8">
          <w:rPr>
            <w:rFonts w:ascii="Courier New" w:hAnsi="Courier New" w:cs="Courier New"/>
          </w:rPr>
          <w:tab/>
          <w:delText xml:space="preserve">    SYNTAX   </w:delText>
        </w:r>
        <w:r w:rsidR="006C5CE0" w:rsidRPr="006C5CE0" w:rsidDel="001111A8">
          <w:rPr>
            <w:rFonts w:ascii="Courier New" w:hAnsi="Courier New" w:cs="Courier New"/>
          </w:rPr>
          <w:delText xml:space="preserve">INTEGER </w:delText>
        </w:r>
      </w:del>
    </w:p>
    <w:p w14:paraId="1728BF8F" w14:textId="77777777" w:rsidR="006C5CE0" w:rsidRPr="006C5CE0" w:rsidDel="001111A8" w:rsidRDefault="006C5CE0" w:rsidP="006C5CE0">
      <w:pPr>
        <w:ind w:left="360"/>
        <w:rPr>
          <w:del w:id="4255" w:author="VOYER Raphael" w:date="2021-06-16T11:14:00Z"/>
          <w:rFonts w:ascii="Courier New" w:hAnsi="Courier New" w:cs="Courier New"/>
        </w:rPr>
      </w:pPr>
      <w:del w:id="4256" w:author="VOYER Raphael" w:date="2021-06-16T11:14:00Z">
        <w:r w:rsidDel="001111A8">
          <w:rPr>
            <w:rFonts w:ascii="Courier New" w:hAnsi="Courier New" w:cs="Courier New"/>
          </w:rPr>
          <w:delText xml:space="preserve">                  </w:delText>
        </w:r>
        <w:r w:rsidRPr="006C5CE0" w:rsidDel="001111A8">
          <w:rPr>
            <w:rFonts w:ascii="Courier New" w:hAnsi="Courier New" w:cs="Courier New"/>
          </w:rPr>
          <w:delText>{</w:delText>
        </w:r>
      </w:del>
    </w:p>
    <w:p w14:paraId="1149A000" w14:textId="77777777" w:rsidR="00B76F84" w:rsidDel="001111A8" w:rsidRDefault="006C5CE0" w:rsidP="00B76F84">
      <w:pPr>
        <w:ind w:left="360"/>
        <w:rPr>
          <w:del w:id="4257" w:author="VOYER Raphael" w:date="2021-06-16T11:14:00Z"/>
          <w:rFonts w:ascii="Courier New" w:hAnsi="Courier New" w:cs="Courier New"/>
        </w:rPr>
      </w:pPr>
      <w:del w:id="4258" w:author="VOYER Raphael" w:date="2021-06-16T11:14:00Z">
        <w:r w:rsidRPr="006C5CE0" w:rsidDel="001111A8">
          <w:rPr>
            <w:rFonts w:ascii="Courier New" w:hAnsi="Courier New" w:cs="Courier New"/>
          </w:rPr>
          <w:delText xml:space="preserve">                   </w:delText>
        </w:r>
        <w:r w:rsidR="00AA3FA1" w:rsidDel="001111A8">
          <w:rPr>
            <w:rFonts w:ascii="Courier New" w:hAnsi="Courier New" w:cs="Courier New"/>
          </w:rPr>
          <w:delText>v</w:delText>
        </w:r>
        <w:r w:rsidR="00B76F84" w:rsidDel="001111A8">
          <w:rPr>
            <w:rFonts w:ascii="Courier New" w:hAnsi="Courier New" w:cs="Courier New"/>
          </w:rPr>
          <w:delText>lan</w:delText>
        </w:r>
        <w:r w:rsidR="00AA3FA1" w:rsidDel="001111A8">
          <w:rPr>
            <w:rFonts w:ascii="Courier New" w:hAnsi="Courier New" w:cs="Courier New"/>
          </w:rPr>
          <w:delText>d</w:delText>
        </w:r>
        <w:r w:rsidR="00B76F84" w:rsidDel="001111A8">
          <w:rPr>
            <w:rFonts w:ascii="Courier New" w:hAnsi="Courier New" w:cs="Courier New"/>
          </w:rPr>
          <w:delText>own(1),</w:delText>
        </w:r>
      </w:del>
    </w:p>
    <w:p w14:paraId="508BEBAD" w14:textId="77777777" w:rsidR="006C5CE0" w:rsidDel="001111A8" w:rsidRDefault="00AA3FA1" w:rsidP="006C5CE0">
      <w:pPr>
        <w:ind w:left="360"/>
        <w:rPr>
          <w:del w:id="4259" w:author="VOYER Raphael" w:date="2021-06-16T11:14:00Z"/>
          <w:rFonts w:ascii="Courier New" w:hAnsi="Courier New" w:cs="Courier New"/>
        </w:rPr>
      </w:pPr>
      <w:del w:id="4260" w:author="VOYER Raphael" w:date="2021-06-16T11:14:00Z">
        <w:r w:rsidDel="001111A8">
          <w:rPr>
            <w:rFonts w:ascii="Courier New" w:hAnsi="Courier New" w:cs="Courier New"/>
          </w:rPr>
          <w:delText xml:space="preserve">                   vpanotf</w:delText>
        </w:r>
        <w:r w:rsidR="00B76F84" w:rsidDel="001111A8">
          <w:rPr>
            <w:rFonts w:ascii="Courier New" w:hAnsi="Courier New" w:cs="Courier New"/>
          </w:rPr>
          <w:delText>orwarding(2</w:delText>
        </w:r>
        <w:r w:rsidR="006C5CE0" w:rsidRPr="006C5CE0" w:rsidDel="001111A8">
          <w:rPr>
            <w:rFonts w:ascii="Courier New" w:hAnsi="Courier New" w:cs="Courier New"/>
          </w:rPr>
          <w:delText>),</w:delText>
        </w:r>
      </w:del>
    </w:p>
    <w:p w14:paraId="22DD3739" w14:textId="77777777" w:rsidR="00B76F84" w:rsidRPr="006C5CE0" w:rsidDel="001111A8" w:rsidRDefault="00C61B32" w:rsidP="006C5CE0">
      <w:pPr>
        <w:ind w:left="360"/>
        <w:rPr>
          <w:del w:id="4261" w:author="VOYER Raphael" w:date="2021-06-16T11:14:00Z"/>
          <w:rFonts w:ascii="Courier New" w:hAnsi="Courier New" w:cs="Courier New"/>
        </w:rPr>
      </w:pPr>
      <w:del w:id="4262" w:author="VOYER Raphael" w:date="2021-06-16T11:14:00Z">
        <w:r w:rsidDel="001111A8">
          <w:rPr>
            <w:rFonts w:ascii="Courier New" w:hAnsi="Courier New" w:cs="Courier New"/>
          </w:rPr>
          <w:delText xml:space="preserve">                   ip</w:delText>
        </w:r>
        <w:r w:rsidR="00AA3FA1" w:rsidDel="001111A8">
          <w:rPr>
            <w:rFonts w:ascii="Courier New" w:hAnsi="Courier New" w:cs="Courier New"/>
          </w:rPr>
          <w:delText>i</w:delText>
        </w:r>
        <w:r w:rsidDel="001111A8">
          <w:rPr>
            <w:rFonts w:ascii="Courier New" w:hAnsi="Courier New" w:cs="Courier New"/>
          </w:rPr>
          <w:delText>nterface</w:delText>
        </w:r>
        <w:r w:rsidR="00AA3FA1" w:rsidDel="001111A8">
          <w:rPr>
            <w:rFonts w:ascii="Courier New" w:hAnsi="Courier New" w:cs="Courier New"/>
          </w:rPr>
          <w:delText>d</w:delText>
        </w:r>
        <w:r w:rsidR="00B76F84" w:rsidDel="001111A8">
          <w:rPr>
            <w:rFonts w:ascii="Courier New" w:hAnsi="Courier New" w:cs="Courier New"/>
          </w:rPr>
          <w:delText xml:space="preserve">own(3)       </w:delText>
        </w:r>
      </w:del>
    </w:p>
    <w:p w14:paraId="1B9C445A" w14:textId="77777777" w:rsidR="006C5CE0" w:rsidRPr="006C5CE0" w:rsidDel="001111A8" w:rsidRDefault="006C5CE0" w:rsidP="006C5CE0">
      <w:pPr>
        <w:ind w:left="360"/>
        <w:rPr>
          <w:del w:id="4263" w:author="VOYER Raphael" w:date="2021-06-16T11:14:00Z"/>
          <w:rFonts w:ascii="Courier New" w:hAnsi="Courier New" w:cs="Courier New"/>
        </w:rPr>
      </w:pPr>
      <w:del w:id="4264" w:author="VOYER Raphael" w:date="2021-06-16T11:14:00Z">
        <w:r w:rsidRPr="006C5CE0" w:rsidDel="001111A8">
          <w:rPr>
            <w:rFonts w:ascii="Courier New" w:hAnsi="Courier New" w:cs="Courier New"/>
          </w:rPr>
          <w:delText>  </w:delText>
        </w:r>
        <w:r w:rsidR="00AA3FA1" w:rsidDel="001111A8">
          <w:rPr>
            <w:rFonts w:ascii="Courier New" w:hAnsi="Courier New" w:cs="Courier New"/>
          </w:rPr>
          <w:delText>                 n</w:delText>
        </w:r>
        <w:r w:rsidR="00B76F84" w:rsidDel="001111A8">
          <w:rPr>
            <w:rFonts w:ascii="Courier New" w:hAnsi="Courier New" w:cs="Courier New"/>
          </w:rPr>
          <w:delText>o</w:delText>
        </w:r>
        <w:r w:rsidR="00AA3FA1" w:rsidDel="001111A8">
          <w:rPr>
            <w:rFonts w:ascii="Courier New" w:hAnsi="Courier New" w:cs="Courier New"/>
          </w:rPr>
          <w:delText>igmpr</w:delText>
        </w:r>
        <w:r w:rsidR="00B76F84" w:rsidDel="001111A8">
          <w:rPr>
            <w:rFonts w:ascii="Courier New" w:hAnsi="Courier New" w:cs="Courier New"/>
          </w:rPr>
          <w:delText>eports(4</w:delText>
        </w:r>
        <w:r w:rsidRPr="006C5CE0" w:rsidDel="001111A8">
          <w:rPr>
            <w:rFonts w:ascii="Courier New" w:hAnsi="Courier New" w:cs="Courier New"/>
          </w:rPr>
          <w:delText>)</w:delText>
        </w:r>
      </w:del>
    </w:p>
    <w:p w14:paraId="54F6DE7A" w14:textId="77777777" w:rsidR="006C5CE0" w:rsidRPr="006C5CE0" w:rsidDel="001111A8" w:rsidRDefault="006C5CE0" w:rsidP="006C5CE0">
      <w:pPr>
        <w:ind w:left="360"/>
        <w:rPr>
          <w:del w:id="4265" w:author="VOYER Raphael" w:date="2021-06-16T11:14:00Z"/>
          <w:rFonts w:ascii="Courier New" w:hAnsi="Courier New" w:cs="Courier New"/>
        </w:rPr>
      </w:pPr>
      <w:del w:id="4266" w:author="VOYER Raphael" w:date="2021-06-16T11:14:00Z">
        <w:r w:rsidRPr="006C5CE0" w:rsidDel="001111A8">
          <w:rPr>
            <w:rFonts w:ascii="Courier New" w:hAnsi="Courier New" w:cs="Courier New"/>
          </w:rPr>
          <w:delText xml:space="preserve">                </w:delText>
        </w:r>
        <w:r w:rsidDel="001111A8">
          <w:rPr>
            <w:rFonts w:ascii="Courier New" w:hAnsi="Courier New" w:cs="Courier New"/>
          </w:rPr>
          <w:delText xml:space="preserve">  </w:delText>
        </w:r>
        <w:r w:rsidRPr="006C5CE0" w:rsidDel="001111A8">
          <w:rPr>
            <w:rFonts w:ascii="Courier New" w:hAnsi="Courier New" w:cs="Courier New"/>
          </w:rPr>
          <w:delText>}</w:delText>
        </w:r>
      </w:del>
    </w:p>
    <w:p w14:paraId="1DC1C77D" w14:textId="77777777" w:rsidR="00A8708B" w:rsidRPr="006C5CE0" w:rsidDel="001111A8" w:rsidRDefault="00A8708B" w:rsidP="00A8708B">
      <w:pPr>
        <w:ind w:left="360"/>
        <w:rPr>
          <w:del w:id="4267" w:author="VOYER Raphael" w:date="2021-06-16T11:14:00Z"/>
          <w:rFonts w:ascii="Courier New" w:hAnsi="Courier New" w:cs="Courier New"/>
        </w:rPr>
      </w:pPr>
    </w:p>
    <w:p w14:paraId="2E0EBFBB" w14:textId="77777777" w:rsidR="00A8708B" w:rsidRPr="006C5CE0" w:rsidDel="001111A8" w:rsidRDefault="00A8708B" w:rsidP="00622755">
      <w:pPr>
        <w:ind w:left="360"/>
        <w:outlineLvl w:val="0"/>
        <w:rPr>
          <w:del w:id="4268" w:author="VOYER Raphael" w:date="2021-06-16T11:14:00Z"/>
          <w:rFonts w:ascii="Courier New" w:hAnsi="Courier New" w:cs="Courier New"/>
        </w:rPr>
      </w:pPr>
      <w:del w:id="4269" w:author="VOYER Raphael" w:date="2021-06-16T11:14:00Z">
        <w:r w:rsidRPr="006C5CE0" w:rsidDel="001111A8">
          <w:rPr>
            <w:rFonts w:ascii="Courier New" w:hAnsi="Courier New" w:cs="Courier New"/>
          </w:rPr>
          <w:tab/>
          <w:delText xml:space="preserve">    </w:delText>
        </w:r>
        <w:bookmarkStart w:id="4270" w:name="_Toc381025792"/>
        <w:bookmarkStart w:id="4271" w:name="_Toc424820382"/>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270"/>
        <w:bookmarkEnd w:id="4271"/>
      </w:del>
    </w:p>
    <w:p w14:paraId="06DE410E" w14:textId="77777777" w:rsidR="00A8708B" w:rsidRPr="006C5CE0" w:rsidDel="001111A8" w:rsidRDefault="00A8708B" w:rsidP="00A8708B">
      <w:pPr>
        <w:rPr>
          <w:del w:id="4272" w:author="VOYER Raphael" w:date="2021-06-16T11:14:00Z"/>
          <w:rFonts w:ascii="Courier New" w:hAnsi="Courier New" w:cs="Courier New"/>
        </w:rPr>
      </w:pPr>
      <w:del w:id="4273" w:author="VOYER Raphael" w:date="2021-06-16T11:14:00Z">
        <w:r w:rsidRPr="006C5CE0" w:rsidDel="001111A8">
          <w:rPr>
            <w:rFonts w:ascii="Courier New" w:hAnsi="Courier New" w:cs="Courier New"/>
          </w:rPr>
          <w:tab/>
          <w:delText xml:space="preserve">    STATUS  current</w:delText>
        </w:r>
      </w:del>
    </w:p>
    <w:p w14:paraId="17725A94" w14:textId="77777777" w:rsidR="00A8708B" w:rsidRPr="006C5CE0" w:rsidDel="001111A8" w:rsidRDefault="00A8708B" w:rsidP="00A8708B">
      <w:pPr>
        <w:rPr>
          <w:del w:id="4274" w:author="VOYER Raphael" w:date="2021-06-16T11:14:00Z"/>
          <w:rFonts w:ascii="Courier New" w:hAnsi="Courier New" w:cs="Courier New"/>
        </w:rPr>
      </w:pPr>
      <w:del w:id="4275" w:author="VOYER Raphael" w:date="2021-06-16T11:14:00Z">
        <w:r w:rsidRPr="006C5CE0" w:rsidDel="001111A8">
          <w:rPr>
            <w:rFonts w:ascii="Courier New" w:hAnsi="Courier New" w:cs="Courier New"/>
          </w:rPr>
          <w:tab/>
          <w:delText xml:space="preserve">    Description</w:delText>
        </w:r>
      </w:del>
    </w:p>
    <w:p w14:paraId="1909A4DA" w14:textId="77777777" w:rsidR="00A8708B" w:rsidRPr="006C5CE0" w:rsidDel="001111A8" w:rsidRDefault="00A8708B" w:rsidP="00A8708B">
      <w:pPr>
        <w:rPr>
          <w:del w:id="4276" w:author="VOYER Raphael" w:date="2021-06-16T11:14:00Z"/>
          <w:rFonts w:ascii="Courier New" w:hAnsi="Courier New" w:cs="Courier New"/>
        </w:rPr>
      </w:pPr>
      <w:del w:id="4277" w:author="VOYER Raphael" w:date="2021-06-16T11:14:00Z">
        <w:r w:rsidRPr="006C5CE0" w:rsidDel="001111A8">
          <w:rPr>
            <w:rFonts w:ascii="Courier New" w:hAnsi="Courier New" w:cs="Courier New"/>
          </w:rPr>
          <w:tab/>
          <w:delText xml:space="preserve">        “Operational status flag describing reason of </w:delText>
        </w:r>
        <w:r w:rsidR="006935D0" w:rsidRPr="006C5CE0" w:rsidDel="001111A8">
          <w:rPr>
            <w:rFonts w:ascii="Courier New" w:hAnsi="Courier New" w:cs="Courier New"/>
          </w:rPr>
          <w:delText>the</w:delText>
        </w:r>
        <w:r w:rsidRPr="006C5CE0" w:rsidDel="001111A8">
          <w:rPr>
            <w:rFonts w:ascii="Courier New" w:hAnsi="Courier New" w:cs="Courier New"/>
          </w:rPr>
          <w:delText xml:space="preserve"> cluster </w:delText>
        </w:r>
      </w:del>
    </w:p>
    <w:p w14:paraId="220604CE" w14:textId="77777777" w:rsidR="00A8708B" w:rsidRPr="006C5CE0" w:rsidDel="001111A8" w:rsidRDefault="00A8708B" w:rsidP="00A8708B">
      <w:pPr>
        <w:rPr>
          <w:del w:id="4278" w:author="VOYER Raphael" w:date="2021-06-16T11:14:00Z"/>
          <w:rFonts w:ascii="Courier New" w:hAnsi="Courier New" w:cs="Courier New"/>
        </w:rPr>
      </w:pPr>
      <w:del w:id="4279" w:author="VOYER Raphael" w:date="2021-06-16T11:14:00Z">
        <w:r w:rsidRPr="006C5CE0" w:rsidDel="001111A8">
          <w:rPr>
            <w:rFonts w:ascii="Courier New" w:hAnsi="Courier New" w:cs="Courier New"/>
          </w:rPr>
          <w:delText xml:space="preserve">               Operational sta</w:delText>
        </w:r>
        <w:r w:rsidR="006935D0" w:rsidRPr="006C5CE0" w:rsidDel="001111A8">
          <w:rPr>
            <w:rFonts w:ascii="Courier New" w:hAnsi="Courier New" w:cs="Courier New"/>
          </w:rPr>
          <w:delText>t</w:delText>
        </w:r>
        <w:r w:rsidRPr="006C5CE0" w:rsidDel="001111A8">
          <w:rPr>
            <w:rFonts w:ascii="Courier New" w:hAnsi="Courier New" w:cs="Courier New"/>
          </w:rPr>
          <w:delText>us.”</w:delText>
        </w:r>
      </w:del>
    </w:p>
    <w:p w14:paraId="5BF322DC" w14:textId="77777777" w:rsidR="00A8708B" w:rsidRPr="006C5CE0" w:rsidDel="001111A8" w:rsidRDefault="00A8708B" w:rsidP="00A8708B">
      <w:pPr>
        <w:rPr>
          <w:del w:id="4280" w:author="VOYER Raphael" w:date="2021-06-16T11:14:00Z"/>
          <w:rFonts w:ascii="Courier New" w:hAnsi="Courier New" w:cs="Courier New"/>
        </w:rPr>
      </w:pPr>
      <w:del w:id="4281"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5 }</w:delText>
        </w:r>
      </w:del>
    </w:p>
    <w:p w14:paraId="198D2B77" w14:textId="77777777" w:rsidR="00A8708B" w:rsidRPr="006935D0" w:rsidDel="001111A8" w:rsidRDefault="00A8708B" w:rsidP="005C190B">
      <w:pPr>
        <w:rPr>
          <w:del w:id="4282" w:author="VOYER Raphael" w:date="2021-06-16T11:14:00Z"/>
          <w:rFonts w:ascii="Courier New" w:hAnsi="Courier New" w:cs="Courier New"/>
          <w:color w:val="FF0000"/>
        </w:rPr>
      </w:pPr>
    </w:p>
    <w:p w14:paraId="57C92A07" w14:textId="77777777" w:rsidR="005C190B" w:rsidRPr="006935D0" w:rsidDel="001111A8" w:rsidRDefault="005C190B" w:rsidP="00855336">
      <w:pPr>
        <w:rPr>
          <w:del w:id="4283" w:author="VOYER Raphael" w:date="2021-06-16T11:14:00Z"/>
          <w:rFonts w:ascii="Courier New" w:hAnsi="Courier New" w:cs="Courier New"/>
          <w:color w:val="FF0000"/>
        </w:rPr>
      </w:pPr>
    </w:p>
    <w:p w14:paraId="5B5E386A" w14:textId="77777777" w:rsidR="009A7243" w:rsidRPr="004D2F5D" w:rsidDel="001111A8" w:rsidRDefault="009A7243" w:rsidP="009A7243">
      <w:pPr>
        <w:ind w:left="360"/>
        <w:rPr>
          <w:del w:id="4284" w:author="VOYER Raphael" w:date="2021-06-16T11:14:00Z"/>
          <w:rFonts w:ascii="Courier New" w:hAnsi="Courier New" w:cs="Courier New"/>
        </w:rPr>
      </w:pPr>
      <w:del w:id="4285" w:author="VOYER Raphael" w:date="2021-06-16T11:14:00Z">
        <w:r w:rsidDel="001111A8">
          <w:rPr>
            <w:rFonts w:ascii="Courier New" w:hAnsi="Courier New" w:cs="Courier New"/>
          </w:rPr>
          <w:delText xml:space="preserve">  </w:delText>
        </w:r>
        <w:r w:rsidR="00CF5E42" w:rsidDel="001111A8">
          <w:rPr>
            <w:rFonts w:ascii="Courier New" w:hAnsi="Courier New" w:cs="Courier New"/>
          </w:rPr>
          <w:delText xml:space="preserve">  </w:delText>
        </w:r>
        <w:r w:rsidR="00561926" w:rsidDel="001111A8">
          <w:delText>alaHAVlanCluster</w:delText>
        </w:r>
        <w:r w:rsidR="00A90579" w:rsidDel="001111A8">
          <w:delText>Mode</w:delText>
        </w:r>
        <w:r w:rsidRPr="004D2F5D" w:rsidDel="001111A8">
          <w:rPr>
            <w:rFonts w:ascii="Courier New" w:hAnsi="Courier New" w:cs="Courier New"/>
          </w:rPr>
          <w:delText xml:space="preserve">  OBJECT-TYPE</w:delText>
        </w:r>
      </w:del>
    </w:p>
    <w:p w14:paraId="48A72D99" w14:textId="77777777" w:rsidR="00A90579" w:rsidDel="001111A8" w:rsidRDefault="009A7243" w:rsidP="009A7243">
      <w:pPr>
        <w:ind w:left="360"/>
        <w:rPr>
          <w:del w:id="4286" w:author="VOYER Raphael" w:date="2021-06-16T11:14:00Z"/>
        </w:rPr>
      </w:pPr>
      <w:del w:id="4287" w:author="VOYER Raphael" w:date="2021-06-16T11:14:00Z">
        <w:r w:rsidRPr="004D2F5D" w:rsidDel="001111A8">
          <w:rPr>
            <w:rFonts w:ascii="Courier New" w:hAnsi="Courier New" w:cs="Courier New"/>
          </w:rPr>
          <w:tab/>
          <w:delText xml:space="preserve">    SYNTAX   </w:delText>
        </w:r>
        <w:r w:rsidDel="001111A8">
          <w:delText>INTEGER</w:delText>
        </w:r>
      </w:del>
    </w:p>
    <w:p w14:paraId="508D206C" w14:textId="77777777" w:rsidR="00A90579" w:rsidDel="001111A8" w:rsidRDefault="00A90579" w:rsidP="00B76F84">
      <w:pPr>
        <w:ind w:left="360"/>
        <w:rPr>
          <w:del w:id="4288" w:author="VOYER Raphael" w:date="2021-06-16T11:14:00Z"/>
          <w:rFonts w:ascii="Courier New" w:hAnsi="Courier New" w:cs="Courier New"/>
        </w:rPr>
      </w:pPr>
      <w:del w:id="4289"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5121A0E8" w14:textId="77777777" w:rsidR="00A90579" w:rsidDel="001111A8" w:rsidRDefault="00B76F84" w:rsidP="009A7243">
      <w:pPr>
        <w:ind w:left="360"/>
        <w:rPr>
          <w:del w:id="4290" w:author="VOYER Raphael" w:date="2021-06-16T11:14:00Z"/>
          <w:rFonts w:ascii="Courier New" w:hAnsi="Courier New" w:cs="Courier New"/>
        </w:rPr>
      </w:pPr>
      <w:del w:id="4291"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l2mode(1</w:delText>
        </w:r>
        <w:r w:rsidR="00A90579" w:rsidDel="001111A8">
          <w:rPr>
            <w:rFonts w:ascii="Courier New" w:hAnsi="Courier New" w:cs="Courier New"/>
          </w:rPr>
          <w:delText>),</w:delText>
        </w:r>
      </w:del>
    </w:p>
    <w:p w14:paraId="1226BDAC" w14:textId="77777777" w:rsidR="00A90579" w:rsidDel="001111A8" w:rsidRDefault="00B76F84" w:rsidP="009A7243">
      <w:pPr>
        <w:ind w:left="360"/>
        <w:rPr>
          <w:del w:id="4292" w:author="VOYER Raphael" w:date="2021-06-16T11:14:00Z"/>
          <w:rFonts w:ascii="Courier New" w:hAnsi="Courier New" w:cs="Courier New"/>
        </w:rPr>
      </w:pPr>
      <w:del w:id="4293"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l3mode(2</w:delText>
        </w:r>
        <w:r w:rsidR="00A90579" w:rsidDel="001111A8">
          <w:rPr>
            <w:rFonts w:ascii="Courier New" w:hAnsi="Courier New" w:cs="Courier New"/>
          </w:rPr>
          <w:delText>)</w:delText>
        </w:r>
      </w:del>
    </w:p>
    <w:p w14:paraId="73473DB5" w14:textId="77777777" w:rsidR="00A90579" w:rsidDel="001111A8" w:rsidRDefault="00A90579" w:rsidP="009A7243">
      <w:pPr>
        <w:ind w:left="360"/>
        <w:rPr>
          <w:del w:id="4294" w:author="VOYER Raphael" w:date="2021-06-16T11:14:00Z"/>
        </w:rPr>
      </w:pPr>
      <w:del w:id="4295"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0F173ADF" w14:textId="77777777" w:rsidR="009A7243" w:rsidRPr="004D2F5D" w:rsidDel="001111A8" w:rsidRDefault="009A7243" w:rsidP="00622755">
      <w:pPr>
        <w:ind w:left="360"/>
        <w:outlineLvl w:val="0"/>
        <w:rPr>
          <w:del w:id="4296" w:author="VOYER Raphael" w:date="2021-06-16T11:14:00Z"/>
          <w:rFonts w:ascii="Courier New" w:hAnsi="Courier New" w:cs="Courier New"/>
        </w:rPr>
      </w:pPr>
      <w:del w:id="4297" w:author="VOYER Raphael" w:date="2021-06-16T11:14:00Z">
        <w:r w:rsidRPr="004D2F5D" w:rsidDel="001111A8">
          <w:rPr>
            <w:rFonts w:ascii="Courier New" w:hAnsi="Courier New" w:cs="Courier New"/>
          </w:rPr>
          <w:tab/>
          <w:delText xml:space="preserve">    </w:delText>
        </w:r>
        <w:bookmarkStart w:id="4298" w:name="_Toc381025793"/>
        <w:bookmarkStart w:id="4299" w:name="_Toc424820383"/>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298"/>
        <w:bookmarkEnd w:id="4299"/>
      </w:del>
    </w:p>
    <w:p w14:paraId="093A4911" w14:textId="77777777" w:rsidR="009A7243" w:rsidRPr="004D2F5D" w:rsidDel="001111A8" w:rsidRDefault="009A7243" w:rsidP="009A7243">
      <w:pPr>
        <w:rPr>
          <w:del w:id="4300" w:author="VOYER Raphael" w:date="2021-06-16T11:14:00Z"/>
          <w:rFonts w:ascii="Courier New" w:hAnsi="Courier New" w:cs="Courier New"/>
        </w:rPr>
      </w:pPr>
      <w:del w:id="4301" w:author="VOYER Raphael" w:date="2021-06-16T11:14:00Z">
        <w:r w:rsidRPr="004D2F5D" w:rsidDel="001111A8">
          <w:rPr>
            <w:rFonts w:ascii="Courier New" w:hAnsi="Courier New" w:cs="Courier New"/>
          </w:rPr>
          <w:tab/>
          <w:delText xml:space="preserve">    STATUS  current</w:delText>
        </w:r>
      </w:del>
    </w:p>
    <w:p w14:paraId="1C11D2AA" w14:textId="77777777" w:rsidR="009A7243" w:rsidRPr="004D2F5D" w:rsidDel="001111A8" w:rsidRDefault="009A7243" w:rsidP="009A7243">
      <w:pPr>
        <w:rPr>
          <w:del w:id="4302" w:author="VOYER Raphael" w:date="2021-06-16T11:15:00Z"/>
          <w:rFonts w:ascii="Courier New" w:hAnsi="Courier New" w:cs="Courier New"/>
        </w:rPr>
      </w:pPr>
      <w:del w:id="4303" w:author="VOYER Raphael" w:date="2021-06-16T11:15:00Z">
        <w:r w:rsidRPr="004D2F5D" w:rsidDel="001111A8">
          <w:rPr>
            <w:rFonts w:ascii="Courier New" w:hAnsi="Courier New" w:cs="Courier New"/>
          </w:rPr>
          <w:tab/>
          <w:delText xml:space="preserve">    Description</w:delText>
        </w:r>
      </w:del>
    </w:p>
    <w:p w14:paraId="72CB9427" w14:textId="77777777" w:rsidR="009A7243" w:rsidDel="001111A8" w:rsidRDefault="009A7243" w:rsidP="009A7243">
      <w:pPr>
        <w:rPr>
          <w:del w:id="4304" w:author="VOYER Raphael" w:date="2021-06-16T11:15:00Z"/>
          <w:rFonts w:ascii="Courier New" w:hAnsi="Courier New" w:cs="Courier New"/>
        </w:rPr>
      </w:pPr>
      <w:del w:id="4305" w:author="VOYER Raphael" w:date="2021-06-16T11:15:00Z">
        <w:r w:rsidRPr="004D2F5D" w:rsidDel="001111A8">
          <w:rPr>
            <w:rFonts w:ascii="Courier New" w:hAnsi="Courier New" w:cs="Courier New"/>
          </w:rPr>
          <w:tab/>
          <w:delText xml:space="preserve">        “</w:delText>
        </w:r>
        <w:r w:rsidR="00737BD4" w:rsidDel="001111A8">
          <w:rPr>
            <w:rFonts w:ascii="Courier New" w:hAnsi="Courier New" w:cs="Courier New"/>
          </w:rPr>
          <w:delText>This object specifies the mode of the cluster</w:delText>
        </w:r>
        <w:r w:rsidR="00206E8E" w:rsidDel="001111A8">
          <w:rPr>
            <w:rFonts w:ascii="Courier New" w:hAnsi="Courier New" w:cs="Courier New"/>
          </w:rPr>
          <w:delText>.</w:delText>
        </w:r>
        <w:r w:rsidRPr="004D2F5D" w:rsidDel="001111A8">
          <w:rPr>
            <w:rFonts w:ascii="Courier New" w:hAnsi="Courier New" w:cs="Courier New"/>
          </w:rPr>
          <w:delText>”</w:delText>
        </w:r>
      </w:del>
    </w:p>
    <w:p w14:paraId="06FF988E" w14:textId="77777777" w:rsidR="00B76F84" w:rsidRPr="004D2F5D" w:rsidDel="001111A8" w:rsidRDefault="00B76F84" w:rsidP="00B76F84">
      <w:pPr>
        <w:ind w:left="360"/>
        <w:rPr>
          <w:del w:id="4306" w:author="VOYER Raphael" w:date="2021-06-16T11:15:00Z"/>
          <w:rFonts w:ascii="Courier New" w:hAnsi="Courier New" w:cs="Courier New"/>
        </w:rPr>
      </w:pPr>
      <w:del w:id="4307" w:author="VOYER Raphael" w:date="2021-06-16T11:15: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l2mode </w:delText>
        </w:r>
        <w:r w:rsidRPr="00B76F84" w:rsidDel="001111A8">
          <w:rPr>
            <w:rFonts w:ascii="Courier New" w:hAnsi="Courier New" w:cs="Courier New"/>
          </w:rPr>
          <w:delText>}</w:delText>
        </w:r>
      </w:del>
    </w:p>
    <w:p w14:paraId="168C20C8" w14:textId="77777777" w:rsidR="009A7243" w:rsidDel="001111A8" w:rsidRDefault="009A7243" w:rsidP="009A7243">
      <w:pPr>
        <w:rPr>
          <w:del w:id="4308" w:author="VOYER Raphael" w:date="2021-06-16T11:15:00Z"/>
          <w:rFonts w:ascii="Courier New" w:hAnsi="Courier New" w:cs="Courier New"/>
        </w:rPr>
      </w:pPr>
      <w:del w:id="4309"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A8708B" w:rsidDel="001111A8">
          <w:rPr>
            <w:rFonts w:ascii="Courier New" w:hAnsi="Courier New" w:cs="Courier New"/>
          </w:rPr>
          <w:delText>6</w:delText>
        </w:r>
        <w:r w:rsidRPr="004D2F5D" w:rsidDel="001111A8">
          <w:rPr>
            <w:rFonts w:ascii="Courier New" w:hAnsi="Courier New" w:cs="Courier New"/>
          </w:rPr>
          <w:delText xml:space="preserve"> }</w:delText>
        </w:r>
      </w:del>
    </w:p>
    <w:p w14:paraId="18D25E0B" w14:textId="77777777" w:rsidR="00351E72" w:rsidDel="001111A8" w:rsidRDefault="00351E72" w:rsidP="009A7243">
      <w:pPr>
        <w:rPr>
          <w:del w:id="4310" w:author="VOYER Raphael" w:date="2021-06-16T11:15:00Z"/>
          <w:rFonts w:ascii="Courier New" w:hAnsi="Courier New" w:cs="Courier New"/>
        </w:rPr>
      </w:pPr>
    </w:p>
    <w:p w14:paraId="596E871D" w14:textId="77777777" w:rsidR="00351E72" w:rsidRPr="004D2F5D" w:rsidDel="001111A8" w:rsidRDefault="00351E72" w:rsidP="00351E72">
      <w:pPr>
        <w:ind w:left="360"/>
        <w:rPr>
          <w:del w:id="4311" w:author="VOYER Raphael" w:date="2021-06-16T11:15:00Z"/>
          <w:rFonts w:ascii="Courier New" w:hAnsi="Courier New" w:cs="Courier New"/>
        </w:rPr>
      </w:pPr>
      <w:del w:id="4312" w:author="VOYER Raphael" w:date="2021-06-16T11:15:00Z">
        <w:r w:rsidDel="001111A8">
          <w:rPr>
            <w:rFonts w:ascii="Courier New" w:hAnsi="Courier New" w:cs="Courier New"/>
          </w:rPr>
          <w:delText xml:space="preserve">   </w:delText>
        </w:r>
        <w:r w:rsidR="00561926" w:rsidDel="001111A8">
          <w:delText>alaHAVlanCluster</w:delText>
        </w:r>
        <w:r w:rsidDel="001111A8">
          <w:delText>Vlan</w:delText>
        </w:r>
        <w:r w:rsidRPr="004D2F5D" w:rsidDel="001111A8">
          <w:rPr>
            <w:rFonts w:ascii="Courier New" w:hAnsi="Courier New" w:cs="Courier New"/>
          </w:rPr>
          <w:delText xml:space="preserve"> OBJECT-TYPE</w:delText>
        </w:r>
      </w:del>
    </w:p>
    <w:p w14:paraId="00424971" w14:textId="77777777" w:rsidR="00351E72" w:rsidRPr="004D2F5D" w:rsidDel="001111A8" w:rsidRDefault="00351E72" w:rsidP="00351E72">
      <w:pPr>
        <w:ind w:left="360"/>
        <w:rPr>
          <w:del w:id="4313" w:author="VOYER Raphael" w:date="2021-06-16T11:15:00Z"/>
          <w:rFonts w:ascii="Courier New" w:hAnsi="Courier New" w:cs="Courier New"/>
        </w:rPr>
      </w:pPr>
      <w:del w:id="4314"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Integer32 (1 .. 4094)</w:delText>
        </w:r>
      </w:del>
    </w:p>
    <w:p w14:paraId="0A0828BB" w14:textId="77777777" w:rsidR="00351E72" w:rsidRPr="004D2F5D" w:rsidDel="001111A8" w:rsidRDefault="00351E72" w:rsidP="00351E72">
      <w:pPr>
        <w:ind w:left="360"/>
        <w:rPr>
          <w:del w:id="4315" w:author="VOYER Raphael" w:date="2021-06-16T11:15:00Z"/>
          <w:rFonts w:ascii="Courier New" w:hAnsi="Courier New" w:cs="Courier New"/>
        </w:rPr>
      </w:pPr>
      <w:del w:id="4316"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760F35A5" w14:textId="77777777" w:rsidR="00351E72" w:rsidRPr="004D2F5D" w:rsidDel="001111A8" w:rsidRDefault="00351E72" w:rsidP="00351E72">
      <w:pPr>
        <w:rPr>
          <w:del w:id="4317" w:author="VOYER Raphael" w:date="2021-06-16T11:15:00Z"/>
          <w:rFonts w:ascii="Courier New" w:hAnsi="Courier New" w:cs="Courier New"/>
        </w:rPr>
      </w:pPr>
      <w:del w:id="4318" w:author="VOYER Raphael" w:date="2021-06-16T11:15:00Z">
        <w:r w:rsidRPr="004D2F5D" w:rsidDel="001111A8">
          <w:rPr>
            <w:rFonts w:ascii="Courier New" w:hAnsi="Courier New" w:cs="Courier New"/>
          </w:rPr>
          <w:tab/>
          <w:delText xml:space="preserve">    STATUS  current</w:delText>
        </w:r>
      </w:del>
    </w:p>
    <w:p w14:paraId="4089ED7F" w14:textId="77777777" w:rsidR="00351E72" w:rsidRPr="004D2F5D" w:rsidDel="001111A8" w:rsidRDefault="00351E72" w:rsidP="00351E72">
      <w:pPr>
        <w:rPr>
          <w:del w:id="4319" w:author="VOYER Raphael" w:date="2021-06-16T11:15:00Z"/>
          <w:rFonts w:ascii="Courier New" w:hAnsi="Courier New" w:cs="Courier New"/>
        </w:rPr>
      </w:pPr>
      <w:del w:id="4320" w:author="VOYER Raphael" w:date="2021-06-16T11:15:00Z">
        <w:r w:rsidRPr="004D2F5D" w:rsidDel="001111A8">
          <w:rPr>
            <w:rFonts w:ascii="Courier New" w:hAnsi="Courier New" w:cs="Courier New"/>
          </w:rPr>
          <w:tab/>
          <w:delText xml:space="preserve">    Description</w:delText>
        </w:r>
      </w:del>
    </w:p>
    <w:p w14:paraId="066907B8" w14:textId="77777777" w:rsidR="00351E72" w:rsidDel="001111A8" w:rsidRDefault="00351E72" w:rsidP="00351E72">
      <w:pPr>
        <w:rPr>
          <w:del w:id="4321" w:author="VOYER Raphael" w:date="2021-06-16T11:15:00Z"/>
          <w:rFonts w:ascii="Courier New" w:hAnsi="Courier New" w:cs="Courier New"/>
        </w:rPr>
      </w:pPr>
      <w:del w:id="4322"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Vlan associated with the L2 cluster</w:delText>
        </w:r>
        <w:r w:rsidRPr="004D2F5D" w:rsidDel="001111A8">
          <w:rPr>
            <w:rFonts w:ascii="Courier New" w:hAnsi="Courier New" w:cs="Courier New"/>
          </w:rPr>
          <w:delText>”</w:delText>
        </w:r>
      </w:del>
    </w:p>
    <w:p w14:paraId="0659C483" w14:textId="77777777" w:rsidR="006B4B17" w:rsidRPr="004D2F5D" w:rsidDel="001111A8" w:rsidRDefault="006B4B17" w:rsidP="00351E72">
      <w:pPr>
        <w:rPr>
          <w:del w:id="4323" w:author="VOYER Raphael" w:date="2021-06-16T11:15:00Z"/>
          <w:rFonts w:ascii="Courier New" w:hAnsi="Courier New" w:cs="Courier New"/>
        </w:rPr>
      </w:pPr>
      <w:del w:id="4324" w:author="VOYER Raphael" w:date="2021-06-16T11:15:00Z">
        <w:r w:rsidDel="001111A8">
          <w:rPr>
            <w:rFonts w:ascii="Courier New" w:hAnsi="Courier New" w:cs="Courier New"/>
          </w:rPr>
          <w:delText xml:space="preserve">          DEFVAL        { 0 }</w:delText>
        </w:r>
      </w:del>
    </w:p>
    <w:p w14:paraId="3CD47E93" w14:textId="77777777" w:rsidR="00351E72" w:rsidDel="001111A8" w:rsidRDefault="00351E72" w:rsidP="00351E72">
      <w:pPr>
        <w:rPr>
          <w:del w:id="4325" w:author="VOYER Raphael" w:date="2021-06-16T11:15:00Z"/>
          <w:rFonts w:ascii="Courier New" w:hAnsi="Courier New" w:cs="Courier New"/>
        </w:rPr>
      </w:pPr>
      <w:del w:id="4326"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7</w:delText>
        </w:r>
        <w:r w:rsidRPr="004D2F5D" w:rsidDel="001111A8">
          <w:rPr>
            <w:rFonts w:ascii="Courier New" w:hAnsi="Courier New" w:cs="Courier New"/>
          </w:rPr>
          <w:delText xml:space="preserve"> }</w:delText>
        </w:r>
      </w:del>
    </w:p>
    <w:p w14:paraId="3F08B4F4" w14:textId="77777777" w:rsidR="009C3A33" w:rsidDel="001111A8" w:rsidRDefault="009C3A33" w:rsidP="009C3A33">
      <w:pPr>
        <w:ind w:left="360"/>
        <w:rPr>
          <w:del w:id="4327" w:author="VOYER Raphael" w:date="2021-06-16T11:15:00Z"/>
          <w:rFonts w:ascii="Courier New" w:hAnsi="Courier New" w:cs="Courier New"/>
        </w:rPr>
      </w:pPr>
      <w:del w:id="4328" w:author="VOYER Raphael" w:date="2021-06-16T11:15:00Z">
        <w:r w:rsidDel="001111A8">
          <w:rPr>
            <w:rFonts w:ascii="Courier New" w:hAnsi="Courier New" w:cs="Courier New"/>
          </w:rPr>
          <w:delText xml:space="preserve">   </w:delText>
        </w:r>
      </w:del>
    </w:p>
    <w:p w14:paraId="4C12CF87" w14:textId="77777777" w:rsidR="009C3A33" w:rsidDel="001111A8" w:rsidRDefault="009C3A33" w:rsidP="009C3A33">
      <w:pPr>
        <w:ind w:left="360"/>
        <w:rPr>
          <w:del w:id="4329" w:author="VOYER Raphael" w:date="2021-06-16T11:15:00Z"/>
        </w:rPr>
      </w:pPr>
      <w:del w:id="4330"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08B0548C" w14:textId="77777777" w:rsidR="009C3A33" w:rsidDel="001111A8" w:rsidRDefault="009C3A33" w:rsidP="009C3A33">
      <w:pPr>
        <w:ind w:left="360"/>
        <w:rPr>
          <w:del w:id="4331" w:author="VOYER Raphael" w:date="2021-06-16T11:15:00Z"/>
          <w:rFonts w:ascii="Courier New" w:hAnsi="Courier New" w:cs="Courier New"/>
        </w:rPr>
      </w:pPr>
      <w:del w:id="4332"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w:delText>
        </w:r>
      </w:del>
    </w:p>
    <w:p w14:paraId="6FA844EA" w14:textId="77777777" w:rsidR="009C3A33" w:rsidDel="001111A8" w:rsidRDefault="009C3A33" w:rsidP="009C3A33">
      <w:pPr>
        <w:ind w:left="360"/>
        <w:rPr>
          <w:del w:id="4333" w:author="VOYER Raphael" w:date="2021-06-16T11:15:00Z"/>
          <w:rFonts w:ascii="Courier New" w:hAnsi="Courier New" w:cs="Courier New"/>
        </w:rPr>
      </w:pPr>
      <w:del w:id="4334"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2568BED8" w14:textId="77777777" w:rsidR="009C3A33" w:rsidDel="001111A8" w:rsidRDefault="00C61B32" w:rsidP="009C3A33">
      <w:pPr>
        <w:ind w:left="360"/>
        <w:rPr>
          <w:del w:id="4335" w:author="VOYER Raphael" w:date="2021-06-16T11:15:00Z"/>
          <w:rFonts w:ascii="Courier New" w:hAnsi="Courier New" w:cs="Courier New"/>
        </w:rPr>
      </w:pPr>
      <w:del w:id="4336" w:author="VOYER Raphael" w:date="2021-06-16T11:15:00Z">
        <w:r w:rsidDel="001111A8">
          <w:rPr>
            <w:rFonts w:ascii="Courier New" w:hAnsi="Courier New" w:cs="Courier New"/>
          </w:rPr>
          <w:delText xml:space="preserve">                     invalid(1</w:delText>
        </w:r>
        <w:r w:rsidR="009C3A33" w:rsidDel="001111A8">
          <w:rPr>
            <w:rFonts w:ascii="Courier New" w:hAnsi="Courier New" w:cs="Courier New"/>
          </w:rPr>
          <w:delText>)</w:delText>
        </w:r>
      </w:del>
    </w:p>
    <w:p w14:paraId="3E6E256F" w14:textId="77777777" w:rsidR="009C3A33" w:rsidDel="001111A8" w:rsidRDefault="009C3A33" w:rsidP="009C3A33">
      <w:pPr>
        <w:ind w:left="360"/>
        <w:rPr>
          <w:del w:id="4337" w:author="VOYER Raphael" w:date="2021-06-16T11:15:00Z"/>
          <w:rFonts w:ascii="Courier New" w:hAnsi="Courier New" w:cs="Courier New"/>
        </w:rPr>
      </w:pPr>
      <w:del w:id="4338"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stati</w:delText>
        </w:r>
        <w:r w:rsidR="00C61B32" w:rsidDel="001111A8">
          <w:rPr>
            <w:rFonts w:ascii="Courier New" w:hAnsi="Courier New" w:cs="Courier New"/>
          </w:rPr>
          <w:delText>c(2</w:delText>
        </w:r>
        <w:r w:rsidDel="001111A8">
          <w:rPr>
            <w:rFonts w:ascii="Courier New" w:hAnsi="Courier New" w:cs="Courier New"/>
          </w:rPr>
          <w:delText>),</w:delText>
        </w:r>
      </w:del>
    </w:p>
    <w:p w14:paraId="229ED94F" w14:textId="77777777" w:rsidR="009C3A33" w:rsidDel="001111A8" w:rsidRDefault="00C61B32" w:rsidP="009C3A33">
      <w:pPr>
        <w:ind w:left="360"/>
        <w:rPr>
          <w:del w:id="4339" w:author="VOYER Raphael" w:date="2021-06-16T11:15:00Z"/>
          <w:rFonts w:ascii="Courier New" w:hAnsi="Courier New" w:cs="Courier New"/>
        </w:rPr>
      </w:pPr>
      <w:del w:id="4340"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dynamic(3</w:delText>
        </w:r>
        <w:r w:rsidR="009C3A33" w:rsidDel="001111A8">
          <w:rPr>
            <w:rFonts w:ascii="Courier New" w:hAnsi="Courier New" w:cs="Courier New"/>
          </w:rPr>
          <w:delText>)</w:delText>
        </w:r>
      </w:del>
    </w:p>
    <w:p w14:paraId="43037833" w14:textId="77777777" w:rsidR="009C3A33" w:rsidRPr="004D2F5D" w:rsidDel="001111A8" w:rsidRDefault="009C3A33" w:rsidP="009C3A33">
      <w:pPr>
        <w:ind w:left="360"/>
        <w:rPr>
          <w:del w:id="4341" w:author="VOYER Raphael" w:date="2021-06-16T11:15:00Z"/>
          <w:rFonts w:ascii="Courier New" w:hAnsi="Courier New" w:cs="Courier New"/>
        </w:rPr>
      </w:pPr>
      <w:del w:id="4342"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772727D2" w14:textId="77777777" w:rsidR="009C3A33" w:rsidRPr="004D2F5D" w:rsidDel="001111A8" w:rsidRDefault="009C3A33" w:rsidP="00622755">
      <w:pPr>
        <w:ind w:left="360"/>
        <w:outlineLvl w:val="0"/>
        <w:rPr>
          <w:del w:id="4343" w:author="VOYER Raphael" w:date="2021-06-16T11:15:00Z"/>
          <w:rFonts w:ascii="Courier New" w:hAnsi="Courier New" w:cs="Courier New"/>
        </w:rPr>
      </w:pPr>
      <w:del w:id="4344" w:author="VOYER Raphael" w:date="2021-06-16T11:15:00Z">
        <w:r w:rsidRPr="004D2F5D" w:rsidDel="001111A8">
          <w:rPr>
            <w:rFonts w:ascii="Courier New" w:hAnsi="Courier New" w:cs="Courier New"/>
          </w:rPr>
          <w:tab/>
          <w:delText xml:space="preserve">    </w:delText>
        </w:r>
        <w:bookmarkStart w:id="4345" w:name="_Toc381025794"/>
        <w:bookmarkStart w:id="4346" w:name="_Toc424820384"/>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345"/>
        <w:bookmarkEnd w:id="4346"/>
      </w:del>
    </w:p>
    <w:p w14:paraId="342FA7B0" w14:textId="77777777" w:rsidR="009C3A33" w:rsidRPr="004D2F5D" w:rsidDel="001111A8" w:rsidRDefault="009C3A33" w:rsidP="009C3A33">
      <w:pPr>
        <w:rPr>
          <w:del w:id="4347" w:author="VOYER Raphael" w:date="2021-06-16T11:15:00Z"/>
          <w:rFonts w:ascii="Courier New" w:hAnsi="Courier New" w:cs="Courier New"/>
        </w:rPr>
      </w:pPr>
      <w:del w:id="4348" w:author="VOYER Raphael" w:date="2021-06-16T11:15:00Z">
        <w:r w:rsidRPr="004D2F5D" w:rsidDel="001111A8">
          <w:rPr>
            <w:rFonts w:ascii="Courier New" w:hAnsi="Courier New" w:cs="Courier New"/>
          </w:rPr>
          <w:tab/>
          <w:delText xml:space="preserve">    STATUS  current</w:delText>
        </w:r>
      </w:del>
    </w:p>
    <w:p w14:paraId="2340E348" w14:textId="77777777" w:rsidR="009C3A33" w:rsidRPr="004D2F5D" w:rsidDel="001111A8" w:rsidRDefault="009C3A33" w:rsidP="009C3A33">
      <w:pPr>
        <w:rPr>
          <w:del w:id="4349" w:author="VOYER Raphael" w:date="2021-06-16T11:15:00Z"/>
          <w:rFonts w:ascii="Courier New" w:hAnsi="Courier New" w:cs="Courier New"/>
        </w:rPr>
      </w:pPr>
      <w:del w:id="4350" w:author="VOYER Raphael" w:date="2021-06-16T11:15:00Z">
        <w:r w:rsidRPr="004D2F5D" w:rsidDel="001111A8">
          <w:rPr>
            <w:rFonts w:ascii="Courier New" w:hAnsi="Courier New" w:cs="Courier New"/>
          </w:rPr>
          <w:tab/>
          <w:delText xml:space="preserve">    Description</w:delText>
        </w:r>
      </w:del>
    </w:p>
    <w:p w14:paraId="0B5BFA8E" w14:textId="77777777" w:rsidR="009C3A33" w:rsidDel="001111A8" w:rsidRDefault="009C3A33" w:rsidP="009C3A33">
      <w:pPr>
        <w:rPr>
          <w:del w:id="4351" w:author="VOYER Raphael" w:date="2021-06-16T11:15:00Z"/>
          <w:rFonts w:ascii="Courier New" w:hAnsi="Courier New" w:cs="Courier New"/>
        </w:rPr>
      </w:pPr>
      <w:del w:id="4352" w:author="VOYER Raphael" w:date="2021-06-16T11:15:00Z">
        <w:r w:rsidRPr="004D2F5D" w:rsidDel="001111A8">
          <w:rPr>
            <w:rFonts w:ascii="Courier New" w:hAnsi="Courier New" w:cs="Courier New"/>
          </w:rPr>
          <w:tab/>
          <w:delText xml:space="preserve">        “</w:delText>
        </w:r>
        <w:r w:rsidR="00B76F84" w:rsidDel="001111A8">
          <w:rPr>
            <w:rFonts w:ascii="Courier New" w:hAnsi="Courier New" w:cs="Courier New"/>
          </w:rPr>
          <w:delText>The type of ARP resolution used in L3 cluster</w:delText>
        </w:r>
        <w:r w:rsidDel="001111A8">
          <w:rPr>
            <w:rFonts w:ascii="Courier New" w:hAnsi="Courier New" w:cs="Courier New"/>
          </w:rPr>
          <w:delText>”</w:delText>
        </w:r>
      </w:del>
    </w:p>
    <w:p w14:paraId="62A7D24E" w14:textId="77777777" w:rsidR="00B76F84" w:rsidRPr="004D2F5D" w:rsidDel="001111A8" w:rsidRDefault="00B76F84" w:rsidP="009C3A33">
      <w:pPr>
        <w:rPr>
          <w:del w:id="4353" w:author="VOYER Raphael" w:date="2021-06-16T11:15:00Z"/>
          <w:rFonts w:ascii="Courier New" w:hAnsi="Courier New" w:cs="Courier New"/>
        </w:rPr>
      </w:pPr>
      <w:del w:id="4354" w:author="VOYER Raphael" w:date="2021-06-16T11:15:00Z">
        <w:r w:rsidDel="001111A8">
          <w:rPr>
            <w:rFonts w:ascii="Courier New" w:hAnsi="Courier New" w:cs="Courier New"/>
          </w:rPr>
          <w:delText xml:space="preserve">          DEFVAL        { invalid }</w:delText>
        </w:r>
      </w:del>
    </w:p>
    <w:p w14:paraId="5B3BE76E" w14:textId="77777777" w:rsidR="009C3A33" w:rsidDel="001111A8" w:rsidRDefault="009C3A33" w:rsidP="009C3A33">
      <w:pPr>
        <w:rPr>
          <w:del w:id="4355" w:author="VOYER Raphael" w:date="2021-06-16T11:15:00Z"/>
          <w:rFonts w:ascii="Courier New" w:hAnsi="Courier New" w:cs="Courier New"/>
        </w:rPr>
      </w:pPr>
      <w:del w:id="4356"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8</w:delText>
        </w:r>
        <w:r w:rsidRPr="004D2F5D" w:rsidDel="001111A8">
          <w:rPr>
            <w:rFonts w:ascii="Courier New" w:hAnsi="Courier New" w:cs="Courier New"/>
          </w:rPr>
          <w:delText xml:space="preserve"> }</w:delText>
        </w:r>
      </w:del>
    </w:p>
    <w:p w14:paraId="242A52C9" w14:textId="77777777" w:rsidR="009C3A33" w:rsidDel="001111A8" w:rsidRDefault="009C3A33" w:rsidP="00351E72">
      <w:pPr>
        <w:rPr>
          <w:del w:id="4357" w:author="VOYER Raphael" w:date="2021-06-16T11:15:00Z"/>
          <w:rFonts w:ascii="Courier New" w:hAnsi="Courier New" w:cs="Courier New"/>
        </w:rPr>
      </w:pPr>
    </w:p>
    <w:p w14:paraId="06B6AB1C" w14:textId="77777777" w:rsidR="00351E72" w:rsidDel="001111A8" w:rsidRDefault="00351E72" w:rsidP="00351E72">
      <w:pPr>
        <w:rPr>
          <w:del w:id="4358" w:author="VOYER Raphael" w:date="2021-06-16T11:15:00Z"/>
          <w:rFonts w:ascii="Courier New" w:hAnsi="Courier New" w:cs="Courier New"/>
        </w:rPr>
      </w:pPr>
      <w:del w:id="4359" w:author="VOYER Raphael" w:date="2021-06-16T11:15:00Z">
        <w:r w:rsidDel="001111A8">
          <w:rPr>
            <w:rFonts w:ascii="Courier New" w:hAnsi="Courier New" w:cs="Courier New"/>
          </w:rPr>
          <w:delText xml:space="preserve"> </w:delText>
        </w:r>
      </w:del>
    </w:p>
    <w:p w14:paraId="28CF0C97" w14:textId="77777777" w:rsidR="00351E72" w:rsidRPr="004D2F5D" w:rsidDel="001111A8" w:rsidRDefault="00351E72" w:rsidP="00351E72">
      <w:pPr>
        <w:ind w:left="360"/>
        <w:rPr>
          <w:del w:id="4360" w:author="VOYER Raphael" w:date="2021-06-16T11:15:00Z"/>
          <w:rFonts w:ascii="Courier New" w:hAnsi="Courier New" w:cs="Courier New"/>
        </w:rPr>
      </w:pPr>
      <w:del w:id="4361" w:author="VOYER Raphael" w:date="2021-06-16T11:15:00Z">
        <w:r w:rsidDel="001111A8">
          <w:delText xml:space="preserve">      </w:delText>
        </w:r>
        <w:r w:rsidR="00CF5E42" w:rsidDel="001111A8">
          <w:delText xml:space="preserve"> </w:delText>
        </w:r>
        <w:r w:rsidR="00561926" w:rsidDel="001111A8">
          <w:delText>alaHAVlanCluster</w:delText>
        </w:r>
        <w:r w:rsidDel="001111A8">
          <w:delText>MacAddress</w:delText>
        </w:r>
        <w:r w:rsidRPr="004D2F5D" w:rsidDel="001111A8">
          <w:rPr>
            <w:rFonts w:ascii="Courier New" w:hAnsi="Courier New" w:cs="Courier New"/>
          </w:rPr>
          <w:delText xml:space="preserve"> OBJECT-TYPE</w:delText>
        </w:r>
      </w:del>
    </w:p>
    <w:p w14:paraId="2A22D845" w14:textId="77777777" w:rsidR="00351E72" w:rsidRPr="004D2F5D" w:rsidDel="001111A8" w:rsidRDefault="00351E72" w:rsidP="00351E72">
      <w:pPr>
        <w:ind w:left="360"/>
        <w:rPr>
          <w:del w:id="4362" w:author="VOYER Raphael" w:date="2021-06-16T11:15:00Z"/>
          <w:rFonts w:ascii="Courier New" w:hAnsi="Courier New" w:cs="Courier New"/>
        </w:rPr>
      </w:pPr>
      <w:del w:id="4363"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MacAddress</w:delText>
        </w:r>
      </w:del>
    </w:p>
    <w:p w14:paraId="15CF999F" w14:textId="77777777" w:rsidR="00351E72" w:rsidRPr="004D2F5D" w:rsidDel="001111A8" w:rsidRDefault="00351E72" w:rsidP="00351E72">
      <w:pPr>
        <w:ind w:left="360"/>
        <w:rPr>
          <w:del w:id="4364" w:author="VOYER Raphael" w:date="2021-06-16T11:15:00Z"/>
          <w:rFonts w:ascii="Courier New" w:hAnsi="Courier New" w:cs="Courier New"/>
        </w:rPr>
      </w:pPr>
      <w:del w:id="4365"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8453856" w14:textId="77777777" w:rsidR="00351E72" w:rsidRPr="004D2F5D" w:rsidDel="001111A8" w:rsidRDefault="00351E72" w:rsidP="00351E72">
      <w:pPr>
        <w:rPr>
          <w:del w:id="4366" w:author="VOYER Raphael" w:date="2021-06-16T11:15:00Z"/>
          <w:rFonts w:ascii="Courier New" w:hAnsi="Courier New" w:cs="Courier New"/>
        </w:rPr>
      </w:pPr>
      <w:del w:id="4367" w:author="VOYER Raphael" w:date="2021-06-16T11:15:00Z">
        <w:r w:rsidRPr="004D2F5D" w:rsidDel="001111A8">
          <w:rPr>
            <w:rFonts w:ascii="Courier New" w:hAnsi="Courier New" w:cs="Courier New"/>
          </w:rPr>
          <w:tab/>
          <w:delText xml:space="preserve">    STATUS  current</w:delText>
        </w:r>
      </w:del>
    </w:p>
    <w:p w14:paraId="728F1155" w14:textId="77777777" w:rsidR="00351E72" w:rsidRPr="004D2F5D" w:rsidDel="001111A8" w:rsidRDefault="00351E72" w:rsidP="00351E72">
      <w:pPr>
        <w:rPr>
          <w:del w:id="4368" w:author="VOYER Raphael" w:date="2021-06-16T11:15:00Z"/>
          <w:rFonts w:ascii="Courier New" w:hAnsi="Courier New" w:cs="Courier New"/>
        </w:rPr>
      </w:pPr>
      <w:del w:id="4369" w:author="VOYER Raphael" w:date="2021-06-16T11:15:00Z">
        <w:r w:rsidRPr="004D2F5D" w:rsidDel="001111A8">
          <w:rPr>
            <w:rFonts w:ascii="Courier New" w:hAnsi="Courier New" w:cs="Courier New"/>
          </w:rPr>
          <w:tab/>
          <w:delText xml:space="preserve">    Description</w:delText>
        </w:r>
      </w:del>
    </w:p>
    <w:p w14:paraId="7598DEC4" w14:textId="77777777" w:rsidR="00351E72" w:rsidDel="001111A8" w:rsidRDefault="00351E72" w:rsidP="00351E72">
      <w:pPr>
        <w:rPr>
          <w:del w:id="4370" w:author="VOYER Raphael" w:date="2021-06-16T11:15:00Z"/>
          <w:rFonts w:ascii="Courier New" w:hAnsi="Courier New" w:cs="Courier New"/>
        </w:rPr>
      </w:pPr>
      <w:del w:id="4371"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Mac-address associated with the L2 cluster</w:delText>
        </w:r>
        <w:r w:rsidRPr="004D2F5D" w:rsidDel="001111A8">
          <w:rPr>
            <w:rFonts w:ascii="Courier New" w:hAnsi="Courier New" w:cs="Courier New"/>
          </w:rPr>
          <w:delText>”</w:delText>
        </w:r>
      </w:del>
    </w:p>
    <w:p w14:paraId="04A6ECD5" w14:textId="77777777" w:rsidR="00902741" w:rsidRPr="004D2F5D" w:rsidDel="001111A8" w:rsidRDefault="00902741" w:rsidP="00622755">
      <w:pPr>
        <w:autoSpaceDE w:val="0"/>
        <w:autoSpaceDN w:val="0"/>
        <w:adjustRightInd w:val="0"/>
        <w:jc w:val="left"/>
        <w:outlineLvl w:val="0"/>
        <w:rPr>
          <w:del w:id="4372" w:author="VOYER Raphael" w:date="2021-06-16T11:15:00Z"/>
          <w:rFonts w:ascii="Courier New" w:hAnsi="Courier New" w:cs="Courier New"/>
        </w:rPr>
      </w:pPr>
      <w:del w:id="4373" w:author="VOYER Raphael" w:date="2021-06-16T11:15:00Z">
        <w:r w:rsidDel="001111A8">
          <w:rPr>
            <w:rFonts w:ascii="Courier New" w:hAnsi="Courier New" w:cs="Courier New"/>
          </w:rPr>
          <w:delText xml:space="preserve">          </w:delText>
        </w:r>
        <w:bookmarkStart w:id="4374" w:name="_Toc381025795"/>
        <w:bookmarkStart w:id="4375" w:name="_Toc424820385"/>
        <w:r w:rsidDel="001111A8">
          <w:rPr>
            <w:rFonts w:ascii="Courier New" w:hAnsi="Courier New" w:cs="Courier New"/>
          </w:rPr>
          <w:delText>DEFVAL { '000000000000'H }</w:delText>
        </w:r>
        <w:bookmarkEnd w:id="4374"/>
        <w:bookmarkEnd w:id="4375"/>
      </w:del>
    </w:p>
    <w:p w14:paraId="12D862F3" w14:textId="77777777" w:rsidR="00351E72" w:rsidDel="001111A8" w:rsidRDefault="00351E72" w:rsidP="009A7243">
      <w:pPr>
        <w:rPr>
          <w:del w:id="4376" w:author="VOYER Raphael" w:date="2021-06-16T11:15:00Z"/>
          <w:rFonts w:ascii="Courier New" w:hAnsi="Courier New" w:cs="Courier New"/>
        </w:rPr>
      </w:pPr>
      <w:del w:id="4377"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9</w:delText>
        </w:r>
        <w:r w:rsidDel="001111A8">
          <w:rPr>
            <w:rFonts w:ascii="Courier New" w:hAnsi="Courier New" w:cs="Courier New"/>
          </w:rPr>
          <w:delText xml:space="preserve"> }</w:delText>
        </w:r>
      </w:del>
    </w:p>
    <w:p w14:paraId="1258C744" w14:textId="77777777" w:rsidR="009C3A33" w:rsidDel="001111A8" w:rsidRDefault="009C3A33" w:rsidP="009A7243">
      <w:pPr>
        <w:rPr>
          <w:del w:id="4378" w:author="VOYER Raphael" w:date="2021-06-16T11:15:00Z"/>
          <w:rFonts w:ascii="Courier New" w:hAnsi="Courier New" w:cs="Courier New"/>
        </w:rPr>
      </w:pPr>
    </w:p>
    <w:p w14:paraId="72E13E03" w14:textId="77777777" w:rsidR="009C3A33" w:rsidRPr="004D2F5D" w:rsidDel="001111A8" w:rsidRDefault="009C3A33" w:rsidP="009C3A33">
      <w:pPr>
        <w:ind w:left="360"/>
        <w:rPr>
          <w:del w:id="4379" w:author="VOYER Raphael" w:date="2021-06-16T11:15:00Z"/>
          <w:rFonts w:ascii="Courier New" w:hAnsi="Courier New" w:cs="Courier New"/>
        </w:rPr>
      </w:pPr>
      <w:del w:id="4380" w:author="VOYER Raphael" w:date="2021-06-16T11:15:00Z">
        <w:r w:rsidDel="001111A8">
          <w:delText xml:space="preserve">      </w:delText>
        </w:r>
        <w:r w:rsidR="00561926" w:rsidDel="001111A8">
          <w:delText>alaHAVlanCluster</w:delText>
        </w:r>
        <w:r w:rsidDel="001111A8">
          <w:delText>InetAddressType</w:delText>
        </w:r>
        <w:r w:rsidRPr="004D2F5D" w:rsidDel="001111A8">
          <w:rPr>
            <w:rFonts w:ascii="Courier New" w:hAnsi="Courier New" w:cs="Courier New"/>
          </w:rPr>
          <w:delText xml:space="preserve"> OBJECT-TYPE</w:delText>
        </w:r>
      </w:del>
    </w:p>
    <w:p w14:paraId="4614EFC7" w14:textId="77777777" w:rsidR="009C3A33" w:rsidRPr="004D2F5D" w:rsidDel="001111A8" w:rsidRDefault="009C3A33" w:rsidP="009C3A33">
      <w:pPr>
        <w:ind w:left="360"/>
        <w:rPr>
          <w:del w:id="4381" w:author="VOYER Raphael" w:date="2021-06-16T11:15:00Z"/>
          <w:rFonts w:ascii="Courier New" w:hAnsi="Courier New" w:cs="Courier New"/>
        </w:rPr>
      </w:pPr>
      <w:del w:id="4382"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InetAddressType</w:delText>
        </w:r>
      </w:del>
    </w:p>
    <w:p w14:paraId="2C3F7458" w14:textId="77777777" w:rsidR="009C3A33" w:rsidRPr="004D2F5D" w:rsidDel="001111A8" w:rsidRDefault="009C3A33" w:rsidP="009C3A33">
      <w:pPr>
        <w:ind w:left="360"/>
        <w:rPr>
          <w:del w:id="4383" w:author="VOYER Raphael" w:date="2021-06-16T11:15:00Z"/>
          <w:rFonts w:ascii="Courier New" w:hAnsi="Courier New" w:cs="Courier New"/>
        </w:rPr>
      </w:pPr>
      <w:del w:id="4384"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5F1FA6" w14:textId="77777777" w:rsidR="009C3A33" w:rsidRPr="004D2F5D" w:rsidDel="001111A8" w:rsidRDefault="009C3A33" w:rsidP="009C3A33">
      <w:pPr>
        <w:rPr>
          <w:del w:id="4385" w:author="VOYER Raphael" w:date="2021-06-16T11:15:00Z"/>
          <w:rFonts w:ascii="Courier New" w:hAnsi="Courier New" w:cs="Courier New"/>
        </w:rPr>
      </w:pPr>
      <w:del w:id="4386" w:author="VOYER Raphael" w:date="2021-06-16T11:15:00Z">
        <w:r w:rsidRPr="004D2F5D" w:rsidDel="001111A8">
          <w:rPr>
            <w:rFonts w:ascii="Courier New" w:hAnsi="Courier New" w:cs="Courier New"/>
          </w:rPr>
          <w:tab/>
          <w:delText xml:space="preserve">    STATUS  current</w:delText>
        </w:r>
      </w:del>
    </w:p>
    <w:p w14:paraId="714DE850" w14:textId="77777777" w:rsidR="009C3A33" w:rsidRPr="004D2F5D" w:rsidDel="001111A8" w:rsidRDefault="009C3A33" w:rsidP="009C3A33">
      <w:pPr>
        <w:rPr>
          <w:del w:id="4387" w:author="VOYER Raphael" w:date="2021-06-16T11:15:00Z"/>
          <w:rFonts w:ascii="Courier New" w:hAnsi="Courier New" w:cs="Courier New"/>
        </w:rPr>
      </w:pPr>
      <w:del w:id="4388" w:author="VOYER Raphael" w:date="2021-06-16T11:15:00Z">
        <w:r w:rsidRPr="004D2F5D" w:rsidDel="001111A8">
          <w:rPr>
            <w:rFonts w:ascii="Courier New" w:hAnsi="Courier New" w:cs="Courier New"/>
          </w:rPr>
          <w:tab/>
          <w:delText xml:space="preserve">    Description</w:delText>
        </w:r>
      </w:del>
    </w:p>
    <w:p w14:paraId="54D62A11" w14:textId="77777777" w:rsidR="009C3A33" w:rsidDel="001111A8" w:rsidRDefault="009C3A33" w:rsidP="009C3A33">
      <w:pPr>
        <w:rPr>
          <w:del w:id="4389" w:author="VOYER Raphael" w:date="2021-06-16T11:15:00Z"/>
          <w:rFonts w:ascii="Courier New" w:hAnsi="Courier New" w:cs="Courier New"/>
        </w:rPr>
      </w:pPr>
      <w:del w:id="4390"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IP address associated with the L3 cluster</w:delText>
        </w:r>
        <w:r w:rsidRPr="004D2F5D" w:rsidDel="001111A8">
          <w:rPr>
            <w:rFonts w:ascii="Courier New" w:hAnsi="Courier New" w:cs="Courier New"/>
          </w:rPr>
          <w:delText>”</w:delText>
        </w:r>
      </w:del>
    </w:p>
    <w:p w14:paraId="3718A252" w14:textId="77777777" w:rsidR="00B76F84" w:rsidRPr="004D2F5D" w:rsidDel="001111A8" w:rsidRDefault="00B76F84" w:rsidP="009C3A33">
      <w:pPr>
        <w:rPr>
          <w:del w:id="4391" w:author="VOYER Raphael" w:date="2021-06-16T11:15:00Z"/>
          <w:rFonts w:ascii="Courier New" w:hAnsi="Courier New" w:cs="Courier New"/>
        </w:rPr>
      </w:pPr>
      <w:del w:id="4392" w:author="VOYER Raphael" w:date="2021-06-16T11:15:00Z">
        <w:r w:rsidDel="001111A8">
          <w:rPr>
            <w:rFonts w:ascii="Courier New" w:hAnsi="Courier New" w:cs="Courier New"/>
          </w:rPr>
          <w:delText xml:space="preserve">          DEFVAL { unknown }</w:delText>
        </w:r>
      </w:del>
    </w:p>
    <w:p w14:paraId="4717FCF4" w14:textId="77777777" w:rsidR="009C3A33" w:rsidDel="001111A8" w:rsidRDefault="009C3A33" w:rsidP="009C3A33">
      <w:pPr>
        <w:rPr>
          <w:del w:id="4393" w:author="VOYER Raphael" w:date="2021-06-16T11:15:00Z"/>
          <w:rFonts w:ascii="Courier New" w:hAnsi="Courier New" w:cs="Courier New"/>
        </w:rPr>
      </w:pPr>
      <w:del w:id="4394"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10</w:delText>
        </w:r>
        <w:r w:rsidRPr="004D2F5D" w:rsidDel="001111A8">
          <w:rPr>
            <w:rFonts w:ascii="Courier New" w:hAnsi="Courier New" w:cs="Courier New"/>
          </w:rPr>
          <w:delText xml:space="preserve"> }</w:delText>
        </w:r>
      </w:del>
    </w:p>
    <w:p w14:paraId="7E4FFC52" w14:textId="77777777" w:rsidR="009C3A33" w:rsidDel="001111A8" w:rsidRDefault="009C3A33" w:rsidP="009C3A33">
      <w:pPr>
        <w:rPr>
          <w:del w:id="4395" w:author="VOYER Raphael" w:date="2021-06-16T11:15:00Z"/>
          <w:rFonts w:ascii="Courier New" w:hAnsi="Courier New" w:cs="Courier New"/>
        </w:rPr>
      </w:pPr>
    </w:p>
    <w:p w14:paraId="5D8FD444" w14:textId="77777777" w:rsidR="009C3A33" w:rsidRPr="004D2F5D" w:rsidDel="001111A8" w:rsidRDefault="009C3A33" w:rsidP="009C3A33">
      <w:pPr>
        <w:ind w:left="360"/>
        <w:rPr>
          <w:del w:id="4396" w:author="VOYER Raphael" w:date="2021-06-16T11:15:00Z"/>
          <w:rFonts w:ascii="Courier New" w:hAnsi="Courier New" w:cs="Courier New"/>
        </w:rPr>
      </w:pPr>
      <w:del w:id="4397" w:author="VOYER Raphael" w:date="2021-06-16T11:15:00Z">
        <w:r w:rsidDel="001111A8">
          <w:delText xml:space="preserve">       </w:delText>
        </w:r>
        <w:r w:rsidR="00561926" w:rsidDel="001111A8">
          <w:delText>alaHAVlanCluster</w:delText>
        </w:r>
        <w:r w:rsidDel="001111A8">
          <w:delText>InetAddress</w:delText>
        </w:r>
        <w:r w:rsidRPr="004D2F5D" w:rsidDel="001111A8">
          <w:rPr>
            <w:rFonts w:ascii="Courier New" w:hAnsi="Courier New" w:cs="Courier New"/>
          </w:rPr>
          <w:delText xml:space="preserve"> OBJECT-TYPE</w:delText>
        </w:r>
      </w:del>
    </w:p>
    <w:p w14:paraId="71CF25EB" w14:textId="77777777" w:rsidR="009C3A33" w:rsidRPr="004D2F5D" w:rsidDel="001111A8" w:rsidRDefault="009C3A33" w:rsidP="009C3A33">
      <w:pPr>
        <w:ind w:left="360"/>
        <w:rPr>
          <w:del w:id="4398" w:author="VOYER Raphael" w:date="2021-06-16T11:15:00Z"/>
          <w:rFonts w:ascii="Courier New" w:hAnsi="Courier New" w:cs="Courier New"/>
        </w:rPr>
      </w:pPr>
      <w:del w:id="4399"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w:delText>
        </w:r>
      </w:del>
    </w:p>
    <w:p w14:paraId="32EE93D2" w14:textId="77777777" w:rsidR="009C3A33" w:rsidRPr="004D2F5D" w:rsidDel="001111A8" w:rsidRDefault="009C3A33" w:rsidP="009C3A33">
      <w:pPr>
        <w:ind w:left="360"/>
        <w:rPr>
          <w:del w:id="4400" w:author="VOYER Raphael" w:date="2021-06-16T11:15:00Z"/>
          <w:rFonts w:ascii="Courier New" w:hAnsi="Courier New" w:cs="Courier New"/>
        </w:rPr>
      </w:pPr>
      <w:del w:id="4401"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05A9A50D" w14:textId="77777777" w:rsidR="009C3A33" w:rsidRPr="004D2F5D" w:rsidDel="001111A8" w:rsidRDefault="009C3A33" w:rsidP="009C3A33">
      <w:pPr>
        <w:rPr>
          <w:del w:id="4402" w:author="VOYER Raphael" w:date="2021-06-16T11:15:00Z"/>
          <w:rFonts w:ascii="Courier New" w:hAnsi="Courier New" w:cs="Courier New"/>
        </w:rPr>
      </w:pPr>
      <w:del w:id="4403" w:author="VOYER Raphael" w:date="2021-06-16T11:15:00Z">
        <w:r w:rsidRPr="004D2F5D" w:rsidDel="001111A8">
          <w:rPr>
            <w:rFonts w:ascii="Courier New" w:hAnsi="Courier New" w:cs="Courier New"/>
          </w:rPr>
          <w:tab/>
          <w:delText xml:space="preserve">    STATUS  current</w:delText>
        </w:r>
      </w:del>
    </w:p>
    <w:p w14:paraId="582D9B51" w14:textId="77777777" w:rsidR="009C3A33" w:rsidRPr="004D2F5D" w:rsidDel="001111A8" w:rsidRDefault="009C3A33" w:rsidP="009C3A33">
      <w:pPr>
        <w:rPr>
          <w:del w:id="4404" w:author="VOYER Raphael" w:date="2021-06-16T11:15:00Z"/>
          <w:rFonts w:ascii="Courier New" w:hAnsi="Courier New" w:cs="Courier New"/>
        </w:rPr>
      </w:pPr>
      <w:del w:id="4405" w:author="VOYER Raphael" w:date="2021-06-16T11:15:00Z">
        <w:r w:rsidRPr="004D2F5D" w:rsidDel="001111A8">
          <w:rPr>
            <w:rFonts w:ascii="Courier New" w:hAnsi="Courier New" w:cs="Courier New"/>
          </w:rPr>
          <w:tab/>
          <w:delText xml:space="preserve">    Description</w:delText>
        </w:r>
      </w:del>
    </w:p>
    <w:p w14:paraId="68AC6A16" w14:textId="77777777" w:rsidR="009C3A33" w:rsidDel="001111A8" w:rsidRDefault="009C3A33" w:rsidP="009C3A33">
      <w:pPr>
        <w:rPr>
          <w:del w:id="4406" w:author="VOYER Raphael" w:date="2021-06-16T11:15:00Z"/>
          <w:rFonts w:ascii="Courier New" w:hAnsi="Courier New" w:cs="Courier New"/>
        </w:rPr>
      </w:pPr>
      <w:del w:id="4407"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address based on </w:delText>
        </w:r>
      </w:del>
    </w:p>
    <w:p w14:paraId="396EAAE7" w14:textId="77777777" w:rsidR="009C3A33" w:rsidDel="001111A8" w:rsidRDefault="009C3A33" w:rsidP="009C3A33">
      <w:pPr>
        <w:rPr>
          <w:del w:id="4408" w:author="VOYER Raphael" w:date="2021-06-16T11:15:00Z"/>
          <w:rFonts w:ascii="Courier New" w:hAnsi="Courier New" w:cs="Courier New"/>
        </w:rPr>
      </w:pPr>
      <w:del w:id="4409"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RPr="00B31251" w:rsidDel="001111A8">
          <w:rPr>
            <w:rFonts w:ascii="Courier New" w:hAnsi="Courier New" w:cs="Courier New"/>
          </w:rPr>
          <w:delText xml:space="preserve">InetAddressType </w:delText>
        </w:r>
        <w:r w:rsidDel="001111A8">
          <w:rPr>
            <w:rFonts w:ascii="Courier New" w:hAnsi="Courier New" w:cs="Courier New"/>
          </w:rPr>
          <w:delText xml:space="preserve">associated with the L3 </w:delText>
        </w:r>
      </w:del>
    </w:p>
    <w:p w14:paraId="659F42BF" w14:textId="77777777" w:rsidR="009C3A33" w:rsidDel="001111A8" w:rsidRDefault="009C3A33" w:rsidP="009C3A33">
      <w:pPr>
        <w:rPr>
          <w:del w:id="4410" w:author="VOYER Raphael" w:date="2021-06-16T11:15:00Z"/>
          <w:rFonts w:ascii="Courier New" w:hAnsi="Courier New" w:cs="Courier New"/>
        </w:rPr>
      </w:pPr>
      <w:del w:id="4411" w:author="VOYER Raphael" w:date="2021-06-16T11:15:00Z">
        <w:r w:rsidDel="001111A8">
          <w:rPr>
            <w:rFonts w:ascii="Courier New" w:hAnsi="Courier New" w:cs="Courier New"/>
          </w:rPr>
          <w:delText xml:space="preserve">               cluster.”</w:delText>
        </w:r>
      </w:del>
    </w:p>
    <w:p w14:paraId="29D089A2" w14:textId="77777777" w:rsidR="00902741" w:rsidRPr="004D2F5D" w:rsidDel="001111A8" w:rsidRDefault="00902741" w:rsidP="00902741">
      <w:pPr>
        <w:autoSpaceDE w:val="0"/>
        <w:autoSpaceDN w:val="0"/>
        <w:adjustRightInd w:val="0"/>
        <w:jc w:val="left"/>
        <w:rPr>
          <w:del w:id="4412" w:author="VOYER Raphael" w:date="2021-06-16T11:15:00Z"/>
          <w:rFonts w:ascii="Courier New" w:hAnsi="Courier New" w:cs="Courier New"/>
        </w:rPr>
      </w:pPr>
      <w:del w:id="4413" w:author="VOYER Raphael" w:date="2021-06-16T11:15:00Z">
        <w:r w:rsidDel="001111A8">
          <w:rPr>
            <w:rFonts w:ascii="Courier New" w:hAnsi="Courier New" w:cs="Courier New"/>
          </w:rPr>
          <w:delText xml:space="preserve">          DEFVAL { '00000000'h }</w:delText>
        </w:r>
      </w:del>
    </w:p>
    <w:p w14:paraId="403CC313" w14:textId="77777777" w:rsidR="009C3A33" w:rsidDel="001111A8" w:rsidRDefault="009C3A33" w:rsidP="009C3A33">
      <w:pPr>
        <w:rPr>
          <w:del w:id="4414" w:author="VOYER Raphael" w:date="2021-06-16T11:15:00Z"/>
          <w:rFonts w:ascii="Courier New" w:hAnsi="Courier New" w:cs="Courier New"/>
        </w:rPr>
      </w:pPr>
      <w:del w:id="4415"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11</w:delText>
        </w:r>
        <w:r w:rsidRPr="004D2F5D" w:rsidDel="001111A8">
          <w:rPr>
            <w:rFonts w:ascii="Courier New" w:hAnsi="Courier New" w:cs="Courier New"/>
          </w:rPr>
          <w:delText xml:space="preserve"> }</w:delText>
        </w:r>
      </w:del>
    </w:p>
    <w:p w14:paraId="761484B8" w14:textId="77777777" w:rsidR="00CF5E42" w:rsidDel="001111A8" w:rsidRDefault="00CF5E42" w:rsidP="009C3A33">
      <w:pPr>
        <w:rPr>
          <w:del w:id="4416" w:author="VOYER Raphael" w:date="2021-06-16T11:15:00Z"/>
          <w:rFonts w:ascii="Courier New" w:hAnsi="Courier New" w:cs="Courier New"/>
        </w:rPr>
      </w:pPr>
    </w:p>
    <w:p w14:paraId="0C34785D" w14:textId="77777777" w:rsidR="00CF5E42" w:rsidRPr="004D2F5D" w:rsidDel="001111A8" w:rsidRDefault="00CF5E42" w:rsidP="00CF5E42">
      <w:pPr>
        <w:ind w:left="360"/>
        <w:rPr>
          <w:del w:id="4417" w:author="VOYER Raphael" w:date="2021-06-16T11:15:00Z"/>
          <w:rFonts w:ascii="Courier New" w:hAnsi="Courier New" w:cs="Courier New"/>
        </w:rPr>
      </w:pPr>
      <w:del w:id="4418" w:author="VOYER Raphael" w:date="2021-06-16T11:15:00Z">
        <w:r w:rsidDel="001111A8">
          <w:delText xml:space="preserve">        </w:delText>
        </w:r>
        <w:r w:rsidR="00561926" w:rsidDel="001111A8">
          <w:delText>alaHAVlanCluster</w:delText>
        </w:r>
        <w:r w:rsidDel="001111A8">
          <w:delText>MulticastStatus</w:delText>
        </w:r>
        <w:r w:rsidRPr="004D2F5D" w:rsidDel="001111A8">
          <w:rPr>
            <w:rFonts w:ascii="Courier New" w:hAnsi="Courier New" w:cs="Courier New"/>
          </w:rPr>
          <w:delText xml:space="preserve">  OBJECT-TYPE</w:delText>
        </w:r>
      </w:del>
    </w:p>
    <w:p w14:paraId="53FA4274" w14:textId="77777777" w:rsidR="00CF5E42" w:rsidDel="001111A8" w:rsidRDefault="00CF5E42" w:rsidP="00CF5E42">
      <w:pPr>
        <w:ind w:left="360"/>
        <w:rPr>
          <w:del w:id="4419" w:author="VOYER Raphael" w:date="2021-06-16T11:15:00Z"/>
        </w:rPr>
      </w:pPr>
      <w:del w:id="4420" w:author="VOYER Raphael" w:date="2021-06-16T11:15:00Z">
        <w:r w:rsidRPr="004D2F5D" w:rsidDel="001111A8">
          <w:rPr>
            <w:rFonts w:ascii="Courier New" w:hAnsi="Courier New" w:cs="Courier New"/>
          </w:rPr>
          <w:tab/>
          <w:delText xml:space="preserve">    SYNTAX   </w:delText>
        </w:r>
        <w:r w:rsidDel="001111A8">
          <w:delText>INTEGER</w:delText>
        </w:r>
      </w:del>
    </w:p>
    <w:p w14:paraId="42D43E99" w14:textId="77777777" w:rsidR="00CF5E42" w:rsidDel="001111A8" w:rsidRDefault="00CF5E42" w:rsidP="00CF5E42">
      <w:pPr>
        <w:ind w:left="360"/>
        <w:rPr>
          <w:del w:id="4421" w:author="VOYER Raphael" w:date="2021-06-16T11:15:00Z"/>
          <w:rFonts w:ascii="Courier New" w:hAnsi="Courier New" w:cs="Courier New"/>
        </w:rPr>
      </w:pPr>
      <w:del w:id="4422"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637240FB" w14:textId="77777777" w:rsidR="00CF5E42" w:rsidDel="001111A8" w:rsidRDefault="00CF5E42" w:rsidP="00CF5E42">
      <w:pPr>
        <w:ind w:left="360"/>
        <w:rPr>
          <w:del w:id="4423" w:author="VOYER Raphael" w:date="2021-06-16T11:15:00Z"/>
          <w:rFonts w:ascii="Courier New" w:hAnsi="Courier New" w:cs="Courier New"/>
        </w:rPr>
      </w:pPr>
      <w:del w:id="4424"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3133CF60" w14:textId="77777777" w:rsidR="00CF5E42" w:rsidDel="001111A8" w:rsidRDefault="00CF5E42" w:rsidP="00CF5E42">
      <w:pPr>
        <w:ind w:left="360"/>
        <w:rPr>
          <w:del w:id="4425" w:author="VOYER Raphael" w:date="2021-06-16T11:15:00Z"/>
          <w:rFonts w:ascii="Courier New" w:hAnsi="Courier New" w:cs="Courier New"/>
        </w:rPr>
      </w:pPr>
      <w:del w:id="4426"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2BA768D2" w14:textId="77777777" w:rsidR="00CF5E42" w:rsidDel="001111A8" w:rsidRDefault="00CF5E42" w:rsidP="00CF5E42">
      <w:pPr>
        <w:ind w:left="360"/>
        <w:rPr>
          <w:del w:id="4427" w:author="VOYER Raphael" w:date="2021-06-16T11:15:00Z"/>
        </w:rPr>
      </w:pPr>
      <w:del w:id="4428"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506D1D0D" w14:textId="77777777" w:rsidR="00CF5E42" w:rsidRPr="004D2F5D" w:rsidDel="001111A8" w:rsidRDefault="00CF5E42" w:rsidP="00622755">
      <w:pPr>
        <w:ind w:left="360"/>
        <w:outlineLvl w:val="0"/>
        <w:rPr>
          <w:del w:id="4429" w:author="VOYER Raphael" w:date="2021-06-16T11:15:00Z"/>
          <w:rFonts w:ascii="Courier New" w:hAnsi="Courier New" w:cs="Courier New"/>
        </w:rPr>
      </w:pPr>
      <w:del w:id="4430" w:author="VOYER Raphael" w:date="2021-06-16T11:15:00Z">
        <w:r w:rsidRPr="004D2F5D" w:rsidDel="001111A8">
          <w:rPr>
            <w:rFonts w:ascii="Courier New" w:hAnsi="Courier New" w:cs="Courier New"/>
          </w:rPr>
          <w:tab/>
          <w:delText xml:space="preserve">    </w:delText>
        </w:r>
        <w:bookmarkStart w:id="4431" w:name="_Toc381025796"/>
        <w:bookmarkStart w:id="4432" w:name="_Toc424820386"/>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431"/>
        <w:bookmarkEnd w:id="4432"/>
      </w:del>
    </w:p>
    <w:p w14:paraId="0500509F" w14:textId="77777777" w:rsidR="00CF5E42" w:rsidRPr="004D2F5D" w:rsidDel="001111A8" w:rsidRDefault="00CF5E42" w:rsidP="00CF5E42">
      <w:pPr>
        <w:rPr>
          <w:del w:id="4433" w:author="VOYER Raphael" w:date="2021-06-16T11:15:00Z"/>
          <w:rFonts w:ascii="Courier New" w:hAnsi="Courier New" w:cs="Courier New"/>
        </w:rPr>
      </w:pPr>
      <w:del w:id="4434" w:author="VOYER Raphael" w:date="2021-06-16T11:15:00Z">
        <w:r w:rsidRPr="004D2F5D" w:rsidDel="001111A8">
          <w:rPr>
            <w:rFonts w:ascii="Courier New" w:hAnsi="Courier New" w:cs="Courier New"/>
          </w:rPr>
          <w:tab/>
          <w:delText xml:space="preserve">    STATUS  current</w:delText>
        </w:r>
      </w:del>
    </w:p>
    <w:p w14:paraId="78218F84" w14:textId="77777777" w:rsidR="00CF5E42" w:rsidRPr="004D2F5D" w:rsidDel="001111A8" w:rsidRDefault="00CF5E42" w:rsidP="00CF5E42">
      <w:pPr>
        <w:rPr>
          <w:del w:id="4435" w:author="VOYER Raphael" w:date="2021-06-16T11:15:00Z"/>
          <w:rFonts w:ascii="Courier New" w:hAnsi="Courier New" w:cs="Courier New"/>
        </w:rPr>
      </w:pPr>
      <w:del w:id="4436" w:author="VOYER Raphael" w:date="2021-06-16T11:15:00Z">
        <w:r w:rsidRPr="004D2F5D" w:rsidDel="001111A8">
          <w:rPr>
            <w:rFonts w:ascii="Courier New" w:hAnsi="Courier New" w:cs="Courier New"/>
          </w:rPr>
          <w:tab/>
          <w:delText xml:space="preserve">    Description</w:delText>
        </w:r>
      </w:del>
    </w:p>
    <w:p w14:paraId="3A8BBE27" w14:textId="77777777" w:rsidR="00CF5E42" w:rsidDel="001111A8" w:rsidRDefault="00CF5E42" w:rsidP="00CF5E42">
      <w:pPr>
        <w:rPr>
          <w:del w:id="4437" w:author="VOYER Raphael" w:date="2021-06-16T11:15:00Z"/>
          <w:rFonts w:ascii="Courier New" w:hAnsi="Courier New" w:cs="Courier New"/>
        </w:rPr>
      </w:pPr>
      <w:del w:id="4438"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IGMP on a cluster</w:delText>
        </w:r>
        <w:r w:rsidRPr="004D2F5D" w:rsidDel="001111A8">
          <w:rPr>
            <w:rFonts w:ascii="Courier New" w:hAnsi="Courier New" w:cs="Courier New"/>
          </w:rPr>
          <w:delText>”</w:delText>
        </w:r>
      </w:del>
    </w:p>
    <w:p w14:paraId="1E0ABA1B" w14:textId="77777777" w:rsidR="00B76F84" w:rsidRPr="004D2F5D" w:rsidDel="001111A8" w:rsidRDefault="00B76F84" w:rsidP="00CF5E42">
      <w:pPr>
        <w:rPr>
          <w:del w:id="4439" w:author="VOYER Raphael" w:date="2021-06-16T11:15:00Z"/>
          <w:rFonts w:ascii="Courier New" w:hAnsi="Courier New" w:cs="Courier New"/>
        </w:rPr>
      </w:pPr>
      <w:del w:id="4440" w:author="VOYER Raphael" w:date="2021-06-16T11:15:00Z">
        <w:r w:rsidDel="001111A8">
          <w:rPr>
            <w:rFonts w:ascii="Courier New" w:hAnsi="Courier New" w:cs="Courier New"/>
          </w:rPr>
          <w:delText xml:space="preserve">          DEFVAL {disable}</w:delText>
        </w:r>
      </w:del>
    </w:p>
    <w:p w14:paraId="1C9272C8" w14:textId="77777777" w:rsidR="00CF5E42" w:rsidDel="001111A8" w:rsidRDefault="00CF5E42" w:rsidP="00CF5E42">
      <w:pPr>
        <w:rPr>
          <w:del w:id="4441" w:author="VOYER Raphael" w:date="2021-06-16T11:15:00Z"/>
          <w:rFonts w:ascii="Courier New" w:hAnsi="Courier New" w:cs="Courier New"/>
        </w:rPr>
      </w:pPr>
      <w:del w:id="4442"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12</w:delText>
        </w:r>
        <w:r w:rsidRPr="004D2F5D" w:rsidDel="001111A8">
          <w:rPr>
            <w:rFonts w:ascii="Courier New" w:hAnsi="Courier New" w:cs="Courier New"/>
          </w:rPr>
          <w:delText xml:space="preserve"> }</w:delText>
        </w:r>
      </w:del>
    </w:p>
    <w:p w14:paraId="394A1562" w14:textId="77777777" w:rsidR="00CF5E42" w:rsidDel="001111A8" w:rsidRDefault="00CF5E42" w:rsidP="009C3A33">
      <w:pPr>
        <w:rPr>
          <w:del w:id="4443" w:author="VOYER Raphael" w:date="2021-06-16T11:15:00Z"/>
          <w:rFonts w:ascii="Courier New" w:hAnsi="Courier New" w:cs="Courier New"/>
        </w:rPr>
      </w:pPr>
    </w:p>
    <w:p w14:paraId="6A232950" w14:textId="77777777" w:rsidR="009C3A33" w:rsidDel="001111A8" w:rsidRDefault="009C3A33" w:rsidP="009C3A33">
      <w:pPr>
        <w:rPr>
          <w:del w:id="4444" w:author="VOYER Raphael" w:date="2021-06-16T11:15:00Z"/>
          <w:rFonts w:ascii="Courier New" w:hAnsi="Courier New" w:cs="Courier New"/>
        </w:rPr>
      </w:pPr>
      <w:del w:id="4445" w:author="VOYER Raphael" w:date="2021-06-16T11:15:00Z">
        <w:r w:rsidDel="001111A8">
          <w:rPr>
            <w:rFonts w:ascii="Courier New" w:hAnsi="Courier New" w:cs="Courier New"/>
          </w:rPr>
          <w:delText xml:space="preserve"> </w:delText>
        </w:r>
      </w:del>
    </w:p>
    <w:p w14:paraId="61F4E4A9" w14:textId="77777777" w:rsidR="009C3A33" w:rsidRPr="004D2F5D" w:rsidDel="001111A8" w:rsidRDefault="009C3A33" w:rsidP="009C3A33">
      <w:pPr>
        <w:ind w:left="360"/>
        <w:rPr>
          <w:del w:id="4446" w:author="VOYER Raphael" w:date="2021-06-16T11:15:00Z"/>
          <w:rFonts w:ascii="Courier New" w:hAnsi="Courier New" w:cs="Courier New"/>
        </w:rPr>
      </w:pPr>
      <w:del w:id="4447" w:author="VOYER Raphael" w:date="2021-06-16T11:15:00Z">
        <w:r w:rsidRPr="004D2F5D" w:rsidDel="001111A8">
          <w:rPr>
            <w:rFonts w:ascii="Courier New" w:hAnsi="Courier New" w:cs="Courier New"/>
          </w:rPr>
          <w:tab/>
        </w:r>
        <w:r w:rsidR="00561926" w:rsidDel="001111A8">
          <w:delText>alaHAVlanCluster</w:delText>
        </w:r>
        <w:r w:rsidRPr="00F21E77" w:rsidDel="001111A8">
          <w:delText>MulticastInetAddressType</w:delText>
        </w:r>
        <w:r w:rsidRPr="004D2F5D" w:rsidDel="001111A8">
          <w:rPr>
            <w:rFonts w:ascii="Courier New" w:hAnsi="Courier New" w:cs="Courier New"/>
          </w:rPr>
          <w:delText xml:space="preserve"> OBJECT-TYPE</w:delText>
        </w:r>
      </w:del>
    </w:p>
    <w:p w14:paraId="0AF5183D" w14:textId="77777777" w:rsidR="009C3A33" w:rsidRPr="004D2F5D" w:rsidDel="001111A8" w:rsidRDefault="009C3A33" w:rsidP="009C3A33">
      <w:pPr>
        <w:ind w:left="360"/>
        <w:rPr>
          <w:del w:id="4448" w:author="VOYER Raphael" w:date="2021-06-16T11:15:00Z"/>
          <w:rFonts w:ascii="Courier New" w:hAnsi="Courier New" w:cs="Courier New"/>
        </w:rPr>
      </w:pPr>
      <w:del w:id="4449" w:author="VOYER Raphael" w:date="2021-06-16T11:15:00Z">
        <w:r w:rsidRPr="004D2F5D" w:rsidDel="001111A8">
          <w:rPr>
            <w:rFonts w:ascii="Courier New" w:hAnsi="Courier New" w:cs="Courier New"/>
          </w:rPr>
          <w:tab/>
          <w:delText xml:space="preserve">    SYNTAX   </w:delText>
        </w:r>
        <w:r w:rsidRPr="00A044CE" w:rsidDel="001111A8">
          <w:delText>InetAddressType</w:delText>
        </w:r>
      </w:del>
    </w:p>
    <w:p w14:paraId="77AFA4C3" w14:textId="77777777" w:rsidR="009C3A33" w:rsidRPr="004D2F5D" w:rsidDel="001111A8" w:rsidRDefault="009C3A33" w:rsidP="009C3A33">
      <w:pPr>
        <w:ind w:left="360"/>
        <w:rPr>
          <w:del w:id="4450" w:author="VOYER Raphael" w:date="2021-06-16T11:15:00Z"/>
          <w:rFonts w:ascii="Courier New" w:hAnsi="Courier New" w:cs="Courier New"/>
        </w:rPr>
      </w:pPr>
      <w:del w:id="4451"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2850CD6B" w14:textId="77777777" w:rsidR="009C3A33" w:rsidRPr="004D2F5D" w:rsidDel="001111A8" w:rsidRDefault="009C3A33" w:rsidP="009C3A33">
      <w:pPr>
        <w:rPr>
          <w:del w:id="4452" w:author="VOYER Raphael" w:date="2021-06-16T11:15:00Z"/>
          <w:rFonts w:ascii="Courier New" w:hAnsi="Courier New" w:cs="Courier New"/>
        </w:rPr>
      </w:pPr>
      <w:del w:id="4453" w:author="VOYER Raphael" w:date="2021-06-16T11:15:00Z">
        <w:r w:rsidRPr="004D2F5D" w:rsidDel="001111A8">
          <w:rPr>
            <w:rFonts w:ascii="Courier New" w:hAnsi="Courier New" w:cs="Courier New"/>
          </w:rPr>
          <w:tab/>
          <w:delText xml:space="preserve">    STATUS  current</w:delText>
        </w:r>
      </w:del>
    </w:p>
    <w:p w14:paraId="3EE55006" w14:textId="77777777" w:rsidR="009C3A33" w:rsidRPr="004D2F5D" w:rsidDel="001111A8" w:rsidRDefault="009C3A33" w:rsidP="009C3A33">
      <w:pPr>
        <w:rPr>
          <w:del w:id="4454" w:author="VOYER Raphael" w:date="2021-06-16T11:15:00Z"/>
          <w:rFonts w:ascii="Courier New" w:hAnsi="Courier New" w:cs="Courier New"/>
        </w:rPr>
      </w:pPr>
      <w:del w:id="4455" w:author="VOYER Raphael" w:date="2021-06-16T11:15:00Z">
        <w:r w:rsidRPr="004D2F5D" w:rsidDel="001111A8">
          <w:rPr>
            <w:rFonts w:ascii="Courier New" w:hAnsi="Courier New" w:cs="Courier New"/>
          </w:rPr>
          <w:tab/>
          <w:delText xml:space="preserve">    Description</w:delText>
        </w:r>
      </w:del>
    </w:p>
    <w:p w14:paraId="7E3BBAF6" w14:textId="77777777" w:rsidR="009C3A33" w:rsidDel="001111A8" w:rsidRDefault="009C3A33" w:rsidP="009C3A33">
      <w:pPr>
        <w:rPr>
          <w:del w:id="4456" w:author="VOYER Raphael" w:date="2021-06-16T11:15:00Z"/>
          <w:rFonts w:ascii="Courier New" w:hAnsi="Courier New" w:cs="Courier New"/>
        </w:rPr>
      </w:pPr>
      <w:del w:id="4457"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Multicast address associated with the L3 cluster</w:delText>
        </w:r>
        <w:r w:rsidRPr="004D2F5D" w:rsidDel="001111A8">
          <w:rPr>
            <w:rFonts w:ascii="Courier New" w:hAnsi="Courier New" w:cs="Courier New"/>
          </w:rPr>
          <w:delText>”</w:delText>
        </w:r>
      </w:del>
    </w:p>
    <w:p w14:paraId="548065D4" w14:textId="77777777" w:rsidR="00B76F84" w:rsidRPr="004D2F5D" w:rsidDel="001111A8" w:rsidRDefault="00B76F84" w:rsidP="009C3A33">
      <w:pPr>
        <w:rPr>
          <w:del w:id="4458" w:author="VOYER Raphael" w:date="2021-06-16T11:15:00Z"/>
          <w:rFonts w:ascii="Courier New" w:hAnsi="Courier New" w:cs="Courier New"/>
        </w:rPr>
      </w:pPr>
      <w:del w:id="4459" w:author="VOYER Raphael" w:date="2021-06-16T11:15:00Z">
        <w:r w:rsidDel="001111A8">
          <w:rPr>
            <w:rFonts w:ascii="Courier New" w:hAnsi="Courier New" w:cs="Courier New"/>
          </w:rPr>
          <w:delText xml:space="preserve">          DEFVAL { unknown }</w:delText>
        </w:r>
      </w:del>
    </w:p>
    <w:p w14:paraId="5CCF5699" w14:textId="77777777" w:rsidR="009C3A33" w:rsidDel="001111A8" w:rsidRDefault="009C3A33" w:rsidP="009C3A33">
      <w:pPr>
        <w:rPr>
          <w:del w:id="4460" w:author="VOYER Raphael" w:date="2021-06-16T11:15:00Z"/>
          <w:rFonts w:ascii="Courier New" w:hAnsi="Courier New" w:cs="Courier New"/>
        </w:rPr>
      </w:pPr>
      <w:del w:id="4461"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Del="001111A8">
          <w:rPr>
            <w:rFonts w:ascii="Courier New" w:hAnsi="Courier New" w:cs="Courier New"/>
          </w:rPr>
          <w:delText xml:space="preserve"> </w:delText>
        </w:r>
        <w:r w:rsidR="00CF5E42" w:rsidDel="001111A8">
          <w:rPr>
            <w:rFonts w:ascii="Courier New" w:hAnsi="Courier New" w:cs="Courier New"/>
          </w:rPr>
          <w:delText>13</w:delText>
        </w:r>
        <w:r w:rsidRPr="004D2F5D" w:rsidDel="001111A8">
          <w:rPr>
            <w:rFonts w:ascii="Courier New" w:hAnsi="Courier New" w:cs="Courier New"/>
          </w:rPr>
          <w:delText xml:space="preserve"> }</w:delText>
        </w:r>
      </w:del>
    </w:p>
    <w:p w14:paraId="193A0A98" w14:textId="77777777" w:rsidR="009C3A33" w:rsidDel="001111A8" w:rsidRDefault="009C3A33" w:rsidP="009C3A33">
      <w:pPr>
        <w:rPr>
          <w:del w:id="4462" w:author="VOYER Raphael" w:date="2021-06-16T11:15:00Z"/>
          <w:rFonts w:ascii="Courier New" w:hAnsi="Courier New" w:cs="Courier New"/>
        </w:rPr>
      </w:pPr>
    </w:p>
    <w:p w14:paraId="62B528FB" w14:textId="77777777" w:rsidR="009C3A33" w:rsidRPr="004D2F5D" w:rsidDel="001111A8" w:rsidRDefault="009C3A33" w:rsidP="009C3A33">
      <w:pPr>
        <w:ind w:left="360"/>
        <w:rPr>
          <w:del w:id="4463" w:author="VOYER Raphael" w:date="2021-06-16T11:15:00Z"/>
          <w:rFonts w:ascii="Courier New" w:hAnsi="Courier New" w:cs="Courier New"/>
        </w:rPr>
      </w:pPr>
      <w:del w:id="4464" w:author="VOYER Raphael" w:date="2021-06-16T11:15:00Z">
        <w:r w:rsidRPr="004D2F5D" w:rsidDel="001111A8">
          <w:rPr>
            <w:rFonts w:ascii="Courier New" w:hAnsi="Courier New" w:cs="Courier New"/>
          </w:rPr>
          <w:tab/>
        </w:r>
        <w:r w:rsidR="00561926" w:rsidDel="001111A8">
          <w:delText>alaHAVlanCluster</w:delText>
        </w:r>
        <w:r w:rsidRPr="00FB08D6" w:rsidDel="001111A8">
          <w:delText>Mul</w:delText>
        </w:r>
        <w:r w:rsidDel="001111A8">
          <w:delText xml:space="preserve">ticastInetAddress </w:delText>
        </w:r>
        <w:r w:rsidRPr="004D2F5D" w:rsidDel="001111A8">
          <w:rPr>
            <w:rFonts w:ascii="Courier New" w:hAnsi="Courier New" w:cs="Courier New"/>
          </w:rPr>
          <w:delText>OBJECT-TYPE</w:delText>
        </w:r>
      </w:del>
    </w:p>
    <w:p w14:paraId="5AF21520" w14:textId="77777777" w:rsidR="009C3A33" w:rsidRPr="004D2F5D" w:rsidDel="001111A8" w:rsidRDefault="009C3A33" w:rsidP="009C3A33">
      <w:pPr>
        <w:ind w:left="360"/>
        <w:rPr>
          <w:del w:id="4465" w:author="VOYER Raphael" w:date="2021-06-16T11:15:00Z"/>
          <w:rFonts w:ascii="Courier New" w:hAnsi="Courier New" w:cs="Courier New"/>
        </w:rPr>
      </w:pPr>
      <w:del w:id="4466" w:author="VOYER Raphael" w:date="2021-06-16T11:15:00Z">
        <w:r w:rsidRPr="004D2F5D" w:rsidDel="001111A8">
          <w:rPr>
            <w:rFonts w:ascii="Courier New" w:hAnsi="Courier New" w:cs="Courier New"/>
          </w:rPr>
          <w:tab/>
          <w:delText xml:space="preserve">    SYNTAX   </w:delText>
        </w:r>
        <w:r w:rsidRPr="00A044CE" w:rsidDel="001111A8">
          <w:delText>InetAddress</w:delText>
        </w:r>
      </w:del>
    </w:p>
    <w:p w14:paraId="142154B4" w14:textId="77777777" w:rsidR="009C3A33" w:rsidRPr="004D2F5D" w:rsidDel="001111A8" w:rsidRDefault="009C3A33" w:rsidP="009C3A33">
      <w:pPr>
        <w:ind w:left="360"/>
        <w:rPr>
          <w:del w:id="4467" w:author="VOYER Raphael" w:date="2021-06-16T11:15:00Z"/>
          <w:rFonts w:ascii="Courier New" w:hAnsi="Courier New" w:cs="Courier New"/>
        </w:rPr>
      </w:pPr>
      <w:del w:id="4468"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DBB3C54" w14:textId="77777777" w:rsidR="009C3A33" w:rsidRPr="004D2F5D" w:rsidDel="001111A8" w:rsidRDefault="009C3A33" w:rsidP="009C3A33">
      <w:pPr>
        <w:rPr>
          <w:del w:id="4469" w:author="VOYER Raphael" w:date="2021-06-16T11:15:00Z"/>
          <w:rFonts w:ascii="Courier New" w:hAnsi="Courier New" w:cs="Courier New"/>
        </w:rPr>
      </w:pPr>
      <w:del w:id="4470" w:author="VOYER Raphael" w:date="2021-06-16T11:15:00Z">
        <w:r w:rsidRPr="004D2F5D" w:rsidDel="001111A8">
          <w:rPr>
            <w:rFonts w:ascii="Courier New" w:hAnsi="Courier New" w:cs="Courier New"/>
          </w:rPr>
          <w:tab/>
          <w:delText xml:space="preserve">    STATUS  current</w:delText>
        </w:r>
      </w:del>
    </w:p>
    <w:p w14:paraId="73065288" w14:textId="77777777" w:rsidR="009C3A33" w:rsidRPr="004D2F5D" w:rsidDel="001111A8" w:rsidRDefault="009C3A33" w:rsidP="009C3A33">
      <w:pPr>
        <w:rPr>
          <w:del w:id="4471" w:author="VOYER Raphael" w:date="2021-06-16T11:15:00Z"/>
          <w:rFonts w:ascii="Courier New" w:hAnsi="Courier New" w:cs="Courier New"/>
        </w:rPr>
      </w:pPr>
      <w:del w:id="4472" w:author="VOYER Raphael" w:date="2021-06-16T11:15:00Z">
        <w:r w:rsidRPr="004D2F5D" w:rsidDel="001111A8">
          <w:rPr>
            <w:rFonts w:ascii="Courier New" w:hAnsi="Courier New" w:cs="Courier New"/>
          </w:rPr>
          <w:tab/>
          <w:delText xml:space="preserve">    Description</w:delText>
        </w:r>
      </w:del>
    </w:p>
    <w:p w14:paraId="54991A73" w14:textId="77777777" w:rsidR="009C3A33" w:rsidDel="001111A8" w:rsidRDefault="009C3A33" w:rsidP="009C3A33">
      <w:pPr>
        <w:rPr>
          <w:del w:id="4473" w:author="VOYER Raphael" w:date="2021-06-16T11:15:00Z"/>
          <w:rFonts w:ascii="Courier New" w:hAnsi="Courier New" w:cs="Courier New"/>
        </w:rPr>
      </w:pPr>
      <w:del w:id="4474"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w:delText>
        </w:r>
        <w:r w:rsidR="00902741" w:rsidDel="001111A8">
          <w:rPr>
            <w:rFonts w:ascii="Courier New" w:hAnsi="Courier New" w:cs="Courier New"/>
          </w:rPr>
          <w:delText>multicast addess</w:delText>
        </w:r>
        <w:r w:rsidR="00902741" w:rsidDel="001111A8">
          <w:delText xml:space="preserve"> of the cluster</w:delText>
        </w:r>
        <w:r w:rsidRPr="004D2F5D" w:rsidDel="001111A8">
          <w:rPr>
            <w:rFonts w:ascii="Courier New" w:hAnsi="Courier New" w:cs="Courier New"/>
          </w:rPr>
          <w:delText>”</w:delText>
        </w:r>
      </w:del>
    </w:p>
    <w:p w14:paraId="10988F1D" w14:textId="77777777" w:rsidR="00902741" w:rsidDel="001111A8" w:rsidRDefault="00902741" w:rsidP="00902741">
      <w:pPr>
        <w:autoSpaceDE w:val="0"/>
        <w:autoSpaceDN w:val="0"/>
        <w:adjustRightInd w:val="0"/>
        <w:jc w:val="left"/>
        <w:rPr>
          <w:del w:id="4475" w:author="VOYER Raphael" w:date="2021-06-16T11:15:00Z"/>
          <w:rFonts w:ascii="Courier New" w:hAnsi="Courier New" w:cs="Courier New"/>
        </w:rPr>
      </w:pPr>
      <w:del w:id="4476" w:author="VOYER Raphael" w:date="2021-06-16T11:15:00Z">
        <w:r w:rsidDel="001111A8">
          <w:rPr>
            <w:rFonts w:ascii="Courier New" w:hAnsi="Courier New" w:cs="Courier New"/>
          </w:rPr>
          <w:delText xml:space="preserve">          DEFVAL { '00000000'h }</w:delText>
        </w:r>
      </w:del>
    </w:p>
    <w:p w14:paraId="47B6FD23" w14:textId="77777777" w:rsidR="00902741" w:rsidRPr="004D2F5D" w:rsidDel="001111A8" w:rsidRDefault="00902741" w:rsidP="009C3A33">
      <w:pPr>
        <w:rPr>
          <w:del w:id="4477" w:author="VOYER Raphael" w:date="2021-06-16T11:15:00Z"/>
          <w:rFonts w:ascii="Courier New" w:hAnsi="Courier New" w:cs="Courier New"/>
        </w:rPr>
      </w:pPr>
    </w:p>
    <w:p w14:paraId="521A0AFE" w14:textId="77777777" w:rsidR="009C3A33" w:rsidDel="001111A8" w:rsidRDefault="009C3A33" w:rsidP="009C3A33">
      <w:pPr>
        <w:rPr>
          <w:del w:id="4478" w:author="VOYER Raphael" w:date="2021-06-16T11:15:00Z"/>
          <w:rFonts w:ascii="Courier New" w:hAnsi="Courier New" w:cs="Courier New"/>
        </w:rPr>
      </w:pPr>
      <w:del w:id="4479"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MulticastConfigEntry</w:delText>
        </w:r>
        <w:r w:rsidR="00CF5E42" w:rsidDel="001111A8">
          <w:rPr>
            <w:rFonts w:ascii="Courier New" w:hAnsi="Courier New" w:cs="Courier New"/>
          </w:rPr>
          <w:delText xml:space="preserve"> 14</w:delText>
        </w:r>
        <w:r w:rsidRPr="004D2F5D" w:rsidDel="001111A8">
          <w:rPr>
            <w:rFonts w:ascii="Courier New" w:hAnsi="Courier New" w:cs="Courier New"/>
          </w:rPr>
          <w:delText xml:space="preserve"> }</w:delText>
        </w:r>
      </w:del>
    </w:p>
    <w:p w14:paraId="4C24A5F6" w14:textId="77777777" w:rsidR="009C3A33" w:rsidDel="001111A8" w:rsidRDefault="009C3A33" w:rsidP="009A7243">
      <w:pPr>
        <w:rPr>
          <w:del w:id="4480" w:author="VOYER Raphael" w:date="2021-06-16T11:15:00Z"/>
          <w:rFonts w:ascii="Courier New" w:hAnsi="Courier New" w:cs="Courier New"/>
        </w:rPr>
      </w:pPr>
    </w:p>
    <w:p w14:paraId="34FFB997" w14:textId="77777777" w:rsidR="009A7243" w:rsidDel="001111A8" w:rsidRDefault="009A7243" w:rsidP="00855336">
      <w:pPr>
        <w:rPr>
          <w:del w:id="4481" w:author="VOYER Raphael" w:date="2021-06-16T11:15:00Z"/>
          <w:rFonts w:ascii="Courier New" w:hAnsi="Courier New" w:cs="Courier New"/>
        </w:rPr>
      </w:pPr>
    </w:p>
    <w:p w14:paraId="517FACEC" w14:textId="77777777" w:rsidR="00855336" w:rsidRPr="004D2F5D" w:rsidDel="001111A8" w:rsidRDefault="00855336" w:rsidP="00855336">
      <w:pPr>
        <w:ind w:left="360"/>
        <w:rPr>
          <w:del w:id="4482" w:author="VOYER Raphael" w:date="2021-06-16T11:15:00Z"/>
          <w:rFonts w:ascii="Courier New" w:hAnsi="Courier New" w:cs="Courier New"/>
        </w:rPr>
      </w:pPr>
      <w:del w:id="4483" w:author="VOYER Raphael" w:date="2021-06-16T11:15:00Z">
        <w:r w:rsidDel="001111A8">
          <w:rPr>
            <w:rFonts w:ascii="Courier New" w:hAnsi="Courier New" w:cs="Courier New"/>
          </w:rPr>
          <w:delText xml:space="preserve">   </w:delText>
        </w:r>
        <w:r w:rsidR="00561926" w:rsidDel="001111A8">
          <w:delText>alaHAVlanCluster</w:delText>
        </w:r>
        <w:r w:rsidR="00F15F2D" w:rsidDel="001111A8">
          <w:delText>Row</w:delText>
        </w:r>
        <w:r w:rsidDel="001111A8">
          <w:delText>Status</w:delText>
        </w:r>
        <w:r w:rsidRPr="004D2F5D" w:rsidDel="001111A8">
          <w:rPr>
            <w:rFonts w:ascii="Courier New" w:hAnsi="Courier New" w:cs="Courier New"/>
          </w:rPr>
          <w:delText xml:space="preserve">  OBJECT-TYPE</w:delText>
        </w:r>
      </w:del>
    </w:p>
    <w:p w14:paraId="2A19B61F" w14:textId="77777777" w:rsidR="00855336" w:rsidRPr="004D2F5D" w:rsidDel="001111A8" w:rsidRDefault="00855336" w:rsidP="00855336">
      <w:pPr>
        <w:ind w:left="360"/>
        <w:rPr>
          <w:del w:id="4484" w:author="VOYER Raphael" w:date="2021-06-16T11:15:00Z"/>
          <w:rFonts w:ascii="Courier New" w:hAnsi="Courier New" w:cs="Courier New"/>
        </w:rPr>
      </w:pPr>
      <w:del w:id="4485" w:author="VOYER Raphael" w:date="2021-06-16T11:15:00Z">
        <w:r w:rsidRPr="004D2F5D" w:rsidDel="001111A8">
          <w:rPr>
            <w:rFonts w:ascii="Courier New" w:hAnsi="Courier New" w:cs="Courier New"/>
          </w:rPr>
          <w:tab/>
          <w:delText xml:space="preserve">    SYNTAX   </w:delText>
        </w:r>
        <w:r w:rsidDel="001111A8">
          <w:delText>RowStatus</w:delText>
        </w:r>
      </w:del>
    </w:p>
    <w:p w14:paraId="376C9BAE" w14:textId="77777777" w:rsidR="00855336" w:rsidRPr="004D2F5D" w:rsidDel="001111A8" w:rsidRDefault="00855336" w:rsidP="00855336">
      <w:pPr>
        <w:ind w:left="360"/>
        <w:rPr>
          <w:del w:id="4486" w:author="VOYER Raphael" w:date="2021-06-16T11:15:00Z"/>
          <w:rFonts w:ascii="Courier New" w:hAnsi="Courier New" w:cs="Courier New"/>
        </w:rPr>
      </w:pPr>
      <w:del w:id="448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C9D2293" w14:textId="77777777" w:rsidR="00855336" w:rsidRPr="004D2F5D" w:rsidDel="001111A8" w:rsidRDefault="00855336" w:rsidP="00855336">
      <w:pPr>
        <w:rPr>
          <w:del w:id="4488" w:author="VOYER Raphael" w:date="2021-06-16T11:15:00Z"/>
          <w:rFonts w:ascii="Courier New" w:hAnsi="Courier New" w:cs="Courier New"/>
        </w:rPr>
      </w:pPr>
      <w:del w:id="4489" w:author="VOYER Raphael" w:date="2021-06-16T11:15:00Z">
        <w:r w:rsidRPr="004D2F5D" w:rsidDel="001111A8">
          <w:rPr>
            <w:rFonts w:ascii="Courier New" w:hAnsi="Courier New" w:cs="Courier New"/>
          </w:rPr>
          <w:tab/>
          <w:delText xml:space="preserve">    STATUS  current</w:delText>
        </w:r>
      </w:del>
    </w:p>
    <w:p w14:paraId="13443C5E" w14:textId="77777777" w:rsidR="00855336" w:rsidRPr="004D2F5D" w:rsidDel="001111A8" w:rsidRDefault="00855336" w:rsidP="00855336">
      <w:pPr>
        <w:rPr>
          <w:del w:id="4490" w:author="VOYER Raphael" w:date="2021-06-16T11:15:00Z"/>
          <w:rFonts w:ascii="Courier New" w:hAnsi="Courier New" w:cs="Courier New"/>
        </w:rPr>
      </w:pPr>
      <w:del w:id="4491" w:author="VOYER Raphael" w:date="2021-06-16T11:15:00Z">
        <w:r w:rsidRPr="004D2F5D" w:rsidDel="001111A8">
          <w:rPr>
            <w:rFonts w:ascii="Courier New" w:hAnsi="Courier New" w:cs="Courier New"/>
          </w:rPr>
          <w:tab/>
          <w:delText xml:space="preserve">    Description</w:delText>
        </w:r>
      </w:del>
    </w:p>
    <w:p w14:paraId="3BCCA942" w14:textId="77777777" w:rsidR="00855336" w:rsidRPr="004D2F5D" w:rsidDel="001111A8" w:rsidRDefault="00855336" w:rsidP="00855336">
      <w:pPr>
        <w:rPr>
          <w:del w:id="4492" w:author="VOYER Raphael" w:date="2021-06-16T11:15:00Z"/>
          <w:rFonts w:ascii="Courier New" w:hAnsi="Courier New" w:cs="Courier New"/>
        </w:rPr>
      </w:pPr>
      <w:del w:id="4493"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the </w:delText>
        </w:r>
        <w:r w:rsidDel="001111A8">
          <w:rPr>
            <w:rFonts w:ascii="Courier New" w:hAnsi="Courier New" w:cs="Courier New"/>
          </w:rPr>
          <w:delText>clusters</w:delText>
        </w:r>
        <w:r w:rsidRPr="004D2F5D" w:rsidDel="001111A8">
          <w:rPr>
            <w:rFonts w:ascii="Courier New" w:hAnsi="Courier New" w:cs="Courier New"/>
          </w:rPr>
          <w:delText>”</w:delText>
        </w:r>
      </w:del>
    </w:p>
    <w:p w14:paraId="35860AEA" w14:textId="77777777" w:rsidR="00855336" w:rsidDel="001111A8" w:rsidRDefault="00855336" w:rsidP="00855336">
      <w:pPr>
        <w:rPr>
          <w:del w:id="4494" w:author="VOYER Raphael" w:date="2021-06-16T11:15:00Z"/>
          <w:rFonts w:ascii="Courier New" w:hAnsi="Courier New" w:cs="Courier New"/>
        </w:rPr>
      </w:pPr>
      <w:del w:id="4495"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1</w:delText>
        </w:r>
        <w:r w:rsidR="00CF5E42" w:rsidDel="001111A8">
          <w:rPr>
            <w:rFonts w:ascii="Courier New" w:hAnsi="Courier New" w:cs="Courier New"/>
          </w:rPr>
          <w:delText>5</w:delText>
        </w:r>
        <w:r w:rsidRPr="004D2F5D" w:rsidDel="001111A8">
          <w:rPr>
            <w:rFonts w:ascii="Courier New" w:hAnsi="Courier New" w:cs="Courier New"/>
          </w:rPr>
          <w:delText xml:space="preserve"> }</w:delText>
        </w:r>
      </w:del>
    </w:p>
    <w:p w14:paraId="725D86DA" w14:textId="77777777" w:rsidR="00E5049F" w:rsidDel="001111A8" w:rsidRDefault="00E5049F" w:rsidP="00855336">
      <w:pPr>
        <w:rPr>
          <w:del w:id="4496" w:author="VOYER Raphael" w:date="2021-06-16T11:15:00Z"/>
          <w:rFonts w:ascii="Courier New" w:hAnsi="Courier New" w:cs="Courier New"/>
        </w:rPr>
      </w:pPr>
    </w:p>
    <w:p w14:paraId="090B3CDB" w14:textId="77777777" w:rsidR="00E5049F" w:rsidDel="001111A8" w:rsidRDefault="00E5049F" w:rsidP="00E5049F">
      <w:pPr>
        <w:rPr>
          <w:del w:id="4497" w:author="VOYER Raphael" w:date="2021-06-16T11:15:00Z"/>
          <w:rFonts w:ascii="Courier New" w:hAnsi="Courier New" w:cs="Courier New"/>
        </w:rPr>
      </w:pPr>
    </w:p>
    <w:p w14:paraId="0F2A4127" w14:textId="77777777" w:rsidR="00E5049F" w:rsidRPr="00B2370C" w:rsidDel="001111A8" w:rsidRDefault="00E5049F" w:rsidP="00E5049F">
      <w:pPr>
        <w:pStyle w:val="Retraitcorpsdetexte"/>
        <w:rPr>
          <w:del w:id="4498" w:author="VOYER Raphael" w:date="2021-06-16T11:15:00Z"/>
          <w:rFonts w:ascii="Courier New" w:hAnsi="Courier New" w:cs="Courier New"/>
        </w:rPr>
      </w:pPr>
      <w:del w:id="4499" w:author="VOYER Raphael" w:date="2021-06-16T11:15:00Z">
        <w:r w:rsidRPr="00B2370C" w:rsidDel="001111A8">
          <w:rPr>
            <w:rFonts w:ascii="Courier New" w:hAnsi="Courier New" w:cs="Courier New"/>
          </w:rPr>
          <w:delText xml:space="preserve">    alaHAVlanClusterMcmStatus  OBJECT-TYPE</w:delText>
        </w:r>
      </w:del>
    </w:p>
    <w:p w14:paraId="6312335B" w14:textId="77777777" w:rsidR="00E5049F" w:rsidRPr="00B2370C" w:rsidDel="001111A8" w:rsidRDefault="00E5049F" w:rsidP="00E5049F">
      <w:pPr>
        <w:pStyle w:val="Retraitcorpsdetexte"/>
        <w:rPr>
          <w:del w:id="4500" w:author="VOYER Raphael" w:date="2021-06-16T11:15:00Z"/>
          <w:rFonts w:ascii="Courier New" w:hAnsi="Courier New" w:cs="Courier New"/>
        </w:rPr>
      </w:pPr>
      <w:del w:id="4501" w:author="VOYER Raphael" w:date="2021-06-16T11:15:00Z">
        <w:r w:rsidRPr="00B2370C" w:rsidDel="001111A8">
          <w:rPr>
            <w:rFonts w:ascii="Courier New" w:hAnsi="Courier New" w:cs="Courier New"/>
          </w:rPr>
          <w:delText xml:space="preserve">            SYNTAX   INTEGER</w:delText>
        </w:r>
      </w:del>
    </w:p>
    <w:p w14:paraId="4C49211F" w14:textId="77777777" w:rsidR="00E5049F" w:rsidRPr="00B2370C" w:rsidDel="001111A8" w:rsidRDefault="00E5049F" w:rsidP="00E5049F">
      <w:pPr>
        <w:pStyle w:val="Retraitcorpsdetexte"/>
        <w:rPr>
          <w:del w:id="4502" w:author="VOYER Raphael" w:date="2021-06-16T11:15:00Z"/>
          <w:rFonts w:ascii="Courier New" w:hAnsi="Courier New" w:cs="Courier New"/>
        </w:rPr>
      </w:pPr>
      <w:del w:id="4503" w:author="VOYER Raphael" w:date="2021-06-16T11:15:00Z">
        <w:r w:rsidRPr="00B2370C" w:rsidDel="001111A8">
          <w:rPr>
            <w:rFonts w:ascii="Courier New" w:hAnsi="Courier New" w:cs="Courier New"/>
          </w:rPr>
          <w:delText xml:space="preserve">                          {</w:delText>
        </w:r>
      </w:del>
    </w:p>
    <w:p w14:paraId="2C886DCA" w14:textId="77777777" w:rsidR="00E5049F" w:rsidRPr="00B2370C" w:rsidDel="001111A8" w:rsidRDefault="00E5049F" w:rsidP="00E5049F">
      <w:pPr>
        <w:pStyle w:val="Retraitcorpsdetexte"/>
        <w:rPr>
          <w:del w:id="4504" w:author="VOYER Raphael" w:date="2021-06-16T11:15:00Z"/>
          <w:rFonts w:ascii="Courier New" w:hAnsi="Courier New" w:cs="Courier New"/>
        </w:rPr>
      </w:pPr>
      <w:del w:id="4505" w:author="VOYER Raphael" w:date="2021-06-16T11:15:00Z">
        <w:r w:rsidRPr="00B2370C" w:rsidDel="001111A8">
          <w:rPr>
            <w:rFonts w:ascii="Courier New" w:hAnsi="Courier New" w:cs="Courier New"/>
          </w:rPr>
          <w:delText xml:space="preserve">                                inSync(1),</w:delText>
        </w:r>
      </w:del>
    </w:p>
    <w:p w14:paraId="08E8BBD2" w14:textId="77777777" w:rsidR="00E5049F" w:rsidRPr="00B2370C" w:rsidDel="001111A8" w:rsidRDefault="00E5049F" w:rsidP="00E5049F">
      <w:pPr>
        <w:pStyle w:val="Retraitcorpsdetexte"/>
        <w:rPr>
          <w:del w:id="4506" w:author="VOYER Raphael" w:date="2021-06-16T11:15:00Z"/>
          <w:rFonts w:ascii="Courier New" w:hAnsi="Courier New" w:cs="Courier New"/>
        </w:rPr>
      </w:pPr>
      <w:del w:id="4507" w:author="VOYER Raphael" w:date="2021-06-16T11:15:00Z">
        <w:r w:rsidRPr="00B2370C" w:rsidDel="001111A8">
          <w:rPr>
            <w:rFonts w:ascii="Courier New" w:hAnsi="Courier New" w:cs="Courier New"/>
          </w:rPr>
          <w:delText xml:space="preserve">                                outofSync(2)</w:delText>
        </w:r>
      </w:del>
    </w:p>
    <w:p w14:paraId="637A2E2B" w14:textId="77777777" w:rsidR="00E5049F" w:rsidRPr="00B2370C" w:rsidDel="001111A8" w:rsidRDefault="00E5049F" w:rsidP="00E5049F">
      <w:pPr>
        <w:pStyle w:val="Retraitcorpsdetexte"/>
        <w:rPr>
          <w:del w:id="4508" w:author="VOYER Raphael" w:date="2021-06-16T11:15:00Z"/>
          <w:rFonts w:ascii="Courier New" w:hAnsi="Courier New" w:cs="Courier New"/>
        </w:rPr>
      </w:pPr>
      <w:del w:id="4509" w:author="VOYER Raphael" w:date="2021-06-16T11:15:00Z">
        <w:r w:rsidRPr="00B2370C" w:rsidDel="001111A8">
          <w:rPr>
            <w:rFonts w:ascii="Courier New" w:hAnsi="Courier New" w:cs="Courier New"/>
          </w:rPr>
          <w:delText xml:space="preserve">                          }</w:delText>
        </w:r>
      </w:del>
    </w:p>
    <w:p w14:paraId="614A2161" w14:textId="77777777" w:rsidR="00E5049F" w:rsidRPr="00B2370C" w:rsidDel="001111A8" w:rsidRDefault="00E5049F" w:rsidP="00E5049F">
      <w:pPr>
        <w:pStyle w:val="Retraitcorpsdetexte"/>
        <w:rPr>
          <w:del w:id="4510" w:author="VOYER Raphael" w:date="2021-06-16T11:15:00Z"/>
          <w:rFonts w:ascii="Courier New" w:hAnsi="Courier New" w:cs="Courier New"/>
        </w:rPr>
      </w:pPr>
      <w:del w:id="4511" w:author="VOYER Raphael" w:date="2021-06-16T11:15:00Z">
        <w:r w:rsidRPr="00B2370C" w:rsidDel="001111A8">
          <w:rPr>
            <w:rFonts w:ascii="Courier New" w:hAnsi="Courier New" w:cs="Courier New"/>
          </w:rPr>
          <w:delText xml:space="preserve">            MAX-ACCESS  read-only</w:delText>
        </w:r>
      </w:del>
    </w:p>
    <w:p w14:paraId="73EF6672" w14:textId="77777777" w:rsidR="00E5049F" w:rsidRPr="00B2370C" w:rsidDel="001111A8" w:rsidRDefault="00E5049F" w:rsidP="00E5049F">
      <w:pPr>
        <w:pStyle w:val="Retraitcorpsdetexte"/>
        <w:rPr>
          <w:del w:id="4512" w:author="VOYER Raphael" w:date="2021-06-16T11:15:00Z"/>
          <w:rFonts w:ascii="Courier New" w:hAnsi="Courier New" w:cs="Courier New"/>
        </w:rPr>
      </w:pPr>
      <w:del w:id="4513" w:author="VOYER Raphael" w:date="2021-06-16T11:15:00Z">
        <w:r w:rsidRPr="00B2370C" w:rsidDel="001111A8">
          <w:rPr>
            <w:rFonts w:ascii="Courier New" w:hAnsi="Courier New" w:cs="Courier New"/>
          </w:rPr>
          <w:delText xml:space="preserve">            STATUS  current</w:delText>
        </w:r>
      </w:del>
    </w:p>
    <w:p w14:paraId="423A05F2" w14:textId="77777777" w:rsidR="00E5049F" w:rsidRPr="00B2370C" w:rsidDel="001111A8" w:rsidRDefault="00E5049F" w:rsidP="00E5049F">
      <w:pPr>
        <w:pStyle w:val="Retraitcorpsdetexte"/>
        <w:rPr>
          <w:del w:id="4514" w:author="VOYER Raphael" w:date="2021-06-16T11:15:00Z"/>
          <w:rFonts w:ascii="Courier New" w:hAnsi="Courier New" w:cs="Courier New"/>
        </w:rPr>
      </w:pPr>
      <w:del w:id="4515" w:author="VOYER Raphael" w:date="2021-06-16T11:15:00Z">
        <w:r w:rsidRPr="00B2370C" w:rsidDel="001111A8">
          <w:rPr>
            <w:rFonts w:ascii="Courier New" w:hAnsi="Courier New" w:cs="Courier New"/>
          </w:rPr>
          <w:delText xml:space="preserve">            DESCRIPTION</w:delText>
        </w:r>
      </w:del>
    </w:p>
    <w:p w14:paraId="4702E95C" w14:textId="77777777" w:rsidR="00E5049F" w:rsidRPr="00B2370C" w:rsidDel="001111A8" w:rsidRDefault="00E5049F" w:rsidP="00E5049F">
      <w:pPr>
        <w:pStyle w:val="Retraitcorpsdetexte"/>
        <w:rPr>
          <w:del w:id="4516" w:author="VOYER Raphael" w:date="2021-06-16T11:15:00Z"/>
          <w:rFonts w:ascii="Courier New" w:hAnsi="Courier New" w:cs="Courier New"/>
        </w:rPr>
      </w:pPr>
      <w:del w:id="4517" w:author="VOYER Raphael" w:date="2021-06-16T11:15:00Z">
        <w:r w:rsidRPr="00B2370C" w:rsidDel="001111A8">
          <w:rPr>
            <w:rFonts w:ascii="Courier New" w:hAnsi="Courier New" w:cs="Courier New"/>
          </w:rPr>
          <w:delText xml:space="preserve">                "Multi-chassis status of a cluster"</w:delText>
        </w:r>
      </w:del>
    </w:p>
    <w:p w14:paraId="55BF3D18" w14:textId="77777777" w:rsidR="00E5049F" w:rsidDel="001111A8" w:rsidRDefault="00E5049F" w:rsidP="00E5049F">
      <w:pPr>
        <w:pStyle w:val="Retraitcorpsdetexte"/>
        <w:ind w:left="0"/>
        <w:rPr>
          <w:del w:id="4518" w:author="VOYER Raphael" w:date="2021-06-16T11:15:00Z"/>
          <w:rFonts w:ascii="Courier New" w:hAnsi="Courier New" w:cs="Courier New"/>
        </w:rPr>
      </w:pPr>
      <w:del w:id="4519" w:author="VOYER Raphael" w:date="2021-06-16T11:15:00Z">
        <w:r w:rsidRPr="00B2370C" w:rsidDel="001111A8">
          <w:rPr>
            <w:rFonts w:ascii="Courier New" w:hAnsi="Courier New" w:cs="Courier New"/>
          </w:rPr>
          <w:delText xml:space="preserve">            ::= { alaHAVlanClusterEntry 16 }</w:delText>
        </w:r>
      </w:del>
    </w:p>
    <w:p w14:paraId="2497B749" w14:textId="77777777" w:rsidR="00E5049F" w:rsidDel="001111A8" w:rsidRDefault="00E5049F" w:rsidP="00E5049F">
      <w:pPr>
        <w:pStyle w:val="Retraitcorpsdetexte"/>
        <w:ind w:left="0"/>
        <w:rPr>
          <w:del w:id="4520" w:author="VOYER Raphael" w:date="2021-06-16T11:15:00Z"/>
          <w:rFonts w:ascii="Courier New" w:hAnsi="Courier New" w:cs="Courier New"/>
        </w:rPr>
      </w:pPr>
    </w:p>
    <w:p w14:paraId="6B5F1EC5" w14:textId="77777777" w:rsidR="00E5049F" w:rsidRPr="00B2370C" w:rsidDel="001111A8" w:rsidRDefault="00E5049F" w:rsidP="00E5049F">
      <w:pPr>
        <w:pStyle w:val="Retraitcorpsdetexte"/>
        <w:rPr>
          <w:del w:id="4521" w:author="VOYER Raphael" w:date="2021-06-16T11:15:00Z"/>
          <w:rFonts w:ascii="Courier New" w:hAnsi="Courier New" w:cs="Courier New"/>
        </w:rPr>
      </w:pPr>
      <w:del w:id="4522" w:author="VOYER Raphael" w:date="2021-06-16T11:15:00Z">
        <w:r w:rsidRPr="00B2370C" w:rsidDel="001111A8">
          <w:rPr>
            <w:rFonts w:ascii="Courier New" w:hAnsi="Courier New" w:cs="Courier New"/>
          </w:rPr>
          <w:delText xml:space="preserve">    alaHAVlanClusterMcmStatusFlag  OBJECT-TYPE</w:delText>
        </w:r>
      </w:del>
    </w:p>
    <w:p w14:paraId="3B2C4EB2" w14:textId="77777777" w:rsidR="00E5049F" w:rsidRPr="00B2370C" w:rsidDel="001111A8" w:rsidRDefault="00E5049F" w:rsidP="00E5049F">
      <w:pPr>
        <w:pStyle w:val="Retraitcorpsdetexte"/>
        <w:rPr>
          <w:del w:id="4523" w:author="VOYER Raphael" w:date="2021-06-16T11:15:00Z"/>
          <w:rFonts w:ascii="Courier New" w:hAnsi="Courier New" w:cs="Courier New"/>
        </w:rPr>
      </w:pPr>
      <w:del w:id="4524" w:author="VOYER Raphael" w:date="2021-06-16T11:15:00Z">
        <w:r w:rsidRPr="00B2370C" w:rsidDel="001111A8">
          <w:rPr>
            <w:rFonts w:ascii="Courier New" w:hAnsi="Courier New" w:cs="Courier New"/>
          </w:rPr>
          <w:delText xml:space="preserve">            SYNTAX   INTEGER</w:delText>
        </w:r>
      </w:del>
    </w:p>
    <w:p w14:paraId="2DD3E87E" w14:textId="77777777" w:rsidR="00E5049F" w:rsidRPr="00B2370C" w:rsidDel="001111A8" w:rsidRDefault="00E5049F" w:rsidP="00E5049F">
      <w:pPr>
        <w:pStyle w:val="Retraitcorpsdetexte"/>
        <w:rPr>
          <w:del w:id="4525" w:author="VOYER Raphael" w:date="2021-06-16T11:15:00Z"/>
          <w:rFonts w:ascii="Courier New" w:hAnsi="Courier New" w:cs="Courier New"/>
        </w:rPr>
      </w:pPr>
      <w:del w:id="4526" w:author="VOYER Raphael" w:date="2021-06-16T11:15:00Z">
        <w:r w:rsidRPr="00B2370C" w:rsidDel="001111A8">
          <w:rPr>
            <w:rFonts w:ascii="Courier New" w:hAnsi="Courier New" w:cs="Courier New"/>
          </w:rPr>
          <w:delText xml:space="preserve">                  {</w:delText>
        </w:r>
      </w:del>
    </w:p>
    <w:p w14:paraId="358AFDD8" w14:textId="77777777" w:rsidR="00E5049F" w:rsidRPr="00B2370C" w:rsidDel="001111A8" w:rsidRDefault="00E5049F" w:rsidP="00E5049F">
      <w:pPr>
        <w:pStyle w:val="Retraitcorpsdetexte"/>
        <w:rPr>
          <w:del w:id="4527" w:author="VOYER Raphael" w:date="2021-06-16T11:15:00Z"/>
          <w:rFonts w:ascii="Courier New" w:hAnsi="Courier New" w:cs="Courier New"/>
        </w:rPr>
      </w:pPr>
      <w:del w:id="4528" w:author="VOYER Raphael" w:date="2021-06-16T11:15:00Z">
        <w:r w:rsidRPr="00B2370C" w:rsidDel="001111A8">
          <w:rPr>
            <w:rFonts w:ascii="Courier New" w:hAnsi="Courier New" w:cs="Courier New"/>
          </w:rPr>
          <w:delText xml:space="preserve">                   mcdown(1),</w:delText>
        </w:r>
      </w:del>
    </w:p>
    <w:p w14:paraId="303919AB" w14:textId="77777777" w:rsidR="00E5049F" w:rsidRPr="00B2370C" w:rsidDel="001111A8" w:rsidRDefault="00E5049F" w:rsidP="00E5049F">
      <w:pPr>
        <w:pStyle w:val="Retraitcorpsdetexte"/>
        <w:rPr>
          <w:del w:id="4529" w:author="VOYER Raphael" w:date="2021-06-16T11:15:00Z"/>
          <w:rFonts w:ascii="Courier New" w:hAnsi="Courier New" w:cs="Courier New"/>
        </w:rPr>
      </w:pPr>
      <w:del w:id="4530" w:author="VOYER Raphael" w:date="2021-06-16T11:15:00Z">
        <w:r w:rsidRPr="00B2370C" w:rsidDel="001111A8">
          <w:rPr>
            <w:rFonts w:ascii="Courier New" w:hAnsi="Courier New" w:cs="Courier New"/>
          </w:rPr>
          <w:delText xml:space="preserve">                   operationaldown(2),</w:delText>
        </w:r>
      </w:del>
    </w:p>
    <w:p w14:paraId="199A7291" w14:textId="77777777" w:rsidR="00E5049F" w:rsidRPr="00B2370C" w:rsidDel="001111A8" w:rsidRDefault="00E5049F" w:rsidP="00E5049F">
      <w:pPr>
        <w:pStyle w:val="Retraitcorpsdetexte"/>
        <w:rPr>
          <w:del w:id="4531" w:author="VOYER Raphael" w:date="2021-06-16T11:15:00Z"/>
          <w:rFonts w:ascii="Courier New" w:hAnsi="Courier New" w:cs="Courier New"/>
        </w:rPr>
      </w:pPr>
      <w:del w:id="4532" w:author="VOYER Raphael" w:date="2021-06-16T11:15:00Z">
        <w:r w:rsidRPr="00B2370C" w:rsidDel="001111A8">
          <w:rPr>
            <w:rFonts w:ascii="Courier New" w:hAnsi="Courier New" w:cs="Courier New"/>
          </w:rPr>
          <w:delText xml:space="preserve">                   allportmodenotsupported(3),</w:delText>
        </w:r>
      </w:del>
    </w:p>
    <w:p w14:paraId="5529D60D" w14:textId="77777777" w:rsidR="00E5049F" w:rsidRPr="00B2370C" w:rsidDel="001111A8" w:rsidRDefault="00E5049F" w:rsidP="00E5049F">
      <w:pPr>
        <w:pStyle w:val="Retraitcorpsdetexte"/>
        <w:rPr>
          <w:del w:id="4533" w:author="VOYER Raphael" w:date="2021-06-16T11:15:00Z"/>
          <w:rFonts w:ascii="Courier New" w:hAnsi="Courier New" w:cs="Courier New"/>
        </w:rPr>
      </w:pPr>
      <w:del w:id="4534" w:author="VOYER Raphael" w:date="2021-06-16T11:15:00Z">
        <w:r w:rsidRPr="00B2370C" w:rsidDel="001111A8">
          <w:rPr>
            <w:rFonts w:ascii="Courier New" w:hAnsi="Courier New" w:cs="Courier New"/>
          </w:rPr>
          <w:delText xml:space="preserve">                   modemismatch(4),</w:delText>
        </w:r>
      </w:del>
    </w:p>
    <w:p w14:paraId="4105A576" w14:textId="77777777" w:rsidR="00E5049F" w:rsidRPr="00B2370C" w:rsidDel="001111A8" w:rsidRDefault="00E5049F" w:rsidP="00E5049F">
      <w:pPr>
        <w:pStyle w:val="Retraitcorpsdetexte"/>
        <w:rPr>
          <w:del w:id="4535" w:author="VOYER Raphael" w:date="2021-06-16T11:15:00Z"/>
          <w:rFonts w:ascii="Courier New" w:hAnsi="Courier New" w:cs="Courier New"/>
        </w:rPr>
      </w:pPr>
      <w:del w:id="4536" w:author="VOYER Raphael" w:date="2021-06-16T11:15:00Z">
        <w:r w:rsidRPr="00B2370C" w:rsidDel="001111A8">
          <w:rPr>
            <w:rFonts w:ascii="Courier New" w:hAnsi="Courier New" w:cs="Courier New"/>
          </w:rPr>
          <w:delText xml:space="preserve">                   vlanmismatch(5),</w:delText>
        </w:r>
      </w:del>
    </w:p>
    <w:p w14:paraId="10A9798F" w14:textId="77777777" w:rsidR="00E5049F" w:rsidRPr="00B2370C" w:rsidDel="001111A8" w:rsidRDefault="00E5049F" w:rsidP="00E5049F">
      <w:pPr>
        <w:pStyle w:val="Retraitcorpsdetexte"/>
        <w:rPr>
          <w:del w:id="4537" w:author="VOYER Raphael" w:date="2021-06-16T11:15:00Z"/>
          <w:rFonts w:ascii="Courier New" w:hAnsi="Courier New" w:cs="Courier New"/>
        </w:rPr>
      </w:pPr>
      <w:del w:id="4538" w:author="VOYER Raphael" w:date="2021-06-16T11:15:00Z">
        <w:r w:rsidRPr="00B2370C" w:rsidDel="001111A8">
          <w:rPr>
            <w:rFonts w:ascii="Courier New" w:hAnsi="Courier New" w:cs="Courier New"/>
          </w:rPr>
          <w:delText xml:space="preserve">                   macmismatch(6),</w:delText>
        </w:r>
      </w:del>
    </w:p>
    <w:p w14:paraId="50A926AF" w14:textId="77777777" w:rsidR="00E5049F" w:rsidRPr="00B2370C" w:rsidDel="001111A8" w:rsidRDefault="00E5049F" w:rsidP="00E5049F">
      <w:pPr>
        <w:pStyle w:val="Retraitcorpsdetexte"/>
        <w:rPr>
          <w:del w:id="4539" w:author="VOYER Raphael" w:date="2021-06-16T11:15:00Z"/>
          <w:rFonts w:ascii="Courier New" w:hAnsi="Courier New" w:cs="Courier New"/>
        </w:rPr>
      </w:pPr>
      <w:del w:id="4540" w:author="VOYER Raphael" w:date="2021-06-16T11:15:00Z">
        <w:r w:rsidRPr="00B2370C" w:rsidDel="001111A8">
          <w:rPr>
            <w:rFonts w:ascii="Courier New" w:hAnsi="Courier New" w:cs="Courier New"/>
          </w:rPr>
          <w:delText xml:space="preserve">                   ipmismatch(7),</w:delText>
        </w:r>
      </w:del>
    </w:p>
    <w:p w14:paraId="043DE936" w14:textId="77777777" w:rsidR="00E5049F" w:rsidRPr="00B2370C" w:rsidDel="001111A8" w:rsidRDefault="00E5049F" w:rsidP="00E5049F">
      <w:pPr>
        <w:pStyle w:val="Retraitcorpsdetexte"/>
        <w:rPr>
          <w:del w:id="4541" w:author="VOYER Raphael" w:date="2021-06-16T11:15:00Z"/>
          <w:rFonts w:ascii="Courier New" w:hAnsi="Courier New" w:cs="Courier New"/>
        </w:rPr>
      </w:pPr>
      <w:del w:id="4542" w:author="VOYER Raphael" w:date="2021-06-16T11:15:00Z">
        <w:r w:rsidRPr="00B2370C" w:rsidDel="001111A8">
          <w:rPr>
            <w:rFonts w:ascii="Courier New" w:hAnsi="Courier New" w:cs="Courier New"/>
          </w:rPr>
          <w:delText xml:space="preserve">                   arptypemismatch(8),</w:delText>
        </w:r>
      </w:del>
    </w:p>
    <w:p w14:paraId="562863BB" w14:textId="77777777" w:rsidR="00E5049F" w:rsidRPr="00B2370C" w:rsidDel="001111A8" w:rsidRDefault="00E5049F" w:rsidP="00E5049F">
      <w:pPr>
        <w:pStyle w:val="Retraitcorpsdetexte"/>
        <w:rPr>
          <w:del w:id="4543" w:author="VOYER Raphael" w:date="2021-06-16T11:15:00Z"/>
          <w:rFonts w:ascii="Courier New" w:hAnsi="Courier New" w:cs="Courier New"/>
        </w:rPr>
      </w:pPr>
      <w:del w:id="4544" w:author="VOYER Raphael" w:date="2021-06-16T11:15:00Z">
        <w:r w:rsidRPr="00B2370C" w:rsidDel="001111A8">
          <w:rPr>
            <w:rFonts w:ascii="Courier New" w:hAnsi="Courier New" w:cs="Courier New"/>
          </w:rPr>
          <w:delText xml:space="preserve">                   igmpstatusmismatch(9),</w:delText>
        </w:r>
      </w:del>
    </w:p>
    <w:p w14:paraId="6686CFBA" w14:textId="77777777" w:rsidR="00E5049F" w:rsidRPr="00B2370C" w:rsidDel="001111A8" w:rsidRDefault="00E5049F" w:rsidP="00E5049F">
      <w:pPr>
        <w:pStyle w:val="Retraitcorpsdetexte"/>
        <w:rPr>
          <w:del w:id="4545" w:author="VOYER Raphael" w:date="2021-06-16T11:15:00Z"/>
          <w:rFonts w:ascii="Courier New" w:hAnsi="Courier New" w:cs="Courier New"/>
        </w:rPr>
      </w:pPr>
      <w:del w:id="4546" w:author="VOYER Raphael" w:date="2021-06-16T11:15:00Z">
        <w:r w:rsidRPr="00B2370C" w:rsidDel="001111A8">
          <w:rPr>
            <w:rFonts w:ascii="Courier New" w:hAnsi="Courier New" w:cs="Courier New"/>
          </w:rPr>
          <w:delText xml:space="preserve">                   mcastipmismatch(10),</w:delText>
        </w:r>
      </w:del>
    </w:p>
    <w:p w14:paraId="5CDC07C2" w14:textId="77777777" w:rsidR="00E5049F" w:rsidRPr="00B2370C" w:rsidDel="001111A8" w:rsidRDefault="00E5049F" w:rsidP="00E5049F">
      <w:pPr>
        <w:pStyle w:val="Retraitcorpsdetexte"/>
        <w:rPr>
          <w:del w:id="4547" w:author="VOYER Raphael" w:date="2021-06-16T11:15:00Z"/>
          <w:rFonts w:ascii="Courier New" w:hAnsi="Courier New" w:cs="Courier New"/>
        </w:rPr>
      </w:pPr>
      <w:del w:id="4548" w:author="VOYER Raphael" w:date="2021-06-16T11:15:00Z">
        <w:r w:rsidRPr="00B2370C" w:rsidDel="001111A8">
          <w:rPr>
            <w:rFonts w:ascii="Courier New" w:hAnsi="Courier New" w:cs="Courier New"/>
          </w:rPr>
          <w:delText xml:space="preserve">                   syncinprogress(11),</w:delText>
        </w:r>
      </w:del>
    </w:p>
    <w:p w14:paraId="00227A9E" w14:textId="77777777" w:rsidR="00E5049F" w:rsidRPr="00B2370C" w:rsidDel="001111A8" w:rsidRDefault="00E5049F" w:rsidP="00E5049F">
      <w:pPr>
        <w:pStyle w:val="Retraitcorpsdetexte"/>
        <w:rPr>
          <w:del w:id="4549" w:author="VOYER Raphael" w:date="2021-06-16T11:15:00Z"/>
          <w:rFonts w:ascii="Courier New" w:hAnsi="Courier New" w:cs="Courier New"/>
        </w:rPr>
      </w:pPr>
      <w:del w:id="4550" w:author="VOYER Raphael" w:date="2021-06-16T11:15:00Z">
        <w:r w:rsidRPr="00B2370C" w:rsidDel="001111A8">
          <w:rPr>
            <w:rFonts w:ascii="Courier New" w:hAnsi="Courier New" w:cs="Courier New"/>
          </w:rPr>
          <w:delText xml:space="preserve">                   invalidmac(12),</w:delText>
        </w:r>
      </w:del>
    </w:p>
    <w:p w14:paraId="45C6AA68" w14:textId="77777777" w:rsidR="00E5049F" w:rsidRPr="00B2370C" w:rsidDel="001111A8" w:rsidRDefault="00E5049F" w:rsidP="00E5049F">
      <w:pPr>
        <w:pStyle w:val="Retraitcorpsdetexte"/>
        <w:rPr>
          <w:del w:id="4551" w:author="VOYER Raphael" w:date="2021-06-16T11:15:00Z"/>
          <w:rFonts w:ascii="Courier New" w:hAnsi="Courier New" w:cs="Courier New"/>
        </w:rPr>
      </w:pPr>
      <w:del w:id="4552" w:author="VOYER Raphael" w:date="2021-06-16T11:15:00Z">
        <w:r w:rsidRPr="00B2370C" w:rsidDel="001111A8">
          <w:rPr>
            <w:rFonts w:ascii="Courier New" w:hAnsi="Courier New" w:cs="Courier New"/>
          </w:rPr>
          <w:delText xml:space="preserve">                   nonvipvlannotsupportedinl3mode(13),</w:delText>
        </w:r>
      </w:del>
    </w:p>
    <w:p w14:paraId="71843BA9" w14:textId="77777777" w:rsidR="00E5049F" w:rsidRPr="00B2370C" w:rsidDel="001111A8" w:rsidRDefault="00E5049F" w:rsidP="00E5049F">
      <w:pPr>
        <w:pStyle w:val="Retraitcorpsdetexte"/>
        <w:rPr>
          <w:del w:id="4553" w:author="VOYER Raphael" w:date="2021-06-16T11:15:00Z"/>
          <w:rFonts w:ascii="Courier New" w:hAnsi="Courier New" w:cs="Courier New"/>
        </w:rPr>
      </w:pPr>
      <w:del w:id="4554" w:author="VOYER Raphael" w:date="2021-06-16T11:15:00Z">
        <w:r w:rsidRPr="00B2370C" w:rsidDel="001111A8">
          <w:rPr>
            <w:rFonts w:ascii="Courier New" w:hAnsi="Courier New" w:cs="Courier New"/>
          </w:rPr>
          <w:delText xml:space="preserve">                   noflag(14)</w:delText>
        </w:r>
      </w:del>
    </w:p>
    <w:p w14:paraId="78F1AF7D" w14:textId="77777777" w:rsidR="00E5049F" w:rsidRPr="00B2370C" w:rsidDel="001111A8" w:rsidRDefault="00E5049F" w:rsidP="00E5049F">
      <w:pPr>
        <w:pStyle w:val="Retraitcorpsdetexte"/>
        <w:rPr>
          <w:del w:id="4555" w:author="VOYER Raphael" w:date="2021-06-16T11:15:00Z"/>
          <w:rFonts w:ascii="Courier New" w:hAnsi="Courier New" w:cs="Courier New"/>
        </w:rPr>
      </w:pPr>
      <w:del w:id="4556" w:author="VOYER Raphael" w:date="2021-06-16T11:15:00Z">
        <w:r w:rsidRPr="00B2370C" w:rsidDel="001111A8">
          <w:rPr>
            <w:rFonts w:ascii="Courier New" w:hAnsi="Courier New" w:cs="Courier New"/>
          </w:rPr>
          <w:delText xml:space="preserve">                  }</w:delText>
        </w:r>
      </w:del>
    </w:p>
    <w:p w14:paraId="6AE63A3B" w14:textId="77777777" w:rsidR="00E5049F" w:rsidRPr="00B2370C" w:rsidDel="001111A8" w:rsidRDefault="00E5049F" w:rsidP="00E5049F">
      <w:pPr>
        <w:pStyle w:val="Retraitcorpsdetexte"/>
        <w:rPr>
          <w:del w:id="4557" w:author="VOYER Raphael" w:date="2021-06-16T11:15:00Z"/>
          <w:rFonts w:ascii="Courier New" w:hAnsi="Courier New" w:cs="Courier New"/>
        </w:rPr>
      </w:pPr>
    </w:p>
    <w:p w14:paraId="1D54D1F6" w14:textId="77777777" w:rsidR="00E5049F" w:rsidRPr="00B2370C" w:rsidDel="001111A8" w:rsidRDefault="00E5049F" w:rsidP="00E5049F">
      <w:pPr>
        <w:pStyle w:val="Retraitcorpsdetexte"/>
        <w:rPr>
          <w:del w:id="4558" w:author="VOYER Raphael" w:date="2021-06-16T11:15:00Z"/>
          <w:rFonts w:ascii="Courier New" w:hAnsi="Courier New" w:cs="Courier New"/>
        </w:rPr>
      </w:pPr>
      <w:del w:id="4559" w:author="VOYER Raphael" w:date="2021-06-16T11:15:00Z">
        <w:r w:rsidRPr="00B2370C" w:rsidDel="001111A8">
          <w:rPr>
            <w:rFonts w:ascii="Courier New" w:hAnsi="Courier New" w:cs="Courier New"/>
          </w:rPr>
          <w:delText xml:space="preserve">            MAX-ACCESS  read-only</w:delText>
        </w:r>
      </w:del>
    </w:p>
    <w:p w14:paraId="5A078CD4" w14:textId="77777777" w:rsidR="00E5049F" w:rsidRPr="00B2370C" w:rsidDel="001111A8" w:rsidRDefault="00E5049F" w:rsidP="00E5049F">
      <w:pPr>
        <w:pStyle w:val="Retraitcorpsdetexte"/>
        <w:rPr>
          <w:del w:id="4560" w:author="VOYER Raphael" w:date="2021-06-16T11:15:00Z"/>
          <w:rFonts w:ascii="Courier New" w:hAnsi="Courier New" w:cs="Courier New"/>
        </w:rPr>
      </w:pPr>
      <w:del w:id="4561" w:author="VOYER Raphael" w:date="2021-06-16T11:15:00Z">
        <w:r w:rsidRPr="00B2370C" w:rsidDel="001111A8">
          <w:rPr>
            <w:rFonts w:ascii="Courier New" w:hAnsi="Courier New" w:cs="Courier New"/>
          </w:rPr>
          <w:delText xml:space="preserve">            STATUS  current</w:delText>
        </w:r>
      </w:del>
    </w:p>
    <w:p w14:paraId="6EB27F46" w14:textId="77777777" w:rsidR="00E5049F" w:rsidRPr="00B2370C" w:rsidDel="001111A8" w:rsidRDefault="00E5049F" w:rsidP="00E5049F">
      <w:pPr>
        <w:pStyle w:val="Retraitcorpsdetexte"/>
        <w:rPr>
          <w:del w:id="4562" w:author="VOYER Raphael" w:date="2021-06-16T11:15:00Z"/>
          <w:rFonts w:ascii="Courier New" w:hAnsi="Courier New" w:cs="Courier New"/>
        </w:rPr>
      </w:pPr>
      <w:del w:id="4563" w:author="VOYER Raphael" w:date="2021-06-16T11:15:00Z">
        <w:r w:rsidRPr="00B2370C" w:rsidDel="001111A8">
          <w:rPr>
            <w:rFonts w:ascii="Courier New" w:hAnsi="Courier New" w:cs="Courier New"/>
          </w:rPr>
          <w:delText xml:space="preserve">            DESCRIPTION</w:delText>
        </w:r>
      </w:del>
    </w:p>
    <w:p w14:paraId="50C98D99" w14:textId="77777777" w:rsidR="00E5049F" w:rsidRPr="00B2370C" w:rsidDel="001111A8" w:rsidRDefault="00E5049F" w:rsidP="00E5049F">
      <w:pPr>
        <w:pStyle w:val="Retraitcorpsdetexte"/>
        <w:rPr>
          <w:del w:id="4564" w:author="VOYER Raphael" w:date="2021-06-16T11:15:00Z"/>
          <w:rFonts w:ascii="Courier New" w:hAnsi="Courier New" w:cs="Courier New"/>
        </w:rPr>
      </w:pPr>
      <w:del w:id="4565" w:author="VOYER Raphael" w:date="2021-06-16T11:15:00Z">
        <w:r w:rsidRPr="00B2370C" w:rsidDel="001111A8">
          <w:rPr>
            <w:rFonts w:ascii="Courier New" w:hAnsi="Courier New" w:cs="Courier New"/>
          </w:rPr>
          <w:delText xml:space="preserve">                "Multi-chassis status flag describing reason of the cluster</w:delText>
        </w:r>
      </w:del>
    </w:p>
    <w:p w14:paraId="5F4A1972" w14:textId="77777777" w:rsidR="00E5049F" w:rsidRPr="00B2370C" w:rsidDel="001111A8" w:rsidRDefault="00E5049F" w:rsidP="00E5049F">
      <w:pPr>
        <w:pStyle w:val="Retraitcorpsdetexte"/>
        <w:rPr>
          <w:del w:id="4566" w:author="VOYER Raphael" w:date="2021-06-16T11:15:00Z"/>
          <w:rFonts w:ascii="Courier New" w:hAnsi="Courier New" w:cs="Courier New"/>
        </w:rPr>
      </w:pPr>
      <w:del w:id="4567" w:author="VOYER Raphael" w:date="2021-06-16T11:15:00Z">
        <w:r w:rsidRPr="00B2370C" w:rsidDel="001111A8">
          <w:rPr>
            <w:rFonts w:ascii="Courier New" w:hAnsi="Courier New" w:cs="Courier New"/>
          </w:rPr>
          <w:delText xml:space="preserve">               Multi-chassis status."</w:delText>
        </w:r>
      </w:del>
    </w:p>
    <w:p w14:paraId="38BF15B6" w14:textId="77777777" w:rsidR="00E5049F" w:rsidRPr="00B2370C" w:rsidDel="001111A8" w:rsidRDefault="00E5049F" w:rsidP="00E5049F">
      <w:pPr>
        <w:pStyle w:val="Retraitcorpsdetexte"/>
        <w:rPr>
          <w:del w:id="4568" w:author="VOYER Raphael" w:date="2021-06-16T11:15:00Z"/>
          <w:rFonts w:ascii="Courier New" w:hAnsi="Courier New" w:cs="Courier New"/>
        </w:rPr>
      </w:pPr>
      <w:del w:id="4569" w:author="VOYER Raphael" w:date="2021-06-16T11:15:00Z">
        <w:r w:rsidRPr="00B2370C" w:rsidDel="001111A8">
          <w:rPr>
            <w:rFonts w:ascii="Courier New" w:hAnsi="Courier New" w:cs="Courier New"/>
          </w:rPr>
          <w:delText xml:space="preserve">            ::= { alaHAVlanClusterEntry 17 }</w:delText>
        </w:r>
      </w:del>
    </w:p>
    <w:p w14:paraId="15B0C528" w14:textId="77777777" w:rsidR="00E5049F" w:rsidRPr="00B2370C" w:rsidDel="001111A8" w:rsidRDefault="00E5049F" w:rsidP="00E5049F">
      <w:pPr>
        <w:pStyle w:val="Retraitcorpsdetexte"/>
        <w:rPr>
          <w:del w:id="4570" w:author="VOYER Raphael" w:date="2021-06-16T11:15:00Z"/>
          <w:rFonts w:ascii="Courier New" w:hAnsi="Courier New" w:cs="Courier New"/>
        </w:rPr>
      </w:pPr>
    </w:p>
    <w:p w14:paraId="3988416F" w14:textId="77777777" w:rsidR="00E5049F" w:rsidRPr="00B2370C" w:rsidDel="001111A8" w:rsidRDefault="00E5049F" w:rsidP="00E5049F">
      <w:pPr>
        <w:pStyle w:val="Retraitcorpsdetexte"/>
        <w:rPr>
          <w:del w:id="4571" w:author="VOYER Raphael" w:date="2021-06-16T11:15:00Z"/>
          <w:rFonts w:ascii="Courier New" w:hAnsi="Courier New" w:cs="Courier New"/>
        </w:rPr>
      </w:pPr>
      <w:del w:id="4572" w:author="VOYER Raphael" w:date="2021-06-16T11:15:00Z">
        <w:r w:rsidRPr="00B2370C" w:rsidDel="001111A8">
          <w:rPr>
            <w:rFonts w:ascii="Courier New" w:hAnsi="Courier New" w:cs="Courier New"/>
          </w:rPr>
          <w:delText xml:space="preserve">    alaHAVlanClusterVflStatus  OBJECT-TYPE</w:delText>
        </w:r>
      </w:del>
    </w:p>
    <w:p w14:paraId="3B43181D" w14:textId="77777777" w:rsidR="00E5049F" w:rsidRPr="00B2370C" w:rsidDel="001111A8" w:rsidRDefault="00E5049F" w:rsidP="00E5049F">
      <w:pPr>
        <w:pStyle w:val="Retraitcorpsdetexte"/>
        <w:rPr>
          <w:del w:id="4573" w:author="VOYER Raphael" w:date="2021-06-16T11:15:00Z"/>
          <w:rFonts w:ascii="Courier New" w:hAnsi="Courier New" w:cs="Courier New"/>
        </w:rPr>
      </w:pPr>
      <w:del w:id="4574" w:author="VOYER Raphael" w:date="2021-06-16T11:15:00Z">
        <w:r w:rsidRPr="00B2370C" w:rsidDel="001111A8">
          <w:rPr>
            <w:rFonts w:ascii="Courier New" w:hAnsi="Courier New" w:cs="Courier New"/>
          </w:rPr>
          <w:delText xml:space="preserve">            SYNTAX   INTEGER</w:delText>
        </w:r>
      </w:del>
    </w:p>
    <w:p w14:paraId="1800F3BE" w14:textId="77777777" w:rsidR="00E5049F" w:rsidRPr="00B2370C" w:rsidDel="001111A8" w:rsidRDefault="00E5049F" w:rsidP="00E5049F">
      <w:pPr>
        <w:pStyle w:val="Retraitcorpsdetexte"/>
        <w:rPr>
          <w:del w:id="4575" w:author="VOYER Raphael" w:date="2021-06-16T11:15:00Z"/>
          <w:rFonts w:ascii="Courier New" w:hAnsi="Courier New" w:cs="Courier New"/>
        </w:rPr>
      </w:pPr>
      <w:del w:id="4576" w:author="VOYER Raphael" w:date="2021-06-16T11:15:00Z">
        <w:r w:rsidRPr="00B2370C" w:rsidDel="001111A8">
          <w:rPr>
            <w:rFonts w:ascii="Courier New" w:hAnsi="Courier New" w:cs="Courier New"/>
          </w:rPr>
          <w:delText xml:space="preserve">                          {</w:delText>
        </w:r>
      </w:del>
    </w:p>
    <w:p w14:paraId="77938661" w14:textId="77777777" w:rsidR="00E5049F" w:rsidRPr="00B2370C" w:rsidDel="001111A8" w:rsidRDefault="00E5049F" w:rsidP="00E5049F">
      <w:pPr>
        <w:pStyle w:val="Retraitcorpsdetexte"/>
        <w:rPr>
          <w:del w:id="4577" w:author="VOYER Raphael" w:date="2021-06-16T11:15:00Z"/>
          <w:rFonts w:ascii="Courier New" w:hAnsi="Courier New" w:cs="Courier New"/>
        </w:rPr>
      </w:pPr>
      <w:del w:id="4578" w:author="VOYER Raphael" w:date="2021-06-16T11:15:00Z">
        <w:r w:rsidRPr="00B2370C" w:rsidDel="001111A8">
          <w:rPr>
            <w:rFonts w:ascii="Courier New" w:hAnsi="Courier New" w:cs="Courier New"/>
          </w:rPr>
          <w:delText xml:space="preserve">                                enable(1),</w:delText>
        </w:r>
      </w:del>
    </w:p>
    <w:p w14:paraId="71972694" w14:textId="77777777" w:rsidR="00E5049F" w:rsidRPr="00B2370C" w:rsidDel="001111A8" w:rsidRDefault="00E5049F" w:rsidP="00E5049F">
      <w:pPr>
        <w:pStyle w:val="Retraitcorpsdetexte"/>
        <w:rPr>
          <w:del w:id="4579" w:author="VOYER Raphael" w:date="2021-06-16T11:15:00Z"/>
          <w:rFonts w:ascii="Courier New" w:hAnsi="Courier New" w:cs="Courier New"/>
        </w:rPr>
      </w:pPr>
      <w:del w:id="4580" w:author="VOYER Raphael" w:date="2021-06-16T11:15:00Z">
        <w:r w:rsidRPr="00B2370C" w:rsidDel="001111A8">
          <w:rPr>
            <w:rFonts w:ascii="Courier New" w:hAnsi="Courier New" w:cs="Courier New"/>
          </w:rPr>
          <w:delText xml:space="preserve">                                disable(2)</w:delText>
        </w:r>
      </w:del>
    </w:p>
    <w:p w14:paraId="4EAFF8F8" w14:textId="77777777" w:rsidR="00E5049F" w:rsidRPr="00B2370C" w:rsidDel="001111A8" w:rsidRDefault="00E5049F" w:rsidP="00E5049F">
      <w:pPr>
        <w:pStyle w:val="Retraitcorpsdetexte"/>
        <w:rPr>
          <w:del w:id="4581" w:author="VOYER Raphael" w:date="2021-06-16T11:15:00Z"/>
          <w:rFonts w:ascii="Courier New" w:hAnsi="Courier New" w:cs="Courier New"/>
        </w:rPr>
      </w:pPr>
      <w:del w:id="4582" w:author="VOYER Raphael" w:date="2021-06-16T11:15:00Z">
        <w:r w:rsidRPr="00B2370C" w:rsidDel="001111A8">
          <w:rPr>
            <w:rFonts w:ascii="Courier New" w:hAnsi="Courier New" w:cs="Courier New"/>
          </w:rPr>
          <w:delText xml:space="preserve">                          }</w:delText>
        </w:r>
      </w:del>
    </w:p>
    <w:p w14:paraId="4FEF3003" w14:textId="77777777" w:rsidR="00E5049F" w:rsidRPr="00B2370C" w:rsidDel="001111A8" w:rsidRDefault="00E5049F" w:rsidP="00E5049F">
      <w:pPr>
        <w:pStyle w:val="Retraitcorpsdetexte"/>
        <w:rPr>
          <w:del w:id="4583" w:author="VOYER Raphael" w:date="2021-06-16T11:15:00Z"/>
          <w:rFonts w:ascii="Courier New" w:hAnsi="Courier New" w:cs="Courier New"/>
        </w:rPr>
      </w:pPr>
      <w:del w:id="4584" w:author="VOYER Raphael" w:date="2021-06-16T11:15:00Z">
        <w:r w:rsidRPr="00B2370C" w:rsidDel="001111A8">
          <w:rPr>
            <w:rFonts w:ascii="Courier New" w:hAnsi="Courier New" w:cs="Courier New"/>
          </w:rPr>
          <w:delText xml:space="preserve">            MAX-ACCESS  read-only</w:delText>
        </w:r>
      </w:del>
    </w:p>
    <w:p w14:paraId="2611CED7" w14:textId="77777777" w:rsidR="00E5049F" w:rsidRPr="00B2370C" w:rsidDel="001111A8" w:rsidRDefault="00E5049F" w:rsidP="00E5049F">
      <w:pPr>
        <w:pStyle w:val="Retraitcorpsdetexte"/>
        <w:rPr>
          <w:del w:id="4585" w:author="VOYER Raphael" w:date="2021-06-16T11:15:00Z"/>
          <w:rFonts w:ascii="Courier New" w:hAnsi="Courier New" w:cs="Courier New"/>
        </w:rPr>
      </w:pPr>
      <w:del w:id="4586" w:author="VOYER Raphael" w:date="2021-06-16T11:15:00Z">
        <w:r w:rsidRPr="00B2370C" w:rsidDel="001111A8">
          <w:rPr>
            <w:rFonts w:ascii="Courier New" w:hAnsi="Courier New" w:cs="Courier New"/>
          </w:rPr>
          <w:delText xml:space="preserve">            STATUS  current</w:delText>
        </w:r>
      </w:del>
    </w:p>
    <w:p w14:paraId="1438C93A" w14:textId="77777777" w:rsidR="00E5049F" w:rsidRPr="00B2370C" w:rsidDel="001111A8" w:rsidRDefault="00E5049F" w:rsidP="00E5049F">
      <w:pPr>
        <w:pStyle w:val="Retraitcorpsdetexte"/>
        <w:rPr>
          <w:del w:id="4587" w:author="VOYER Raphael" w:date="2021-06-16T11:15:00Z"/>
          <w:rFonts w:ascii="Courier New" w:hAnsi="Courier New" w:cs="Courier New"/>
        </w:rPr>
      </w:pPr>
      <w:del w:id="4588" w:author="VOYER Raphael" w:date="2021-06-16T11:15:00Z">
        <w:r w:rsidRPr="00B2370C" w:rsidDel="001111A8">
          <w:rPr>
            <w:rFonts w:ascii="Courier New" w:hAnsi="Courier New" w:cs="Courier New"/>
          </w:rPr>
          <w:delText xml:space="preserve">            DESCRIPTION</w:delText>
        </w:r>
      </w:del>
    </w:p>
    <w:p w14:paraId="618C759C" w14:textId="77777777" w:rsidR="00E5049F" w:rsidRPr="00B2370C" w:rsidDel="001111A8" w:rsidRDefault="00E5049F" w:rsidP="00E5049F">
      <w:pPr>
        <w:pStyle w:val="Retraitcorpsdetexte"/>
        <w:rPr>
          <w:del w:id="4589" w:author="VOYER Raphael" w:date="2021-06-16T11:15:00Z"/>
          <w:rFonts w:ascii="Courier New" w:hAnsi="Courier New" w:cs="Courier New"/>
        </w:rPr>
      </w:pPr>
      <w:del w:id="4590" w:author="VOYER Raphael" w:date="2021-06-16T11:15:00Z">
        <w:r w:rsidRPr="00B2370C" w:rsidDel="001111A8">
          <w:rPr>
            <w:rFonts w:ascii="Courier New" w:hAnsi="Courier New" w:cs="Courier New"/>
          </w:rPr>
          <w:delText xml:space="preserve">                "VFL status of a cluster"</w:delText>
        </w:r>
      </w:del>
    </w:p>
    <w:p w14:paraId="6488BCB5" w14:textId="77777777" w:rsidR="00E5049F" w:rsidRPr="00B2370C" w:rsidDel="001111A8" w:rsidRDefault="00E5049F" w:rsidP="00E5049F">
      <w:pPr>
        <w:pStyle w:val="Retraitcorpsdetexte"/>
        <w:rPr>
          <w:del w:id="4591" w:author="VOYER Raphael" w:date="2021-06-16T11:15:00Z"/>
          <w:rFonts w:ascii="Courier New" w:hAnsi="Courier New" w:cs="Courier New"/>
        </w:rPr>
      </w:pPr>
      <w:del w:id="4592" w:author="VOYER Raphael" w:date="2021-06-16T11:15:00Z">
        <w:r w:rsidRPr="00B2370C" w:rsidDel="001111A8">
          <w:rPr>
            <w:rFonts w:ascii="Courier New" w:hAnsi="Courier New" w:cs="Courier New"/>
          </w:rPr>
          <w:delText xml:space="preserve">            ::= { alaHAVlanClusterEntry 18 }</w:delText>
        </w:r>
      </w:del>
    </w:p>
    <w:p w14:paraId="6CBC6031" w14:textId="77777777" w:rsidR="00E5049F" w:rsidDel="001111A8" w:rsidRDefault="00E5049F" w:rsidP="00E5049F">
      <w:pPr>
        <w:pStyle w:val="Retraitcorpsdetexte"/>
        <w:ind w:left="0"/>
        <w:rPr>
          <w:del w:id="4593" w:author="VOYER Raphael" w:date="2021-06-16T11:15:00Z"/>
          <w:rFonts w:ascii="Courier New" w:hAnsi="Courier New" w:cs="Courier New"/>
        </w:rPr>
      </w:pPr>
    </w:p>
    <w:p w14:paraId="11C31BFC" w14:textId="77777777" w:rsidR="00E5049F" w:rsidRPr="00BF4361" w:rsidDel="001111A8" w:rsidRDefault="00E5049F" w:rsidP="00E5049F">
      <w:pPr>
        <w:pStyle w:val="Retraitcorpsdetexte"/>
        <w:rPr>
          <w:del w:id="4594" w:author="VOYER Raphael" w:date="2021-06-16T11:15:00Z"/>
          <w:rFonts w:ascii="Courier New" w:hAnsi="Courier New" w:cs="Courier New"/>
        </w:rPr>
      </w:pPr>
      <w:del w:id="4595" w:author="VOYER Raphael" w:date="2021-06-16T11:15:00Z">
        <w:r w:rsidRPr="00BF4361" w:rsidDel="001111A8">
          <w:rPr>
            <w:rFonts w:ascii="Courier New" w:hAnsi="Courier New" w:cs="Courier New"/>
          </w:rPr>
          <w:delText xml:space="preserve">    alaHAVlanClusterLoopback OBJECT-TYPE</w:delText>
        </w:r>
      </w:del>
    </w:p>
    <w:p w14:paraId="0515407B" w14:textId="77777777" w:rsidR="00E5049F" w:rsidRPr="00BF4361" w:rsidDel="001111A8" w:rsidRDefault="00E5049F" w:rsidP="00E5049F">
      <w:pPr>
        <w:pStyle w:val="Retraitcorpsdetexte"/>
        <w:rPr>
          <w:del w:id="4596" w:author="VOYER Raphael" w:date="2021-06-16T11:15:00Z"/>
          <w:rFonts w:ascii="Courier New" w:hAnsi="Courier New" w:cs="Courier New"/>
        </w:rPr>
      </w:pPr>
      <w:del w:id="4597" w:author="VOYER Raphael" w:date="2021-06-16T11:15:00Z">
        <w:r w:rsidRPr="00BF4361" w:rsidDel="001111A8">
          <w:rPr>
            <w:rFonts w:ascii="Courier New" w:hAnsi="Courier New" w:cs="Courier New"/>
          </w:rPr>
          <w:delText xml:space="preserve">        SYNTAX   INTEGER</w:delText>
        </w:r>
      </w:del>
    </w:p>
    <w:p w14:paraId="1B576F6D" w14:textId="77777777" w:rsidR="00E5049F" w:rsidRPr="00BF4361" w:rsidDel="001111A8" w:rsidRDefault="00E5049F" w:rsidP="00E5049F">
      <w:pPr>
        <w:pStyle w:val="Retraitcorpsdetexte"/>
        <w:rPr>
          <w:del w:id="4598" w:author="VOYER Raphael" w:date="2021-06-16T11:15:00Z"/>
          <w:rFonts w:ascii="Courier New" w:hAnsi="Courier New" w:cs="Courier New"/>
        </w:rPr>
      </w:pPr>
      <w:del w:id="4599" w:author="VOYER Raphael" w:date="2021-06-16T11:15:00Z">
        <w:r w:rsidRPr="00BF4361" w:rsidDel="001111A8">
          <w:rPr>
            <w:rFonts w:ascii="Courier New" w:hAnsi="Courier New" w:cs="Courier New"/>
          </w:rPr>
          <w:delText xml:space="preserve">              {</w:delText>
        </w:r>
      </w:del>
    </w:p>
    <w:p w14:paraId="045A59AE" w14:textId="77777777" w:rsidR="00E5049F" w:rsidRPr="00BF4361" w:rsidDel="001111A8" w:rsidRDefault="00E5049F" w:rsidP="00E5049F">
      <w:pPr>
        <w:pStyle w:val="Retraitcorpsdetexte"/>
        <w:rPr>
          <w:del w:id="4600" w:author="VOYER Raphael" w:date="2021-06-16T11:15:00Z"/>
          <w:rFonts w:ascii="Courier New" w:hAnsi="Courier New" w:cs="Courier New"/>
        </w:rPr>
      </w:pPr>
      <w:del w:id="4601" w:author="VOYER Raphael" w:date="2021-06-16T11:15:00Z">
        <w:r w:rsidRPr="00BF4361" w:rsidDel="001111A8">
          <w:rPr>
            <w:rFonts w:ascii="Courier New" w:hAnsi="Courier New" w:cs="Courier New"/>
          </w:rPr>
          <w:delText xml:space="preserve">                enable(1),</w:delText>
        </w:r>
      </w:del>
    </w:p>
    <w:p w14:paraId="192F1AB7" w14:textId="77777777" w:rsidR="00E5049F" w:rsidRPr="00BF4361" w:rsidDel="001111A8" w:rsidRDefault="00E5049F" w:rsidP="00E5049F">
      <w:pPr>
        <w:pStyle w:val="Retraitcorpsdetexte"/>
        <w:rPr>
          <w:del w:id="4602" w:author="VOYER Raphael" w:date="2021-06-16T11:15:00Z"/>
          <w:rFonts w:ascii="Courier New" w:hAnsi="Courier New" w:cs="Courier New"/>
        </w:rPr>
      </w:pPr>
      <w:del w:id="4603" w:author="VOYER Raphael" w:date="2021-06-16T11:15:00Z">
        <w:r w:rsidRPr="00BF4361" w:rsidDel="001111A8">
          <w:rPr>
            <w:rFonts w:ascii="Courier New" w:hAnsi="Courier New" w:cs="Courier New"/>
          </w:rPr>
          <w:delText xml:space="preserve">                disable(2)</w:delText>
        </w:r>
      </w:del>
    </w:p>
    <w:p w14:paraId="3F20A24A" w14:textId="77777777" w:rsidR="00E5049F" w:rsidRPr="00BF4361" w:rsidDel="001111A8" w:rsidRDefault="00E5049F" w:rsidP="00E5049F">
      <w:pPr>
        <w:pStyle w:val="Retraitcorpsdetexte"/>
        <w:rPr>
          <w:del w:id="4604" w:author="VOYER Raphael" w:date="2021-06-16T11:15:00Z"/>
          <w:rFonts w:ascii="Courier New" w:hAnsi="Courier New" w:cs="Courier New"/>
        </w:rPr>
      </w:pPr>
      <w:del w:id="4605" w:author="VOYER Raphael" w:date="2021-06-16T11:15:00Z">
        <w:r w:rsidRPr="00BF4361" w:rsidDel="001111A8">
          <w:rPr>
            <w:rFonts w:ascii="Courier New" w:hAnsi="Courier New" w:cs="Courier New"/>
          </w:rPr>
          <w:delText xml:space="preserve">              }</w:delText>
        </w:r>
      </w:del>
    </w:p>
    <w:p w14:paraId="61FED97B" w14:textId="77777777" w:rsidR="00E5049F" w:rsidRPr="00BF4361" w:rsidDel="001111A8" w:rsidRDefault="00E5049F" w:rsidP="00E5049F">
      <w:pPr>
        <w:pStyle w:val="Retraitcorpsdetexte"/>
        <w:rPr>
          <w:del w:id="4606" w:author="VOYER Raphael" w:date="2021-06-16T11:15:00Z"/>
          <w:rFonts w:ascii="Courier New" w:hAnsi="Courier New" w:cs="Courier New"/>
        </w:rPr>
      </w:pPr>
      <w:del w:id="4607" w:author="VOYER Raphael" w:date="2021-06-16T11:15:00Z">
        <w:r w:rsidRPr="00BF4361" w:rsidDel="001111A8">
          <w:rPr>
            <w:rFonts w:ascii="Courier New" w:hAnsi="Courier New" w:cs="Courier New"/>
          </w:rPr>
          <w:delText xml:space="preserve">        MAX-ACCESS  read-create</w:delText>
        </w:r>
      </w:del>
    </w:p>
    <w:p w14:paraId="08EA3368" w14:textId="77777777" w:rsidR="00E5049F" w:rsidRPr="00BF4361" w:rsidDel="001111A8" w:rsidRDefault="00E5049F" w:rsidP="00E5049F">
      <w:pPr>
        <w:pStyle w:val="Retraitcorpsdetexte"/>
        <w:rPr>
          <w:del w:id="4608" w:author="VOYER Raphael" w:date="2021-06-16T11:15:00Z"/>
          <w:rFonts w:ascii="Courier New" w:hAnsi="Courier New" w:cs="Courier New"/>
        </w:rPr>
      </w:pPr>
      <w:del w:id="4609" w:author="VOYER Raphael" w:date="2021-06-16T11:15:00Z">
        <w:r w:rsidRPr="00BF4361" w:rsidDel="001111A8">
          <w:rPr>
            <w:rFonts w:ascii="Courier New" w:hAnsi="Courier New" w:cs="Courier New"/>
          </w:rPr>
          <w:delText xml:space="preserve">        STATUS  current</w:delText>
        </w:r>
      </w:del>
    </w:p>
    <w:p w14:paraId="1BC2C997" w14:textId="77777777" w:rsidR="00E5049F" w:rsidRPr="00BF4361" w:rsidDel="001111A8" w:rsidRDefault="00E5049F" w:rsidP="00E5049F">
      <w:pPr>
        <w:pStyle w:val="Retraitcorpsdetexte"/>
        <w:rPr>
          <w:del w:id="4610" w:author="VOYER Raphael" w:date="2021-06-16T11:15:00Z"/>
          <w:rFonts w:ascii="Courier New" w:hAnsi="Courier New" w:cs="Courier New"/>
        </w:rPr>
      </w:pPr>
      <w:del w:id="4611" w:author="VOYER Raphael" w:date="2021-06-16T11:15:00Z">
        <w:r w:rsidRPr="00BF4361" w:rsidDel="001111A8">
          <w:rPr>
            <w:rFonts w:ascii="Courier New" w:hAnsi="Courier New" w:cs="Courier New"/>
          </w:rPr>
          <w:delText xml:space="preserve">        DESCRIPTION</w:delText>
        </w:r>
      </w:del>
    </w:p>
    <w:p w14:paraId="1ABC7129" w14:textId="77777777" w:rsidR="00E5049F" w:rsidRPr="00BF4361" w:rsidDel="001111A8" w:rsidRDefault="00E5049F" w:rsidP="00E5049F">
      <w:pPr>
        <w:pStyle w:val="Retraitcorpsdetexte"/>
        <w:rPr>
          <w:del w:id="4612" w:author="VOYER Raphael" w:date="2021-06-16T11:15:00Z"/>
          <w:rFonts w:ascii="Courier New" w:hAnsi="Courier New" w:cs="Courier New"/>
        </w:rPr>
      </w:pPr>
      <w:del w:id="4613" w:author="VOYER Raphael" w:date="2021-06-16T11:15:00Z">
        <w:r w:rsidRPr="00BF4361" w:rsidDel="001111A8">
          <w:rPr>
            <w:rFonts w:ascii="Courier New" w:hAnsi="Courier New" w:cs="Courier New"/>
          </w:rPr>
          <w:delText xml:space="preserve">            "Admin control to enable/disable LOOPBACK for a cluster"</w:delText>
        </w:r>
      </w:del>
    </w:p>
    <w:p w14:paraId="4A4DFA6D" w14:textId="77777777" w:rsidR="00E5049F" w:rsidRPr="00BF4361" w:rsidDel="001111A8" w:rsidRDefault="00E5049F" w:rsidP="00E5049F">
      <w:pPr>
        <w:pStyle w:val="Retraitcorpsdetexte"/>
        <w:rPr>
          <w:del w:id="4614" w:author="VOYER Raphael" w:date="2021-06-16T11:15:00Z"/>
          <w:rFonts w:ascii="Courier New" w:hAnsi="Courier New" w:cs="Courier New"/>
        </w:rPr>
      </w:pPr>
      <w:del w:id="4615" w:author="VOYER Raphael" w:date="2021-06-16T11:15:00Z">
        <w:r w:rsidRPr="00BF4361" w:rsidDel="001111A8">
          <w:rPr>
            <w:rFonts w:ascii="Courier New" w:hAnsi="Courier New" w:cs="Courier New"/>
          </w:rPr>
          <w:delText xml:space="preserve">             DEFVAL      { disable }</w:delText>
        </w:r>
      </w:del>
    </w:p>
    <w:p w14:paraId="2C8CFAD8" w14:textId="77777777" w:rsidR="00E5049F" w:rsidRPr="00BF4361" w:rsidDel="001111A8" w:rsidRDefault="00E5049F" w:rsidP="00E5049F">
      <w:pPr>
        <w:pStyle w:val="Retraitcorpsdetexte"/>
        <w:rPr>
          <w:del w:id="4616" w:author="VOYER Raphael" w:date="2021-06-16T11:15:00Z"/>
          <w:rFonts w:ascii="Courier New" w:hAnsi="Courier New" w:cs="Courier New"/>
        </w:rPr>
      </w:pPr>
    </w:p>
    <w:p w14:paraId="378002BE" w14:textId="77777777" w:rsidR="00E5049F" w:rsidDel="001111A8" w:rsidRDefault="00E5049F" w:rsidP="00E5049F">
      <w:pPr>
        <w:pStyle w:val="Retraitcorpsdetexte"/>
        <w:ind w:left="0"/>
        <w:rPr>
          <w:del w:id="4617" w:author="VOYER Raphael" w:date="2021-06-16T11:15:00Z"/>
          <w:rFonts w:ascii="Courier New" w:hAnsi="Courier New" w:cs="Courier New"/>
        </w:rPr>
      </w:pPr>
      <w:del w:id="4618" w:author="VOYER Raphael" w:date="2021-06-16T11:15:00Z">
        <w:r w:rsidRPr="00BF4361" w:rsidDel="001111A8">
          <w:rPr>
            <w:rFonts w:ascii="Courier New" w:hAnsi="Courier New" w:cs="Courier New"/>
          </w:rPr>
          <w:delText xml:space="preserve">        ::= { alaHAVlanClusterEntry 19 }</w:delText>
        </w:r>
      </w:del>
    </w:p>
    <w:p w14:paraId="44F5F76F" w14:textId="77777777" w:rsidR="00E5049F" w:rsidDel="001111A8" w:rsidRDefault="00E5049F" w:rsidP="00855336">
      <w:pPr>
        <w:rPr>
          <w:del w:id="4619" w:author="VOYER Raphael" w:date="2021-06-16T11:15:00Z"/>
          <w:rFonts w:ascii="Courier New" w:hAnsi="Courier New" w:cs="Courier New"/>
        </w:rPr>
      </w:pPr>
    </w:p>
    <w:p w14:paraId="2B2230F2" w14:textId="77777777" w:rsidR="00855336" w:rsidDel="001111A8" w:rsidRDefault="00855336" w:rsidP="00855336">
      <w:pPr>
        <w:rPr>
          <w:del w:id="4620" w:author="VOYER Raphael" w:date="2021-06-16T11:15:00Z"/>
          <w:rFonts w:ascii="Courier New" w:hAnsi="Courier New" w:cs="Courier New"/>
        </w:rPr>
      </w:pPr>
    </w:p>
    <w:p w14:paraId="59BC82AA" w14:textId="77777777" w:rsidR="008F02B4" w:rsidDel="001111A8" w:rsidRDefault="008F02B4" w:rsidP="00855336">
      <w:pPr>
        <w:pStyle w:val="Retraitcorpsdetexte"/>
        <w:ind w:left="0"/>
        <w:rPr>
          <w:del w:id="4621" w:author="VOYER Raphael" w:date="2021-06-16T11:15:00Z"/>
          <w:rFonts w:ascii="Courier New" w:hAnsi="Courier New" w:cs="Courier New"/>
        </w:rPr>
      </w:pPr>
    </w:p>
    <w:p w14:paraId="2FED89ED" w14:textId="77777777" w:rsidR="00855336" w:rsidDel="001111A8" w:rsidRDefault="00855336" w:rsidP="00855336">
      <w:pPr>
        <w:pStyle w:val="Retraitcorpsdetexte"/>
        <w:ind w:left="0"/>
        <w:rPr>
          <w:del w:id="4622" w:author="VOYER Raphael" w:date="2021-06-16T11:15:00Z"/>
          <w:rFonts w:ascii="Courier New" w:hAnsi="Courier New" w:cs="Courier New"/>
        </w:rPr>
      </w:pPr>
    </w:p>
    <w:p w14:paraId="46D11E97" w14:textId="77777777" w:rsidR="00855336" w:rsidDel="001111A8" w:rsidRDefault="00CF5E42" w:rsidP="00622755">
      <w:pPr>
        <w:pStyle w:val="Retraitcorpsdetexte"/>
        <w:ind w:left="0"/>
        <w:outlineLvl w:val="0"/>
        <w:rPr>
          <w:del w:id="4623" w:author="VOYER Raphael" w:date="2021-06-16T11:15:00Z"/>
        </w:rPr>
      </w:pPr>
      <w:bookmarkStart w:id="4624" w:name="_Toc381025797"/>
      <w:bookmarkStart w:id="4625" w:name="_Toc424820387"/>
      <w:del w:id="4626" w:author="VOYER Raphael" w:date="2021-06-16T11:15:00Z">
        <w:r w:rsidDel="001111A8">
          <w:rPr>
            <w:rFonts w:ascii="Courier New" w:hAnsi="Courier New" w:cs="Courier New"/>
            <w:b/>
          </w:rPr>
          <w:delText>b</w:delText>
        </w:r>
        <w:r w:rsidR="00855336" w:rsidRPr="00C97115" w:rsidDel="001111A8">
          <w:rPr>
            <w:rFonts w:ascii="Courier New" w:hAnsi="Courier New" w:cs="Courier New"/>
            <w:b/>
          </w:rPr>
          <w:delText>)</w:delText>
        </w:r>
        <w:r w:rsidR="00855336" w:rsidRPr="00F35739" w:rsidDel="001111A8">
          <w:delText xml:space="preserve"> </w:delText>
        </w:r>
        <w:r w:rsidR="00561926" w:rsidDel="001111A8">
          <w:delText>alaHAVlanCluster</w:delText>
        </w:r>
        <w:r w:rsidDel="001111A8">
          <w:delText>Port</w:delText>
        </w:r>
        <w:r w:rsidR="00855336" w:rsidDel="001111A8">
          <w:delText>Table</w:delText>
        </w:r>
        <w:bookmarkEnd w:id="4624"/>
        <w:bookmarkEnd w:id="4625"/>
      </w:del>
    </w:p>
    <w:p w14:paraId="5F8F6A5C" w14:textId="77777777" w:rsidR="00855336" w:rsidRPr="008F02B4" w:rsidDel="001111A8" w:rsidRDefault="00855336" w:rsidP="008F02B4">
      <w:pPr>
        <w:pStyle w:val="Retraitcorpsdetexte"/>
        <w:ind w:left="0"/>
        <w:rPr>
          <w:del w:id="4627" w:author="VOYER Raphael" w:date="2021-06-16T11:15:00Z"/>
          <w:b/>
        </w:rPr>
      </w:pPr>
      <w:del w:id="4628" w:author="VOYER Raphael" w:date="2021-06-16T11:15:00Z">
        <w:r w:rsidDel="001111A8">
          <w:rPr>
            <w:b/>
          </w:rPr>
          <w:delText xml:space="preserve"> </w:delText>
        </w:r>
      </w:del>
    </w:p>
    <w:p w14:paraId="1BF02DA8" w14:textId="77777777" w:rsidR="00855336" w:rsidDel="001111A8" w:rsidRDefault="00561926" w:rsidP="00855336">
      <w:pPr>
        <w:rPr>
          <w:del w:id="4629" w:author="VOYER Raphael" w:date="2021-06-16T11:15:00Z"/>
          <w:rFonts w:ascii="Courier New" w:hAnsi="Courier New" w:cs="Courier New"/>
        </w:rPr>
      </w:pPr>
      <w:del w:id="4630" w:author="VOYER Raphael" w:date="2021-06-16T11:15:00Z">
        <w:r w:rsidDel="001111A8">
          <w:delText>alaHAVlanCluster</w:delText>
        </w:r>
        <w:r w:rsidR="003622CA" w:rsidDel="001111A8">
          <w:delText>Port OBJECT_IDENTIFIER</w:delText>
        </w:r>
        <w:r w:rsidR="00754E24" w:rsidDel="001111A8">
          <w:delText xml:space="preserve"> ::= { </w:delText>
        </w:r>
        <w:r w:rsidR="009556F0" w:rsidDel="001111A8">
          <w:rPr>
            <w:rFonts w:ascii="Courier New" w:hAnsi="Courier New" w:cs="Courier New"/>
          </w:rPr>
          <w:delText>alcatelIND1HAVlanClusterMIBObjects 2 }</w:delText>
        </w:r>
      </w:del>
    </w:p>
    <w:p w14:paraId="68143E86" w14:textId="77777777" w:rsidR="00855336" w:rsidRPr="00C97115" w:rsidDel="001111A8" w:rsidRDefault="00855336" w:rsidP="00855336">
      <w:pPr>
        <w:pStyle w:val="Retraitcorpsdetexte"/>
        <w:rPr>
          <w:del w:id="4631" w:author="VOYER Raphael" w:date="2021-06-16T11:15:00Z"/>
        </w:rPr>
      </w:pPr>
      <w:del w:id="4632" w:author="VOYER Raphael" w:date="2021-06-16T11:15:00Z">
        <w:r w:rsidDel="001111A8">
          <w:rPr>
            <w:rFonts w:ascii="Courier New" w:hAnsi="Courier New" w:cs="Courier New"/>
          </w:rPr>
          <w:delText xml:space="preserve">  </w:delText>
        </w:r>
        <w:r w:rsidDel="001111A8">
          <w:delText>alaHACluste</w:delText>
        </w:r>
        <w:r w:rsidR="00CF5E42" w:rsidDel="001111A8">
          <w:delText>Port</w:delText>
        </w:r>
        <w:r w:rsidDel="001111A8">
          <w:delText>Table</w:delText>
        </w:r>
        <w:r w:rsidRPr="004D2F5D" w:rsidDel="001111A8">
          <w:rPr>
            <w:rFonts w:ascii="Courier New" w:hAnsi="Courier New" w:cs="Courier New"/>
          </w:rPr>
          <w:delText xml:space="preserve">  OBJECT-TYPE</w:delText>
        </w:r>
      </w:del>
    </w:p>
    <w:p w14:paraId="6BAF993B" w14:textId="77777777" w:rsidR="00855336" w:rsidRPr="004D2F5D" w:rsidDel="001111A8" w:rsidRDefault="00855336" w:rsidP="00855336">
      <w:pPr>
        <w:ind w:left="360"/>
        <w:rPr>
          <w:del w:id="4633" w:author="VOYER Raphael" w:date="2021-06-16T11:15:00Z"/>
          <w:rFonts w:ascii="Courier New" w:hAnsi="Courier New" w:cs="Courier New"/>
        </w:rPr>
      </w:pPr>
      <w:del w:id="4634" w:author="VOYER Raphael" w:date="2021-06-16T11:15:00Z">
        <w:r w:rsidRPr="004D2F5D" w:rsidDel="001111A8">
          <w:rPr>
            <w:rFonts w:ascii="Courier New" w:hAnsi="Courier New" w:cs="Courier New"/>
          </w:rPr>
          <w:tab/>
          <w:delText xml:space="preserve">    SYNTAX  SEQUENCE OF </w:delText>
        </w:r>
        <w:r w:rsidR="00561926" w:rsidDel="001111A8">
          <w:delText>alaHAVlanCluster</w:delText>
        </w:r>
        <w:r w:rsidR="00CF5E42" w:rsidDel="001111A8">
          <w:delText>Port</w:delText>
        </w:r>
        <w:r w:rsidR="00183981" w:rsidDel="001111A8">
          <w:delText>Entry</w:delText>
        </w:r>
      </w:del>
    </w:p>
    <w:p w14:paraId="4A96649E" w14:textId="77777777" w:rsidR="00855336" w:rsidRPr="004D2F5D" w:rsidDel="001111A8" w:rsidRDefault="00855336" w:rsidP="00855336">
      <w:pPr>
        <w:ind w:left="360"/>
        <w:rPr>
          <w:del w:id="4635" w:author="VOYER Raphael" w:date="2021-06-16T11:15:00Z"/>
          <w:rFonts w:ascii="Courier New" w:hAnsi="Courier New" w:cs="Courier New"/>
        </w:rPr>
      </w:pPr>
      <w:del w:id="4636"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069EE8BA" w14:textId="77777777" w:rsidR="00855336" w:rsidRPr="004D2F5D" w:rsidDel="001111A8" w:rsidRDefault="00855336" w:rsidP="00855336">
      <w:pPr>
        <w:ind w:left="360"/>
        <w:rPr>
          <w:del w:id="4637" w:author="VOYER Raphael" w:date="2021-06-16T11:15:00Z"/>
          <w:rFonts w:ascii="Courier New" w:hAnsi="Courier New" w:cs="Courier New"/>
        </w:rPr>
      </w:pPr>
      <w:del w:id="4638" w:author="VOYER Raphael" w:date="2021-06-16T11:15:00Z">
        <w:r w:rsidRPr="004D2F5D" w:rsidDel="001111A8">
          <w:rPr>
            <w:rFonts w:ascii="Courier New" w:hAnsi="Courier New" w:cs="Courier New"/>
          </w:rPr>
          <w:tab/>
          <w:delText xml:space="preserve">    STATUS  current</w:delText>
        </w:r>
      </w:del>
    </w:p>
    <w:p w14:paraId="1952ED8E" w14:textId="77777777" w:rsidR="00855336" w:rsidRPr="004D2F5D" w:rsidDel="001111A8" w:rsidRDefault="00855336" w:rsidP="00855336">
      <w:pPr>
        <w:ind w:left="360"/>
        <w:rPr>
          <w:del w:id="4639" w:author="VOYER Raphael" w:date="2021-06-16T11:15:00Z"/>
          <w:rFonts w:ascii="Courier New" w:hAnsi="Courier New" w:cs="Courier New"/>
        </w:rPr>
      </w:pPr>
      <w:del w:id="4640" w:author="VOYER Raphael" w:date="2021-06-16T11:15:00Z">
        <w:r w:rsidRPr="004D2F5D" w:rsidDel="001111A8">
          <w:rPr>
            <w:rFonts w:ascii="Courier New" w:hAnsi="Courier New" w:cs="Courier New"/>
          </w:rPr>
          <w:tab/>
          <w:delText xml:space="preserve">    DESCRIPTION</w:delText>
        </w:r>
      </w:del>
    </w:p>
    <w:p w14:paraId="1D702D17" w14:textId="77777777" w:rsidR="00855336" w:rsidRPr="004D2F5D" w:rsidDel="001111A8" w:rsidRDefault="00855336" w:rsidP="00855336">
      <w:pPr>
        <w:ind w:left="360"/>
        <w:rPr>
          <w:del w:id="4641" w:author="VOYER Raphael" w:date="2021-06-16T11:15:00Z"/>
          <w:rFonts w:ascii="Courier New" w:hAnsi="Courier New" w:cs="Courier New"/>
        </w:rPr>
      </w:pPr>
      <w:del w:id="4642" w:author="VOYER Raphael" w:date="2021-06-16T11:15:00Z">
        <w:r w:rsidDel="001111A8">
          <w:rPr>
            <w:rFonts w:ascii="Courier New" w:hAnsi="Courier New" w:cs="Courier New"/>
          </w:rPr>
          <w:tab/>
        </w:r>
        <w:r w:rsidDel="001111A8">
          <w:rPr>
            <w:rFonts w:ascii="Courier New" w:hAnsi="Courier New" w:cs="Courier New"/>
          </w:rPr>
          <w:tab/>
          <w:delText xml:space="preserve"> "The  </w:delText>
        </w:r>
        <w:r w:rsidR="00CF5E42" w:rsidDel="001111A8">
          <w:rPr>
            <w:rFonts w:ascii="Courier New" w:hAnsi="Courier New" w:cs="Courier New"/>
          </w:rPr>
          <w:delText xml:space="preserve">port members </w:delText>
        </w:r>
        <w:r w:rsidDel="001111A8">
          <w:rPr>
            <w:rFonts w:ascii="Courier New" w:hAnsi="Courier New" w:cs="Courier New"/>
          </w:rPr>
          <w:delText>of a cluster</w:delText>
        </w:r>
        <w:r w:rsidRPr="004D2F5D" w:rsidDel="001111A8">
          <w:rPr>
            <w:rFonts w:ascii="Courier New" w:hAnsi="Courier New" w:cs="Courier New"/>
          </w:rPr>
          <w:delText>."</w:delText>
        </w:r>
      </w:del>
    </w:p>
    <w:p w14:paraId="737E9049" w14:textId="77777777" w:rsidR="00855336" w:rsidRPr="004D2F5D" w:rsidDel="001111A8" w:rsidRDefault="00855336" w:rsidP="00855336">
      <w:pPr>
        <w:ind w:left="360"/>
        <w:rPr>
          <w:del w:id="4643" w:author="VOYER Raphael" w:date="2021-06-16T11:15:00Z"/>
          <w:rFonts w:ascii="Courier New" w:hAnsi="Courier New" w:cs="Courier New"/>
        </w:rPr>
      </w:pPr>
      <w:del w:id="4644" w:author="VOYER Raphael" w:date="2021-06-16T11:15:00Z">
        <w:r w:rsidRPr="004D2F5D" w:rsidDel="001111A8">
          <w:rPr>
            <w:rFonts w:ascii="Courier New" w:hAnsi="Courier New" w:cs="Courier New"/>
          </w:rPr>
          <w:tab/>
          <w:delText xml:space="preserve">    ::= { </w:delText>
        </w:r>
        <w:r w:rsidR="00561926" w:rsidDel="001111A8">
          <w:delText>alaHAVlanCluster</w:delText>
        </w:r>
        <w:r w:rsidR="008B17F9" w:rsidDel="001111A8">
          <w:delText>Port  1</w:delText>
        </w:r>
        <w:r w:rsidR="00057942" w:rsidDel="001111A8">
          <w:delText xml:space="preserve"> </w:delText>
        </w:r>
        <w:r w:rsidRPr="004D2F5D" w:rsidDel="001111A8">
          <w:rPr>
            <w:rFonts w:ascii="Courier New" w:hAnsi="Courier New" w:cs="Courier New"/>
          </w:rPr>
          <w:delText>}</w:delText>
        </w:r>
      </w:del>
    </w:p>
    <w:p w14:paraId="597244EB" w14:textId="77777777" w:rsidR="00855336" w:rsidRPr="004D2F5D" w:rsidDel="001111A8" w:rsidRDefault="00855336" w:rsidP="00855336">
      <w:pPr>
        <w:ind w:left="360"/>
        <w:rPr>
          <w:del w:id="4645" w:author="VOYER Raphael" w:date="2021-06-16T11:15:00Z"/>
          <w:rFonts w:ascii="Courier New" w:hAnsi="Courier New" w:cs="Courier New"/>
        </w:rPr>
      </w:pPr>
    </w:p>
    <w:p w14:paraId="0FCAC3B7" w14:textId="77777777" w:rsidR="00855336" w:rsidRPr="004D2F5D" w:rsidDel="001111A8" w:rsidRDefault="00855336" w:rsidP="00855336">
      <w:pPr>
        <w:ind w:left="360"/>
        <w:rPr>
          <w:del w:id="4646" w:author="VOYER Raphael" w:date="2021-06-16T11:15:00Z"/>
          <w:rFonts w:ascii="Courier New" w:hAnsi="Courier New" w:cs="Courier New"/>
        </w:rPr>
      </w:pPr>
      <w:del w:id="4647" w:author="VOYER Raphael" w:date="2021-06-16T11:15:00Z">
        <w:r w:rsidRPr="004D2F5D" w:rsidDel="001111A8">
          <w:rPr>
            <w:rFonts w:ascii="Courier New" w:hAnsi="Courier New" w:cs="Courier New"/>
          </w:rPr>
          <w:tab/>
        </w:r>
        <w:r w:rsidR="00561926" w:rsidDel="001111A8">
          <w:delText>alaHAVlanCluster</w:delText>
        </w:r>
        <w:r w:rsidR="00CF5E42" w:rsidDel="001111A8">
          <w:delText>Port</w:delText>
        </w:r>
        <w:r w:rsidDel="001111A8">
          <w:delText>Entry</w:delText>
        </w:r>
        <w:r w:rsidRPr="004D2F5D" w:rsidDel="001111A8">
          <w:rPr>
            <w:rFonts w:ascii="Courier New" w:hAnsi="Courier New" w:cs="Courier New"/>
          </w:rPr>
          <w:delText xml:space="preserve">  OBJECT-TYPE</w:delText>
        </w:r>
      </w:del>
    </w:p>
    <w:p w14:paraId="70C2FCDF" w14:textId="77777777" w:rsidR="00855336" w:rsidRPr="004D2F5D" w:rsidDel="001111A8" w:rsidRDefault="00855336" w:rsidP="00855336">
      <w:pPr>
        <w:ind w:left="360"/>
        <w:rPr>
          <w:del w:id="4648" w:author="VOYER Raphael" w:date="2021-06-16T11:15:00Z"/>
          <w:rFonts w:ascii="Courier New" w:hAnsi="Courier New" w:cs="Courier New"/>
        </w:rPr>
      </w:pPr>
      <w:del w:id="4649" w:author="VOYER Raphael" w:date="2021-06-16T11:15:00Z">
        <w:r w:rsidRPr="004D2F5D" w:rsidDel="001111A8">
          <w:rPr>
            <w:rFonts w:ascii="Courier New" w:hAnsi="Courier New" w:cs="Courier New"/>
          </w:rPr>
          <w:tab/>
          <w:delText xml:space="preserve">    SYNTAX  </w:delText>
        </w:r>
        <w:r w:rsidR="00561926" w:rsidDel="001111A8">
          <w:delText>alaHAVlanCluster</w:delText>
        </w:r>
        <w:r w:rsidR="00CF5E42" w:rsidDel="001111A8">
          <w:delText>Port</w:delText>
        </w:r>
        <w:r w:rsidDel="001111A8">
          <w:delText>Entry</w:delText>
        </w:r>
        <w:r w:rsidDel="001111A8">
          <w:rPr>
            <w:rFonts w:ascii="Courier New" w:hAnsi="Courier New" w:cs="Courier New"/>
          </w:rPr>
          <w:delText xml:space="preserve"> </w:delText>
        </w:r>
      </w:del>
    </w:p>
    <w:p w14:paraId="036BFC77" w14:textId="77777777" w:rsidR="00855336" w:rsidRPr="004D2F5D" w:rsidDel="001111A8" w:rsidRDefault="00855336" w:rsidP="00855336">
      <w:pPr>
        <w:ind w:left="360"/>
        <w:rPr>
          <w:del w:id="4650" w:author="VOYER Raphael" w:date="2021-06-16T11:15:00Z"/>
          <w:rFonts w:ascii="Courier New" w:hAnsi="Courier New" w:cs="Courier New"/>
        </w:rPr>
      </w:pPr>
      <w:del w:id="4651"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60C101AC" w14:textId="77777777" w:rsidR="00855336" w:rsidRPr="004D2F5D" w:rsidDel="001111A8" w:rsidRDefault="00855336" w:rsidP="00855336">
      <w:pPr>
        <w:ind w:left="360"/>
        <w:rPr>
          <w:del w:id="4652" w:author="VOYER Raphael" w:date="2021-06-16T11:15:00Z"/>
          <w:rFonts w:ascii="Courier New" w:hAnsi="Courier New" w:cs="Courier New"/>
        </w:rPr>
      </w:pPr>
      <w:del w:id="4653" w:author="VOYER Raphael" w:date="2021-06-16T11:15:00Z">
        <w:r w:rsidRPr="004D2F5D" w:rsidDel="001111A8">
          <w:rPr>
            <w:rFonts w:ascii="Courier New" w:hAnsi="Courier New" w:cs="Courier New"/>
          </w:rPr>
          <w:tab/>
          <w:delText xml:space="preserve">    STATUS  current</w:delText>
        </w:r>
      </w:del>
    </w:p>
    <w:p w14:paraId="676A1646" w14:textId="77777777" w:rsidR="00855336" w:rsidRPr="004D2F5D" w:rsidDel="001111A8" w:rsidRDefault="00855336" w:rsidP="00855336">
      <w:pPr>
        <w:ind w:left="360"/>
        <w:rPr>
          <w:del w:id="4654" w:author="VOYER Raphael" w:date="2021-06-16T11:15:00Z"/>
          <w:rFonts w:ascii="Courier New" w:hAnsi="Courier New" w:cs="Courier New"/>
        </w:rPr>
      </w:pPr>
      <w:del w:id="4655" w:author="VOYER Raphael" w:date="2021-06-16T11:15:00Z">
        <w:r w:rsidRPr="004D2F5D" w:rsidDel="001111A8">
          <w:rPr>
            <w:rFonts w:ascii="Courier New" w:hAnsi="Courier New" w:cs="Courier New"/>
          </w:rPr>
          <w:tab/>
          <w:delText xml:space="preserve">    DESCRIPTION</w:delText>
        </w:r>
      </w:del>
    </w:p>
    <w:p w14:paraId="6BE55FC2" w14:textId="77777777" w:rsidR="00855336" w:rsidRPr="004D2F5D" w:rsidDel="001111A8" w:rsidRDefault="00855336" w:rsidP="00855336">
      <w:pPr>
        <w:ind w:left="360"/>
        <w:rPr>
          <w:del w:id="4656" w:author="VOYER Raphael" w:date="2021-06-16T11:15:00Z"/>
          <w:rFonts w:ascii="Courier New" w:hAnsi="Courier New" w:cs="Courier New"/>
        </w:rPr>
      </w:pPr>
      <w:del w:id="4657" w:author="VOYER Raphael" w:date="2021-06-16T11:15: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cluster</w:delText>
        </w:r>
        <w:r w:rsidR="004745E2" w:rsidDel="001111A8">
          <w:rPr>
            <w:rFonts w:ascii="Courier New" w:hAnsi="Courier New" w:cs="Courier New"/>
          </w:rPr>
          <w:delText xml:space="preserve"> ports</w:delText>
        </w:r>
        <w:r w:rsidDel="001111A8">
          <w:rPr>
            <w:rFonts w:ascii="Courier New" w:hAnsi="Courier New" w:cs="Courier New"/>
          </w:rPr>
          <w:delText xml:space="preserve"> </w:delText>
        </w:r>
        <w:r w:rsidRPr="004D2F5D" w:rsidDel="001111A8">
          <w:rPr>
            <w:rFonts w:ascii="Courier New" w:hAnsi="Courier New" w:cs="Courier New"/>
          </w:rPr>
          <w:delText>entry."</w:delText>
        </w:r>
      </w:del>
    </w:p>
    <w:p w14:paraId="599777A2" w14:textId="77777777" w:rsidR="00855336" w:rsidRPr="004D2F5D" w:rsidDel="001111A8" w:rsidRDefault="00855336" w:rsidP="00855336">
      <w:pPr>
        <w:ind w:left="360"/>
        <w:rPr>
          <w:del w:id="4658" w:author="VOYER Raphael" w:date="2021-06-16T11:15:00Z"/>
          <w:rFonts w:ascii="Courier New" w:hAnsi="Courier New" w:cs="Courier New"/>
        </w:rPr>
      </w:pPr>
      <w:del w:id="4659" w:author="VOYER Raphael" w:date="2021-06-16T11:15:00Z">
        <w:r w:rsidRPr="004D2F5D" w:rsidDel="001111A8">
          <w:rPr>
            <w:rFonts w:ascii="Courier New" w:hAnsi="Courier New" w:cs="Courier New"/>
          </w:rPr>
          <w:tab/>
          <w:delText xml:space="preserve">    INDEX { </w:delText>
        </w:r>
        <w:r w:rsidR="00561926" w:rsidDel="001111A8">
          <w:delText>alaHAVlanCluster</w:delText>
        </w:r>
        <w:r w:rsidR="00F37DF5" w:rsidDel="001111A8">
          <w:delText>Id</w:delText>
        </w:r>
        <w:r w:rsidR="002C3E36" w:rsidDel="001111A8">
          <w:delText xml:space="preserve">, </w:delText>
        </w:r>
        <w:r w:rsidR="00561926" w:rsidDel="001111A8">
          <w:delText>alaHAVlanCluster</w:delText>
        </w:r>
        <w:r w:rsidR="004745E2" w:rsidDel="001111A8">
          <w:delText>Port</w:delText>
        </w:r>
        <w:r w:rsidR="002C3E36" w:rsidDel="001111A8">
          <w:delText>IfIndex</w:delText>
        </w:r>
        <w:r w:rsidRPr="004D2F5D" w:rsidDel="001111A8">
          <w:rPr>
            <w:rFonts w:ascii="Courier New" w:hAnsi="Courier New" w:cs="Courier New"/>
          </w:rPr>
          <w:delText xml:space="preserve"> }</w:delText>
        </w:r>
      </w:del>
    </w:p>
    <w:p w14:paraId="22D559E5" w14:textId="77777777" w:rsidR="00855336" w:rsidRPr="004D2F5D" w:rsidDel="001111A8" w:rsidRDefault="00855336" w:rsidP="00855336">
      <w:pPr>
        <w:ind w:left="360"/>
        <w:rPr>
          <w:del w:id="4660" w:author="VOYER Raphael" w:date="2021-06-16T11:15:00Z"/>
          <w:rFonts w:ascii="Courier New" w:hAnsi="Courier New" w:cs="Courier New"/>
        </w:rPr>
      </w:pPr>
      <w:del w:id="4661"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RPr="00681678" w:rsidDel="001111A8">
          <w:delText>Table</w:delText>
        </w:r>
        <w:r w:rsidRPr="004D2F5D" w:rsidDel="001111A8">
          <w:rPr>
            <w:rFonts w:ascii="Courier New" w:hAnsi="Courier New" w:cs="Courier New"/>
          </w:rPr>
          <w:delText xml:space="preserve"> 1 }</w:delText>
        </w:r>
      </w:del>
    </w:p>
    <w:p w14:paraId="6DE66A13" w14:textId="77777777" w:rsidR="00855336" w:rsidRPr="004D2F5D" w:rsidDel="001111A8" w:rsidRDefault="00855336" w:rsidP="00855336">
      <w:pPr>
        <w:ind w:left="360"/>
        <w:rPr>
          <w:del w:id="4662" w:author="VOYER Raphael" w:date="2021-06-16T11:15:00Z"/>
          <w:rFonts w:ascii="Courier New" w:hAnsi="Courier New" w:cs="Courier New"/>
        </w:rPr>
      </w:pPr>
    </w:p>
    <w:p w14:paraId="3B804A79" w14:textId="77777777" w:rsidR="00855336" w:rsidRPr="004D2F5D" w:rsidDel="001111A8" w:rsidRDefault="00855336" w:rsidP="00F37DF5">
      <w:pPr>
        <w:ind w:left="360"/>
        <w:rPr>
          <w:del w:id="4663" w:author="VOYER Raphael" w:date="2021-06-16T11:15:00Z"/>
          <w:rFonts w:ascii="Courier New" w:hAnsi="Courier New" w:cs="Courier New"/>
        </w:rPr>
      </w:pPr>
      <w:del w:id="4664"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Del="001111A8">
          <w:delText xml:space="preserve">Entry </w:delText>
        </w:r>
        <w:r w:rsidRPr="004D2F5D" w:rsidDel="001111A8">
          <w:rPr>
            <w:rFonts w:ascii="Courier New" w:hAnsi="Courier New" w:cs="Courier New"/>
          </w:rPr>
          <w:delText>::= SEQUENCE {</w:delText>
        </w:r>
      </w:del>
    </w:p>
    <w:p w14:paraId="43B5C944" w14:textId="77777777" w:rsidR="001909E3" w:rsidRPr="004D2F5D" w:rsidDel="001111A8" w:rsidRDefault="001909E3" w:rsidP="001909E3">
      <w:pPr>
        <w:ind w:left="360"/>
        <w:rPr>
          <w:del w:id="4665" w:author="VOYER Raphael" w:date="2021-06-16T11:15:00Z"/>
          <w:rFonts w:ascii="Courier New" w:hAnsi="Courier New" w:cs="Courier New"/>
        </w:rPr>
      </w:pPr>
      <w:del w:id="4666"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AD59A8" w:rsidDel="001111A8">
          <w:delText>IfIndex</w:delText>
        </w:r>
      </w:del>
    </w:p>
    <w:p w14:paraId="2FF71038" w14:textId="77777777" w:rsidR="00DD0103" w:rsidRPr="000108A9" w:rsidDel="001111A8" w:rsidRDefault="001909E3" w:rsidP="004745E2">
      <w:pPr>
        <w:ind w:left="360"/>
        <w:rPr>
          <w:del w:id="4667" w:author="VOYER Raphael" w:date="2021-06-16T11:15:00Z"/>
          <w:rFonts w:ascii="Courier New" w:hAnsi="Courier New" w:cs="Courier New"/>
        </w:rPr>
      </w:pPr>
      <w:del w:id="4668"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R="007A1FD1" w:rsidDel="001111A8">
          <w:rPr>
            <w:rFonts w:ascii="Courier New" w:hAnsi="Courier New" w:cs="Courier New"/>
          </w:rPr>
          <w:delText>nterfaceIndex</w:delText>
        </w:r>
        <w:r w:rsidRPr="004D2F5D" w:rsidDel="001111A8">
          <w:rPr>
            <w:rFonts w:ascii="Courier New" w:hAnsi="Courier New" w:cs="Courier New"/>
          </w:rPr>
          <w:delText>,</w:delText>
        </w:r>
      </w:del>
    </w:p>
    <w:p w14:paraId="3435F801" w14:textId="77777777" w:rsidR="00CC30B6" w:rsidRPr="004D2F5D" w:rsidDel="001111A8" w:rsidRDefault="00CC30B6" w:rsidP="00CC30B6">
      <w:pPr>
        <w:ind w:left="360"/>
        <w:rPr>
          <w:del w:id="4669" w:author="VOYER Raphael" w:date="2021-06-16T11:15:00Z"/>
          <w:rFonts w:ascii="Courier New" w:hAnsi="Courier New" w:cs="Courier New"/>
        </w:rPr>
      </w:pPr>
      <w:del w:id="4670"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B92D1B" w:rsidDel="001111A8">
          <w:delText>Row</w:delText>
        </w:r>
        <w:r w:rsidDel="001111A8">
          <w:delText>Status</w:delText>
        </w:r>
      </w:del>
    </w:p>
    <w:p w14:paraId="15781908" w14:textId="77777777" w:rsidR="00CC30B6" w:rsidDel="001111A8" w:rsidRDefault="00CC30B6" w:rsidP="00CC30B6">
      <w:pPr>
        <w:ind w:left="360"/>
        <w:rPr>
          <w:del w:id="4671" w:author="VOYER Raphael" w:date="2021-06-16T11:15:00Z"/>
          <w:rFonts w:ascii="Courier New" w:hAnsi="Courier New" w:cs="Courier New"/>
        </w:rPr>
      </w:pPr>
      <w:del w:id="4672" w:author="VOYER Raphael" w:date="2021-06-16T11:15:00Z">
        <w:r w:rsidDel="001111A8">
          <w:rPr>
            <w:rFonts w:ascii="Courier New" w:hAnsi="Courier New" w:cs="Courier New"/>
          </w:rPr>
          <w:delText xml:space="preserve">               Row-Status,</w:delText>
        </w:r>
      </w:del>
    </w:p>
    <w:p w14:paraId="3B64F324" w14:textId="77777777" w:rsidR="00D53CB9" w:rsidDel="001111A8" w:rsidRDefault="00D53CB9" w:rsidP="00D53CB9">
      <w:pPr>
        <w:ind w:left="1080" w:firstLine="360"/>
        <w:rPr>
          <w:del w:id="4673" w:author="VOYER Raphael" w:date="2021-06-16T11:15:00Z"/>
        </w:rPr>
      </w:pPr>
      <w:del w:id="4674" w:author="VOYER Raphael" w:date="2021-06-16T11:15:00Z">
        <w:r w:rsidDel="001111A8">
          <w:delText>alaHAVlanClusterPortType</w:delText>
        </w:r>
      </w:del>
    </w:p>
    <w:p w14:paraId="2AD07E80" w14:textId="77777777" w:rsidR="00D53CB9" w:rsidDel="001111A8" w:rsidRDefault="00D53CB9" w:rsidP="00622755">
      <w:pPr>
        <w:ind w:left="1080" w:firstLine="360"/>
        <w:outlineLvl w:val="0"/>
        <w:rPr>
          <w:del w:id="4675" w:author="VOYER Raphael" w:date="2021-06-16T11:15:00Z"/>
        </w:rPr>
      </w:pPr>
      <w:del w:id="4676" w:author="VOYER Raphael" w:date="2021-06-16T11:15:00Z">
        <w:r w:rsidDel="001111A8">
          <w:tab/>
        </w:r>
        <w:bookmarkStart w:id="4677" w:name="_Toc381025798"/>
        <w:bookmarkStart w:id="4678" w:name="_Toc424820388"/>
        <w:r w:rsidRPr="00DE7837" w:rsidDel="001111A8">
          <w:delText>INTEGER</w:delText>
        </w:r>
        <w:r w:rsidDel="001111A8">
          <w:delText>,</w:delText>
        </w:r>
        <w:bookmarkEnd w:id="4677"/>
        <w:bookmarkEnd w:id="4678"/>
      </w:del>
    </w:p>
    <w:p w14:paraId="1B91C6D9" w14:textId="77777777" w:rsidR="00D53CB9" w:rsidDel="001111A8" w:rsidRDefault="00D53CB9" w:rsidP="00D53CB9">
      <w:pPr>
        <w:ind w:left="1080" w:firstLine="360"/>
        <w:rPr>
          <w:del w:id="4679" w:author="VOYER Raphael" w:date="2021-06-16T11:15:00Z"/>
          <w:rFonts w:ascii="Courier New" w:hAnsi="Courier New" w:cs="Courier New"/>
        </w:rPr>
      </w:pPr>
      <w:del w:id="4680" w:author="VOYER Raphael" w:date="2021-06-16T11:15:00Z">
        <w:r w:rsidDel="001111A8">
          <w:delText>alaHAVlanClusterPortValid</w:delText>
        </w:r>
      </w:del>
    </w:p>
    <w:p w14:paraId="42863E36" w14:textId="77777777" w:rsidR="00D53CB9" w:rsidRPr="004D2F5D" w:rsidDel="001111A8" w:rsidRDefault="00D53CB9" w:rsidP="00622755">
      <w:pPr>
        <w:ind w:left="1800" w:firstLine="360"/>
        <w:outlineLvl w:val="0"/>
        <w:rPr>
          <w:del w:id="4681" w:author="VOYER Raphael" w:date="2021-06-16T11:15:00Z"/>
          <w:rFonts w:ascii="Courier New" w:hAnsi="Courier New" w:cs="Courier New"/>
        </w:rPr>
      </w:pPr>
      <w:bookmarkStart w:id="4682" w:name="_Toc381025799"/>
      <w:bookmarkStart w:id="4683" w:name="_Toc424820389"/>
      <w:del w:id="4684" w:author="VOYER Raphael" w:date="2021-06-16T11:15:00Z">
        <w:r w:rsidRPr="00DE7837" w:rsidDel="001111A8">
          <w:delText>INTEGER</w:delText>
        </w:r>
        <w:bookmarkEnd w:id="4682"/>
        <w:bookmarkEnd w:id="4683"/>
      </w:del>
    </w:p>
    <w:p w14:paraId="330D6D1E" w14:textId="77777777" w:rsidR="00855336" w:rsidDel="001111A8" w:rsidRDefault="00855336" w:rsidP="00F37DF5">
      <w:pPr>
        <w:ind w:left="360"/>
        <w:rPr>
          <w:del w:id="4685" w:author="VOYER Raphael" w:date="2021-06-16T11:15:00Z"/>
          <w:rFonts w:ascii="Courier New" w:hAnsi="Courier New" w:cs="Courier New"/>
        </w:rPr>
      </w:pPr>
      <w:del w:id="4686" w:author="VOYER Raphael" w:date="2021-06-16T11:15:00Z">
        <w:r w:rsidRPr="004D2F5D" w:rsidDel="001111A8">
          <w:rPr>
            <w:rFonts w:ascii="Courier New" w:hAnsi="Courier New" w:cs="Courier New"/>
          </w:rPr>
          <w:tab/>
          <w:delText>}</w:delText>
        </w:r>
      </w:del>
    </w:p>
    <w:p w14:paraId="251FE706" w14:textId="77777777" w:rsidR="00855336" w:rsidDel="001111A8" w:rsidRDefault="00855336" w:rsidP="00855336">
      <w:pPr>
        <w:ind w:left="360"/>
        <w:rPr>
          <w:del w:id="4687" w:author="VOYER Raphael" w:date="2021-06-16T11:15:00Z"/>
          <w:rFonts w:ascii="Courier New" w:hAnsi="Courier New" w:cs="Courier New"/>
        </w:rPr>
      </w:pPr>
    </w:p>
    <w:p w14:paraId="53EEA3D3" w14:textId="77777777" w:rsidR="0039629B" w:rsidRPr="004D2F5D" w:rsidDel="001111A8" w:rsidRDefault="0039629B" w:rsidP="0039629B">
      <w:pPr>
        <w:ind w:left="360"/>
        <w:rPr>
          <w:del w:id="4688" w:author="VOYER Raphael" w:date="2021-06-16T11:15:00Z"/>
          <w:rFonts w:ascii="Courier New" w:hAnsi="Courier New" w:cs="Courier New"/>
        </w:rPr>
      </w:pPr>
      <w:del w:id="4689"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R="005C3796" w:rsidDel="001111A8">
          <w:delText>If</w:delText>
        </w:r>
        <w:r w:rsidDel="001111A8">
          <w:delText>Index</w:delText>
        </w:r>
        <w:r w:rsidRPr="004D2F5D" w:rsidDel="001111A8">
          <w:rPr>
            <w:rFonts w:ascii="Courier New" w:hAnsi="Courier New" w:cs="Courier New"/>
          </w:rPr>
          <w:delText xml:space="preserve"> OBJECT-TYPE</w:delText>
        </w:r>
      </w:del>
    </w:p>
    <w:p w14:paraId="050FBCE8" w14:textId="77777777" w:rsidR="0039629B" w:rsidRPr="004D2F5D" w:rsidDel="001111A8" w:rsidRDefault="0039629B" w:rsidP="0039629B">
      <w:pPr>
        <w:ind w:left="360"/>
        <w:rPr>
          <w:del w:id="4690" w:author="VOYER Raphael" w:date="2021-06-16T11:15:00Z"/>
          <w:rFonts w:ascii="Courier New" w:hAnsi="Courier New" w:cs="Courier New"/>
        </w:rPr>
      </w:pPr>
      <w:del w:id="4691"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InterfaceIndex</w:delText>
        </w:r>
      </w:del>
    </w:p>
    <w:p w14:paraId="47CECF4C" w14:textId="77777777" w:rsidR="0039629B" w:rsidRPr="004D2F5D" w:rsidDel="001111A8" w:rsidRDefault="0039629B" w:rsidP="0039629B">
      <w:pPr>
        <w:ind w:left="360"/>
        <w:rPr>
          <w:del w:id="4692" w:author="VOYER Raphael" w:date="2021-06-16T11:15:00Z"/>
          <w:rFonts w:ascii="Courier New" w:hAnsi="Courier New" w:cs="Courier New"/>
        </w:rPr>
      </w:pPr>
      <w:del w:id="4693"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 xml:space="preserve">-ACCESS  </w:delText>
        </w:r>
        <w:r w:rsidR="00190989" w:rsidDel="001111A8">
          <w:rPr>
            <w:rFonts w:ascii="Courier New" w:hAnsi="Courier New" w:cs="Courier New"/>
          </w:rPr>
          <w:delText>not-accessible</w:delText>
        </w:r>
      </w:del>
    </w:p>
    <w:p w14:paraId="63F3673B" w14:textId="77777777" w:rsidR="0039629B" w:rsidRPr="004D2F5D" w:rsidDel="001111A8" w:rsidRDefault="0039629B" w:rsidP="0039629B">
      <w:pPr>
        <w:rPr>
          <w:del w:id="4694" w:author="VOYER Raphael" w:date="2021-06-16T11:15:00Z"/>
          <w:rFonts w:ascii="Courier New" w:hAnsi="Courier New" w:cs="Courier New"/>
        </w:rPr>
      </w:pPr>
      <w:del w:id="4695" w:author="VOYER Raphael" w:date="2021-06-16T11:15:00Z">
        <w:r w:rsidRPr="004D2F5D" w:rsidDel="001111A8">
          <w:rPr>
            <w:rFonts w:ascii="Courier New" w:hAnsi="Courier New" w:cs="Courier New"/>
          </w:rPr>
          <w:tab/>
          <w:delText xml:space="preserve">    STATUS  current</w:delText>
        </w:r>
      </w:del>
    </w:p>
    <w:p w14:paraId="0BCC2D5C" w14:textId="77777777" w:rsidR="0039629B" w:rsidRPr="004D2F5D" w:rsidDel="001111A8" w:rsidRDefault="0039629B" w:rsidP="0039629B">
      <w:pPr>
        <w:rPr>
          <w:del w:id="4696" w:author="VOYER Raphael" w:date="2021-06-16T11:15:00Z"/>
          <w:rFonts w:ascii="Courier New" w:hAnsi="Courier New" w:cs="Courier New"/>
        </w:rPr>
      </w:pPr>
      <w:del w:id="4697" w:author="VOYER Raphael" w:date="2021-06-16T11:15:00Z">
        <w:r w:rsidRPr="004D2F5D" w:rsidDel="001111A8">
          <w:rPr>
            <w:rFonts w:ascii="Courier New" w:hAnsi="Courier New" w:cs="Courier New"/>
          </w:rPr>
          <w:tab/>
          <w:delText xml:space="preserve">    Description</w:delText>
        </w:r>
      </w:del>
    </w:p>
    <w:p w14:paraId="32F4DD9E" w14:textId="77777777" w:rsidR="00BB1205" w:rsidDel="001111A8" w:rsidRDefault="0039629B" w:rsidP="0039629B">
      <w:pPr>
        <w:rPr>
          <w:del w:id="4698" w:author="VOYER Raphael" w:date="2021-06-16T11:15:00Z"/>
          <w:rFonts w:ascii="Courier New" w:hAnsi="Courier New" w:cs="Courier New"/>
        </w:rPr>
      </w:pPr>
      <w:del w:id="4699"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ifindex </w:delText>
        </w:r>
        <w:r w:rsidR="00BB1205" w:rsidDel="001111A8">
          <w:rPr>
            <w:rFonts w:ascii="Courier New" w:hAnsi="Courier New" w:cs="Courier New"/>
          </w:rPr>
          <w:delText>identifying the</w:delText>
        </w:r>
        <w:r w:rsidR="00372760" w:rsidDel="001111A8">
          <w:rPr>
            <w:rFonts w:ascii="Courier New" w:hAnsi="Courier New" w:cs="Courier New"/>
          </w:rPr>
          <w:delText xml:space="preserve"> </w:delText>
        </w:r>
        <w:r w:rsidR="00BB1205" w:rsidDel="001111A8">
          <w:rPr>
            <w:rFonts w:ascii="Courier New" w:hAnsi="Courier New" w:cs="Courier New"/>
          </w:rPr>
          <w:delText xml:space="preserve">cluster </w:delText>
        </w:r>
        <w:r w:rsidR="00372760" w:rsidDel="001111A8">
          <w:rPr>
            <w:rFonts w:ascii="Courier New" w:hAnsi="Courier New" w:cs="Courier New"/>
          </w:rPr>
          <w:delText>port.</w:delText>
        </w:r>
      </w:del>
    </w:p>
    <w:p w14:paraId="76E6BCE7" w14:textId="77777777" w:rsidR="0039629B" w:rsidRPr="004D2F5D" w:rsidDel="001111A8" w:rsidRDefault="00BB1205" w:rsidP="0039629B">
      <w:pPr>
        <w:rPr>
          <w:del w:id="4700" w:author="VOYER Raphael" w:date="2021-06-16T11:15:00Z"/>
          <w:rFonts w:ascii="Courier New" w:hAnsi="Courier New" w:cs="Courier New"/>
        </w:rPr>
      </w:pPr>
      <w:del w:id="4701" w:author="VOYER Raphael" w:date="2021-06-16T11:15:00Z">
        <w:r w:rsidDel="001111A8">
          <w:rPr>
            <w:rFonts w:ascii="Courier New" w:hAnsi="Courier New" w:cs="Courier New"/>
          </w:rPr>
          <w:delText xml:space="preserve">                An ifindex of 1 shall be used for all port option.</w:delText>
        </w:r>
        <w:r w:rsidR="0039629B" w:rsidRPr="004D2F5D" w:rsidDel="001111A8">
          <w:rPr>
            <w:rFonts w:ascii="Courier New" w:hAnsi="Courier New" w:cs="Courier New"/>
          </w:rPr>
          <w:delText>”</w:delText>
        </w:r>
      </w:del>
    </w:p>
    <w:p w14:paraId="0CE9E734" w14:textId="77777777" w:rsidR="00DD0103" w:rsidDel="001111A8" w:rsidRDefault="0039629B" w:rsidP="00DD0103">
      <w:pPr>
        <w:rPr>
          <w:del w:id="4702" w:author="VOYER Raphael" w:date="2021-06-16T11:15:00Z"/>
          <w:rFonts w:ascii="Courier New" w:hAnsi="Courier New" w:cs="Courier New"/>
        </w:rPr>
      </w:pPr>
      <w:del w:id="4703"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1</w:delText>
        </w:r>
        <w:r w:rsidRPr="004D2F5D" w:rsidDel="001111A8">
          <w:rPr>
            <w:rFonts w:ascii="Courier New" w:hAnsi="Courier New" w:cs="Courier New"/>
          </w:rPr>
          <w:delText xml:space="preserve"> }</w:delText>
        </w:r>
      </w:del>
    </w:p>
    <w:p w14:paraId="04575DFB" w14:textId="77777777" w:rsidR="00CC30B6" w:rsidDel="001111A8" w:rsidRDefault="00CC30B6" w:rsidP="00855336">
      <w:pPr>
        <w:rPr>
          <w:del w:id="4704" w:author="VOYER Raphael" w:date="2021-06-16T11:15:00Z"/>
          <w:rFonts w:ascii="Courier New" w:hAnsi="Courier New" w:cs="Courier New"/>
        </w:rPr>
      </w:pPr>
    </w:p>
    <w:p w14:paraId="26BD207B" w14:textId="77777777" w:rsidR="00CC30B6" w:rsidRPr="004D2F5D" w:rsidDel="001111A8" w:rsidRDefault="00CC30B6" w:rsidP="00CC30B6">
      <w:pPr>
        <w:ind w:left="360"/>
        <w:rPr>
          <w:del w:id="4705" w:author="VOYER Raphael" w:date="2021-06-16T11:15:00Z"/>
          <w:rFonts w:ascii="Courier New" w:hAnsi="Courier New" w:cs="Courier New"/>
        </w:rPr>
      </w:pPr>
      <w:del w:id="4706"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9F3783" w:rsidDel="001111A8">
          <w:delText>Row</w:delText>
        </w:r>
        <w:r w:rsidDel="001111A8">
          <w:delText>Status</w:delText>
        </w:r>
        <w:r w:rsidRPr="004D2F5D" w:rsidDel="001111A8">
          <w:rPr>
            <w:rFonts w:ascii="Courier New" w:hAnsi="Courier New" w:cs="Courier New"/>
          </w:rPr>
          <w:delText xml:space="preserve">  OBJECT-TYPE</w:delText>
        </w:r>
      </w:del>
    </w:p>
    <w:p w14:paraId="4093CE4C" w14:textId="77777777" w:rsidR="00CC30B6" w:rsidRPr="004D2F5D" w:rsidDel="001111A8" w:rsidRDefault="00CC30B6" w:rsidP="00CC30B6">
      <w:pPr>
        <w:ind w:left="360"/>
        <w:rPr>
          <w:del w:id="4707" w:author="VOYER Raphael" w:date="2021-06-16T11:15:00Z"/>
          <w:rFonts w:ascii="Courier New" w:hAnsi="Courier New" w:cs="Courier New"/>
        </w:rPr>
      </w:pPr>
      <w:del w:id="4708" w:author="VOYER Raphael" w:date="2021-06-16T11:15:00Z">
        <w:r w:rsidRPr="004D2F5D" w:rsidDel="001111A8">
          <w:rPr>
            <w:rFonts w:ascii="Courier New" w:hAnsi="Courier New" w:cs="Courier New"/>
          </w:rPr>
          <w:tab/>
          <w:delText xml:space="preserve">    SYNTAX   </w:delText>
        </w:r>
        <w:r w:rsidDel="001111A8">
          <w:delText>RowStatus</w:delText>
        </w:r>
        <w:r w:rsidRPr="004D2F5D" w:rsidDel="001111A8">
          <w:rPr>
            <w:rFonts w:ascii="Courier New" w:hAnsi="Courier New" w:cs="Courier New"/>
          </w:rPr>
          <w:delText xml:space="preserve"> </w:delText>
        </w:r>
      </w:del>
    </w:p>
    <w:p w14:paraId="015E1B9F" w14:textId="77777777" w:rsidR="00CC30B6" w:rsidRPr="004D2F5D" w:rsidDel="001111A8" w:rsidRDefault="00CC30B6" w:rsidP="00CC30B6">
      <w:pPr>
        <w:ind w:left="360"/>
        <w:rPr>
          <w:del w:id="4709" w:author="VOYER Raphael" w:date="2021-06-16T11:15:00Z"/>
          <w:rFonts w:ascii="Courier New" w:hAnsi="Courier New" w:cs="Courier New"/>
        </w:rPr>
      </w:pPr>
      <w:del w:id="4710"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256465B" w14:textId="77777777" w:rsidR="00CC30B6" w:rsidRPr="004D2F5D" w:rsidDel="001111A8" w:rsidRDefault="00CC30B6" w:rsidP="00CC30B6">
      <w:pPr>
        <w:rPr>
          <w:del w:id="4711" w:author="VOYER Raphael" w:date="2021-06-16T11:15:00Z"/>
          <w:rFonts w:ascii="Courier New" w:hAnsi="Courier New" w:cs="Courier New"/>
        </w:rPr>
      </w:pPr>
      <w:del w:id="4712" w:author="VOYER Raphael" w:date="2021-06-16T11:15:00Z">
        <w:r w:rsidRPr="004D2F5D" w:rsidDel="001111A8">
          <w:rPr>
            <w:rFonts w:ascii="Courier New" w:hAnsi="Courier New" w:cs="Courier New"/>
          </w:rPr>
          <w:tab/>
          <w:delText xml:space="preserve">    STATUS  current</w:delText>
        </w:r>
      </w:del>
    </w:p>
    <w:p w14:paraId="12D5CF41" w14:textId="77777777" w:rsidR="00CC30B6" w:rsidRPr="004D2F5D" w:rsidDel="001111A8" w:rsidRDefault="00CC30B6" w:rsidP="00CC30B6">
      <w:pPr>
        <w:rPr>
          <w:del w:id="4713" w:author="VOYER Raphael" w:date="2021-06-16T11:15:00Z"/>
          <w:rFonts w:ascii="Courier New" w:hAnsi="Courier New" w:cs="Courier New"/>
        </w:rPr>
      </w:pPr>
      <w:del w:id="4714" w:author="VOYER Raphael" w:date="2021-06-16T11:15:00Z">
        <w:r w:rsidRPr="004D2F5D" w:rsidDel="001111A8">
          <w:rPr>
            <w:rFonts w:ascii="Courier New" w:hAnsi="Courier New" w:cs="Courier New"/>
          </w:rPr>
          <w:tab/>
          <w:delText xml:space="preserve">    Description</w:delText>
        </w:r>
      </w:del>
    </w:p>
    <w:p w14:paraId="2F7CA673" w14:textId="77777777" w:rsidR="00CC30B6" w:rsidDel="001111A8" w:rsidRDefault="00CC30B6" w:rsidP="00CC30B6">
      <w:pPr>
        <w:rPr>
          <w:del w:id="4715" w:author="VOYER Raphael" w:date="2021-06-16T11:15:00Z"/>
          <w:rFonts w:ascii="Courier New" w:hAnsi="Courier New" w:cs="Courier New"/>
        </w:rPr>
      </w:pPr>
      <w:del w:id="4716"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w:delText>
        </w:r>
        <w:r w:rsidDel="001111A8">
          <w:rPr>
            <w:rFonts w:ascii="Courier New" w:hAnsi="Courier New" w:cs="Courier New"/>
          </w:rPr>
          <w:delText>ports to</w:delText>
        </w:r>
      </w:del>
    </w:p>
    <w:p w14:paraId="5C0A63F4" w14:textId="77777777" w:rsidR="00CC30B6" w:rsidRPr="004D2F5D" w:rsidDel="001111A8" w:rsidRDefault="00CC30B6" w:rsidP="00CC30B6">
      <w:pPr>
        <w:rPr>
          <w:del w:id="4717" w:author="VOYER Raphael" w:date="2021-06-16T11:15:00Z"/>
          <w:rFonts w:ascii="Courier New" w:hAnsi="Courier New" w:cs="Courier New"/>
        </w:rPr>
      </w:pPr>
      <w:del w:id="4718" w:author="VOYER Raphael" w:date="2021-06-16T11:15:00Z">
        <w:r w:rsidDel="001111A8">
          <w:rPr>
            <w:rFonts w:ascii="Courier New" w:hAnsi="Courier New" w:cs="Courier New"/>
          </w:rPr>
          <w:delText xml:space="preserve">               </w:delText>
        </w:r>
        <w:r w:rsidRPr="004D2F5D" w:rsidDel="001111A8">
          <w:rPr>
            <w:rFonts w:ascii="Courier New" w:hAnsi="Courier New" w:cs="Courier New"/>
          </w:rPr>
          <w:delText xml:space="preserve">the </w:delText>
        </w:r>
        <w:r w:rsidDel="001111A8">
          <w:rPr>
            <w:rFonts w:ascii="Courier New" w:hAnsi="Courier New" w:cs="Courier New"/>
          </w:rPr>
          <w:delText>clusters</w:delText>
        </w:r>
        <w:r w:rsidRPr="004D2F5D" w:rsidDel="001111A8">
          <w:rPr>
            <w:rFonts w:ascii="Courier New" w:hAnsi="Courier New" w:cs="Courier New"/>
          </w:rPr>
          <w:delText>”</w:delText>
        </w:r>
      </w:del>
    </w:p>
    <w:p w14:paraId="15A9657E" w14:textId="77777777" w:rsidR="00650D35" w:rsidDel="001111A8" w:rsidRDefault="00CC30B6" w:rsidP="007F2676">
      <w:pPr>
        <w:rPr>
          <w:del w:id="4719" w:author="VOYER Raphael" w:date="2021-06-16T11:15:00Z"/>
          <w:rFonts w:ascii="Courier New" w:hAnsi="Courier New" w:cs="Courier New"/>
        </w:rPr>
      </w:pPr>
      <w:del w:id="4720"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2</w:delText>
        </w:r>
        <w:r w:rsidRPr="004D2F5D" w:rsidDel="001111A8">
          <w:rPr>
            <w:rFonts w:ascii="Courier New" w:hAnsi="Courier New" w:cs="Courier New"/>
          </w:rPr>
          <w:delText xml:space="preserve"> }</w:delText>
        </w:r>
      </w:del>
    </w:p>
    <w:p w14:paraId="1EA7467A" w14:textId="77777777" w:rsidR="00D82986" w:rsidDel="001111A8" w:rsidRDefault="00D82986" w:rsidP="007F2676">
      <w:pPr>
        <w:rPr>
          <w:del w:id="4721" w:author="VOYER Raphael" w:date="2021-06-16T11:15:00Z"/>
          <w:rFonts w:ascii="Courier New" w:hAnsi="Courier New" w:cs="Courier New"/>
        </w:rPr>
      </w:pPr>
    </w:p>
    <w:p w14:paraId="12477689" w14:textId="77777777" w:rsidR="00D82986" w:rsidRPr="006C5CE0" w:rsidDel="001111A8" w:rsidRDefault="008650DE" w:rsidP="00D82986">
      <w:pPr>
        <w:ind w:left="360"/>
        <w:rPr>
          <w:del w:id="4722" w:author="VOYER Raphael" w:date="2021-06-16T11:15:00Z"/>
          <w:rFonts w:ascii="Courier New" w:hAnsi="Courier New" w:cs="Courier New"/>
        </w:rPr>
      </w:pPr>
      <w:del w:id="4723" w:author="VOYER Raphael" w:date="2021-06-16T11:15:00Z">
        <w:r w:rsidDel="001111A8">
          <w:delText xml:space="preserve">   </w:delText>
        </w:r>
        <w:r w:rsidR="00D82986" w:rsidDel="001111A8">
          <w:delText>alaHAVlanClusterPortType</w:delText>
        </w:r>
        <w:r w:rsidR="00D82986" w:rsidRPr="006C5CE0" w:rsidDel="001111A8">
          <w:rPr>
            <w:rFonts w:ascii="Courier New" w:hAnsi="Courier New" w:cs="Courier New"/>
          </w:rPr>
          <w:delText xml:space="preserve">  OBJECT-TYPE</w:delText>
        </w:r>
      </w:del>
    </w:p>
    <w:p w14:paraId="5A9B32CB" w14:textId="77777777" w:rsidR="00D82986" w:rsidRPr="006C5CE0" w:rsidDel="001111A8" w:rsidRDefault="00D82986" w:rsidP="00D82986">
      <w:pPr>
        <w:ind w:left="360"/>
        <w:rPr>
          <w:del w:id="4724" w:author="VOYER Raphael" w:date="2021-06-16T11:15:00Z"/>
        </w:rPr>
      </w:pPr>
      <w:del w:id="4725"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0EF88B76" w14:textId="77777777" w:rsidR="00D82986" w:rsidRPr="006C5CE0" w:rsidDel="001111A8" w:rsidRDefault="00D82986" w:rsidP="00D82986">
      <w:pPr>
        <w:ind w:left="360"/>
        <w:rPr>
          <w:del w:id="4726" w:author="VOYER Raphael" w:date="2021-06-16T11:15:00Z"/>
          <w:rFonts w:ascii="Courier New" w:hAnsi="Courier New" w:cs="Courier New"/>
        </w:rPr>
      </w:pPr>
      <w:del w:id="4727"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700AEF0D" w14:textId="77777777" w:rsidR="00D82986" w:rsidRPr="006C5CE0" w:rsidDel="001111A8" w:rsidRDefault="00D82986" w:rsidP="00D82986">
      <w:pPr>
        <w:ind w:left="360"/>
        <w:rPr>
          <w:del w:id="4728" w:author="VOYER Raphael" w:date="2021-06-16T11:15:00Z"/>
          <w:rFonts w:ascii="Courier New" w:hAnsi="Courier New" w:cs="Courier New"/>
        </w:rPr>
      </w:pPr>
      <w:del w:id="4729"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Static</w:delText>
        </w:r>
        <w:r w:rsidRPr="006C5CE0" w:rsidDel="001111A8">
          <w:rPr>
            <w:rFonts w:ascii="Courier New" w:hAnsi="Courier New" w:cs="Courier New"/>
          </w:rPr>
          <w:delText>(1),</w:delText>
        </w:r>
      </w:del>
    </w:p>
    <w:p w14:paraId="6E81C6F9" w14:textId="77777777" w:rsidR="00D82986" w:rsidRPr="006C5CE0" w:rsidDel="001111A8" w:rsidRDefault="00D82986" w:rsidP="00D82986">
      <w:pPr>
        <w:ind w:left="360"/>
        <w:rPr>
          <w:del w:id="4730" w:author="VOYER Raphael" w:date="2021-06-16T11:15:00Z"/>
          <w:rFonts w:ascii="Courier New" w:hAnsi="Courier New" w:cs="Courier New"/>
        </w:rPr>
      </w:pPr>
      <w:del w:id="4731"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w:delText>
        </w:r>
        <w:r w:rsidRPr="006C5CE0" w:rsidDel="001111A8">
          <w:rPr>
            <w:rFonts w:ascii="Courier New" w:hAnsi="Courier New" w:cs="Courier New"/>
          </w:rPr>
          <w:delText>(2)</w:delText>
        </w:r>
      </w:del>
    </w:p>
    <w:p w14:paraId="03BB250A" w14:textId="77777777" w:rsidR="00D82986" w:rsidRPr="006C5CE0" w:rsidDel="001111A8" w:rsidRDefault="00D82986" w:rsidP="00D82986">
      <w:pPr>
        <w:ind w:left="360"/>
        <w:rPr>
          <w:del w:id="4732" w:author="VOYER Raphael" w:date="2021-06-16T11:15:00Z"/>
        </w:rPr>
      </w:pPr>
      <w:del w:id="4733"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3D88975F" w14:textId="77777777" w:rsidR="00D82986" w:rsidRPr="006C5CE0" w:rsidDel="001111A8" w:rsidRDefault="00D82986" w:rsidP="00622755">
      <w:pPr>
        <w:ind w:left="360"/>
        <w:outlineLvl w:val="0"/>
        <w:rPr>
          <w:del w:id="4734" w:author="VOYER Raphael" w:date="2021-06-16T11:15:00Z"/>
          <w:rFonts w:ascii="Courier New" w:hAnsi="Courier New" w:cs="Courier New"/>
        </w:rPr>
      </w:pPr>
      <w:del w:id="4735" w:author="VOYER Raphael" w:date="2021-06-16T11:15:00Z">
        <w:r w:rsidRPr="006C5CE0" w:rsidDel="001111A8">
          <w:rPr>
            <w:rFonts w:ascii="Courier New" w:hAnsi="Courier New" w:cs="Courier New"/>
          </w:rPr>
          <w:tab/>
          <w:delText xml:space="preserve">    </w:delText>
        </w:r>
        <w:bookmarkStart w:id="4736" w:name="_Toc381025800"/>
        <w:bookmarkStart w:id="4737" w:name="_Toc424820390"/>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736"/>
        <w:bookmarkEnd w:id="4737"/>
      </w:del>
    </w:p>
    <w:p w14:paraId="3C23EDD4" w14:textId="77777777" w:rsidR="00D82986" w:rsidRPr="006C5CE0" w:rsidDel="001111A8" w:rsidRDefault="00D82986" w:rsidP="00D82986">
      <w:pPr>
        <w:rPr>
          <w:del w:id="4738" w:author="VOYER Raphael" w:date="2021-06-16T11:15:00Z"/>
          <w:rFonts w:ascii="Courier New" w:hAnsi="Courier New" w:cs="Courier New"/>
        </w:rPr>
      </w:pPr>
      <w:del w:id="4739" w:author="VOYER Raphael" w:date="2021-06-16T11:15:00Z">
        <w:r w:rsidRPr="006C5CE0" w:rsidDel="001111A8">
          <w:rPr>
            <w:rFonts w:ascii="Courier New" w:hAnsi="Courier New" w:cs="Courier New"/>
          </w:rPr>
          <w:tab/>
          <w:delText xml:space="preserve">    STATUS  current</w:delText>
        </w:r>
      </w:del>
    </w:p>
    <w:p w14:paraId="4967C172" w14:textId="77777777" w:rsidR="00D82986" w:rsidRPr="006C5CE0" w:rsidDel="001111A8" w:rsidRDefault="00D82986" w:rsidP="00D82986">
      <w:pPr>
        <w:rPr>
          <w:del w:id="4740" w:author="VOYER Raphael" w:date="2021-06-16T11:15:00Z"/>
          <w:rFonts w:ascii="Courier New" w:hAnsi="Courier New" w:cs="Courier New"/>
        </w:rPr>
      </w:pPr>
      <w:del w:id="4741" w:author="VOYER Raphael" w:date="2021-06-16T11:15:00Z">
        <w:r w:rsidRPr="006C5CE0" w:rsidDel="001111A8">
          <w:rPr>
            <w:rFonts w:ascii="Courier New" w:hAnsi="Courier New" w:cs="Courier New"/>
          </w:rPr>
          <w:tab/>
          <w:delText xml:space="preserve">    Description</w:delText>
        </w:r>
      </w:del>
    </w:p>
    <w:p w14:paraId="2C750DAE" w14:textId="77777777" w:rsidR="00D82986" w:rsidDel="001111A8" w:rsidRDefault="00D82986" w:rsidP="00D82986">
      <w:pPr>
        <w:rPr>
          <w:del w:id="4742" w:author="VOYER Raphael" w:date="2021-06-16T11:15:00Z"/>
          <w:rFonts w:ascii="Courier New" w:hAnsi="Courier New" w:cs="Courier New"/>
        </w:rPr>
      </w:pPr>
      <w:del w:id="4743"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type of the cluster; whether dynamically (IGMP enabled)</w:delText>
        </w:r>
      </w:del>
    </w:p>
    <w:p w14:paraId="219A88D5" w14:textId="77777777" w:rsidR="00D82986" w:rsidRPr="006C5CE0" w:rsidDel="001111A8" w:rsidRDefault="00D82986" w:rsidP="00D82986">
      <w:pPr>
        <w:ind w:left="1440" w:firstLine="720"/>
        <w:rPr>
          <w:del w:id="4744" w:author="VOYER Raphael" w:date="2021-06-16T11:15:00Z"/>
          <w:rFonts w:ascii="Courier New" w:hAnsi="Courier New" w:cs="Courier New"/>
        </w:rPr>
      </w:pPr>
      <w:del w:id="4745" w:author="VOYER Raphael" w:date="2021-06-16T11:15:00Z">
        <w:r w:rsidDel="001111A8">
          <w:rPr>
            <w:rFonts w:ascii="Courier New" w:hAnsi="Courier New" w:cs="Courier New"/>
          </w:rPr>
          <w:delText>assigned to cluster or statically assigned</w:delText>
        </w:r>
        <w:r w:rsidRPr="006C5CE0" w:rsidDel="001111A8">
          <w:rPr>
            <w:rFonts w:ascii="Courier New" w:hAnsi="Courier New" w:cs="Courier New"/>
          </w:rPr>
          <w:delText>”</w:delText>
        </w:r>
      </w:del>
    </w:p>
    <w:p w14:paraId="408004D5" w14:textId="77777777" w:rsidR="00D82986" w:rsidDel="001111A8" w:rsidRDefault="00D82986" w:rsidP="00D82986">
      <w:pPr>
        <w:rPr>
          <w:del w:id="4746" w:author="VOYER Raphael" w:date="2021-06-16T11:15:00Z"/>
          <w:rFonts w:ascii="Courier New" w:hAnsi="Courier New" w:cs="Courier New"/>
        </w:rPr>
      </w:pPr>
      <w:del w:id="4747" w:author="VOYER Raphael" w:date="2021-06-16T11:15:00Z">
        <w:r w:rsidRPr="006C5CE0" w:rsidDel="001111A8">
          <w:rPr>
            <w:rFonts w:ascii="Courier New" w:hAnsi="Courier New" w:cs="Courier New"/>
          </w:rPr>
          <w:tab/>
          <w:delText xml:space="preserve">    ::= { </w:delText>
        </w:r>
        <w:r w:rsidR="005963E5" w:rsidDel="001111A8">
          <w:delText>alaHAVlanClusterPortEntry</w:delText>
        </w:r>
        <w:r w:rsidR="005963E5" w:rsidDel="001111A8">
          <w:rPr>
            <w:rFonts w:ascii="Courier New" w:hAnsi="Courier New" w:cs="Courier New"/>
          </w:rPr>
          <w:delText xml:space="preserve"> 3</w:delText>
        </w:r>
        <w:r w:rsidRPr="006C5CE0" w:rsidDel="001111A8">
          <w:rPr>
            <w:rFonts w:ascii="Courier New" w:hAnsi="Courier New" w:cs="Courier New"/>
          </w:rPr>
          <w:delText xml:space="preserve"> }</w:delText>
        </w:r>
      </w:del>
    </w:p>
    <w:p w14:paraId="0A4634BA" w14:textId="77777777" w:rsidR="008650DE" w:rsidDel="001111A8" w:rsidRDefault="008650DE" w:rsidP="00D82986">
      <w:pPr>
        <w:rPr>
          <w:del w:id="4748" w:author="VOYER Raphael" w:date="2021-06-16T11:15:00Z"/>
          <w:rFonts w:ascii="Courier New" w:hAnsi="Courier New" w:cs="Courier New"/>
        </w:rPr>
      </w:pPr>
    </w:p>
    <w:p w14:paraId="426172C6" w14:textId="77777777" w:rsidR="008650DE" w:rsidDel="001111A8" w:rsidRDefault="008650DE" w:rsidP="00D82986">
      <w:pPr>
        <w:rPr>
          <w:del w:id="4749" w:author="VOYER Raphael" w:date="2021-06-16T11:15:00Z"/>
          <w:rFonts w:ascii="Courier New" w:hAnsi="Courier New" w:cs="Courier New"/>
        </w:rPr>
      </w:pPr>
    </w:p>
    <w:p w14:paraId="2F7D0067" w14:textId="77777777" w:rsidR="008650DE" w:rsidRPr="006C5CE0" w:rsidDel="001111A8" w:rsidRDefault="008650DE" w:rsidP="008650DE">
      <w:pPr>
        <w:ind w:left="360"/>
        <w:rPr>
          <w:del w:id="4750" w:author="VOYER Raphael" w:date="2021-06-16T11:15:00Z"/>
          <w:rFonts w:ascii="Courier New" w:hAnsi="Courier New" w:cs="Courier New"/>
        </w:rPr>
      </w:pPr>
      <w:del w:id="4751" w:author="VOYER Raphael" w:date="2021-06-16T11:15:00Z">
        <w:r w:rsidDel="001111A8">
          <w:delText xml:space="preserve">    alaHAVlanClusterPortValid</w:delText>
        </w:r>
        <w:r w:rsidRPr="006C5CE0" w:rsidDel="001111A8">
          <w:rPr>
            <w:rFonts w:ascii="Courier New" w:hAnsi="Courier New" w:cs="Courier New"/>
          </w:rPr>
          <w:delText xml:space="preserve">  OBJECT-TYPE</w:delText>
        </w:r>
      </w:del>
    </w:p>
    <w:p w14:paraId="69854D87" w14:textId="77777777" w:rsidR="008650DE" w:rsidRPr="006C5CE0" w:rsidDel="001111A8" w:rsidRDefault="008650DE" w:rsidP="008650DE">
      <w:pPr>
        <w:ind w:left="360"/>
        <w:rPr>
          <w:del w:id="4752" w:author="VOYER Raphael" w:date="2021-06-16T11:15:00Z"/>
        </w:rPr>
      </w:pPr>
      <w:del w:id="4753"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39FC1347" w14:textId="77777777" w:rsidR="008650DE" w:rsidRPr="006C5CE0" w:rsidDel="001111A8" w:rsidRDefault="008650DE" w:rsidP="008650DE">
      <w:pPr>
        <w:ind w:left="360"/>
        <w:rPr>
          <w:del w:id="4754" w:author="VOYER Raphael" w:date="2021-06-16T11:15:00Z"/>
          <w:rFonts w:ascii="Courier New" w:hAnsi="Courier New" w:cs="Courier New"/>
        </w:rPr>
      </w:pPr>
      <w:del w:id="4755"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67C5F77" w14:textId="77777777" w:rsidR="008650DE" w:rsidRPr="006C5CE0" w:rsidDel="001111A8" w:rsidRDefault="008650DE" w:rsidP="008650DE">
      <w:pPr>
        <w:ind w:left="360"/>
        <w:rPr>
          <w:del w:id="4756" w:author="VOYER Raphael" w:date="2021-06-16T11:15:00Z"/>
          <w:rFonts w:ascii="Courier New" w:hAnsi="Courier New" w:cs="Courier New"/>
        </w:rPr>
      </w:pPr>
      <w:del w:id="4757"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Valid</w:delText>
        </w:r>
        <w:r w:rsidRPr="006C5CE0" w:rsidDel="001111A8">
          <w:rPr>
            <w:rFonts w:ascii="Courier New" w:hAnsi="Courier New" w:cs="Courier New"/>
          </w:rPr>
          <w:delText>(1),</w:delText>
        </w:r>
      </w:del>
    </w:p>
    <w:p w14:paraId="3C671573" w14:textId="77777777" w:rsidR="008650DE" w:rsidRPr="006C5CE0" w:rsidDel="001111A8" w:rsidRDefault="008650DE" w:rsidP="008650DE">
      <w:pPr>
        <w:ind w:left="360"/>
        <w:rPr>
          <w:del w:id="4758" w:author="VOYER Raphael" w:date="2021-06-16T11:15:00Z"/>
          <w:rFonts w:ascii="Courier New" w:hAnsi="Courier New" w:cs="Courier New"/>
        </w:rPr>
      </w:pPr>
      <w:del w:id="4759"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NotValid</w:delText>
        </w:r>
        <w:r w:rsidRPr="006C5CE0" w:rsidDel="001111A8">
          <w:rPr>
            <w:rFonts w:ascii="Courier New" w:hAnsi="Courier New" w:cs="Courier New"/>
          </w:rPr>
          <w:delText>(2)</w:delText>
        </w:r>
      </w:del>
    </w:p>
    <w:p w14:paraId="59AE9F9D" w14:textId="77777777" w:rsidR="008650DE" w:rsidRPr="006C5CE0" w:rsidDel="001111A8" w:rsidRDefault="008650DE" w:rsidP="008650DE">
      <w:pPr>
        <w:ind w:left="360"/>
        <w:rPr>
          <w:del w:id="4760" w:author="VOYER Raphael" w:date="2021-06-16T11:15:00Z"/>
        </w:rPr>
      </w:pPr>
      <w:del w:id="4761"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B2E24C7" w14:textId="77777777" w:rsidR="008650DE" w:rsidRPr="006C5CE0" w:rsidDel="001111A8" w:rsidRDefault="008650DE" w:rsidP="00622755">
      <w:pPr>
        <w:ind w:left="360"/>
        <w:outlineLvl w:val="0"/>
        <w:rPr>
          <w:del w:id="4762" w:author="VOYER Raphael" w:date="2021-06-16T11:15:00Z"/>
          <w:rFonts w:ascii="Courier New" w:hAnsi="Courier New" w:cs="Courier New"/>
        </w:rPr>
      </w:pPr>
      <w:del w:id="4763" w:author="VOYER Raphael" w:date="2021-06-16T11:15:00Z">
        <w:r w:rsidRPr="006C5CE0" w:rsidDel="001111A8">
          <w:rPr>
            <w:rFonts w:ascii="Courier New" w:hAnsi="Courier New" w:cs="Courier New"/>
          </w:rPr>
          <w:tab/>
          <w:delText xml:space="preserve">    </w:delText>
        </w:r>
        <w:bookmarkStart w:id="4764" w:name="_Toc381025801"/>
        <w:bookmarkStart w:id="4765" w:name="_Toc42482039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764"/>
        <w:bookmarkEnd w:id="4765"/>
      </w:del>
    </w:p>
    <w:p w14:paraId="5445987E" w14:textId="77777777" w:rsidR="008650DE" w:rsidRPr="006C5CE0" w:rsidDel="001111A8" w:rsidRDefault="008650DE" w:rsidP="008650DE">
      <w:pPr>
        <w:rPr>
          <w:del w:id="4766" w:author="VOYER Raphael" w:date="2021-06-16T11:15:00Z"/>
          <w:rFonts w:ascii="Courier New" w:hAnsi="Courier New" w:cs="Courier New"/>
        </w:rPr>
      </w:pPr>
      <w:del w:id="4767" w:author="VOYER Raphael" w:date="2021-06-16T11:15:00Z">
        <w:r w:rsidRPr="006C5CE0" w:rsidDel="001111A8">
          <w:rPr>
            <w:rFonts w:ascii="Courier New" w:hAnsi="Courier New" w:cs="Courier New"/>
          </w:rPr>
          <w:tab/>
          <w:delText xml:space="preserve">    STATUS  current</w:delText>
        </w:r>
      </w:del>
    </w:p>
    <w:p w14:paraId="0CF80E71" w14:textId="77777777" w:rsidR="008650DE" w:rsidRPr="006C5CE0" w:rsidDel="001111A8" w:rsidRDefault="008650DE" w:rsidP="008650DE">
      <w:pPr>
        <w:rPr>
          <w:del w:id="4768" w:author="VOYER Raphael" w:date="2021-06-16T11:15:00Z"/>
          <w:rFonts w:ascii="Courier New" w:hAnsi="Courier New" w:cs="Courier New"/>
        </w:rPr>
      </w:pPr>
      <w:del w:id="4769" w:author="VOYER Raphael" w:date="2021-06-16T11:15:00Z">
        <w:r w:rsidRPr="006C5CE0" w:rsidDel="001111A8">
          <w:rPr>
            <w:rFonts w:ascii="Courier New" w:hAnsi="Courier New" w:cs="Courier New"/>
          </w:rPr>
          <w:tab/>
          <w:delText xml:space="preserve">    Description</w:delText>
        </w:r>
      </w:del>
    </w:p>
    <w:p w14:paraId="234EB169" w14:textId="77777777" w:rsidR="008650DE" w:rsidDel="001111A8" w:rsidRDefault="008650DE" w:rsidP="008650DE">
      <w:pPr>
        <w:rPr>
          <w:del w:id="4770" w:author="VOYER Raphael" w:date="2021-06-16T11:15:00Z"/>
          <w:rFonts w:ascii="Courier New" w:hAnsi="Courier New" w:cs="Courier New"/>
        </w:rPr>
      </w:pPr>
      <w:del w:id="4771"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valid</w:delText>
        </w:r>
        <w:r w:rsidR="00D46669" w:rsidDel="001111A8">
          <w:rPr>
            <w:rFonts w:ascii="Courier New" w:hAnsi="Courier New" w:cs="Courier New"/>
          </w:rPr>
          <w:delText>i</w:delText>
        </w:r>
        <w:r w:rsidDel="001111A8">
          <w:rPr>
            <w:rFonts w:ascii="Courier New" w:hAnsi="Courier New" w:cs="Courier New"/>
          </w:rPr>
          <w:delText>ty of the cluster; whether port is</w:delText>
        </w:r>
      </w:del>
    </w:p>
    <w:p w14:paraId="1CF8D101" w14:textId="77777777" w:rsidR="008650DE" w:rsidRPr="006C5CE0" w:rsidDel="001111A8" w:rsidRDefault="008650DE" w:rsidP="008650DE">
      <w:pPr>
        <w:ind w:left="1440" w:firstLine="720"/>
        <w:rPr>
          <w:del w:id="4772" w:author="VOYER Raphael" w:date="2021-06-16T11:15:00Z"/>
          <w:rFonts w:ascii="Courier New" w:hAnsi="Courier New" w:cs="Courier New"/>
        </w:rPr>
      </w:pPr>
      <w:del w:id="4773" w:author="VOYER Raphael" w:date="2021-06-16T11:15:00Z">
        <w:r w:rsidDel="001111A8">
          <w:rPr>
            <w:rFonts w:ascii="Courier New" w:hAnsi="Courier New" w:cs="Courier New"/>
          </w:rPr>
          <w:delText>currently active/inactive</w:delText>
        </w:r>
        <w:r w:rsidRPr="006C5CE0" w:rsidDel="001111A8">
          <w:rPr>
            <w:rFonts w:ascii="Courier New" w:hAnsi="Courier New" w:cs="Courier New"/>
          </w:rPr>
          <w:delText>”</w:delText>
        </w:r>
      </w:del>
    </w:p>
    <w:p w14:paraId="1076CE43" w14:textId="77777777" w:rsidR="008650DE" w:rsidDel="001111A8" w:rsidRDefault="008650DE" w:rsidP="008650DE">
      <w:pPr>
        <w:rPr>
          <w:del w:id="4774" w:author="VOYER Raphael" w:date="2021-06-16T11:15:00Z"/>
          <w:rFonts w:ascii="Courier New" w:hAnsi="Courier New" w:cs="Courier New"/>
        </w:rPr>
      </w:pPr>
      <w:del w:id="4775" w:author="VOYER Raphael" w:date="2021-06-16T11:15:00Z">
        <w:r w:rsidRPr="006C5CE0" w:rsidDel="001111A8">
          <w:rPr>
            <w:rFonts w:ascii="Courier New" w:hAnsi="Courier New" w:cs="Courier New"/>
          </w:rPr>
          <w:tab/>
          <w:delText xml:space="preserve">    ::= { </w:delText>
        </w:r>
        <w:r w:rsidDel="001111A8">
          <w:delText>alaHAVlanClusterPortValid</w:delText>
        </w:r>
        <w:r w:rsidRPr="006C5CE0" w:rsidDel="001111A8">
          <w:rPr>
            <w:rFonts w:ascii="Courier New" w:hAnsi="Courier New" w:cs="Courier New"/>
          </w:rPr>
          <w:delText xml:space="preserve"> 4 }</w:delText>
        </w:r>
      </w:del>
    </w:p>
    <w:p w14:paraId="38D38AFA" w14:textId="77777777" w:rsidR="008650DE" w:rsidDel="001111A8" w:rsidRDefault="00E65F4E" w:rsidP="00D82986">
      <w:pPr>
        <w:rPr>
          <w:del w:id="4776" w:author="VOYER Raphael" w:date="2021-06-16T11:15:00Z"/>
          <w:rFonts w:ascii="Courier New" w:hAnsi="Courier New" w:cs="Courier New"/>
        </w:rPr>
      </w:pPr>
      <w:del w:id="4777" w:author="VOYER Raphael" w:date="2021-06-16T11:15:00Z">
        <w:r w:rsidDel="001111A8">
          <w:rPr>
            <w:rFonts w:ascii="Courier New" w:hAnsi="Courier New" w:cs="Courier New"/>
          </w:rPr>
          <w:delText>The all port option is obsolete and is not in use.</w:delText>
        </w:r>
      </w:del>
    </w:p>
    <w:p w14:paraId="268759DC" w14:textId="77777777" w:rsidR="00A73EA3" w:rsidRPr="004A71B2" w:rsidDel="001111A8" w:rsidRDefault="007F2676" w:rsidP="00622755">
      <w:pPr>
        <w:pStyle w:val="Titre3"/>
        <w:ind w:left="0" w:firstLine="0"/>
        <w:jc w:val="left"/>
        <w:rPr>
          <w:del w:id="4778" w:author="VOYER Raphael" w:date="2021-06-16T11:15:00Z"/>
          <w:sz w:val="22"/>
          <w:szCs w:val="22"/>
        </w:rPr>
      </w:pPr>
      <w:bookmarkStart w:id="4779" w:name="_Toc381025802"/>
      <w:del w:id="4780" w:author="VOYER Raphael" w:date="2021-06-16T11:15:00Z">
        <w:r w:rsidRPr="00FD28FB" w:rsidDel="001111A8">
          <w:delText>Conformance</w:delText>
        </w:r>
        <w:bookmarkEnd w:id="4779"/>
        <w:r w:rsidRPr="00FD28FB" w:rsidDel="001111A8">
          <w:delText xml:space="preserve"> </w:delText>
        </w:r>
      </w:del>
    </w:p>
    <w:p w14:paraId="318F19E0" w14:textId="77777777" w:rsidR="00A73EA3" w:rsidRPr="00A73EA3" w:rsidDel="001111A8" w:rsidRDefault="00A73EA3" w:rsidP="00A73EA3">
      <w:pPr>
        <w:rPr>
          <w:del w:id="4781" w:author="VOYER Raphael" w:date="2021-06-16T11:15:00Z"/>
          <w:rFonts w:ascii="Courier New" w:hAnsi="Courier New" w:cs="Courier New"/>
        </w:rPr>
      </w:pPr>
    </w:p>
    <w:p w14:paraId="59E06EC1" w14:textId="77777777" w:rsidR="00A73EA3" w:rsidRPr="00A73EA3" w:rsidDel="001111A8" w:rsidRDefault="00A73EA3" w:rsidP="00A73EA3">
      <w:pPr>
        <w:rPr>
          <w:del w:id="4782" w:author="VOYER Raphael" w:date="2021-06-16T11:15:00Z"/>
          <w:rFonts w:ascii="Courier New" w:hAnsi="Courier New" w:cs="Courier New"/>
        </w:rPr>
      </w:pPr>
      <w:del w:id="4783"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MIBConformance OBJECT-IDENTITY</w:delText>
        </w:r>
      </w:del>
    </w:p>
    <w:p w14:paraId="1205CDCA" w14:textId="77777777" w:rsidR="00A73EA3" w:rsidRPr="00A73EA3" w:rsidDel="001111A8" w:rsidRDefault="00A73EA3" w:rsidP="00A73EA3">
      <w:pPr>
        <w:rPr>
          <w:del w:id="4784" w:author="VOYER Raphael" w:date="2021-06-16T11:15:00Z"/>
          <w:rFonts w:ascii="Courier New" w:hAnsi="Courier New" w:cs="Courier New"/>
        </w:rPr>
      </w:pPr>
      <w:del w:id="4785" w:author="VOYER Raphael" w:date="2021-06-16T11:15:00Z">
        <w:r w:rsidRPr="00A73EA3" w:rsidDel="001111A8">
          <w:rPr>
            <w:rFonts w:ascii="Courier New" w:hAnsi="Courier New" w:cs="Courier New"/>
          </w:rPr>
          <w:delText xml:space="preserve">        STATUS current</w:delText>
        </w:r>
      </w:del>
    </w:p>
    <w:p w14:paraId="03B47289" w14:textId="77777777" w:rsidR="00A73EA3" w:rsidRPr="00A73EA3" w:rsidDel="001111A8" w:rsidRDefault="00A73EA3" w:rsidP="00A73EA3">
      <w:pPr>
        <w:rPr>
          <w:del w:id="4786" w:author="VOYER Raphael" w:date="2021-06-16T11:15:00Z"/>
          <w:rFonts w:ascii="Courier New" w:hAnsi="Courier New" w:cs="Courier New"/>
        </w:rPr>
      </w:pPr>
      <w:del w:id="4787" w:author="VOYER Raphael" w:date="2021-06-16T11:15:00Z">
        <w:r w:rsidRPr="00A73EA3" w:rsidDel="001111A8">
          <w:rPr>
            <w:rFonts w:ascii="Courier New" w:hAnsi="Courier New" w:cs="Courier New"/>
          </w:rPr>
          <w:delText xml:space="preserve">        DESCRIPTION</w:delText>
        </w:r>
      </w:del>
    </w:p>
    <w:p w14:paraId="3C9AB56E" w14:textId="77777777" w:rsidR="00A73EA3" w:rsidRPr="00A73EA3" w:rsidDel="001111A8" w:rsidRDefault="00A73EA3" w:rsidP="00A73EA3">
      <w:pPr>
        <w:rPr>
          <w:del w:id="4788" w:author="VOYER Raphael" w:date="2021-06-16T11:15:00Z"/>
          <w:rFonts w:ascii="Courier New" w:hAnsi="Courier New" w:cs="Courier New"/>
        </w:rPr>
      </w:pPr>
      <w:del w:id="4789"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162F17A1" w14:textId="77777777" w:rsidR="00A73EA3" w:rsidRPr="00A73EA3" w:rsidDel="001111A8" w:rsidRDefault="00A73EA3" w:rsidP="00A73EA3">
      <w:pPr>
        <w:rPr>
          <w:del w:id="4790" w:author="VOYER Raphael" w:date="2021-06-16T11:15:00Z"/>
          <w:rFonts w:ascii="Courier New" w:hAnsi="Courier New" w:cs="Courier New"/>
        </w:rPr>
      </w:pPr>
      <w:del w:id="4791" w:author="VOYER Raphael" w:date="2021-06-16T11:15:00Z">
        <w:r w:rsidRPr="00A73EA3" w:rsidDel="001111A8">
          <w:rPr>
            <w:rFonts w:ascii="Courier New" w:hAnsi="Courier New" w:cs="Courier New"/>
          </w:rPr>
          <w:delText xml:space="preserve">            Subsystem Conformance Information."</w:delText>
        </w:r>
      </w:del>
    </w:p>
    <w:p w14:paraId="27AA26B9" w14:textId="77777777" w:rsidR="00A73EA3" w:rsidRPr="00A73EA3" w:rsidDel="001111A8" w:rsidRDefault="00A73EA3" w:rsidP="00A73EA3">
      <w:pPr>
        <w:rPr>
          <w:del w:id="4792" w:author="VOYER Raphael" w:date="2021-06-16T11:15:00Z"/>
          <w:rFonts w:ascii="Courier New" w:hAnsi="Courier New" w:cs="Courier New"/>
        </w:rPr>
      </w:pPr>
      <w:del w:id="4793"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2 }</w:delText>
        </w:r>
      </w:del>
    </w:p>
    <w:p w14:paraId="459C59A1" w14:textId="77777777" w:rsidR="00A73EA3" w:rsidRPr="00A73EA3" w:rsidDel="001111A8" w:rsidRDefault="00A73EA3" w:rsidP="00A73EA3">
      <w:pPr>
        <w:rPr>
          <w:del w:id="4794" w:author="VOYER Raphael" w:date="2021-06-16T11:15:00Z"/>
          <w:rFonts w:ascii="Courier New" w:hAnsi="Courier New" w:cs="Courier New"/>
        </w:rPr>
      </w:pPr>
    </w:p>
    <w:p w14:paraId="1A2747D6" w14:textId="77777777" w:rsidR="00A73EA3" w:rsidRPr="00A73EA3" w:rsidDel="001111A8" w:rsidRDefault="00A73EA3" w:rsidP="00A73EA3">
      <w:pPr>
        <w:rPr>
          <w:del w:id="4795" w:author="VOYER Raphael" w:date="2021-06-16T11:15:00Z"/>
          <w:rFonts w:ascii="Courier New" w:hAnsi="Courier New" w:cs="Courier New"/>
        </w:rPr>
      </w:pPr>
    </w:p>
    <w:p w14:paraId="6FFBA81E" w14:textId="77777777" w:rsidR="00A73EA3" w:rsidRPr="00A73EA3" w:rsidDel="001111A8" w:rsidRDefault="00A73EA3" w:rsidP="00A73EA3">
      <w:pPr>
        <w:rPr>
          <w:del w:id="4796" w:author="VOYER Raphael" w:date="2021-06-16T11:15:00Z"/>
          <w:rFonts w:ascii="Courier New" w:hAnsi="Courier New" w:cs="Courier New"/>
        </w:rPr>
      </w:pPr>
      <w:del w:id="4797"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MIBGroups OBJECT-IDENTITY</w:delText>
        </w:r>
      </w:del>
    </w:p>
    <w:p w14:paraId="246D7CC3" w14:textId="77777777" w:rsidR="00A73EA3" w:rsidRPr="00A73EA3" w:rsidDel="001111A8" w:rsidRDefault="00A73EA3" w:rsidP="00A73EA3">
      <w:pPr>
        <w:rPr>
          <w:del w:id="4798" w:author="VOYER Raphael" w:date="2021-06-16T11:15:00Z"/>
          <w:rFonts w:ascii="Courier New" w:hAnsi="Courier New" w:cs="Courier New"/>
        </w:rPr>
      </w:pPr>
      <w:del w:id="4799" w:author="VOYER Raphael" w:date="2021-06-16T11:15:00Z">
        <w:r w:rsidRPr="00A73EA3" w:rsidDel="001111A8">
          <w:rPr>
            <w:rFonts w:ascii="Courier New" w:hAnsi="Courier New" w:cs="Courier New"/>
          </w:rPr>
          <w:delText xml:space="preserve">        STATUS current</w:delText>
        </w:r>
      </w:del>
    </w:p>
    <w:p w14:paraId="1758140B" w14:textId="77777777" w:rsidR="00A73EA3" w:rsidRPr="00A73EA3" w:rsidDel="001111A8" w:rsidRDefault="00A73EA3" w:rsidP="00A73EA3">
      <w:pPr>
        <w:rPr>
          <w:del w:id="4800" w:author="VOYER Raphael" w:date="2021-06-16T11:15:00Z"/>
          <w:rFonts w:ascii="Courier New" w:hAnsi="Courier New" w:cs="Courier New"/>
        </w:rPr>
      </w:pPr>
      <w:del w:id="4801" w:author="VOYER Raphael" w:date="2021-06-16T11:15:00Z">
        <w:r w:rsidRPr="00A73EA3" w:rsidDel="001111A8">
          <w:rPr>
            <w:rFonts w:ascii="Courier New" w:hAnsi="Courier New" w:cs="Courier New"/>
          </w:rPr>
          <w:delText xml:space="preserve">        DESCRIPTION</w:delText>
        </w:r>
      </w:del>
    </w:p>
    <w:p w14:paraId="29059D40" w14:textId="77777777" w:rsidR="00A73EA3" w:rsidRPr="00A73EA3" w:rsidDel="001111A8" w:rsidRDefault="00A73EA3" w:rsidP="00A73EA3">
      <w:pPr>
        <w:rPr>
          <w:del w:id="4802" w:author="VOYER Raphael" w:date="2021-06-16T11:15:00Z"/>
          <w:rFonts w:ascii="Courier New" w:hAnsi="Courier New" w:cs="Courier New"/>
        </w:rPr>
      </w:pPr>
      <w:del w:id="4803"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576E5D04" w14:textId="77777777" w:rsidR="00A73EA3" w:rsidRPr="00A73EA3" w:rsidDel="001111A8" w:rsidRDefault="00A73EA3" w:rsidP="00A73EA3">
      <w:pPr>
        <w:rPr>
          <w:del w:id="4804" w:author="VOYER Raphael" w:date="2021-06-16T11:15:00Z"/>
          <w:rFonts w:ascii="Courier New" w:hAnsi="Courier New" w:cs="Courier New"/>
        </w:rPr>
      </w:pPr>
      <w:del w:id="4805" w:author="VOYER Raphael" w:date="2021-06-16T11:15:00Z">
        <w:r w:rsidRPr="00A73EA3" w:rsidDel="001111A8">
          <w:rPr>
            <w:rFonts w:ascii="Courier New" w:hAnsi="Courier New" w:cs="Courier New"/>
          </w:rPr>
          <w:delText xml:space="preserve">            Subsystem Units Of Conformance."</w:delText>
        </w:r>
      </w:del>
    </w:p>
    <w:p w14:paraId="3FF34835" w14:textId="77777777" w:rsidR="00A73EA3" w:rsidRPr="00A73EA3" w:rsidDel="001111A8" w:rsidRDefault="00A73EA3" w:rsidP="00A73EA3">
      <w:pPr>
        <w:rPr>
          <w:del w:id="4806" w:author="VOYER Raphael" w:date="2021-06-16T11:15:00Z"/>
          <w:rFonts w:ascii="Courier New" w:hAnsi="Courier New" w:cs="Courier New"/>
        </w:rPr>
      </w:pPr>
      <w:del w:id="4807"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1 }</w:delText>
        </w:r>
      </w:del>
    </w:p>
    <w:p w14:paraId="7325E65A" w14:textId="77777777" w:rsidR="00A73EA3" w:rsidRPr="00A73EA3" w:rsidDel="001111A8" w:rsidRDefault="00A73EA3" w:rsidP="00A73EA3">
      <w:pPr>
        <w:rPr>
          <w:del w:id="4808" w:author="VOYER Raphael" w:date="2021-06-16T11:15:00Z"/>
          <w:rFonts w:ascii="Courier New" w:hAnsi="Courier New" w:cs="Courier New"/>
        </w:rPr>
      </w:pPr>
    </w:p>
    <w:p w14:paraId="10030761" w14:textId="77777777" w:rsidR="00A73EA3" w:rsidRPr="00A73EA3" w:rsidDel="001111A8" w:rsidRDefault="00A73EA3" w:rsidP="00A73EA3">
      <w:pPr>
        <w:rPr>
          <w:del w:id="4809" w:author="VOYER Raphael" w:date="2021-06-16T11:15:00Z"/>
          <w:rFonts w:ascii="Courier New" w:hAnsi="Courier New" w:cs="Courier New"/>
        </w:rPr>
      </w:pPr>
    </w:p>
    <w:p w14:paraId="5F3ED14E" w14:textId="77777777" w:rsidR="00A73EA3" w:rsidRPr="00A73EA3" w:rsidDel="001111A8" w:rsidRDefault="00A73EA3" w:rsidP="00A73EA3">
      <w:pPr>
        <w:rPr>
          <w:del w:id="4810" w:author="VOYER Raphael" w:date="2021-06-16T11:15:00Z"/>
          <w:rFonts w:ascii="Courier New" w:hAnsi="Courier New" w:cs="Courier New"/>
        </w:rPr>
      </w:pPr>
      <w:del w:id="4811"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MIBCompliances OBJECT-IDENTITY</w:delText>
        </w:r>
      </w:del>
    </w:p>
    <w:p w14:paraId="07F0789A" w14:textId="77777777" w:rsidR="00A73EA3" w:rsidDel="001111A8" w:rsidRDefault="00A73EA3" w:rsidP="00A73EA3">
      <w:pPr>
        <w:rPr>
          <w:del w:id="4812" w:author="VOYER Raphael" w:date="2021-06-16T11:15:00Z"/>
          <w:rFonts w:ascii="Courier New" w:hAnsi="Courier New" w:cs="Courier New"/>
        </w:rPr>
      </w:pPr>
      <w:del w:id="4813" w:author="VOYER Raphael" w:date="2021-06-16T11:15:00Z">
        <w:r w:rsidRPr="00A73EA3" w:rsidDel="001111A8">
          <w:rPr>
            <w:rFonts w:ascii="Courier New" w:hAnsi="Courier New" w:cs="Courier New"/>
          </w:rPr>
          <w:delText xml:space="preserve">        STATUS current</w:delText>
        </w:r>
      </w:del>
    </w:p>
    <w:p w14:paraId="2F4F6890" w14:textId="77777777" w:rsidR="00A73EA3" w:rsidRPr="00A73EA3" w:rsidDel="001111A8" w:rsidRDefault="00A73EA3" w:rsidP="00A73EA3">
      <w:pPr>
        <w:rPr>
          <w:del w:id="4814" w:author="VOYER Raphael" w:date="2021-06-16T11:15:00Z"/>
          <w:rFonts w:ascii="Courier New" w:hAnsi="Courier New" w:cs="Courier New"/>
        </w:rPr>
      </w:pPr>
      <w:del w:id="4815"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 xml:space="preserve">  DESCRIPTION</w:delText>
        </w:r>
      </w:del>
    </w:p>
    <w:p w14:paraId="146B3422" w14:textId="77777777" w:rsidR="00A73EA3" w:rsidDel="001111A8" w:rsidRDefault="00A73EA3" w:rsidP="00A73EA3">
      <w:pPr>
        <w:rPr>
          <w:del w:id="4816" w:author="VOYER Raphael" w:date="2021-06-16T11:15:00Z"/>
          <w:rFonts w:ascii="Courier New" w:hAnsi="Courier New" w:cs="Courier New"/>
        </w:rPr>
      </w:pPr>
      <w:del w:id="4817"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VLAN</w:delText>
        </w:r>
      </w:del>
    </w:p>
    <w:p w14:paraId="6FBBAB54" w14:textId="77777777" w:rsidR="00A73EA3" w:rsidRPr="00A73EA3" w:rsidDel="001111A8" w:rsidRDefault="00A73EA3" w:rsidP="00A73EA3">
      <w:pPr>
        <w:rPr>
          <w:del w:id="4818" w:author="VOYER Raphael" w:date="2021-06-16T11:15:00Z"/>
          <w:rFonts w:ascii="Courier New" w:hAnsi="Courier New" w:cs="Courier New"/>
        </w:rPr>
      </w:pPr>
      <w:del w:id="4819" w:author="VOYER Raphael" w:date="2021-06-16T11:15:00Z">
        <w:r w:rsidRPr="00A73EA3" w:rsidDel="001111A8">
          <w:rPr>
            <w:rFonts w:ascii="Courier New" w:hAnsi="Courier New" w:cs="Courier New"/>
          </w:rPr>
          <w:delText xml:space="preserve">            Subsystem Compliance Statements."</w:delText>
        </w:r>
      </w:del>
    </w:p>
    <w:p w14:paraId="0DA8B173" w14:textId="77777777" w:rsidR="00A73EA3" w:rsidRPr="00A73EA3" w:rsidDel="001111A8" w:rsidRDefault="00A73EA3" w:rsidP="00A73EA3">
      <w:pPr>
        <w:rPr>
          <w:del w:id="4820" w:author="VOYER Raphael" w:date="2021-06-16T11:15:00Z"/>
          <w:rFonts w:ascii="Courier New" w:hAnsi="Courier New" w:cs="Courier New"/>
        </w:rPr>
      </w:pPr>
      <w:del w:id="4821"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2 }</w:delText>
        </w:r>
      </w:del>
    </w:p>
    <w:p w14:paraId="1BAC4D0A" w14:textId="77777777" w:rsidR="00621028" w:rsidDel="001111A8" w:rsidRDefault="00621028" w:rsidP="00621028">
      <w:pPr>
        <w:rPr>
          <w:del w:id="4822" w:author="VOYER Raphael" w:date="2021-06-16T11:15:00Z"/>
          <w:rFonts w:ascii="Courier New" w:hAnsi="Courier New" w:cs="Courier New"/>
        </w:rPr>
      </w:pPr>
    </w:p>
    <w:p w14:paraId="3C143E51" w14:textId="77777777" w:rsidR="00621028" w:rsidRPr="00621028" w:rsidDel="001111A8" w:rsidRDefault="00621028" w:rsidP="00621028">
      <w:pPr>
        <w:rPr>
          <w:del w:id="4823" w:author="VOYER Raphael" w:date="2021-06-16T11:15:00Z"/>
          <w:rFonts w:ascii="Courier New" w:hAnsi="Courier New" w:cs="Courier New"/>
        </w:rPr>
      </w:pPr>
      <w:del w:id="4824" w:author="VOYER Raphael" w:date="2021-06-16T11:15:00Z">
        <w:r w:rsidDel="001111A8">
          <w:rPr>
            <w:rFonts w:ascii="Courier New" w:hAnsi="Courier New" w:cs="Courier New"/>
          </w:rPr>
          <w:delText xml:space="preserve">    </w:delText>
        </w:r>
        <w:r w:rsidRPr="00621028" w:rsidDel="001111A8">
          <w:rPr>
            <w:rFonts w:ascii="Courier New" w:hAnsi="Courier New" w:cs="Courier New"/>
          </w:rPr>
          <w:delText>alcatelIND1VLANMgrMIBCompliance MODULE-COMPLIANCE</w:delText>
        </w:r>
      </w:del>
    </w:p>
    <w:p w14:paraId="6FA7806A" w14:textId="77777777" w:rsidR="00621028" w:rsidRPr="00621028" w:rsidDel="001111A8" w:rsidRDefault="00621028" w:rsidP="00621028">
      <w:pPr>
        <w:rPr>
          <w:del w:id="4825" w:author="VOYER Raphael" w:date="2021-06-16T11:15:00Z"/>
          <w:rFonts w:ascii="Courier New" w:hAnsi="Courier New" w:cs="Courier New"/>
        </w:rPr>
      </w:pPr>
      <w:del w:id="4826" w:author="VOYER Raphael" w:date="2021-06-16T11:15:00Z">
        <w:r w:rsidRPr="00621028" w:rsidDel="001111A8">
          <w:rPr>
            <w:rFonts w:ascii="Courier New" w:hAnsi="Courier New" w:cs="Courier New"/>
          </w:rPr>
          <w:delText xml:space="preserve">        STATUS  current</w:delText>
        </w:r>
      </w:del>
    </w:p>
    <w:p w14:paraId="07F65E4B" w14:textId="77777777" w:rsidR="00621028" w:rsidRPr="00621028" w:rsidDel="001111A8" w:rsidRDefault="00621028" w:rsidP="00621028">
      <w:pPr>
        <w:rPr>
          <w:del w:id="4827" w:author="VOYER Raphael" w:date="2021-06-16T11:15:00Z"/>
          <w:rFonts w:ascii="Courier New" w:hAnsi="Courier New" w:cs="Courier New"/>
        </w:rPr>
      </w:pPr>
      <w:del w:id="4828" w:author="VOYER Raphael" w:date="2021-06-16T11:15:00Z">
        <w:r w:rsidRPr="00621028" w:rsidDel="001111A8">
          <w:rPr>
            <w:rFonts w:ascii="Courier New" w:hAnsi="Courier New" w:cs="Courier New"/>
          </w:rPr>
          <w:delText xml:space="preserve">        DESCRIPTION</w:delText>
        </w:r>
      </w:del>
    </w:p>
    <w:p w14:paraId="118C196C" w14:textId="77777777" w:rsidR="00621028" w:rsidRPr="00621028" w:rsidDel="001111A8" w:rsidRDefault="00621028" w:rsidP="00621028">
      <w:pPr>
        <w:rPr>
          <w:del w:id="4829" w:author="VOYER Raphael" w:date="2021-06-16T11:15:00Z"/>
          <w:rFonts w:ascii="Courier New" w:hAnsi="Courier New" w:cs="Courier New"/>
        </w:rPr>
      </w:pPr>
      <w:del w:id="4830" w:author="VOYER Raphael" w:date="2021-06-16T11:15:00Z">
        <w:r w:rsidRPr="00621028" w:rsidDel="001111A8">
          <w:rPr>
            <w:rFonts w:ascii="Courier New" w:hAnsi="Courier New" w:cs="Courier New"/>
          </w:rPr>
          <w:delText xml:space="preserve">            "Compliance statement for</w:delText>
        </w:r>
      </w:del>
    </w:p>
    <w:p w14:paraId="46B80439" w14:textId="77777777" w:rsidR="00621028" w:rsidRPr="00621028" w:rsidDel="001111A8" w:rsidRDefault="00621028" w:rsidP="00621028">
      <w:pPr>
        <w:rPr>
          <w:del w:id="4831" w:author="VOYER Raphael" w:date="2021-06-16T11:15:00Z"/>
          <w:rFonts w:ascii="Courier New" w:hAnsi="Courier New" w:cs="Courier New"/>
        </w:rPr>
      </w:pPr>
      <w:del w:id="4832" w:author="VOYER Raphael" w:date="2021-06-16T11:15:00Z">
        <w:r w:rsidRPr="00621028" w:rsidDel="001111A8">
          <w:rPr>
            <w:rFonts w:ascii="Courier New" w:hAnsi="Courier New" w:cs="Courier New"/>
          </w:rPr>
          <w:delText xml:space="preserve">             </w:delText>
        </w:r>
        <w:r w:rsidDel="001111A8">
          <w:rPr>
            <w:rFonts w:ascii="Courier New" w:hAnsi="Courier New" w:cs="Courier New"/>
          </w:rPr>
          <w:delText>HA VLAN.</w:delText>
        </w:r>
        <w:r w:rsidRPr="00621028" w:rsidDel="001111A8">
          <w:rPr>
            <w:rFonts w:ascii="Courier New" w:hAnsi="Courier New" w:cs="Courier New"/>
          </w:rPr>
          <w:delText>"</w:delText>
        </w:r>
      </w:del>
    </w:p>
    <w:p w14:paraId="1C86DD32" w14:textId="77777777" w:rsidR="00621028" w:rsidRPr="00621028" w:rsidDel="001111A8" w:rsidRDefault="00621028" w:rsidP="00622755">
      <w:pPr>
        <w:outlineLvl w:val="0"/>
        <w:rPr>
          <w:del w:id="4833" w:author="VOYER Raphael" w:date="2021-06-16T11:15:00Z"/>
          <w:rFonts w:ascii="Courier New" w:hAnsi="Courier New" w:cs="Courier New"/>
        </w:rPr>
      </w:pPr>
      <w:del w:id="4834" w:author="VOYER Raphael" w:date="2021-06-16T11:15:00Z">
        <w:r w:rsidRPr="00621028" w:rsidDel="001111A8">
          <w:rPr>
            <w:rFonts w:ascii="Courier New" w:hAnsi="Courier New" w:cs="Courier New"/>
          </w:rPr>
          <w:delText xml:space="preserve">        </w:delText>
        </w:r>
        <w:bookmarkStart w:id="4835" w:name="_Toc381025803"/>
        <w:bookmarkStart w:id="4836" w:name="_Toc424820393"/>
        <w:r w:rsidRPr="00621028" w:rsidDel="001111A8">
          <w:rPr>
            <w:rFonts w:ascii="Courier New" w:hAnsi="Courier New" w:cs="Courier New"/>
          </w:rPr>
          <w:delText>MODULE</w:delText>
        </w:r>
        <w:bookmarkEnd w:id="4835"/>
        <w:bookmarkEnd w:id="4836"/>
      </w:del>
    </w:p>
    <w:p w14:paraId="7CE07C82" w14:textId="77777777" w:rsidR="00621028" w:rsidRPr="00621028" w:rsidDel="001111A8" w:rsidRDefault="00621028" w:rsidP="00622755">
      <w:pPr>
        <w:outlineLvl w:val="0"/>
        <w:rPr>
          <w:del w:id="4837" w:author="VOYER Raphael" w:date="2021-06-16T11:15:00Z"/>
          <w:rFonts w:ascii="Courier New" w:hAnsi="Courier New" w:cs="Courier New"/>
        </w:rPr>
      </w:pPr>
      <w:del w:id="4838" w:author="VOYER Raphael" w:date="2021-06-16T11:15:00Z">
        <w:r w:rsidRPr="00621028" w:rsidDel="001111A8">
          <w:rPr>
            <w:rFonts w:ascii="Courier New" w:hAnsi="Courier New" w:cs="Courier New"/>
          </w:rPr>
          <w:delText xml:space="preserve">            </w:delText>
        </w:r>
        <w:bookmarkStart w:id="4839" w:name="_Toc381025804"/>
        <w:bookmarkStart w:id="4840" w:name="_Toc424820394"/>
        <w:r w:rsidRPr="00621028" w:rsidDel="001111A8">
          <w:rPr>
            <w:rFonts w:ascii="Courier New" w:hAnsi="Courier New" w:cs="Courier New"/>
          </w:rPr>
          <w:delText>MANDATORY-GROUPS</w:delText>
        </w:r>
        <w:bookmarkEnd w:id="4839"/>
        <w:bookmarkEnd w:id="4840"/>
      </w:del>
    </w:p>
    <w:p w14:paraId="4B159404" w14:textId="77777777" w:rsidR="00621028" w:rsidRPr="00621028" w:rsidDel="001111A8" w:rsidRDefault="00621028" w:rsidP="00621028">
      <w:pPr>
        <w:rPr>
          <w:del w:id="4841" w:author="VOYER Raphael" w:date="2021-06-16T11:15:00Z"/>
          <w:rFonts w:ascii="Courier New" w:hAnsi="Courier New" w:cs="Courier New"/>
        </w:rPr>
      </w:pPr>
      <w:del w:id="4842" w:author="VOYER Raphael" w:date="2021-06-16T11:15:00Z">
        <w:r w:rsidRPr="00621028" w:rsidDel="001111A8">
          <w:rPr>
            <w:rFonts w:ascii="Courier New" w:hAnsi="Courier New" w:cs="Courier New"/>
          </w:rPr>
          <w:delText xml:space="preserve">            {</w:delText>
        </w:r>
      </w:del>
    </w:p>
    <w:p w14:paraId="15DC42FC" w14:textId="77777777" w:rsidR="00621028" w:rsidRPr="00621028" w:rsidDel="001111A8" w:rsidRDefault="00621028" w:rsidP="00621028">
      <w:pPr>
        <w:rPr>
          <w:del w:id="4843" w:author="VOYER Raphael" w:date="2021-06-16T11:15:00Z"/>
          <w:rFonts w:ascii="Courier New" w:hAnsi="Courier New" w:cs="Courier New"/>
        </w:rPr>
      </w:pPr>
      <w:del w:id="4844"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3E0275BE" w14:textId="77777777" w:rsidR="00621028" w:rsidRPr="00621028" w:rsidDel="001111A8" w:rsidRDefault="00621028" w:rsidP="00621028">
      <w:pPr>
        <w:rPr>
          <w:del w:id="4845" w:author="VOYER Raphael" w:date="2021-06-16T11:15:00Z"/>
          <w:rFonts w:ascii="Courier New" w:hAnsi="Courier New" w:cs="Courier New"/>
        </w:rPr>
      </w:pPr>
      <w:del w:id="4846"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7F6BDCB3" w14:textId="77777777" w:rsidR="00621028" w:rsidRPr="00621028" w:rsidDel="001111A8" w:rsidRDefault="00621028" w:rsidP="00621028">
      <w:pPr>
        <w:rPr>
          <w:del w:id="4847" w:author="VOYER Raphael" w:date="2021-06-16T11:15:00Z"/>
          <w:rFonts w:ascii="Courier New" w:hAnsi="Courier New" w:cs="Courier New"/>
        </w:rPr>
      </w:pPr>
      <w:del w:id="4848" w:author="VOYER Raphael" w:date="2021-06-16T11:15:00Z">
        <w:r w:rsidRPr="00621028" w:rsidDel="001111A8">
          <w:rPr>
            <w:rFonts w:ascii="Courier New" w:hAnsi="Courier New" w:cs="Courier New"/>
          </w:rPr>
          <w:delText xml:space="preserve">                            }</w:delText>
        </w:r>
      </w:del>
    </w:p>
    <w:p w14:paraId="67FEC7B2" w14:textId="77777777" w:rsidR="00621028" w:rsidRPr="00621028" w:rsidDel="001111A8" w:rsidRDefault="00621028" w:rsidP="00621028">
      <w:pPr>
        <w:rPr>
          <w:del w:id="4849" w:author="VOYER Raphael" w:date="2021-06-16T11:15:00Z"/>
          <w:rFonts w:ascii="Courier New" w:hAnsi="Courier New" w:cs="Courier New"/>
        </w:rPr>
      </w:pPr>
    </w:p>
    <w:p w14:paraId="343FDD7E" w14:textId="77777777" w:rsidR="00621028" w:rsidDel="001111A8" w:rsidRDefault="00621028" w:rsidP="00621028">
      <w:pPr>
        <w:rPr>
          <w:del w:id="4850" w:author="VOYER Raphael" w:date="2021-06-16T11:15:00Z"/>
          <w:rFonts w:ascii="Courier New" w:hAnsi="Courier New" w:cs="Courier New"/>
        </w:rPr>
      </w:pPr>
      <w:del w:id="4851" w:author="VOYER Raphael" w:date="2021-06-16T11:15:00Z">
        <w:r w:rsidRPr="00621028" w:rsidDel="001111A8">
          <w:rPr>
            <w:rFonts w:ascii="Courier New" w:hAnsi="Courier New" w:cs="Courier New"/>
          </w:rPr>
          <w:delText xml:space="preserve">        ::= { alcatelIND1</w:delText>
        </w:r>
        <w:r w:rsidDel="001111A8">
          <w:rPr>
            <w:rFonts w:ascii="Courier New" w:hAnsi="Courier New" w:cs="Courier New"/>
          </w:rPr>
          <w:delText>HA</w:delText>
        </w:r>
        <w:r w:rsidRPr="00621028" w:rsidDel="001111A8">
          <w:rPr>
            <w:rFonts w:ascii="Courier New" w:hAnsi="Courier New" w:cs="Courier New"/>
          </w:rPr>
          <w:delText>V</w:delText>
        </w:r>
        <w:r w:rsidDel="001111A8">
          <w:rPr>
            <w:rFonts w:ascii="Courier New" w:hAnsi="Courier New" w:cs="Courier New"/>
          </w:rPr>
          <w:delText>lan</w:delText>
        </w:r>
        <w:r w:rsidRPr="00621028" w:rsidDel="001111A8">
          <w:rPr>
            <w:rFonts w:ascii="Courier New" w:hAnsi="Courier New" w:cs="Courier New"/>
          </w:rPr>
          <w:delText>MIBCompliances 1 }</w:delText>
        </w:r>
      </w:del>
    </w:p>
    <w:p w14:paraId="1120FED9" w14:textId="77777777" w:rsidR="00621028" w:rsidRPr="00621028" w:rsidDel="001111A8" w:rsidRDefault="00621028" w:rsidP="00621028">
      <w:pPr>
        <w:rPr>
          <w:del w:id="4852" w:author="VOYER Raphael" w:date="2021-06-16T11:15:00Z"/>
          <w:rFonts w:ascii="Courier New" w:hAnsi="Courier New" w:cs="Courier New"/>
        </w:rPr>
      </w:pPr>
    </w:p>
    <w:p w14:paraId="39DD76AA" w14:textId="77777777" w:rsidR="00A73EA3" w:rsidRPr="00A73EA3" w:rsidDel="001111A8" w:rsidRDefault="00A73EA3" w:rsidP="00A73EA3">
      <w:pPr>
        <w:rPr>
          <w:del w:id="4853" w:author="VOYER Raphael" w:date="2021-06-16T11:15:00Z"/>
          <w:rFonts w:ascii="Courier New" w:hAnsi="Courier New" w:cs="Courier New"/>
        </w:rPr>
      </w:pPr>
      <w:del w:id="4854"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xxxxxxxxxxxxxxxxxxxxxxxxxxxxxxxxxxxxxxxxxxxxxxxxxxxxxxxxxx</w:delText>
        </w:r>
      </w:del>
    </w:p>
    <w:p w14:paraId="001E3B91" w14:textId="77777777" w:rsidR="00A73EA3" w:rsidRPr="00A73EA3" w:rsidDel="001111A8" w:rsidRDefault="00A73EA3" w:rsidP="00A73EA3">
      <w:pPr>
        <w:rPr>
          <w:del w:id="4855" w:author="VOYER Raphael" w:date="2021-06-16T11:15:00Z"/>
          <w:rFonts w:ascii="Courier New" w:hAnsi="Courier New" w:cs="Courier New"/>
        </w:rPr>
      </w:pPr>
      <w:del w:id="4856" w:author="VOYER Raphael" w:date="2021-06-16T11:15:00Z">
        <w:r w:rsidRPr="00A73EA3" w:rsidDel="001111A8">
          <w:rPr>
            <w:rFonts w:ascii="Courier New" w:hAnsi="Courier New" w:cs="Courier New"/>
          </w:rPr>
          <w:delText>-- UNITS OF CONFORMANCE</w:delText>
        </w:r>
      </w:del>
    </w:p>
    <w:p w14:paraId="22DFDB0E" w14:textId="77777777" w:rsidR="00A73EA3" w:rsidRPr="00A73EA3" w:rsidDel="001111A8" w:rsidRDefault="00A73EA3" w:rsidP="00A73EA3">
      <w:pPr>
        <w:rPr>
          <w:del w:id="4857" w:author="VOYER Raphael" w:date="2021-06-16T11:15:00Z"/>
          <w:rFonts w:ascii="Courier New" w:hAnsi="Courier New" w:cs="Courier New"/>
        </w:rPr>
      </w:pPr>
      <w:del w:id="4858" w:author="VOYER Raphael" w:date="2021-06-16T11:15:00Z">
        <w:r w:rsidRPr="00A73EA3" w:rsidDel="001111A8">
          <w:rPr>
            <w:rFonts w:ascii="Courier New" w:hAnsi="Courier New" w:cs="Courier New"/>
          </w:rPr>
          <w:delText>-- xxxxxxxxxxxxxxxxxxxxxxxxxxxxxxxxxxxxxxxxxxxxxxxxxxxxxxxxxx</w:delText>
        </w:r>
      </w:del>
    </w:p>
    <w:p w14:paraId="00E37677" w14:textId="77777777" w:rsidR="00A73EA3" w:rsidRPr="00A73EA3" w:rsidDel="001111A8" w:rsidRDefault="00A73EA3" w:rsidP="00A73EA3">
      <w:pPr>
        <w:rPr>
          <w:del w:id="4859" w:author="VOYER Raphael" w:date="2021-06-16T11:15:00Z"/>
          <w:rFonts w:ascii="Courier New" w:hAnsi="Courier New" w:cs="Courier New"/>
        </w:rPr>
      </w:pPr>
    </w:p>
    <w:p w14:paraId="314474F2" w14:textId="77777777" w:rsidR="00A73EA3" w:rsidRPr="00A73EA3" w:rsidDel="001111A8" w:rsidRDefault="00A73EA3" w:rsidP="00A73EA3">
      <w:pPr>
        <w:rPr>
          <w:del w:id="4860" w:author="VOYER Raphael" w:date="2021-06-16T11:15:00Z"/>
          <w:rFonts w:ascii="Courier New" w:hAnsi="Courier New" w:cs="Courier New"/>
        </w:rPr>
      </w:pPr>
      <w:del w:id="4861" w:author="VOYER Raphael" w:date="2021-06-16T11:15:00Z">
        <w:r w:rsidRPr="00A73EA3"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 OBJECT-GROUP</w:delText>
        </w:r>
      </w:del>
    </w:p>
    <w:p w14:paraId="2A4726DB" w14:textId="77777777" w:rsidR="00A73EA3" w:rsidRPr="00A73EA3" w:rsidDel="001111A8" w:rsidRDefault="00A73EA3" w:rsidP="00622755">
      <w:pPr>
        <w:outlineLvl w:val="0"/>
        <w:rPr>
          <w:del w:id="4862" w:author="VOYER Raphael" w:date="2021-06-16T11:15:00Z"/>
          <w:rFonts w:ascii="Courier New" w:hAnsi="Courier New" w:cs="Courier New"/>
        </w:rPr>
      </w:pPr>
      <w:del w:id="4863" w:author="VOYER Raphael" w:date="2021-06-16T11:15:00Z">
        <w:r w:rsidRPr="00A73EA3" w:rsidDel="001111A8">
          <w:rPr>
            <w:rFonts w:ascii="Courier New" w:hAnsi="Courier New" w:cs="Courier New"/>
          </w:rPr>
          <w:delText xml:space="preserve">        </w:delText>
        </w:r>
        <w:bookmarkStart w:id="4864" w:name="_Toc381025805"/>
        <w:bookmarkStart w:id="4865" w:name="_Toc424820395"/>
        <w:r w:rsidRPr="00A73EA3" w:rsidDel="001111A8">
          <w:rPr>
            <w:rFonts w:ascii="Courier New" w:hAnsi="Courier New" w:cs="Courier New"/>
          </w:rPr>
          <w:delText>OBJECTS</w:delText>
        </w:r>
        <w:bookmarkEnd w:id="4864"/>
        <w:bookmarkEnd w:id="4865"/>
      </w:del>
    </w:p>
    <w:p w14:paraId="06AA74B8" w14:textId="77777777" w:rsidR="00A73EA3" w:rsidRPr="00A73EA3" w:rsidDel="001111A8" w:rsidRDefault="00A73EA3" w:rsidP="00A73EA3">
      <w:pPr>
        <w:rPr>
          <w:del w:id="4866" w:author="VOYER Raphael" w:date="2021-06-16T11:15:00Z"/>
          <w:rFonts w:ascii="Courier New" w:hAnsi="Courier New" w:cs="Courier New"/>
        </w:rPr>
      </w:pPr>
      <w:del w:id="4867" w:author="VOYER Raphael" w:date="2021-06-16T11:15:00Z">
        <w:r w:rsidRPr="00A73EA3" w:rsidDel="001111A8">
          <w:rPr>
            <w:rFonts w:ascii="Courier New" w:hAnsi="Courier New" w:cs="Courier New"/>
          </w:rPr>
          <w:delText xml:space="preserve">        {</w:delText>
        </w:r>
      </w:del>
    </w:p>
    <w:p w14:paraId="544C67CF" w14:textId="77777777" w:rsidR="00A73EA3" w:rsidRPr="004D2F5D" w:rsidDel="001111A8" w:rsidRDefault="00A73EA3" w:rsidP="00A73EA3">
      <w:pPr>
        <w:ind w:left="360"/>
        <w:rPr>
          <w:del w:id="4868" w:author="VOYER Raphael" w:date="2021-06-16T11:15:00Z"/>
          <w:rFonts w:ascii="Courier New" w:hAnsi="Courier New" w:cs="Courier New"/>
        </w:rPr>
      </w:pPr>
      <w:del w:id="4869"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Name</w:delText>
        </w:r>
      </w:del>
    </w:p>
    <w:p w14:paraId="123751CC" w14:textId="77777777" w:rsidR="00A73EA3" w:rsidDel="001111A8" w:rsidRDefault="00A73EA3" w:rsidP="00A73EA3">
      <w:pPr>
        <w:ind w:left="360"/>
        <w:rPr>
          <w:del w:id="4870" w:author="VOYER Raphael" w:date="2021-06-16T11:15:00Z"/>
        </w:rPr>
      </w:pPr>
      <w:del w:id="4871"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AdminStatus</w:delText>
        </w:r>
      </w:del>
    </w:p>
    <w:p w14:paraId="6F49B5F4" w14:textId="77777777" w:rsidR="00A73EA3" w:rsidRPr="006C5CE0" w:rsidDel="001111A8" w:rsidRDefault="00A73EA3" w:rsidP="00A73EA3">
      <w:pPr>
        <w:ind w:left="360"/>
        <w:rPr>
          <w:del w:id="4872" w:author="VOYER Raphael" w:date="2021-06-16T11:15:00Z"/>
        </w:rPr>
      </w:pPr>
      <w:del w:id="4873" w:author="VOYER Raphael" w:date="2021-06-16T11:15:00Z">
        <w:r w:rsidDel="001111A8">
          <w:delText xml:space="preserve">                  </w:delText>
        </w:r>
        <w:r w:rsidR="00561926" w:rsidDel="001111A8">
          <w:delText>alaHAVlanCluster</w:delText>
        </w:r>
        <w:r w:rsidRPr="006C5CE0" w:rsidDel="001111A8">
          <w:delText>OperStatus</w:delText>
        </w:r>
      </w:del>
    </w:p>
    <w:p w14:paraId="79D65057" w14:textId="77777777" w:rsidR="00A73EA3" w:rsidRPr="006C5CE0" w:rsidDel="001111A8" w:rsidRDefault="00A73EA3" w:rsidP="00A73EA3">
      <w:pPr>
        <w:ind w:left="360"/>
        <w:rPr>
          <w:del w:id="4874" w:author="VOYER Raphael" w:date="2021-06-16T11:15:00Z"/>
        </w:rPr>
      </w:pPr>
      <w:del w:id="4875" w:author="VOYER Raphael" w:date="2021-06-16T11:15:00Z">
        <w:r w:rsidDel="001111A8">
          <w:delText xml:space="preserve">                  </w:delText>
        </w:r>
        <w:r w:rsidR="00561926" w:rsidDel="001111A8">
          <w:delText>alaHAVlanCluster</w:delText>
        </w:r>
        <w:r w:rsidRPr="006C5CE0" w:rsidDel="001111A8">
          <w:delText>OperStatusFlag</w:delText>
        </w:r>
      </w:del>
    </w:p>
    <w:p w14:paraId="2DD51FCE" w14:textId="77777777" w:rsidR="00A73EA3" w:rsidDel="001111A8" w:rsidRDefault="00A73EA3" w:rsidP="00A73EA3">
      <w:pPr>
        <w:ind w:left="360"/>
        <w:rPr>
          <w:del w:id="4876" w:author="VOYER Raphael" w:date="2021-06-16T11:15:00Z"/>
        </w:rPr>
      </w:pPr>
      <w:del w:id="4877" w:author="VOYER Raphael" w:date="2021-06-16T11:15:00Z">
        <w:r w:rsidDel="001111A8">
          <w:delText xml:space="preserve">                  </w:delText>
        </w:r>
        <w:r w:rsidR="00561926" w:rsidDel="001111A8">
          <w:delText>alaHAVlanCluster</w:delText>
        </w:r>
        <w:r w:rsidDel="001111A8">
          <w:delText>Mode</w:delText>
        </w:r>
      </w:del>
    </w:p>
    <w:p w14:paraId="6431E199" w14:textId="77777777" w:rsidR="00A73EA3" w:rsidRPr="004D2F5D" w:rsidDel="001111A8" w:rsidRDefault="00A73EA3" w:rsidP="00A73EA3">
      <w:pPr>
        <w:pStyle w:val="Retraitcorpsdetexte"/>
        <w:rPr>
          <w:del w:id="4878" w:author="VOYER Raphael" w:date="2021-06-16T11:15:00Z"/>
          <w:rFonts w:ascii="Courier New" w:hAnsi="Courier New" w:cs="Courier New"/>
        </w:rPr>
      </w:pPr>
      <w:del w:id="4879" w:author="VOYER Raphael" w:date="2021-06-16T11:15:00Z">
        <w:r w:rsidDel="001111A8">
          <w:delText xml:space="preserve">               </w:delText>
        </w:r>
        <w:r w:rsidR="00561926" w:rsidDel="001111A8">
          <w:delText>alaHAVlanCluster</w:delText>
        </w:r>
        <w:r w:rsidDel="001111A8">
          <w:delText>Vlan</w:delText>
        </w:r>
      </w:del>
    </w:p>
    <w:p w14:paraId="68A89A86" w14:textId="77777777" w:rsidR="00A73EA3" w:rsidDel="001111A8" w:rsidRDefault="00A73EA3" w:rsidP="00A73EA3">
      <w:pPr>
        <w:ind w:left="360"/>
        <w:rPr>
          <w:del w:id="4880" w:author="VOYER Raphael" w:date="2021-06-16T11:15:00Z"/>
        </w:rPr>
      </w:pPr>
      <w:del w:id="4881"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273CEEC2" w14:textId="77777777" w:rsidR="00A73EA3" w:rsidRPr="004D2F5D" w:rsidDel="001111A8" w:rsidRDefault="00A73EA3" w:rsidP="00A73EA3">
      <w:pPr>
        <w:ind w:left="360"/>
        <w:rPr>
          <w:del w:id="4882" w:author="VOYER Raphael" w:date="2021-06-16T11:15:00Z"/>
          <w:rFonts w:ascii="Courier New" w:hAnsi="Courier New" w:cs="Courier New"/>
        </w:rPr>
      </w:pPr>
      <w:del w:id="4883"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Del="001111A8">
          <w:delText>MacAddress</w:delText>
        </w:r>
      </w:del>
    </w:p>
    <w:p w14:paraId="67A0476A" w14:textId="77777777" w:rsidR="00A73EA3" w:rsidRPr="004D2F5D" w:rsidDel="001111A8" w:rsidRDefault="00A73EA3" w:rsidP="00A73EA3">
      <w:pPr>
        <w:rPr>
          <w:del w:id="4884" w:author="VOYER Raphael" w:date="2021-06-16T11:15:00Z"/>
          <w:rFonts w:ascii="Courier New" w:hAnsi="Courier New" w:cs="Courier New"/>
        </w:rPr>
      </w:pPr>
      <w:del w:id="4885" w:author="VOYER Raphael" w:date="2021-06-16T11:15:00Z">
        <w:r w:rsidDel="001111A8">
          <w:rPr>
            <w:rFonts w:ascii="Courier New" w:hAnsi="Courier New" w:cs="Courier New"/>
          </w:rPr>
          <w:delText xml:space="preserve">            </w:delText>
        </w:r>
        <w:r w:rsidR="00561926" w:rsidDel="001111A8">
          <w:delText>alaHAVlanCluster</w:delText>
        </w:r>
        <w:r w:rsidDel="001111A8">
          <w:delText>InetAddressType</w:delText>
        </w:r>
      </w:del>
    </w:p>
    <w:p w14:paraId="0AE09D87" w14:textId="77777777" w:rsidR="00A73EA3" w:rsidDel="001111A8" w:rsidRDefault="00A73EA3" w:rsidP="00A73EA3">
      <w:pPr>
        <w:ind w:left="360"/>
        <w:rPr>
          <w:del w:id="4886" w:author="VOYER Raphael" w:date="2021-06-16T11:15:00Z"/>
        </w:rPr>
      </w:pPr>
      <w:del w:id="4887"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InetAddress,</w:delText>
        </w:r>
      </w:del>
    </w:p>
    <w:p w14:paraId="66080CB9" w14:textId="77777777" w:rsidR="00A73EA3" w:rsidRPr="00351E72" w:rsidDel="001111A8" w:rsidRDefault="00A73EA3" w:rsidP="00A73EA3">
      <w:pPr>
        <w:ind w:left="360"/>
        <w:rPr>
          <w:del w:id="4888" w:author="VOYER Raphael" w:date="2021-06-16T11:15:00Z"/>
        </w:rPr>
      </w:pPr>
      <w:del w:id="4889" w:author="VOYER Raphael" w:date="2021-06-16T11:15:00Z">
        <w:r w:rsidDel="001111A8">
          <w:delText xml:space="preserve">                  </w:delText>
        </w:r>
        <w:r w:rsidR="00561926" w:rsidDel="001111A8">
          <w:delText>alaHAVlanCluster</w:delText>
        </w:r>
        <w:r w:rsidRPr="00351E72" w:rsidDel="001111A8">
          <w:delText>MulticastStatus,</w:delText>
        </w:r>
      </w:del>
    </w:p>
    <w:p w14:paraId="5DDCF663" w14:textId="77777777" w:rsidR="00A73EA3" w:rsidRPr="00A73EA3" w:rsidDel="001111A8" w:rsidRDefault="00A73EA3" w:rsidP="00A73EA3">
      <w:pPr>
        <w:ind w:left="360"/>
        <w:rPr>
          <w:del w:id="4890" w:author="VOYER Raphael" w:date="2021-06-16T11:15:00Z"/>
        </w:rPr>
      </w:pPr>
      <w:del w:id="4891" w:author="VOYER Raphael" w:date="2021-06-16T11:15:00Z">
        <w:r w:rsidRPr="00351E72" w:rsidDel="001111A8">
          <w:delText xml:space="preserve">               </w:delText>
        </w:r>
        <w:r w:rsidDel="001111A8">
          <w:delText xml:space="preserve">   </w:delText>
        </w:r>
        <w:r w:rsidR="00561926" w:rsidDel="001111A8">
          <w:delText>alaHAVlanCluster</w:delText>
        </w:r>
        <w:r w:rsidRPr="00A044CE" w:rsidDel="001111A8">
          <w:delText>MulticastInetAddressType</w:delText>
        </w:r>
      </w:del>
    </w:p>
    <w:p w14:paraId="00E5245D" w14:textId="77777777" w:rsidR="00A73EA3" w:rsidRPr="00DD30A2" w:rsidDel="001111A8" w:rsidRDefault="00A73EA3" w:rsidP="00A73EA3">
      <w:pPr>
        <w:rPr>
          <w:del w:id="4892" w:author="VOYER Raphael" w:date="2021-06-16T11:15:00Z"/>
        </w:rPr>
      </w:pPr>
      <w:del w:id="4893"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71B0A294" w14:textId="77777777" w:rsidR="00A73EA3" w:rsidDel="001111A8" w:rsidRDefault="00A73EA3" w:rsidP="00A73EA3">
      <w:pPr>
        <w:ind w:left="360"/>
        <w:rPr>
          <w:del w:id="4894" w:author="VOYER Raphael" w:date="2021-06-16T11:15:00Z"/>
        </w:rPr>
      </w:pPr>
      <w:del w:id="4895"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RowStatus</w:delText>
        </w:r>
      </w:del>
    </w:p>
    <w:p w14:paraId="2059FAB6" w14:textId="77777777" w:rsidR="00E94F76" w:rsidRPr="007D4ADD" w:rsidDel="001111A8" w:rsidRDefault="00E94F76" w:rsidP="00E94F76">
      <w:pPr>
        <w:ind w:left="360"/>
        <w:rPr>
          <w:del w:id="4896" w:author="VOYER Raphael" w:date="2021-06-16T11:15:00Z"/>
          <w:rFonts w:ascii="Courier New" w:hAnsi="Courier New" w:cs="Courier New"/>
        </w:rPr>
      </w:pPr>
      <w:del w:id="4897" w:author="VOYER Raphael" w:date="2021-06-16T11:15:00Z">
        <w:r w:rsidRPr="007D4ADD" w:rsidDel="001111A8">
          <w:rPr>
            <w:rFonts w:ascii="Courier New" w:hAnsi="Courier New" w:cs="Courier New"/>
          </w:rPr>
          <w:delText xml:space="preserve">         alaHAVlanClusterMcmStatus,</w:delText>
        </w:r>
      </w:del>
    </w:p>
    <w:p w14:paraId="36F3C932" w14:textId="77777777" w:rsidR="00E94F76" w:rsidRPr="007D4ADD" w:rsidDel="001111A8" w:rsidRDefault="00E94F76" w:rsidP="00E94F76">
      <w:pPr>
        <w:ind w:left="360"/>
        <w:rPr>
          <w:del w:id="4898" w:author="VOYER Raphael" w:date="2021-06-16T11:15:00Z"/>
          <w:rFonts w:ascii="Courier New" w:hAnsi="Courier New" w:cs="Courier New"/>
        </w:rPr>
      </w:pPr>
      <w:del w:id="4899" w:author="VOYER Raphael" w:date="2021-06-16T11:15:00Z">
        <w:r w:rsidRPr="007D4ADD" w:rsidDel="001111A8">
          <w:rPr>
            <w:rFonts w:ascii="Courier New" w:hAnsi="Courier New" w:cs="Courier New"/>
          </w:rPr>
          <w:delText xml:space="preserve">         alaHAVlanClusterMcmStatusFlag,</w:delText>
        </w:r>
      </w:del>
    </w:p>
    <w:p w14:paraId="417A5C07" w14:textId="77777777" w:rsidR="00E94F76" w:rsidRPr="007D4ADD" w:rsidDel="001111A8" w:rsidRDefault="00E94F76" w:rsidP="00E94F76">
      <w:pPr>
        <w:ind w:left="360"/>
        <w:rPr>
          <w:del w:id="4900" w:author="VOYER Raphael" w:date="2021-06-16T11:15:00Z"/>
          <w:rFonts w:ascii="Courier New" w:hAnsi="Courier New" w:cs="Courier New"/>
        </w:rPr>
      </w:pPr>
      <w:del w:id="4901" w:author="VOYER Raphael" w:date="2021-06-16T11:15:00Z">
        <w:r w:rsidRPr="007D4ADD" w:rsidDel="001111A8">
          <w:rPr>
            <w:rFonts w:ascii="Courier New" w:hAnsi="Courier New" w:cs="Courier New"/>
          </w:rPr>
          <w:delText xml:space="preserve">         alaHAVlanClusterVflStatus,</w:delText>
        </w:r>
      </w:del>
    </w:p>
    <w:p w14:paraId="0E2962B8" w14:textId="77777777" w:rsidR="00E94F76" w:rsidRPr="00A73EA3" w:rsidDel="001111A8" w:rsidRDefault="00E94F76" w:rsidP="00E94F76">
      <w:pPr>
        <w:ind w:left="360"/>
        <w:rPr>
          <w:del w:id="4902" w:author="VOYER Raphael" w:date="2021-06-16T11:15:00Z"/>
          <w:rFonts w:ascii="Courier New" w:hAnsi="Courier New" w:cs="Courier New"/>
        </w:rPr>
      </w:pPr>
      <w:del w:id="4903" w:author="VOYER Raphael" w:date="2021-06-16T11:15:00Z">
        <w:r w:rsidRPr="007D4ADD" w:rsidDel="001111A8">
          <w:rPr>
            <w:rFonts w:ascii="Courier New" w:hAnsi="Courier New" w:cs="Courier New"/>
          </w:rPr>
          <w:delText xml:space="preserve">         alaHAVlanClusterLoopback</w:delText>
        </w:r>
      </w:del>
    </w:p>
    <w:p w14:paraId="64BCEF14" w14:textId="77777777" w:rsidR="00E94F76" w:rsidRPr="00A73EA3" w:rsidDel="001111A8" w:rsidRDefault="00E94F76" w:rsidP="00A73EA3">
      <w:pPr>
        <w:ind w:left="360"/>
        <w:rPr>
          <w:del w:id="4904" w:author="VOYER Raphael" w:date="2021-06-16T11:15:00Z"/>
          <w:rFonts w:ascii="Courier New" w:hAnsi="Courier New" w:cs="Courier New"/>
        </w:rPr>
      </w:pPr>
    </w:p>
    <w:p w14:paraId="3F2CC1FC" w14:textId="77777777" w:rsidR="00A73EA3" w:rsidRPr="00A73EA3" w:rsidDel="001111A8" w:rsidRDefault="00A73EA3" w:rsidP="00A73EA3">
      <w:pPr>
        <w:rPr>
          <w:del w:id="4905" w:author="VOYER Raphael" w:date="2021-06-16T11:15:00Z"/>
          <w:rFonts w:ascii="Courier New" w:hAnsi="Courier New" w:cs="Courier New"/>
        </w:rPr>
      </w:pPr>
      <w:del w:id="4906" w:author="VOYER Raphael" w:date="2021-06-16T11:15:00Z">
        <w:r w:rsidRPr="00A73EA3" w:rsidDel="001111A8">
          <w:rPr>
            <w:rFonts w:ascii="Courier New" w:hAnsi="Courier New" w:cs="Courier New"/>
          </w:rPr>
          <w:delText xml:space="preserve">        }</w:delText>
        </w:r>
      </w:del>
    </w:p>
    <w:p w14:paraId="331AB3B8" w14:textId="77777777" w:rsidR="00A73EA3" w:rsidRPr="00A73EA3" w:rsidDel="001111A8" w:rsidRDefault="00A73EA3" w:rsidP="00622755">
      <w:pPr>
        <w:outlineLvl w:val="0"/>
        <w:rPr>
          <w:del w:id="4907" w:author="VOYER Raphael" w:date="2021-06-16T11:15:00Z"/>
          <w:rFonts w:ascii="Courier New" w:hAnsi="Courier New" w:cs="Courier New"/>
        </w:rPr>
      </w:pPr>
      <w:del w:id="4908" w:author="VOYER Raphael" w:date="2021-06-16T11:15:00Z">
        <w:r w:rsidRPr="00A73EA3" w:rsidDel="001111A8">
          <w:rPr>
            <w:rFonts w:ascii="Courier New" w:hAnsi="Courier New" w:cs="Courier New"/>
          </w:rPr>
          <w:delText xml:space="preserve">        </w:delText>
        </w:r>
        <w:bookmarkStart w:id="4909" w:name="_Toc381025806"/>
        <w:bookmarkStart w:id="4910" w:name="_Toc424820396"/>
        <w:r w:rsidRPr="00A73EA3" w:rsidDel="001111A8">
          <w:rPr>
            <w:rFonts w:ascii="Courier New" w:hAnsi="Courier New" w:cs="Courier New"/>
          </w:rPr>
          <w:delText>STATUS  current</w:delText>
        </w:r>
        <w:bookmarkEnd w:id="4909"/>
        <w:bookmarkEnd w:id="4910"/>
      </w:del>
    </w:p>
    <w:p w14:paraId="226D6526" w14:textId="77777777" w:rsidR="00A73EA3" w:rsidRPr="00A73EA3" w:rsidDel="001111A8" w:rsidRDefault="00A73EA3" w:rsidP="00A73EA3">
      <w:pPr>
        <w:rPr>
          <w:del w:id="4911" w:author="VOYER Raphael" w:date="2021-06-16T11:15:00Z"/>
          <w:rFonts w:ascii="Courier New" w:hAnsi="Courier New" w:cs="Courier New"/>
        </w:rPr>
      </w:pPr>
      <w:del w:id="4912" w:author="VOYER Raphael" w:date="2021-06-16T11:15:00Z">
        <w:r w:rsidRPr="00A73EA3" w:rsidDel="001111A8">
          <w:rPr>
            <w:rFonts w:ascii="Courier New" w:hAnsi="Courier New" w:cs="Courier New"/>
          </w:rPr>
          <w:delText xml:space="preserve">        DESCRIPTION</w:delText>
        </w:r>
      </w:del>
    </w:p>
    <w:p w14:paraId="59CE2B56" w14:textId="77777777" w:rsidR="00A73EA3" w:rsidRPr="00A73EA3" w:rsidDel="001111A8" w:rsidRDefault="00A73EA3" w:rsidP="00A73EA3">
      <w:pPr>
        <w:rPr>
          <w:del w:id="4913" w:author="VOYER Raphael" w:date="2021-06-16T11:15:00Z"/>
          <w:rFonts w:ascii="Courier New" w:hAnsi="Courier New" w:cs="Courier New"/>
        </w:rPr>
      </w:pPr>
      <w:del w:id="4914"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Clusters</w:delText>
        </w:r>
        <w:r w:rsidRPr="00A73EA3" w:rsidDel="001111A8">
          <w:rPr>
            <w:rFonts w:ascii="Courier New" w:hAnsi="Courier New" w:cs="Courier New"/>
          </w:rPr>
          <w:delText>."</w:delText>
        </w:r>
      </w:del>
    </w:p>
    <w:p w14:paraId="5561557D" w14:textId="77777777" w:rsidR="00324663" w:rsidRPr="00A73EA3" w:rsidDel="001111A8" w:rsidRDefault="00A73EA3" w:rsidP="00A73EA3">
      <w:pPr>
        <w:rPr>
          <w:del w:id="4915" w:author="VOYER Raphael" w:date="2021-06-16T11:15:00Z"/>
          <w:rFonts w:ascii="Courier New" w:hAnsi="Courier New" w:cs="Courier New"/>
        </w:rPr>
      </w:pPr>
      <w:del w:id="4916"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Del="001111A8">
          <w:rPr>
            <w:rFonts w:ascii="Courier New" w:hAnsi="Courier New" w:cs="Courier New"/>
          </w:rPr>
          <w:delText>lan</w:delText>
        </w:r>
        <w:r w:rsidRPr="00A73EA3" w:rsidDel="001111A8">
          <w:rPr>
            <w:rFonts w:ascii="Courier New" w:hAnsi="Courier New" w:cs="Courier New"/>
          </w:rPr>
          <w:delText>MIBGroups 1 }</w:delText>
        </w:r>
      </w:del>
    </w:p>
    <w:p w14:paraId="12196EAF" w14:textId="77777777" w:rsidR="00324663" w:rsidDel="001111A8" w:rsidRDefault="00324663" w:rsidP="00CC30B6">
      <w:pPr>
        <w:rPr>
          <w:del w:id="4917" w:author="VOYER Raphael" w:date="2021-06-16T11:15:00Z"/>
          <w:rFonts w:ascii="Courier New" w:hAnsi="Courier New" w:cs="Courier New"/>
        </w:rPr>
      </w:pPr>
    </w:p>
    <w:p w14:paraId="74B7F3FB" w14:textId="77777777" w:rsidR="00AD19A8" w:rsidRPr="00A73EA3" w:rsidDel="001111A8" w:rsidRDefault="00AD19A8" w:rsidP="00AD19A8">
      <w:pPr>
        <w:rPr>
          <w:del w:id="4918" w:author="VOYER Raphael" w:date="2021-06-16T11:15:00Z"/>
          <w:rFonts w:ascii="Courier New" w:hAnsi="Courier New" w:cs="Courier New"/>
        </w:rPr>
      </w:pPr>
      <w:del w:id="4919"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 OBJECT-GROUP</w:delText>
        </w:r>
      </w:del>
    </w:p>
    <w:p w14:paraId="5017DE2B" w14:textId="77777777" w:rsidR="00AD19A8" w:rsidRPr="00A73EA3" w:rsidDel="001111A8" w:rsidRDefault="00AD19A8" w:rsidP="00622755">
      <w:pPr>
        <w:outlineLvl w:val="0"/>
        <w:rPr>
          <w:del w:id="4920" w:author="VOYER Raphael" w:date="2021-06-16T11:15:00Z"/>
          <w:rFonts w:ascii="Courier New" w:hAnsi="Courier New" w:cs="Courier New"/>
        </w:rPr>
      </w:pPr>
      <w:del w:id="4921" w:author="VOYER Raphael" w:date="2021-06-16T11:15:00Z">
        <w:r w:rsidRPr="00A73EA3" w:rsidDel="001111A8">
          <w:rPr>
            <w:rFonts w:ascii="Courier New" w:hAnsi="Courier New" w:cs="Courier New"/>
          </w:rPr>
          <w:delText xml:space="preserve">        </w:delText>
        </w:r>
        <w:bookmarkStart w:id="4922" w:name="_Toc381025807"/>
        <w:bookmarkStart w:id="4923" w:name="_Toc424820397"/>
        <w:r w:rsidRPr="00A73EA3" w:rsidDel="001111A8">
          <w:rPr>
            <w:rFonts w:ascii="Courier New" w:hAnsi="Courier New" w:cs="Courier New"/>
          </w:rPr>
          <w:delText>OBJECTS</w:delText>
        </w:r>
        <w:bookmarkEnd w:id="4922"/>
        <w:bookmarkEnd w:id="4923"/>
      </w:del>
    </w:p>
    <w:p w14:paraId="3EB2E65F" w14:textId="77777777" w:rsidR="00AD19A8" w:rsidDel="001111A8" w:rsidRDefault="00AD19A8" w:rsidP="00AD19A8">
      <w:pPr>
        <w:rPr>
          <w:del w:id="4924" w:author="VOYER Raphael" w:date="2021-06-16T11:15:00Z"/>
          <w:rFonts w:ascii="Courier New" w:hAnsi="Courier New" w:cs="Courier New"/>
        </w:rPr>
      </w:pPr>
      <w:del w:id="4925" w:author="VOYER Raphael" w:date="2021-06-16T11:15:00Z">
        <w:r w:rsidRPr="00A73EA3" w:rsidDel="001111A8">
          <w:rPr>
            <w:rFonts w:ascii="Courier New" w:hAnsi="Courier New" w:cs="Courier New"/>
          </w:rPr>
          <w:delText xml:space="preserve">        {</w:delText>
        </w:r>
      </w:del>
    </w:p>
    <w:p w14:paraId="703CA0AD" w14:textId="77777777" w:rsidR="00BC3A9E" w:rsidRPr="00A73EA3" w:rsidDel="001111A8" w:rsidRDefault="00BC3A9E" w:rsidP="00AD19A8">
      <w:pPr>
        <w:rPr>
          <w:del w:id="4926" w:author="VOYER Raphael" w:date="2021-06-16T11:15:00Z"/>
          <w:rFonts w:ascii="Courier New" w:hAnsi="Courier New" w:cs="Courier New"/>
        </w:rPr>
      </w:pPr>
      <w:del w:id="4927" w:author="VOYER Raphael" w:date="2021-06-16T11:15:00Z">
        <w:r w:rsidDel="001111A8">
          <w:rPr>
            <w:rFonts w:ascii="Courier New" w:hAnsi="Courier New" w:cs="Courier New"/>
          </w:rPr>
          <w:tab/>
        </w:r>
        <w:r w:rsidDel="001111A8">
          <w:rPr>
            <w:rFonts w:ascii="Courier New" w:hAnsi="Courier New" w:cs="Courier New"/>
          </w:rPr>
          <w:tab/>
        </w:r>
        <w:r w:rsidDel="001111A8">
          <w:delText>alaHAVlanClusterPortIfIndex</w:delText>
        </w:r>
      </w:del>
    </w:p>
    <w:p w14:paraId="60ED08B4" w14:textId="77777777" w:rsidR="00AD19A8" w:rsidDel="001111A8" w:rsidRDefault="00AD19A8" w:rsidP="00AD19A8">
      <w:pPr>
        <w:ind w:left="360"/>
        <w:rPr>
          <w:del w:id="4928" w:author="VOYER Raphael" w:date="2021-06-16T11:15:00Z"/>
        </w:rPr>
      </w:pPr>
      <w:del w:id="4929"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PortRowStatus</w:delText>
        </w:r>
      </w:del>
    </w:p>
    <w:p w14:paraId="0073C4F9" w14:textId="77777777" w:rsidR="00BC3A9E" w:rsidDel="001111A8" w:rsidRDefault="00BC3A9E" w:rsidP="00AD19A8">
      <w:pPr>
        <w:ind w:left="360"/>
        <w:rPr>
          <w:del w:id="4930" w:author="VOYER Raphael" w:date="2021-06-16T11:15:00Z"/>
        </w:rPr>
      </w:pPr>
      <w:del w:id="4931" w:author="VOYER Raphael" w:date="2021-06-16T11:15:00Z">
        <w:r w:rsidDel="001111A8">
          <w:tab/>
        </w:r>
        <w:r w:rsidDel="001111A8">
          <w:tab/>
          <w:delText>alaHAVlanClusterPortType</w:delText>
        </w:r>
      </w:del>
    </w:p>
    <w:p w14:paraId="7458474A" w14:textId="77777777" w:rsidR="00BC3A9E" w:rsidRPr="00A73EA3" w:rsidDel="001111A8" w:rsidRDefault="00BC3A9E" w:rsidP="00BC3A9E">
      <w:pPr>
        <w:ind w:left="1080" w:firstLine="360"/>
        <w:rPr>
          <w:del w:id="4932" w:author="VOYER Raphael" w:date="2021-06-16T11:15:00Z"/>
          <w:rFonts w:ascii="Courier New" w:hAnsi="Courier New" w:cs="Courier New"/>
        </w:rPr>
      </w:pPr>
      <w:del w:id="4933" w:author="VOYER Raphael" w:date="2021-06-16T11:15:00Z">
        <w:r w:rsidDel="001111A8">
          <w:delText>alaHAVlanClusterPortValid</w:delText>
        </w:r>
      </w:del>
    </w:p>
    <w:p w14:paraId="79B3E2FB" w14:textId="77777777" w:rsidR="00AD19A8" w:rsidRPr="00A73EA3" w:rsidDel="001111A8" w:rsidRDefault="00AD19A8" w:rsidP="00AD19A8">
      <w:pPr>
        <w:rPr>
          <w:del w:id="4934" w:author="VOYER Raphael" w:date="2021-06-16T11:15:00Z"/>
          <w:rFonts w:ascii="Courier New" w:hAnsi="Courier New" w:cs="Courier New"/>
        </w:rPr>
      </w:pPr>
      <w:del w:id="4935" w:author="VOYER Raphael" w:date="2021-06-16T11:15:00Z">
        <w:r w:rsidRPr="00A73EA3" w:rsidDel="001111A8">
          <w:rPr>
            <w:rFonts w:ascii="Courier New" w:hAnsi="Courier New" w:cs="Courier New"/>
          </w:rPr>
          <w:delText xml:space="preserve">        }</w:delText>
        </w:r>
      </w:del>
    </w:p>
    <w:p w14:paraId="0517C1BB" w14:textId="77777777" w:rsidR="00AD19A8" w:rsidRPr="00A73EA3" w:rsidDel="001111A8" w:rsidRDefault="00AD19A8" w:rsidP="00622755">
      <w:pPr>
        <w:outlineLvl w:val="0"/>
        <w:rPr>
          <w:del w:id="4936" w:author="VOYER Raphael" w:date="2021-06-16T11:15:00Z"/>
          <w:rFonts w:ascii="Courier New" w:hAnsi="Courier New" w:cs="Courier New"/>
        </w:rPr>
      </w:pPr>
      <w:del w:id="4937" w:author="VOYER Raphael" w:date="2021-06-16T11:15:00Z">
        <w:r w:rsidRPr="00A73EA3" w:rsidDel="001111A8">
          <w:rPr>
            <w:rFonts w:ascii="Courier New" w:hAnsi="Courier New" w:cs="Courier New"/>
          </w:rPr>
          <w:delText xml:space="preserve">        </w:delText>
        </w:r>
        <w:bookmarkStart w:id="4938" w:name="_Toc381025808"/>
        <w:bookmarkStart w:id="4939" w:name="_Toc424820398"/>
        <w:r w:rsidRPr="00A73EA3" w:rsidDel="001111A8">
          <w:rPr>
            <w:rFonts w:ascii="Courier New" w:hAnsi="Courier New" w:cs="Courier New"/>
          </w:rPr>
          <w:delText>STATUS  current</w:delText>
        </w:r>
        <w:bookmarkEnd w:id="4938"/>
        <w:bookmarkEnd w:id="4939"/>
      </w:del>
    </w:p>
    <w:p w14:paraId="7B6FD0DD" w14:textId="77777777" w:rsidR="00AD19A8" w:rsidRPr="00A73EA3" w:rsidDel="001111A8" w:rsidRDefault="00AD19A8" w:rsidP="00AD19A8">
      <w:pPr>
        <w:rPr>
          <w:del w:id="4940" w:author="VOYER Raphael" w:date="2021-06-16T11:15:00Z"/>
          <w:rFonts w:ascii="Courier New" w:hAnsi="Courier New" w:cs="Courier New"/>
        </w:rPr>
      </w:pPr>
      <w:del w:id="4941" w:author="VOYER Raphael" w:date="2021-06-16T11:15:00Z">
        <w:r w:rsidRPr="00A73EA3" w:rsidDel="001111A8">
          <w:rPr>
            <w:rFonts w:ascii="Courier New" w:hAnsi="Courier New" w:cs="Courier New"/>
          </w:rPr>
          <w:delText xml:space="preserve">        DESCRIPTION</w:delText>
        </w:r>
      </w:del>
    </w:p>
    <w:p w14:paraId="0BAC9564" w14:textId="77777777" w:rsidR="00AD19A8" w:rsidRPr="00A73EA3" w:rsidDel="001111A8" w:rsidRDefault="00AD19A8" w:rsidP="00AD19A8">
      <w:pPr>
        <w:rPr>
          <w:del w:id="4942" w:author="VOYER Raphael" w:date="2021-06-16T11:15:00Z"/>
          <w:rFonts w:ascii="Courier New" w:hAnsi="Courier New" w:cs="Courier New"/>
        </w:rPr>
      </w:pPr>
      <w:del w:id="4943"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 ports</w:delText>
        </w:r>
        <w:r w:rsidRPr="00A73EA3" w:rsidDel="001111A8">
          <w:rPr>
            <w:rFonts w:ascii="Courier New" w:hAnsi="Courier New" w:cs="Courier New"/>
          </w:rPr>
          <w:delText>."</w:delText>
        </w:r>
      </w:del>
    </w:p>
    <w:p w14:paraId="76EBCE67" w14:textId="77777777" w:rsidR="00AD19A8" w:rsidRPr="00A73EA3" w:rsidDel="001111A8" w:rsidRDefault="00AD19A8" w:rsidP="00AD19A8">
      <w:pPr>
        <w:rPr>
          <w:del w:id="4944" w:author="VOYER Raphael" w:date="2021-06-16T11:15:00Z"/>
          <w:rFonts w:ascii="Courier New" w:hAnsi="Courier New" w:cs="Courier New"/>
        </w:rPr>
      </w:pPr>
      <w:del w:id="4945"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R="00214CED" w:rsidDel="001111A8">
          <w:rPr>
            <w:rFonts w:ascii="Courier New" w:hAnsi="Courier New" w:cs="Courier New"/>
          </w:rPr>
          <w:delText>lan</w:delText>
        </w:r>
        <w:r w:rsidDel="001111A8">
          <w:rPr>
            <w:rFonts w:ascii="Courier New" w:hAnsi="Courier New" w:cs="Courier New"/>
          </w:rPr>
          <w:delText>MIBGroups 2</w:delText>
        </w:r>
        <w:r w:rsidRPr="00A73EA3" w:rsidDel="001111A8">
          <w:rPr>
            <w:rFonts w:ascii="Courier New" w:hAnsi="Courier New" w:cs="Courier New"/>
          </w:rPr>
          <w:delText xml:space="preserve"> }</w:delText>
        </w:r>
      </w:del>
    </w:p>
    <w:p w14:paraId="4F5A44A5" w14:textId="77777777" w:rsidR="00324663" w:rsidDel="001111A8" w:rsidRDefault="00324663" w:rsidP="00804EA0">
      <w:pPr>
        <w:pStyle w:val="Retraitcorpsdetexte"/>
        <w:ind w:left="0"/>
        <w:rPr>
          <w:del w:id="4946" w:author="VOYER Raphael" w:date="2021-06-16T11:15:00Z"/>
          <w:rFonts w:ascii="Courier New" w:hAnsi="Courier New" w:cs="Courier New"/>
        </w:rPr>
      </w:pPr>
    </w:p>
    <w:p w14:paraId="55085844" w14:textId="77777777" w:rsidR="002B5E4E" w:rsidDel="001111A8" w:rsidRDefault="002B5E4E" w:rsidP="00622755">
      <w:pPr>
        <w:pStyle w:val="Titre2"/>
        <w:rPr>
          <w:del w:id="4947" w:author="VOYER Raphael" w:date="2021-06-16T11:15:00Z"/>
        </w:rPr>
      </w:pPr>
      <w:bookmarkStart w:id="4948" w:name="_Toc381025809"/>
      <w:del w:id="4949" w:author="VOYER Raphael" w:date="2021-06-16T11:15:00Z">
        <w:r w:rsidDel="001111A8">
          <w:delText>Web Interface</w:delText>
        </w:r>
        <w:bookmarkEnd w:id="4948"/>
      </w:del>
    </w:p>
    <w:p w14:paraId="3C2EF8E1" w14:textId="77777777" w:rsidR="00101E8C" w:rsidDel="001111A8" w:rsidRDefault="00CA1324" w:rsidP="00CA1324">
      <w:pPr>
        <w:pStyle w:val="Corpsdetexte"/>
        <w:rPr>
          <w:del w:id="4950" w:author="VOYER Raphael" w:date="2021-06-16T11:15:00Z"/>
        </w:rPr>
      </w:pPr>
      <w:del w:id="4951" w:author="VOYER Raphael" w:date="2021-06-16T11:15:00Z">
        <w:r w:rsidDel="001111A8">
          <w:delText xml:space="preserve">          Navigation: - </w:delText>
        </w:r>
        <w:r w:rsidR="00101E8C" w:rsidDel="001111A8">
          <w:delText>WebView Networking &gt; IP Multicast &gt; HAVLAN</w:delText>
        </w:r>
        <w:r w:rsidDel="001111A8">
          <w:delText>.</w:delText>
        </w:r>
      </w:del>
    </w:p>
    <w:p w14:paraId="710E90D9" w14:textId="77777777" w:rsidR="00751483" w:rsidDel="001111A8" w:rsidRDefault="00101E8C" w:rsidP="00CA1324">
      <w:pPr>
        <w:pStyle w:val="Corpsdetexte"/>
        <w:rPr>
          <w:del w:id="4952" w:author="VOYER Raphael" w:date="2021-06-16T11:15:00Z"/>
        </w:rPr>
      </w:pPr>
      <w:del w:id="4953" w:author="VOYER Raphael" w:date="2021-06-16T11:15:00Z">
        <w:r w:rsidDel="001111A8">
          <w:delText xml:space="preserve">         </w:delText>
        </w:r>
        <w:r w:rsidR="00751483" w:rsidDel="001111A8">
          <w:delText xml:space="preserve"> We support webpages that </w:delText>
        </w:r>
        <w:r w:rsidDel="001111A8">
          <w:delText>handle cluster creation/deletion/</w:delText>
        </w:r>
        <w:r w:rsidR="00751483" w:rsidDel="001111A8">
          <w:delText>Modification.</w:delText>
        </w:r>
      </w:del>
    </w:p>
    <w:p w14:paraId="56D7CF1D" w14:textId="77777777" w:rsidR="00BD3615" w:rsidDel="001111A8" w:rsidRDefault="002B5E4E" w:rsidP="00CA1324">
      <w:pPr>
        <w:ind w:left="576"/>
        <w:rPr>
          <w:del w:id="4954" w:author="VOYER Raphael" w:date="2021-06-16T11:15:00Z"/>
        </w:rPr>
      </w:pPr>
      <w:del w:id="4955" w:author="VOYER Raphael" w:date="2021-06-16T11:15:00Z">
        <w:r w:rsidDel="001111A8">
          <w:delText>Options will be available for configuration of the following from the Web interface.</w:delText>
        </w:r>
      </w:del>
    </w:p>
    <w:p w14:paraId="30317629" w14:textId="77777777" w:rsidR="002B5E4E" w:rsidDel="001111A8" w:rsidRDefault="002B5E4E" w:rsidP="002B5E4E">
      <w:pPr>
        <w:numPr>
          <w:ilvl w:val="0"/>
          <w:numId w:val="27"/>
        </w:numPr>
        <w:rPr>
          <w:del w:id="4956" w:author="VOYER Raphael" w:date="2021-06-16T11:15:00Z"/>
        </w:rPr>
      </w:pPr>
      <w:del w:id="4957" w:author="VOYER Raphael" w:date="2021-06-16T11:15:00Z">
        <w:r w:rsidDel="001111A8">
          <w:delText>cluster creation</w:delText>
        </w:r>
        <w:r w:rsidR="00BD3615" w:rsidDel="001111A8">
          <w:delText xml:space="preserve"> </w:delText>
        </w:r>
      </w:del>
    </w:p>
    <w:p w14:paraId="748EC893" w14:textId="77777777" w:rsidR="00C6577D" w:rsidDel="001111A8" w:rsidRDefault="00C6577D" w:rsidP="00C6577D">
      <w:pPr>
        <w:ind w:left="810"/>
        <w:rPr>
          <w:del w:id="4958" w:author="VOYER Raphael" w:date="2021-06-16T11:15:00Z"/>
        </w:rPr>
      </w:pPr>
      <w:del w:id="4959" w:author="VOYER Raphael" w:date="2021-06-16T11:15:00Z">
        <w:r w:rsidDel="001111A8">
          <w:delText>Options: Cluster Id</w:delText>
        </w:r>
      </w:del>
    </w:p>
    <w:p w14:paraId="24B1ACC2" w14:textId="77777777" w:rsidR="00C6577D" w:rsidDel="001111A8" w:rsidRDefault="00C6577D" w:rsidP="00C6577D">
      <w:pPr>
        <w:ind w:left="810"/>
        <w:rPr>
          <w:del w:id="4960" w:author="VOYER Raphael" w:date="2021-06-16T11:15:00Z"/>
        </w:rPr>
      </w:pPr>
      <w:del w:id="4961" w:author="VOYER Raphael" w:date="2021-06-16T11:15:00Z">
        <w:r w:rsidDel="001111A8">
          <w:delText xml:space="preserve">              Cluster Name</w:delText>
        </w:r>
      </w:del>
    </w:p>
    <w:p w14:paraId="4F3D63F8" w14:textId="77777777" w:rsidR="00C6577D" w:rsidDel="001111A8" w:rsidRDefault="00C6577D" w:rsidP="00C6577D">
      <w:pPr>
        <w:ind w:left="810"/>
        <w:rPr>
          <w:del w:id="4962" w:author="VOYER Raphael" w:date="2021-06-16T11:15:00Z"/>
        </w:rPr>
      </w:pPr>
      <w:del w:id="4963" w:author="VOYER Raphael" w:date="2021-06-16T11:15:00Z">
        <w:r w:rsidDel="001111A8">
          <w:delText xml:space="preserve">              Admin State  </w:delText>
        </w:r>
      </w:del>
    </w:p>
    <w:p w14:paraId="0131049A" w14:textId="77777777" w:rsidR="00C6577D" w:rsidDel="001111A8" w:rsidRDefault="00C6577D" w:rsidP="00C6577D">
      <w:pPr>
        <w:numPr>
          <w:ilvl w:val="0"/>
          <w:numId w:val="27"/>
        </w:numPr>
        <w:rPr>
          <w:del w:id="4964" w:author="VOYER Raphael" w:date="2021-06-16T11:15:00Z"/>
        </w:rPr>
      </w:pPr>
      <w:del w:id="4965" w:author="VOYER Raphael" w:date="2021-06-16T11:15:00Z">
        <w:r w:rsidDel="001111A8">
          <w:delText>cluster Mode</w:delText>
        </w:r>
      </w:del>
    </w:p>
    <w:p w14:paraId="508A43D0" w14:textId="77777777" w:rsidR="00C6577D" w:rsidDel="001111A8" w:rsidRDefault="00C6577D" w:rsidP="00C6577D">
      <w:pPr>
        <w:ind w:left="810"/>
        <w:rPr>
          <w:del w:id="4966" w:author="VOYER Raphael" w:date="2021-06-16T11:15:00Z"/>
        </w:rPr>
      </w:pPr>
      <w:del w:id="4967" w:author="VOYER Raphael" w:date="2021-06-16T11:15:00Z">
        <w:r w:rsidDel="001111A8">
          <w:delText>Options: Cluster Id</w:delText>
        </w:r>
      </w:del>
    </w:p>
    <w:p w14:paraId="6358616C" w14:textId="77777777" w:rsidR="00B70F8A" w:rsidDel="001111A8" w:rsidRDefault="00C6577D" w:rsidP="00381034">
      <w:pPr>
        <w:ind w:left="810"/>
        <w:rPr>
          <w:del w:id="4968" w:author="VOYER Raphael" w:date="2021-06-16T11:15:00Z"/>
        </w:rPr>
      </w:pPr>
      <w:del w:id="4969" w:author="VOYER Raphael" w:date="2021-06-16T11:15:00Z">
        <w:r w:rsidDel="001111A8">
          <w:delText xml:space="preserve">              Cluster Mode</w:delText>
        </w:r>
      </w:del>
    </w:p>
    <w:p w14:paraId="509E4FE3" w14:textId="77777777" w:rsidR="00B70F8A" w:rsidDel="001111A8" w:rsidRDefault="00B70F8A" w:rsidP="00B70F8A">
      <w:pPr>
        <w:numPr>
          <w:ilvl w:val="0"/>
          <w:numId w:val="27"/>
        </w:numPr>
        <w:rPr>
          <w:del w:id="4970" w:author="VOYER Raphael" w:date="2021-06-16T11:15:00Z"/>
        </w:rPr>
      </w:pPr>
      <w:del w:id="4971" w:author="VOYER Raphael" w:date="2021-06-16T11:15:00Z">
        <w:r w:rsidDel="001111A8">
          <w:delText>L2 cluster Options:</w:delText>
        </w:r>
      </w:del>
    </w:p>
    <w:p w14:paraId="646BA7A1" w14:textId="77777777" w:rsidR="00B70F8A" w:rsidDel="001111A8" w:rsidRDefault="00B70F8A" w:rsidP="00B70F8A">
      <w:pPr>
        <w:rPr>
          <w:del w:id="4972" w:author="VOYER Raphael" w:date="2021-06-16T11:15:00Z"/>
        </w:rPr>
      </w:pPr>
      <w:del w:id="4973" w:author="VOYER Raphael" w:date="2021-06-16T11:15:00Z">
        <w:r w:rsidDel="001111A8">
          <w:delText xml:space="preserve">                          Mac-address/Vlan/Port</w:delText>
        </w:r>
      </w:del>
    </w:p>
    <w:p w14:paraId="110AC879" w14:textId="77777777" w:rsidR="00B70F8A" w:rsidDel="001111A8" w:rsidRDefault="00B70F8A" w:rsidP="00B70F8A">
      <w:pPr>
        <w:numPr>
          <w:ilvl w:val="0"/>
          <w:numId w:val="27"/>
        </w:numPr>
        <w:rPr>
          <w:del w:id="4974" w:author="VOYER Raphael" w:date="2021-06-16T11:15:00Z"/>
        </w:rPr>
      </w:pPr>
      <w:del w:id="4975" w:author="VOYER Raphael" w:date="2021-06-16T11:15:00Z">
        <w:r w:rsidDel="001111A8">
          <w:delText>L3 cluster Options:</w:delText>
        </w:r>
      </w:del>
    </w:p>
    <w:p w14:paraId="65B97C88" w14:textId="77777777" w:rsidR="00B70F8A" w:rsidDel="001111A8" w:rsidRDefault="00B70F8A" w:rsidP="00B70F8A">
      <w:pPr>
        <w:rPr>
          <w:del w:id="4976" w:author="VOYER Raphael" w:date="2021-06-16T11:15:00Z"/>
        </w:rPr>
      </w:pPr>
      <w:del w:id="4977" w:author="VOYER Raphael" w:date="2021-06-16T11:15:00Z">
        <w:r w:rsidDel="001111A8">
          <w:delText xml:space="preserve">                          IP/Mac-address(Static/Dynamic)/IP Multicast/Port</w:delText>
        </w:r>
      </w:del>
    </w:p>
    <w:p w14:paraId="17EB5E8D" w14:textId="77777777" w:rsidR="002B5E4E" w:rsidDel="001111A8" w:rsidRDefault="002B5E4E" w:rsidP="002B5E4E">
      <w:pPr>
        <w:numPr>
          <w:ilvl w:val="0"/>
          <w:numId w:val="27"/>
        </w:numPr>
        <w:rPr>
          <w:del w:id="4978" w:author="VOYER Raphael" w:date="2021-06-16T11:15:00Z"/>
        </w:rPr>
      </w:pPr>
      <w:del w:id="4979" w:author="VOYER Raphael" w:date="2021-06-16T11:15:00Z">
        <w:r w:rsidDel="001111A8">
          <w:delText>cluster modification</w:delText>
        </w:r>
      </w:del>
    </w:p>
    <w:p w14:paraId="3B970557" w14:textId="77777777" w:rsidR="00C6577D" w:rsidDel="001111A8" w:rsidRDefault="00C6577D" w:rsidP="00C6577D">
      <w:pPr>
        <w:ind w:left="810"/>
        <w:rPr>
          <w:del w:id="4980" w:author="VOYER Raphael" w:date="2021-06-16T11:15:00Z"/>
        </w:rPr>
      </w:pPr>
      <w:del w:id="4981" w:author="VOYER Raphael" w:date="2021-06-16T11:15:00Z">
        <w:r w:rsidDel="001111A8">
          <w:delText>Options: Cluster Id</w:delText>
        </w:r>
      </w:del>
    </w:p>
    <w:p w14:paraId="2BB4A456" w14:textId="77777777" w:rsidR="00C6577D" w:rsidDel="001111A8" w:rsidRDefault="00C6577D" w:rsidP="00C6577D">
      <w:pPr>
        <w:ind w:left="810"/>
        <w:rPr>
          <w:del w:id="4982" w:author="VOYER Raphael" w:date="2021-06-16T11:15:00Z"/>
        </w:rPr>
      </w:pPr>
      <w:del w:id="4983" w:author="VOYER Raphael" w:date="2021-06-16T11:15:00Z">
        <w:r w:rsidDel="001111A8">
          <w:delText xml:space="preserve">              Delete Port</w:delText>
        </w:r>
      </w:del>
    </w:p>
    <w:p w14:paraId="4C1146E4" w14:textId="77777777" w:rsidR="00C6577D" w:rsidDel="001111A8" w:rsidRDefault="00C6577D" w:rsidP="00C6577D">
      <w:pPr>
        <w:ind w:left="810"/>
        <w:rPr>
          <w:del w:id="4984" w:author="VOYER Raphael" w:date="2021-06-16T11:15:00Z"/>
        </w:rPr>
      </w:pPr>
      <w:del w:id="4985" w:author="VOYER Raphael" w:date="2021-06-16T11:15:00Z">
        <w:r w:rsidDel="001111A8">
          <w:delText xml:space="preserve">              Add Port</w:delText>
        </w:r>
      </w:del>
    </w:p>
    <w:p w14:paraId="4DD975E3" w14:textId="77777777" w:rsidR="002B5E4E" w:rsidDel="001111A8" w:rsidRDefault="002B5E4E" w:rsidP="002B5E4E">
      <w:pPr>
        <w:numPr>
          <w:ilvl w:val="0"/>
          <w:numId w:val="27"/>
        </w:numPr>
        <w:rPr>
          <w:del w:id="4986" w:author="VOYER Raphael" w:date="2021-06-16T11:15:00Z"/>
        </w:rPr>
      </w:pPr>
      <w:del w:id="4987" w:author="VOYER Raphael" w:date="2021-06-16T11:15:00Z">
        <w:r w:rsidDel="001111A8">
          <w:delText>cluster deletion</w:delText>
        </w:r>
      </w:del>
    </w:p>
    <w:p w14:paraId="2A8C763C" w14:textId="77777777" w:rsidR="00C6577D" w:rsidDel="001111A8" w:rsidRDefault="00C6577D" w:rsidP="00C6577D">
      <w:pPr>
        <w:ind w:left="810"/>
        <w:rPr>
          <w:del w:id="4988" w:author="VOYER Raphael" w:date="2021-06-16T11:15:00Z"/>
        </w:rPr>
      </w:pPr>
      <w:del w:id="4989" w:author="VOYER Raphael" w:date="2021-06-16T11:15:00Z">
        <w:r w:rsidDel="001111A8">
          <w:delText>Options: Cluster Id</w:delText>
        </w:r>
      </w:del>
    </w:p>
    <w:p w14:paraId="69A09D6F" w14:textId="77777777" w:rsidR="002B5E4E" w:rsidDel="001111A8" w:rsidRDefault="002B5E4E" w:rsidP="002B5E4E">
      <w:pPr>
        <w:numPr>
          <w:ilvl w:val="0"/>
          <w:numId w:val="27"/>
        </w:numPr>
        <w:rPr>
          <w:del w:id="4990" w:author="VOYER Raphael" w:date="2021-06-16T11:15:00Z"/>
        </w:rPr>
      </w:pPr>
      <w:del w:id="4991" w:author="VOYER Raphael" w:date="2021-06-16T11:15:00Z">
        <w:r w:rsidDel="001111A8">
          <w:delText>Display cluster(s)</w:delText>
        </w:r>
      </w:del>
    </w:p>
    <w:p w14:paraId="51C489A8" w14:textId="77777777" w:rsidR="00C6577D" w:rsidDel="001111A8" w:rsidRDefault="00C6577D" w:rsidP="00C6577D">
      <w:pPr>
        <w:ind w:left="810"/>
        <w:rPr>
          <w:del w:id="4992" w:author="VOYER Raphael" w:date="2021-06-16T11:15:00Z"/>
        </w:rPr>
      </w:pPr>
      <w:del w:id="4993" w:author="VOYER Raphael" w:date="2021-06-16T11:15:00Z">
        <w:r w:rsidDel="001111A8">
          <w:delText>Values: Cluster Id/Name/Admin State/Operational State/</w:delText>
        </w:r>
        <w:r w:rsidR="00A72285" w:rsidDel="001111A8">
          <w:delText>IP/</w:delText>
        </w:r>
        <w:r w:rsidDel="001111A8">
          <w:delText>Mac-Address/Vlan/Portlist</w:delText>
        </w:r>
        <w:r w:rsidR="00C426CD" w:rsidDel="001111A8">
          <w:delText>/</w:delText>
        </w:r>
      </w:del>
    </w:p>
    <w:p w14:paraId="7BE1E62B" w14:textId="77777777" w:rsidR="00C426CD" w:rsidDel="001111A8" w:rsidRDefault="00C426CD" w:rsidP="00C6577D">
      <w:pPr>
        <w:ind w:left="810"/>
        <w:rPr>
          <w:del w:id="4994" w:author="VOYER Raphael" w:date="2021-06-16T11:15:00Z"/>
        </w:rPr>
      </w:pPr>
      <w:del w:id="4995" w:author="VOYER Raphael" w:date="2021-06-16T11:15:00Z">
        <w:r w:rsidDel="001111A8">
          <w:delText xml:space="preserve">            IGMP mode/IP-Multicast Address.</w:delText>
        </w:r>
      </w:del>
    </w:p>
    <w:p w14:paraId="2447EE4B" w14:textId="77777777" w:rsidR="00A72285" w:rsidDel="001111A8" w:rsidRDefault="00A72285" w:rsidP="00C426CD">
      <w:pPr>
        <w:rPr>
          <w:del w:id="4996" w:author="VOYER Raphael" w:date="2021-06-16T11:15:00Z"/>
        </w:rPr>
      </w:pPr>
    </w:p>
    <w:p w14:paraId="768D71A9" w14:textId="77777777" w:rsidR="00C6577D" w:rsidDel="001111A8" w:rsidRDefault="00C6577D" w:rsidP="00C6577D">
      <w:pPr>
        <w:ind w:left="810"/>
        <w:rPr>
          <w:del w:id="4997" w:author="VOYER Raphael" w:date="2021-06-16T11:15:00Z"/>
        </w:rPr>
      </w:pPr>
    </w:p>
    <w:p w14:paraId="2B4E4600" w14:textId="77777777" w:rsidR="00C6577D" w:rsidRPr="002B5E4E" w:rsidDel="001111A8" w:rsidRDefault="00C6577D" w:rsidP="00C6577D">
      <w:pPr>
        <w:ind w:left="810"/>
        <w:rPr>
          <w:del w:id="4998" w:author="VOYER Raphael" w:date="2021-06-16T11:15:00Z"/>
        </w:rPr>
      </w:pPr>
      <w:del w:id="4999" w:author="VOYER Raphael" w:date="2021-06-16T11:15:00Z">
        <w:r w:rsidDel="001111A8">
          <w:delText xml:space="preserve">                       </w:delText>
        </w:r>
      </w:del>
    </w:p>
    <w:p w14:paraId="74E02D29" w14:textId="77777777" w:rsidR="00FE1AA3" w:rsidDel="001111A8" w:rsidRDefault="00FE1AA3" w:rsidP="00622755">
      <w:pPr>
        <w:pStyle w:val="Titre1"/>
        <w:pageBreakBefore/>
        <w:tabs>
          <w:tab w:val="clear" w:pos="432"/>
          <w:tab w:val="num" w:pos="360"/>
        </w:tabs>
        <w:ind w:left="360" w:hanging="360"/>
        <w:jc w:val="left"/>
        <w:rPr>
          <w:del w:id="5000" w:author="VOYER Raphael" w:date="2021-06-16T11:15:00Z"/>
        </w:rPr>
      </w:pPr>
      <w:bookmarkStart w:id="5001" w:name="_Use_cases/_configuration_Examples"/>
      <w:bookmarkStart w:id="5002" w:name="_Toc381025810"/>
      <w:bookmarkEnd w:id="5001"/>
      <w:del w:id="5003" w:author="VOYER Raphael" w:date="2021-06-16T11:15:00Z">
        <w:r w:rsidDel="001111A8">
          <w:delText>Use cases/ configuration Examples</w:delText>
        </w:r>
        <w:bookmarkEnd w:id="5002"/>
      </w:del>
    </w:p>
    <w:p w14:paraId="573182D1" w14:textId="77777777" w:rsidR="00FE1AA3" w:rsidDel="001111A8" w:rsidRDefault="00FE1AA3" w:rsidP="00FE1AA3">
      <w:pPr>
        <w:rPr>
          <w:del w:id="5004" w:author="VOYER Raphael" w:date="2021-06-16T11:15:00Z"/>
        </w:rPr>
      </w:pPr>
      <w:del w:id="5005" w:author="VOYER Raphael" w:date="2021-06-16T11:15:00Z">
        <w:r w:rsidDel="001111A8">
          <w:delText xml:space="preserve"> This section lists down the use cases of the typical HA VLAN deployment.</w:delText>
        </w:r>
      </w:del>
    </w:p>
    <w:p w14:paraId="21746EC2" w14:textId="77777777" w:rsidR="00FE1AA3" w:rsidRPr="00F479B9" w:rsidDel="001111A8" w:rsidRDefault="00FE1AA3" w:rsidP="00FE1AA3">
      <w:pPr>
        <w:rPr>
          <w:del w:id="5006" w:author="VOYER Raphael" w:date="2021-06-16T11:15:00Z"/>
        </w:rPr>
      </w:pPr>
    </w:p>
    <w:p w14:paraId="0AC9D25C" w14:textId="77777777" w:rsidR="00FE1AA3" w:rsidDel="001111A8" w:rsidRDefault="00FE1AA3" w:rsidP="00FE1AA3">
      <w:pPr>
        <w:numPr>
          <w:ilvl w:val="0"/>
          <w:numId w:val="30"/>
        </w:numPr>
        <w:rPr>
          <w:del w:id="5007" w:author="VOYER Raphael" w:date="2021-06-16T11:15:00Z"/>
        </w:rPr>
      </w:pPr>
      <w:del w:id="5008" w:author="VOYER Raphael" w:date="2021-06-16T11:15:00Z">
        <w:r w:rsidDel="001111A8">
          <w:delText xml:space="preserve">The switch/Router is connected to a cluster of servers (multiple interfaces). </w:delText>
        </w:r>
      </w:del>
    </w:p>
    <w:p w14:paraId="7B97CAA4" w14:textId="77777777" w:rsidR="00FE1AA3" w:rsidDel="001111A8" w:rsidRDefault="00FE1AA3" w:rsidP="00FE1AA3">
      <w:pPr>
        <w:numPr>
          <w:ilvl w:val="0"/>
          <w:numId w:val="30"/>
        </w:numPr>
        <w:rPr>
          <w:del w:id="5009" w:author="VOYER Raphael" w:date="2021-06-16T11:15:00Z"/>
        </w:rPr>
      </w:pPr>
      <w:del w:id="5010" w:author="VOYER Raphael" w:date="2021-06-16T11:15:00Z">
        <w:r w:rsidDel="001111A8">
          <w:delText>The cluster can be configured in L2 mode and L3 mode.</w:delText>
        </w:r>
      </w:del>
    </w:p>
    <w:p w14:paraId="0945F0C4" w14:textId="77777777" w:rsidR="00FE1AA3" w:rsidDel="001111A8" w:rsidRDefault="00FE1AA3" w:rsidP="00FE1AA3">
      <w:pPr>
        <w:numPr>
          <w:ilvl w:val="0"/>
          <w:numId w:val="30"/>
        </w:numPr>
        <w:rPr>
          <w:del w:id="5011" w:author="VOYER Raphael" w:date="2021-06-16T11:15:00Z"/>
        </w:rPr>
      </w:pPr>
      <w:del w:id="5012" w:author="VOYER Raphael" w:date="2021-06-16T11:15:00Z">
        <w:r w:rsidDel="001111A8">
          <w:delText>The feature shall be testable on the switch/router.</w:delText>
        </w:r>
      </w:del>
    </w:p>
    <w:p w14:paraId="5B3233FE" w14:textId="77777777" w:rsidR="00FE1AA3" w:rsidRPr="00F479B9" w:rsidDel="001111A8" w:rsidRDefault="00FE1AA3" w:rsidP="00FE1AA3">
      <w:pPr>
        <w:rPr>
          <w:del w:id="5013" w:author="VOYER Raphael" w:date="2021-06-16T11:15:00Z"/>
        </w:rPr>
      </w:pPr>
    </w:p>
    <w:p w14:paraId="3001783B" w14:textId="77777777" w:rsidR="00FE1AA3" w:rsidDel="001111A8" w:rsidRDefault="00FE1AA3" w:rsidP="00622755">
      <w:pPr>
        <w:outlineLvl w:val="0"/>
        <w:rPr>
          <w:del w:id="5014" w:author="VOYER Raphael" w:date="2021-06-16T11:15:00Z"/>
        </w:rPr>
      </w:pPr>
      <w:bookmarkStart w:id="5015" w:name="_Toc381025811"/>
      <w:bookmarkStart w:id="5016" w:name="_Toc424820401"/>
      <w:del w:id="5017" w:author="VOYER Raphael" w:date="2021-06-16T11:15:00Z">
        <w:r w:rsidDel="001111A8">
          <w:rPr>
            <w:b/>
          </w:rPr>
          <w:delText xml:space="preserve">1. </w:delText>
        </w:r>
        <w:r w:rsidRPr="00BA2108" w:rsidDel="001111A8">
          <w:rPr>
            <w:b/>
          </w:rPr>
          <w:delText>L2 cluster scenario</w:delText>
        </w:r>
        <w:r w:rsidDel="001111A8">
          <w:delText>:</w:delText>
        </w:r>
        <w:bookmarkEnd w:id="5015"/>
        <w:bookmarkEnd w:id="5016"/>
      </w:del>
    </w:p>
    <w:p w14:paraId="436E4AEC" w14:textId="77777777" w:rsidR="00FE1AA3" w:rsidDel="001111A8" w:rsidRDefault="00FE1AA3" w:rsidP="00FE1AA3">
      <w:pPr>
        <w:rPr>
          <w:del w:id="5018" w:author="VOYER Raphael" w:date="2021-06-16T11:15:00Z"/>
        </w:rPr>
      </w:pPr>
    </w:p>
    <w:p w14:paraId="793D1141" w14:textId="77777777" w:rsidR="00FE1AA3" w:rsidDel="001111A8" w:rsidRDefault="0067445D" w:rsidP="00FE1AA3">
      <w:pPr>
        <w:keepNext/>
        <w:rPr>
          <w:del w:id="5019" w:author="VOYER Raphael" w:date="2021-06-16T11:15:00Z"/>
        </w:rPr>
      </w:pPr>
      <w:del w:id="5020" w:author="VOYER Raphael" w:date="2021-06-16T11:15:00Z">
        <w:r w:rsidDel="001111A8">
          <w:rPr>
            <w:noProof/>
          </w:rPr>
          <w:drawing>
            <wp:inline distT="0" distB="0" distL="0" distR="0" wp14:anchorId="19D6DD64" wp14:editId="62F8138D">
              <wp:extent cx="4895850" cy="2619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895850" cy="2619375"/>
                      </a:xfrm>
                      <a:prstGeom prst="rect">
                        <a:avLst/>
                      </a:prstGeom>
                      <a:noFill/>
                      <a:ln w="9525">
                        <a:noFill/>
                        <a:miter lim="800000"/>
                        <a:headEnd/>
                        <a:tailEnd/>
                      </a:ln>
                    </pic:spPr>
                  </pic:pic>
                </a:graphicData>
              </a:graphic>
            </wp:inline>
          </w:drawing>
        </w:r>
      </w:del>
    </w:p>
    <w:p w14:paraId="36CBDC6E" w14:textId="77777777" w:rsidR="00FE1AA3" w:rsidRPr="009E50E2" w:rsidDel="001111A8" w:rsidRDefault="00FE1AA3" w:rsidP="00622755">
      <w:pPr>
        <w:pStyle w:val="Lgende"/>
        <w:outlineLvl w:val="0"/>
        <w:rPr>
          <w:del w:id="5021" w:author="VOYER Raphael" w:date="2021-06-16T11:15:00Z"/>
        </w:rPr>
      </w:pPr>
      <w:del w:id="5022" w:author="VOYER Raphael" w:date="2021-06-16T11:15:00Z">
        <w:r w:rsidDel="001111A8">
          <w:delText xml:space="preserve">             </w:delText>
        </w:r>
        <w:bookmarkStart w:id="5023" w:name="_Toc381025812"/>
        <w:bookmarkStart w:id="5024" w:name="_Toc424820402"/>
        <w:bookmarkStart w:id="5025" w:name="_Toc436661302"/>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xml:space="preserve">: </w:delText>
        </w:r>
        <w:r w:rsidRPr="00474DE0" w:rsidDel="001111A8">
          <w:delText>Switch connected to an L2 cluster through 3 ports (1/3,1/4,1/5)</w:delText>
        </w:r>
        <w:bookmarkEnd w:id="5023"/>
        <w:bookmarkEnd w:id="5024"/>
        <w:bookmarkEnd w:id="5025"/>
      </w:del>
    </w:p>
    <w:p w14:paraId="45D43E81" w14:textId="77777777" w:rsidR="00FE1AA3" w:rsidDel="001111A8" w:rsidRDefault="00FE1AA3" w:rsidP="00FE1AA3">
      <w:pPr>
        <w:rPr>
          <w:del w:id="5026" w:author="VOYER Raphael" w:date="2021-06-16T11:15:00Z"/>
        </w:rPr>
      </w:pPr>
    </w:p>
    <w:p w14:paraId="7A6EACD5" w14:textId="77777777" w:rsidR="00FE1AA3" w:rsidDel="001111A8" w:rsidRDefault="00FE1AA3" w:rsidP="00FE1AA3">
      <w:pPr>
        <w:rPr>
          <w:del w:id="5027" w:author="VOYER Raphael" w:date="2021-06-16T11:15:00Z"/>
        </w:rPr>
      </w:pPr>
    </w:p>
    <w:p w14:paraId="02E95CA5" w14:textId="77777777" w:rsidR="00FE1AA3" w:rsidDel="001111A8" w:rsidRDefault="00FE1AA3" w:rsidP="00FE1AA3">
      <w:pPr>
        <w:rPr>
          <w:del w:id="5028" w:author="VOYER Raphael" w:date="2021-06-16T11:15:00Z"/>
        </w:rPr>
      </w:pPr>
      <w:del w:id="5029" w:author="VOYER Raphael" w:date="2021-06-16T11:15:00Z">
        <w:r w:rsidDel="001111A8">
          <w:delText xml:space="preserve">                       </w:delText>
        </w:r>
      </w:del>
    </w:p>
    <w:p w14:paraId="4D93E3C2" w14:textId="77777777" w:rsidR="00FE1AA3" w:rsidDel="001111A8" w:rsidRDefault="00FE1AA3" w:rsidP="00FE1AA3">
      <w:pPr>
        <w:numPr>
          <w:ilvl w:val="0"/>
          <w:numId w:val="29"/>
        </w:numPr>
        <w:rPr>
          <w:del w:id="5030" w:author="VOYER Raphael" w:date="2021-06-16T11:15:00Z"/>
        </w:rPr>
      </w:pPr>
      <w:del w:id="5031" w:author="VOYER Raphael" w:date="2021-06-16T11:15:00Z">
        <w:r w:rsidDel="001111A8">
          <w:delText>A cluster can be configured with a unique mac-address and a vlan with a port list</w:delText>
        </w:r>
      </w:del>
    </w:p>
    <w:p w14:paraId="3D955DB3" w14:textId="77777777" w:rsidR="00FE1AA3" w:rsidDel="001111A8" w:rsidRDefault="00FE1AA3" w:rsidP="00FE1AA3">
      <w:pPr>
        <w:numPr>
          <w:ilvl w:val="0"/>
          <w:numId w:val="29"/>
        </w:numPr>
        <w:rPr>
          <w:del w:id="5032" w:author="VOYER Raphael" w:date="2021-06-16T11:15:00Z"/>
        </w:rPr>
      </w:pPr>
      <w:del w:id="5033" w:author="VOYER Raphael" w:date="2021-06-16T11:15:00Z">
        <w:r w:rsidDel="001111A8">
          <w:delText>Mac-address can be unicast or L2-multicast or IP-Multicast.</w:delText>
        </w:r>
      </w:del>
    </w:p>
    <w:p w14:paraId="26386CCD" w14:textId="77777777" w:rsidR="00FE1AA3" w:rsidDel="001111A8" w:rsidRDefault="00FE1AA3" w:rsidP="00FE1AA3">
      <w:pPr>
        <w:numPr>
          <w:ilvl w:val="0"/>
          <w:numId w:val="29"/>
        </w:numPr>
        <w:rPr>
          <w:del w:id="5034" w:author="VOYER Raphael" w:date="2021-06-16T11:15:00Z"/>
        </w:rPr>
      </w:pPr>
      <w:del w:id="5035" w:author="VOYER Raphael" w:date="2021-06-16T11:15:00Z">
        <w:r w:rsidDel="001111A8">
          <w:delText>The traffic which ingresses on 1/1 or 1/2 destined to the cluster mac-address and the vlan is to be forwarded to all the egress ports configured.(1/3,1/4,1/5).</w:delText>
        </w:r>
      </w:del>
    </w:p>
    <w:p w14:paraId="5DB2C6F8" w14:textId="77777777" w:rsidR="00FE1AA3" w:rsidDel="001111A8" w:rsidRDefault="00FE1AA3" w:rsidP="00FE1AA3">
      <w:pPr>
        <w:numPr>
          <w:ilvl w:val="0"/>
          <w:numId w:val="29"/>
        </w:numPr>
        <w:rPr>
          <w:del w:id="5036" w:author="VOYER Raphael" w:date="2021-06-16T11:15:00Z"/>
        </w:rPr>
      </w:pPr>
      <w:del w:id="5037" w:author="VOYER Raphael" w:date="2021-06-16T11:15:00Z">
        <w:r w:rsidDel="001111A8">
          <w:delText>Here the ingress ports should be in the same vlan as the cluster vlan and egress ports.</w:delText>
        </w:r>
      </w:del>
    </w:p>
    <w:p w14:paraId="2E87F169" w14:textId="77777777" w:rsidR="00FE1AA3" w:rsidDel="001111A8" w:rsidRDefault="00FE1AA3" w:rsidP="00FE1AA3">
      <w:pPr>
        <w:numPr>
          <w:ilvl w:val="0"/>
          <w:numId w:val="29"/>
        </w:numPr>
        <w:rPr>
          <w:del w:id="5038" w:author="VOYER Raphael" w:date="2021-06-16T11:15:00Z"/>
        </w:rPr>
      </w:pPr>
      <w:del w:id="5039" w:author="VOYER Raphael" w:date="2021-06-16T11:15:00Z">
        <w:r w:rsidDel="001111A8">
          <w:delText>Other traffic should be switched according to the normal switching logic.</w:delText>
        </w:r>
      </w:del>
    </w:p>
    <w:p w14:paraId="30451067" w14:textId="77777777" w:rsidR="00FE1AA3" w:rsidDel="001111A8" w:rsidRDefault="00FE1AA3" w:rsidP="00FE1AA3">
      <w:pPr>
        <w:numPr>
          <w:ilvl w:val="0"/>
          <w:numId w:val="29"/>
        </w:numPr>
        <w:rPr>
          <w:del w:id="5040" w:author="VOYER Raphael" w:date="2021-06-16T11:15:00Z"/>
        </w:rPr>
      </w:pPr>
      <w:del w:id="5041" w:author="VOYER Raphael" w:date="2021-06-16T11:15:00Z">
        <w:r w:rsidDel="001111A8">
          <w:delText>Packet can be an L2 or IP switched packet.</w:delText>
        </w:r>
      </w:del>
    </w:p>
    <w:p w14:paraId="64930F4A" w14:textId="77777777" w:rsidR="00FE1AA3" w:rsidDel="001111A8" w:rsidRDefault="00FE1AA3" w:rsidP="00FE1AA3">
      <w:pPr>
        <w:numPr>
          <w:ilvl w:val="0"/>
          <w:numId w:val="29"/>
        </w:numPr>
        <w:rPr>
          <w:del w:id="5042" w:author="VOYER Raphael" w:date="2021-06-16T11:15:00Z"/>
        </w:rPr>
      </w:pPr>
      <w:del w:id="5043" w:author="VOYER Raphael" w:date="2021-06-16T11:15:00Z">
        <w:r w:rsidDel="001111A8">
          <w:delText>Egress port can be a linkagg port as well.</w:delText>
        </w:r>
      </w:del>
    </w:p>
    <w:p w14:paraId="78BE7BD8" w14:textId="77777777" w:rsidR="00FE1AA3" w:rsidDel="001111A8" w:rsidRDefault="00FE1AA3" w:rsidP="00FE1AA3">
      <w:pPr>
        <w:rPr>
          <w:del w:id="5044" w:author="VOYER Raphael" w:date="2021-06-16T11:15:00Z"/>
        </w:rPr>
      </w:pPr>
    </w:p>
    <w:p w14:paraId="3EA2183D" w14:textId="77777777" w:rsidR="00FE1AA3" w:rsidDel="001111A8" w:rsidRDefault="00FE1AA3" w:rsidP="00FE1AA3">
      <w:pPr>
        <w:rPr>
          <w:del w:id="5045" w:author="VOYER Raphael" w:date="2021-06-16T11:15:00Z"/>
        </w:rPr>
      </w:pPr>
    </w:p>
    <w:p w14:paraId="6B889EEB" w14:textId="77777777" w:rsidR="00FE1AA3" w:rsidRPr="005F7361" w:rsidDel="001111A8" w:rsidRDefault="00534A44" w:rsidP="00622755">
      <w:pPr>
        <w:outlineLvl w:val="0"/>
        <w:rPr>
          <w:del w:id="5046" w:author="VOYER Raphael" w:date="2021-06-16T11:15:00Z"/>
          <w:b/>
          <w:rPrChange w:id="5047" w:author="VOYER Raphael" w:date="2021-07-07T15:02:00Z">
            <w:rPr>
              <w:del w:id="5048" w:author="VOYER Raphael" w:date="2021-06-16T11:15:00Z"/>
              <w:b/>
              <w:lang w:val="fr-FR"/>
            </w:rPr>
          </w:rPrChange>
        </w:rPr>
      </w:pPr>
      <w:bookmarkStart w:id="5049" w:name="_Toc381025813"/>
      <w:bookmarkStart w:id="5050" w:name="_Toc424820403"/>
      <w:del w:id="5051" w:author="VOYER Raphael" w:date="2021-06-16T11:15:00Z">
        <w:r w:rsidRPr="005F7361" w:rsidDel="001111A8">
          <w:rPr>
            <w:b/>
            <w:rPrChange w:id="5052" w:author="VOYER Raphael" w:date="2021-07-07T15:02:00Z">
              <w:rPr>
                <w:b/>
                <w:lang w:val="fr-FR"/>
              </w:rPr>
            </w:rPrChange>
          </w:rPr>
          <w:delText>Configuration Example:</w:delText>
        </w:r>
        <w:bookmarkEnd w:id="5049"/>
        <w:bookmarkEnd w:id="5050"/>
      </w:del>
    </w:p>
    <w:p w14:paraId="73459780" w14:textId="77777777" w:rsidR="00FE1AA3" w:rsidRPr="005F7361" w:rsidDel="001111A8" w:rsidRDefault="00FE1AA3" w:rsidP="00FE1AA3">
      <w:pPr>
        <w:rPr>
          <w:del w:id="5053" w:author="VOYER Raphael" w:date="2021-06-16T11:15:00Z"/>
          <w:rPrChange w:id="5054" w:author="VOYER Raphael" w:date="2021-07-07T15:02:00Z">
            <w:rPr>
              <w:del w:id="5055" w:author="VOYER Raphael" w:date="2021-06-16T11:15:00Z"/>
              <w:lang w:val="fr-FR"/>
            </w:rPr>
          </w:rPrChange>
        </w:rPr>
      </w:pPr>
    </w:p>
    <w:p w14:paraId="4FD20CB3" w14:textId="77777777" w:rsidR="00A40A8C" w:rsidRPr="005F7361" w:rsidDel="001111A8" w:rsidRDefault="00534A44" w:rsidP="00FE1AA3">
      <w:pPr>
        <w:rPr>
          <w:del w:id="5056" w:author="VOYER Raphael" w:date="2021-06-16T11:15:00Z"/>
          <w:rPrChange w:id="5057" w:author="VOYER Raphael" w:date="2021-07-07T15:02:00Z">
            <w:rPr>
              <w:del w:id="5058" w:author="VOYER Raphael" w:date="2021-06-16T11:15:00Z"/>
              <w:lang w:val="fr-FR"/>
            </w:rPr>
          </w:rPrChange>
        </w:rPr>
      </w:pPr>
      <w:del w:id="5059" w:author="VOYER Raphael" w:date="2021-06-16T11:15:00Z">
        <w:r w:rsidRPr="005F7361" w:rsidDel="001111A8">
          <w:rPr>
            <w:rPrChange w:id="5060" w:author="VOYER Raphael" w:date="2021-07-07T15:02:00Z">
              <w:rPr>
                <w:lang w:val="fr-FR"/>
              </w:rPr>
            </w:rPrChange>
          </w:rPr>
          <w:delText xml:space="preserve">-&gt; server-cluster 1 mode L2 </w:delText>
        </w:r>
      </w:del>
    </w:p>
    <w:p w14:paraId="483E0AF7" w14:textId="77777777" w:rsidR="00210121" w:rsidDel="001111A8" w:rsidRDefault="00210121" w:rsidP="00FE1AA3">
      <w:pPr>
        <w:rPr>
          <w:del w:id="5061" w:author="VOYER Raphael" w:date="2021-06-16T11:15:00Z"/>
        </w:rPr>
      </w:pPr>
      <w:del w:id="5062" w:author="VOYER Raphael" w:date="2021-06-16T11:15:00Z">
        <w:r w:rsidDel="001111A8">
          <w:delText>-&gt; vlan 10</w:delText>
        </w:r>
      </w:del>
    </w:p>
    <w:p w14:paraId="0F377AB4" w14:textId="77777777" w:rsidR="00210121" w:rsidDel="001111A8" w:rsidRDefault="00210121" w:rsidP="00210121">
      <w:pPr>
        <w:rPr>
          <w:del w:id="5063" w:author="VOYER Raphael" w:date="2021-06-16T11:15:00Z"/>
        </w:rPr>
      </w:pPr>
      <w:del w:id="5064" w:author="VOYER Raphael" w:date="2021-06-16T11:15:00Z">
        <w:r w:rsidDel="001111A8">
          <w:delText>-&gt; v</w:delText>
        </w:r>
        <w:r w:rsidR="0076783F" w:rsidDel="001111A8">
          <w:delText>lan 10 members port 1/3</w:delText>
        </w:r>
        <w:r w:rsidDel="001111A8">
          <w:delText xml:space="preserve"> untagged</w:delText>
        </w:r>
      </w:del>
    </w:p>
    <w:p w14:paraId="5E6AFE1E" w14:textId="77777777" w:rsidR="00210121" w:rsidDel="001111A8" w:rsidRDefault="00210121" w:rsidP="00FE1AA3">
      <w:pPr>
        <w:rPr>
          <w:del w:id="5065" w:author="VOYER Raphael" w:date="2021-06-16T11:15:00Z"/>
        </w:rPr>
      </w:pPr>
      <w:del w:id="5066" w:author="VOYER Raphael" w:date="2021-06-16T11:15:00Z">
        <w:r w:rsidDel="001111A8">
          <w:delText>-&gt; vlan 10 members port 1/</w:delText>
        </w:r>
        <w:r w:rsidR="0076783F" w:rsidDel="001111A8">
          <w:delText>4</w:delText>
        </w:r>
        <w:r w:rsidDel="001111A8">
          <w:delText xml:space="preserve"> untagged</w:delText>
        </w:r>
      </w:del>
    </w:p>
    <w:p w14:paraId="49A39D9D" w14:textId="77777777" w:rsidR="00210121" w:rsidDel="001111A8" w:rsidRDefault="00210121" w:rsidP="00FE1AA3">
      <w:pPr>
        <w:rPr>
          <w:del w:id="5067" w:author="VOYER Raphael" w:date="2021-06-16T11:15:00Z"/>
        </w:rPr>
      </w:pPr>
      <w:del w:id="5068" w:author="VOYER Raphael" w:date="2021-06-16T11:15:00Z">
        <w:r w:rsidDel="001111A8">
          <w:delText>-&gt; vlan 10 members port 1/</w:delText>
        </w:r>
        <w:r w:rsidR="0076783F" w:rsidDel="001111A8">
          <w:delText>5</w:delText>
        </w:r>
        <w:r w:rsidDel="001111A8">
          <w:delText xml:space="preserve"> untagged</w:delText>
        </w:r>
      </w:del>
    </w:p>
    <w:p w14:paraId="24E26C46" w14:textId="77777777" w:rsidR="00FE1AA3" w:rsidDel="001111A8" w:rsidRDefault="0076783F" w:rsidP="00FE1AA3">
      <w:pPr>
        <w:rPr>
          <w:del w:id="5069" w:author="VOYER Raphael" w:date="2021-06-16T11:15:00Z"/>
        </w:rPr>
      </w:pPr>
      <w:del w:id="5070" w:author="VOYER Raphael" w:date="2021-06-16T11:15:00Z">
        <w:r w:rsidDel="001111A8">
          <w:delText xml:space="preserve">-&gt; </w:delText>
        </w:r>
        <w:r w:rsidR="009E053F" w:rsidDel="001111A8">
          <w:delText>server-cluster</w:delText>
        </w:r>
        <w:r w:rsidDel="001111A8">
          <w:delText xml:space="preserve"> 1 vlan 10 </w:delText>
        </w:r>
        <w:r w:rsidR="00FE1AA3" w:rsidDel="001111A8">
          <w:delText>mac-address 01:00:11:22:33:44 (OR) /* L2 multicast case */</w:delText>
        </w:r>
      </w:del>
    </w:p>
    <w:p w14:paraId="1D6083E9" w14:textId="77777777" w:rsidR="00CA122A" w:rsidDel="001111A8" w:rsidRDefault="00CA122A" w:rsidP="00FE1AA3">
      <w:pPr>
        <w:rPr>
          <w:del w:id="5071" w:author="VOYER Raphael" w:date="2021-06-16T11:15:00Z"/>
        </w:rPr>
      </w:pPr>
      <w:del w:id="5072" w:author="VOYER Raphael" w:date="2021-06-16T11:15:00Z">
        <w:r w:rsidDel="001111A8">
          <w:delText>-&gt; server-cluster 1 port 1/3-5</w:delText>
        </w:r>
      </w:del>
    </w:p>
    <w:p w14:paraId="1AB14A41" w14:textId="77777777" w:rsidR="00FE1AA3" w:rsidDel="001111A8" w:rsidRDefault="00FE1AA3" w:rsidP="00FE1AA3">
      <w:pPr>
        <w:rPr>
          <w:del w:id="5073" w:author="VOYER Raphael" w:date="2021-06-16T11:15:00Z"/>
        </w:rPr>
      </w:pPr>
      <w:del w:id="5074" w:author="VOYER Raphael" w:date="2021-06-16T11:15:00Z">
        <w:r w:rsidDel="001111A8">
          <w:rPr>
            <w:b/>
          </w:rPr>
          <w:delText xml:space="preserve">-&gt; </w:delText>
        </w:r>
        <w:r w:rsidR="009E053F" w:rsidDel="001111A8">
          <w:delText>server-cluster</w:delText>
        </w:r>
        <w:r w:rsidR="0076783F" w:rsidDel="001111A8">
          <w:delText xml:space="preserve"> 1 vlan 10 </w:delText>
        </w:r>
        <w:r w:rsidDel="001111A8">
          <w:delText>mac-address 01:00:5e:22:33:44 (OR) /* IP multicast case */</w:delText>
        </w:r>
      </w:del>
    </w:p>
    <w:p w14:paraId="1E7A5377" w14:textId="77777777" w:rsidR="00CA122A" w:rsidDel="001111A8" w:rsidRDefault="00CA122A" w:rsidP="00CA122A">
      <w:pPr>
        <w:rPr>
          <w:del w:id="5075" w:author="VOYER Raphael" w:date="2021-06-16T11:15:00Z"/>
        </w:rPr>
      </w:pPr>
      <w:del w:id="5076" w:author="VOYER Raphael" w:date="2021-06-16T11:15:00Z">
        <w:r w:rsidDel="001111A8">
          <w:delText>-&gt; server-cluster 1 port 1/3-5</w:delText>
        </w:r>
      </w:del>
    </w:p>
    <w:p w14:paraId="55E0CA61" w14:textId="77777777" w:rsidR="00FE1AA3" w:rsidDel="001111A8" w:rsidRDefault="00FE1AA3" w:rsidP="00FE1AA3">
      <w:pPr>
        <w:rPr>
          <w:del w:id="5077" w:author="VOYER Raphael" w:date="2021-06-16T11:15:00Z"/>
        </w:rPr>
      </w:pPr>
      <w:del w:id="5078" w:author="VOYER Raphael" w:date="2021-06-16T11:15:00Z">
        <w:r w:rsidDel="001111A8">
          <w:rPr>
            <w:b/>
          </w:rPr>
          <w:delText>-&gt;</w:delText>
        </w:r>
        <w:r w:rsidR="000F0811" w:rsidDel="001111A8">
          <w:rPr>
            <w:b/>
          </w:rPr>
          <w:delText xml:space="preserve"> </w:delText>
        </w:r>
        <w:r w:rsidR="009E053F" w:rsidDel="001111A8">
          <w:delText>server-cluster</w:delText>
        </w:r>
        <w:r w:rsidR="0076783F" w:rsidDel="001111A8">
          <w:delText xml:space="preserve"> 1 vlan 10 port 1/3-5</w:delText>
        </w:r>
        <w:r w:rsidDel="001111A8">
          <w:delText xml:space="preserve"> mac-address 00:12:11:22:33:44 (OR) /* Unicast case */</w:delText>
        </w:r>
      </w:del>
    </w:p>
    <w:p w14:paraId="2BC0D663" w14:textId="77777777" w:rsidR="00CA122A" w:rsidDel="001111A8" w:rsidRDefault="00CA122A" w:rsidP="00CA122A">
      <w:pPr>
        <w:rPr>
          <w:del w:id="5079" w:author="VOYER Raphael" w:date="2021-06-16T11:15:00Z"/>
        </w:rPr>
      </w:pPr>
      <w:del w:id="5080" w:author="VOYER Raphael" w:date="2021-06-16T11:15:00Z">
        <w:r w:rsidDel="001111A8">
          <w:delText>-&gt; server-cluster 1 port 1/3-5</w:delText>
        </w:r>
      </w:del>
    </w:p>
    <w:p w14:paraId="1FED6411" w14:textId="77777777" w:rsidR="000F0811" w:rsidDel="001111A8" w:rsidRDefault="000F0811" w:rsidP="00FE1AA3">
      <w:pPr>
        <w:rPr>
          <w:del w:id="5081" w:author="VOYER Raphael" w:date="2021-06-16T11:15:00Z"/>
          <w:b/>
        </w:rPr>
      </w:pPr>
    </w:p>
    <w:p w14:paraId="71249A51" w14:textId="77777777" w:rsidR="00324663" w:rsidDel="001111A8" w:rsidRDefault="00324663" w:rsidP="00FE1AA3">
      <w:pPr>
        <w:rPr>
          <w:del w:id="5082" w:author="VOYER Raphael" w:date="2021-06-16T11:15:00Z"/>
        </w:rPr>
      </w:pPr>
    </w:p>
    <w:p w14:paraId="244113D5" w14:textId="77777777" w:rsidR="00324663" w:rsidDel="001111A8" w:rsidRDefault="00324663" w:rsidP="00FE1AA3">
      <w:pPr>
        <w:rPr>
          <w:del w:id="5083" w:author="VOYER Raphael" w:date="2021-06-16T11:15:00Z"/>
        </w:rPr>
      </w:pPr>
    </w:p>
    <w:p w14:paraId="6FA29656" w14:textId="77777777" w:rsidR="00324663" w:rsidDel="001111A8" w:rsidRDefault="00324663" w:rsidP="00FE1AA3">
      <w:pPr>
        <w:rPr>
          <w:del w:id="5084" w:author="VOYER Raphael" w:date="2021-06-16T11:15:00Z"/>
        </w:rPr>
      </w:pPr>
    </w:p>
    <w:p w14:paraId="4B6E57C7" w14:textId="77777777" w:rsidR="00324663" w:rsidDel="001111A8" w:rsidRDefault="00324663" w:rsidP="00FE1AA3">
      <w:pPr>
        <w:rPr>
          <w:del w:id="5085" w:author="VOYER Raphael" w:date="2021-06-16T11:15:00Z"/>
        </w:rPr>
      </w:pPr>
    </w:p>
    <w:p w14:paraId="632A54EB" w14:textId="77777777" w:rsidR="00324663" w:rsidDel="001111A8" w:rsidRDefault="00324663" w:rsidP="00FE1AA3">
      <w:pPr>
        <w:rPr>
          <w:del w:id="5086" w:author="VOYER Raphael" w:date="2021-06-16T11:15:00Z"/>
        </w:rPr>
      </w:pPr>
    </w:p>
    <w:p w14:paraId="6A089D3A" w14:textId="77777777" w:rsidR="00324663" w:rsidDel="001111A8" w:rsidRDefault="00324663" w:rsidP="00FE1AA3">
      <w:pPr>
        <w:rPr>
          <w:del w:id="5087" w:author="VOYER Raphael" w:date="2021-06-16T11:15:00Z"/>
        </w:rPr>
      </w:pPr>
    </w:p>
    <w:p w14:paraId="67849C73" w14:textId="77777777" w:rsidR="00324663" w:rsidDel="001111A8" w:rsidRDefault="00324663" w:rsidP="00FE1AA3">
      <w:pPr>
        <w:rPr>
          <w:del w:id="5088" w:author="VOYER Raphael" w:date="2021-06-16T11:15:00Z"/>
        </w:rPr>
      </w:pPr>
    </w:p>
    <w:p w14:paraId="6572D492" w14:textId="77777777" w:rsidR="00324663" w:rsidDel="001111A8" w:rsidRDefault="00324663" w:rsidP="00FE1AA3">
      <w:pPr>
        <w:rPr>
          <w:del w:id="5089" w:author="VOYER Raphael" w:date="2021-06-16T11:15:00Z"/>
        </w:rPr>
      </w:pPr>
    </w:p>
    <w:p w14:paraId="0151DB5B" w14:textId="77777777" w:rsidR="00324663" w:rsidDel="001111A8" w:rsidRDefault="00324663" w:rsidP="00FE1AA3">
      <w:pPr>
        <w:rPr>
          <w:del w:id="5090" w:author="VOYER Raphael" w:date="2021-06-16T11:15:00Z"/>
        </w:rPr>
      </w:pPr>
    </w:p>
    <w:p w14:paraId="3C58DE44" w14:textId="77777777" w:rsidR="004300F7" w:rsidDel="001111A8" w:rsidRDefault="004300F7" w:rsidP="00FE1AA3">
      <w:pPr>
        <w:rPr>
          <w:del w:id="5091" w:author="VOYER Raphael" w:date="2021-06-16T11:15:00Z"/>
        </w:rPr>
      </w:pPr>
    </w:p>
    <w:p w14:paraId="3853B6FD" w14:textId="77777777" w:rsidR="004300F7" w:rsidDel="001111A8" w:rsidRDefault="004300F7" w:rsidP="00FE1AA3">
      <w:pPr>
        <w:rPr>
          <w:del w:id="5092" w:author="VOYER Raphael" w:date="2021-06-16T11:15:00Z"/>
        </w:rPr>
      </w:pPr>
    </w:p>
    <w:p w14:paraId="7E9FD682" w14:textId="77777777" w:rsidR="00324663" w:rsidRPr="00A60810" w:rsidDel="001111A8" w:rsidRDefault="00324663" w:rsidP="00FE1AA3">
      <w:pPr>
        <w:rPr>
          <w:del w:id="5093" w:author="VOYER Raphael" w:date="2021-06-16T11:15:00Z"/>
        </w:rPr>
      </w:pPr>
    </w:p>
    <w:p w14:paraId="54F527D2" w14:textId="77777777" w:rsidR="00FE1AA3" w:rsidDel="001111A8" w:rsidRDefault="00FE1AA3" w:rsidP="00FE1AA3">
      <w:pPr>
        <w:rPr>
          <w:del w:id="5094" w:author="VOYER Raphael" w:date="2021-06-16T11:15:00Z"/>
        </w:rPr>
      </w:pPr>
    </w:p>
    <w:p w14:paraId="5C058106" w14:textId="77777777" w:rsidR="00FE1AA3" w:rsidRPr="001C7D2D" w:rsidDel="001111A8" w:rsidRDefault="00FE1AA3" w:rsidP="00622755">
      <w:pPr>
        <w:outlineLvl w:val="0"/>
        <w:rPr>
          <w:del w:id="5095" w:author="VOYER Raphael" w:date="2021-06-16T11:15:00Z"/>
        </w:rPr>
      </w:pPr>
      <w:bookmarkStart w:id="5096" w:name="_Toc381025814"/>
      <w:bookmarkStart w:id="5097" w:name="_Toc424820404"/>
      <w:del w:id="5098" w:author="VOYER Raphael" w:date="2021-06-16T11:15:00Z">
        <w:r w:rsidDel="001111A8">
          <w:rPr>
            <w:b/>
          </w:rPr>
          <w:delText xml:space="preserve">2. </w:delText>
        </w:r>
        <w:r w:rsidRPr="00BA2108" w:rsidDel="001111A8">
          <w:rPr>
            <w:b/>
          </w:rPr>
          <w:delText>L</w:delText>
        </w:r>
        <w:r w:rsidDel="001111A8">
          <w:rPr>
            <w:b/>
          </w:rPr>
          <w:delText>3</w:delText>
        </w:r>
        <w:r w:rsidRPr="00BA2108" w:rsidDel="001111A8">
          <w:rPr>
            <w:b/>
          </w:rPr>
          <w:delText xml:space="preserve"> cluster scenario</w:delText>
        </w:r>
        <w:r w:rsidDel="001111A8">
          <w:rPr>
            <w:b/>
          </w:rPr>
          <w:delText xml:space="preserve"> with static/dynamic arp configuration to cluster</w:delText>
        </w:r>
        <w:r w:rsidRPr="001C7D2D" w:rsidDel="001111A8">
          <w:delText>:</w:delText>
        </w:r>
        <w:bookmarkEnd w:id="5096"/>
        <w:bookmarkEnd w:id="5097"/>
      </w:del>
    </w:p>
    <w:p w14:paraId="5A33A5EF" w14:textId="77777777" w:rsidR="00FE1AA3" w:rsidDel="001111A8" w:rsidRDefault="00FE1AA3" w:rsidP="00FE1AA3">
      <w:pPr>
        <w:rPr>
          <w:del w:id="5099" w:author="VOYER Raphael" w:date="2021-06-16T11:15:00Z"/>
        </w:rPr>
      </w:pPr>
    </w:p>
    <w:p w14:paraId="0A71AB1A" w14:textId="77777777" w:rsidR="00FE1AA3" w:rsidDel="001111A8" w:rsidRDefault="0067445D" w:rsidP="00FE1AA3">
      <w:pPr>
        <w:keepNext/>
        <w:rPr>
          <w:del w:id="5100" w:author="VOYER Raphael" w:date="2021-06-16T11:15:00Z"/>
        </w:rPr>
      </w:pPr>
      <w:del w:id="5101" w:author="VOYER Raphael" w:date="2021-06-16T11:15:00Z">
        <w:r w:rsidDel="001111A8">
          <w:rPr>
            <w:noProof/>
          </w:rPr>
          <w:drawing>
            <wp:inline distT="0" distB="0" distL="0" distR="0" wp14:anchorId="6212FA56" wp14:editId="0D1AA796">
              <wp:extent cx="5010150" cy="2914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010150" cy="2914650"/>
                      </a:xfrm>
                      <a:prstGeom prst="rect">
                        <a:avLst/>
                      </a:prstGeom>
                      <a:noFill/>
                      <a:ln w="9525">
                        <a:noFill/>
                        <a:miter lim="800000"/>
                        <a:headEnd/>
                        <a:tailEnd/>
                      </a:ln>
                    </pic:spPr>
                  </pic:pic>
                </a:graphicData>
              </a:graphic>
            </wp:inline>
          </w:drawing>
        </w:r>
      </w:del>
    </w:p>
    <w:p w14:paraId="45BDBFCA" w14:textId="77777777" w:rsidR="00FE1AA3" w:rsidRPr="009E50E2" w:rsidDel="001111A8" w:rsidRDefault="00FE1AA3" w:rsidP="00622755">
      <w:pPr>
        <w:pStyle w:val="Lgende"/>
        <w:outlineLvl w:val="0"/>
        <w:rPr>
          <w:del w:id="5102" w:author="VOYER Raphael" w:date="2021-06-16T11:15:00Z"/>
        </w:rPr>
      </w:pPr>
      <w:del w:id="5103" w:author="VOYER Raphael" w:date="2021-06-16T11:15:00Z">
        <w:r w:rsidDel="001111A8">
          <w:delText xml:space="preserve">             </w:delText>
        </w:r>
        <w:bookmarkStart w:id="5104" w:name="_Toc381025815"/>
        <w:bookmarkStart w:id="5105" w:name="_Toc424820405"/>
        <w:bookmarkStart w:id="5106" w:name="_Toc436661303"/>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4</w:delText>
        </w:r>
        <w:r w:rsidR="004F358F" w:rsidDel="001111A8">
          <w:rPr>
            <w:noProof/>
          </w:rPr>
          <w:fldChar w:fldCharType="end"/>
        </w:r>
        <w:r w:rsidDel="001111A8">
          <w:delText xml:space="preserve">: </w:delText>
        </w:r>
        <w:r w:rsidRPr="001330A4" w:rsidDel="001111A8">
          <w:delText>Switch connected to an L3 cluster through 3 ports (1/3,1/4,1/5)</w:delText>
        </w:r>
        <w:bookmarkEnd w:id="5104"/>
        <w:bookmarkEnd w:id="5105"/>
        <w:bookmarkEnd w:id="5106"/>
      </w:del>
    </w:p>
    <w:p w14:paraId="1B737CD4" w14:textId="77777777" w:rsidR="00FE1AA3" w:rsidDel="001111A8" w:rsidRDefault="00FE1AA3" w:rsidP="00FE1AA3">
      <w:pPr>
        <w:rPr>
          <w:del w:id="5107" w:author="VOYER Raphael" w:date="2021-06-16T11:15:00Z"/>
        </w:rPr>
      </w:pPr>
    </w:p>
    <w:p w14:paraId="38889FB1" w14:textId="77777777" w:rsidR="00FE1AA3" w:rsidDel="001111A8" w:rsidRDefault="00FE1AA3" w:rsidP="00FE1AA3">
      <w:pPr>
        <w:rPr>
          <w:del w:id="5108" w:author="VOYER Raphael" w:date="2021-06-16T11:15:00Z"/>
        </w:rPr>
      </w:pPr>
    </w:p>
    <w:p w14:paraId="6C63187F" w14:textId="77777777" w:rsidR="00FE1AA3" w:rsidDel="001111A8" w:rsidRDefault="00FE1AA3" w:rsidP="00FE1AA3">
      <w:pPr>
        <w:rPr>
          <w:del w:id="5109" w:author="VOYER Raphael" w:date="2021-06-16T11:15:00Z"/>
        </w:rPr>
      </w:pPr>
      <w:del w:id="5110" w:author="VOYER Raphael" w:date="2021-06-16T11:15:00Z">
        <w:r w:rsidDel="001111A8">
          <w:delText xml:space="preserve">                                  </w:delText>
        </w:r>
      </w:del>
    </w:p>
    <w:p w14:paraId="30AFC01E" w14:textId="77777777" w:rsidR="00FE1AA3" w:rsidDel="001111A8" w:rsidRDefault="00FE1AA3" w:rsidP="00FE1AA3">
      <w:pPr>
        <w:numPr>
          <w:ilvl w:val="0"/>
          <w:numId w:val="28"/>
        </w:numPr>
        <w:rPr>
          <w:del w:id="5111" w:author="VOYER Raphael" w:date="2021-06-16T11:15:00Z"/>
        </w:rPr>
      </w:pPr>
      <w:del w:id="5112" w:author="VOYER Raphael" w:date="2021-06-16T11:15:00Z">
        <w:r w:rsidDel="001111A8">
          <w:delText>A cluster can be configured with a unique IP address and a static arp entry (cluster mac) and a a port list</w:delText>
        </w:r>
      </w:del>
    </w:p>
    <w:p w14:paraId="6169FBAA" w14:textId="77777777" w:rsidR="00FE1AA3" w:rsidDel="001111A8" w:rsidRDefault="00FE1AA3" w:rsidP="00FE1AA3">
      <w:pPr>
        <w:numPr>
          <w:ilvl w:val="0"/>
          <w:numId w:val="28"/>
        </w:numPr>
        <w:rPr>
          <w:del w:id="5113" w:author="VOYER Raphael" w:date="2021-06-16T11:15:00Z"/>
        </w:rPr>
      </w:pPr>
      <w:del w:id="5114" w:author="VOYER Raphael" w:date="2021-06-16T11:15:00Z">
        <w:r w:rsidDel="001111A8">
          <w:delText>Cluster Ip address needs to be a unicast.</w:delText>
        </w:r>
      </w:del>
    </w:p>
    <w:p w14:paraId="39E88E83" w14:textId="77777777" w:rsidR="00FE1AA3" w:rsidDel="001111A8" w:rsidRDefault="00FE1AA3" w:rsidP="00FE1AA3">
      <w:pPr>
        <w:numPr>
          <w:ilvl w:val="0"/>
          <w:numId w:val="28"/>
        </w:numPr>
        <w:rPr>
          <w:del w:id="5115" w:author="VOYER Raphael" w:date="2021-06-16T11:15:00Z"/>
        </w:rPr>
      </w:pPr>
      <w:del w:id="5116" w:author="VOYER Raphael" w:date="2021-06-16T11:15:00Z">
        <w:r w:rsidDel="001111A8">
          <w:delText xml:space="preserve">Mac-address (ARP entry) can be unicast or L2-multicast or IP-Multicast </w:delText>
        </w:r>
      </w:del>
    </w:p>
    <w:p w14:paraId="29B004B1" w14:textId="77777777" w:rsidR="00FE1AA3" w:rsidDel="001111A8" w:rsidRDefault="00FE1AA3" w:rsidP="00FE1AA3">
      <w:pPr>
        <w:numPr>
          <w:ilvl w:val="0"/>
          <w:numId w:val="28"/>
        </w:numPr>
        <w:rPr>
          <w:del w:id="5117" w:author="VOYER Raphael" w:date="2021-06-16T11:15:00Z"/>
        </w:rPr>
      </w:pPr>
      <w:del w:id="5118"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60B0D09E" w14:textId="77777777" w:rsidR="00FE1AA3" w:rsidDel="001111A8" w:rsidRDefault="00FE1AA3" w:rsidP="00FE1AA3">
      <w:pPr>
        <w:ind w:left="360"/>
        <w:rPr>
          <w:del w:id="5119" w:author="VOYER Raphael" w:date="2021-06-16T11:15:00Z"/>
        </w:rPr>
      </w:pPr>
      <w:del w:id="5120" w:author="VOYER Raphael" w:date="2021-06-16T11:15:00Z">
        <w:r w:rsidDel="001111A8">
          <w:delText xml:space="preserve">       be done before actual routing).</w:delText>
        </w:r>
      </w:del>
    </w:p>
    <w:p w14:paraId="7A4020D3" w14:textId="77777777" w:rsidR="00FE1AA3" w:rsidDel="001111A8" w:rsidRDefault="00FE1AA3" w:rsidP="00FE1AA3">
      <w:pPr>
        <w:numPr>
          <w:ilvl w:val="0"/>
          <w:numId w:val="28"/>
        </w:numPr>
        <w:rPr>
          <w:del w:id="5121" w:author="VOYER Raphael" w:date="2021-06-16T11:15:00Z"/>
        </w:rPr>
      </w:pPr>
      <w:del w:id="5122" w:author="VOYER Raphael" w:date="2021-06-16T11:15:00Z">
        <w:r w:rsidDel="001111A8">
          <w:delText>The traffic which ingresses on 1/1 or 1/2 destined to the cluster IP needs to be routed  to all the egress ports configured.(1/3,1/4,1/5).</w:delText>
        </w:r>
      </w:del>
    </w:p>
    <w:p w14:paraId="09384048" w14:textId="77777777" w:rsidR="00FE1AA3" w:rsidDel="001111A8" w:rsidRDefault="00FE1AA3" w:rsidP="00FE1AA3">
      <w:pPr>
        <w:numPr>
          <w:ilvl w:val="0"/>
          <w:numId w:val="28"/>
        </w:numPr>
        <w:rPr>
          <w:del w:id="5123" w:author="VOYER Raphael" w:date="2021-06-16T11:15:00Z"/>
        </w:rPr>
      </w:pPr>
      <w:del w:id="5124" w:author="VOYER Raphael" w:date="2021-06-16T11:15:00Z">
        <w:r w:rsidDel="001111A8">
          <w:delText>The ingress ports could be on a different vlan as the cluster IP interface.</w:delText>
        </w:r>
      </w:del>
    </w:p>
    <w:p w14:paraId="4E06C6EC" w14:textId="77777777" w:rsidR="00FE1AA3" w:rsidDel="001111A8" w:rsidRDefault="00FE1AA3" w:rsidP="00FE1AA3">
      <w:pPr>
        <w:numPr>
          <w:ilvl w:val="0"/>
          <w:numId w:val="28"/>
        </w:numPr>
        <w:rPr>
          <w:del w:id="5125" w:author="VOYER Raphael" w:date="2021-06-16T11:15:00Z"/>
        </w:rPr>
      </w:pPr>
      <w:del w:id="5126" w:author="VOYER Raphael" w:date="2021-06-16T11:15:00Z">
        <w:r w:rsidDel="001111A8">
          <w:delText>However all the egress ports need to be in the same vlan as the ip interface of cluster.</w:delText>
        </w:r>
      </w:del>
    </w:p>
    <w:p w14:paraId="750A317C" w14:textId="77777777" w:rsidR="00FE1AA3" w:rsidDel="001111A8" w:rsidRDefault="00FE1AA3" w:rsidP="00FE1AA3">
      <w:pPr>
        <w:numPr>
          <w:ilvl w:val="0"/>
          <w:numId w:val="28"/>
        </w:numPr>
        <w:rPr>
          <w:del w:id="5127" w:author="VOYER Raphael" w:date="2021-06-16T11:15:00Z"/>
        </w:rPr>
      </w:pPr>
      <w:del w:id="5128" w:author="VOYER Raphael" w:date="2021-06-16T11:15:00Z">
        <w:r w:rsidDel="001111A8">
          <w:delText>Other traffic should be switched according to the normal switching/routing logic.</w:delText>
        </w:r>
      </w:del>
    </w:p>
    <w:p w14:paraId="23195583" w14:textId="77777777" w:rsidR="00FE1AA3" w:rsidDel="001111A8" w:rsidRDefault="00FE1AA3" w:rsidP="00FE1AA3">
      <w:pPr>
        <w:numPr>
          <w:ilvl w:val="0"/>
          <w:numId w:val="28"/>
        </w:numPr>
        <w:rPr>
          <w:del w:id="5129" w:author="VOYER Raphael" w:date="2021-06-16T11:15:00Z"/>
        </w:rPr>
      </w:pPr>
      <w:del w:id="5130" w:author="VOYER Raphael" w:date="2021-06-16T11:15:00Z">
        <w:r w:rsidDel="001111A8">
          <w:delText>Ip routed packet destined to cluster shall be used for testing this scenario.</w:delText>
        </w:r>
      </w:del>
    </w:p>
    <w:p w14:paraId="1DF258FC" w14:textId="77777777" w:rsidR="00FE1AA3" w:rsidDel="001111A8" w:rsidRDefault="00FE1AA3" w:rsidP="00FE1AA3">
      <w:pPr>
        <w:numPr>
          <w:ilvl w:val="0"/>
          <w:numId w:val="28"/>
        </w:numPr>
        <w:rPr>
          <w:del w:id="5131" w:author="VOYER Raphael" w:date="2021-06-16T11:15:00Z"/>
        </w:rPr>
      </w:pPr>
      <w:del w:id="5132" w:author="VOYER Raphael" w:date="2021-06-16T11:15:00Z">
        <w:r w:rsidDel="001111A8">
          <w:delText>Egress port can be a linkagg port as well.</w:delText>
        </w:r>
      </w:del>
    </w:p>
    <w:p w14:paraId="754C7F94" w14:textId="77777777" w:rsidR="00FE1AA3" w:rsidDel="001111A8" w:rsidRDefault="00FE1AA3" w:rsidP="00FE1AA3">
      <w:pPr>
        <w:rPr>
          <w:del w:id="5133" w:author="VOYER Raphael" w:date="2021-06-16T11:15:00Z"/>
        </w:rPr>
      </w:pPr>
    </w:p>
    <w:p w14:paraId="12C74E46" w14:textId="77777777" w:rsidR="00FE1AA3" w:rsidRPr="005F7361" w:rsidDel="001111A8" w:rsidRDefault="00FE1AA3" w:rsidP="00622755">
      <w:pPr>
        <w:outlineLvl w:val="0"/>
        <w:rPr>
          <w:del w:id="5134" w:author="VOYER Raphael" w:date="2021-06-16T11:15:00Z"/>
          <w:b/>
          <w:rPrChange w:id="5135" w:author="VOYER Raphael" w:date="2021-07-07T15:02:00Z">
            <w:rPr>
              <w:del w:id="5136" w:author="VOYER Raphael" w:date="2021-06-16T11:15:00Z"/>
              <w:b/>
              <w:lang w:val="fr-FR"/>
            </w:rPr>
          </w:rPrChange>
        </w:rPr>
      </w:pPr>
      <w:bookmarkStart w:id="5137" w:name="_Toc381025816"/>
      <w:bookmarkStart w:id="5138" w:name="_Toc424820406"/>
      <w:del w:id="5139" w:author="VOYER Raphael" w:date="2021-06-16T11:15:00Z">
        <w:r w:rsidRPr="005F7361" w:rsidDel="001111A8">
          <w:rPr>
            <w:b/>
            <w:rPrChange w:id="5140" w:author="VOYER Raphael" w:date="2021-07-07T15:02:00Z">
              <w:rPr>
                <w:b/>
                <w:lang w:val="fr-FR"/>
              </w:rPr>
            </w:rPrChange>
          </w:rPr>
          <w:delText>Configuration Example:</w:delText>
        </w:r>
        <w:bookmarkEnd w:id="5137"/>
        <w:bookmarkEnd w:id="5138"/>
      </w:del>
    </w:p>
    <w:p w14:paraId="03129080" w14:textId="77777777" w:rsidR="00FE1AA3" w:rsidRPr="005F7361" w:rsidDel="001111A8" w:rsidRDefault="00FE1AA3" w:rsidP="00FE1AA3">
      <w:pPr>
        <w:rPr>
          <w:del w:id="5141" w:author="VOYER Raphael" w:date="2021-06-16T11:15:00Z"/>
          <w:rPrChange w:id="5142" w:author="VOYER Raphael" w:date="2021-07-07T15:02:00Z">
            <w:rPr>
              <w:del w:id="5143" w:author="VOYER Raphael" w:date="2021-06-16T11:15:00Z"/>
              <w:lang w:val="fr-FR"/>
            </w:rPr>
          </w:rPrChange>
        </w:rPr>
      </w:pPr>
    </w:p>
    <w:p w14:paraId="7A3E3365" w14:textId="77777777" w:rsidR="00DF795C" w:rsidRPr="005F7361" w:rsidDel="001111A8" w:rsidRDefault="00DF795C" w:rsidP="00DF795C">
      <w:pPr>
        <w:rPr>
          <w:del w:id="5144" w:author="VOYER Raphael" w:date="2021-06-16T11:15:00Z"/>
          <w:rPrChange w:id="5145" w:author="VOYER Raphael" w:date="2021-07-07T15:02:00Z">
            <w:rPr>
              <w:del w:id="5146" w:author="VOYER Raphael" w:date="2021-06-16T11:15:00Z"/>
              <w:lang w:val="fr-FR"/>
            </w:rPr>
          </w:rPrChange>
        </w:rPr>
      </w:pPr>
      <w:del w:id="5147" w:author="VOYER Raphael" w:date="2021-06-16T11:15:00Z">
        <w:r w:rsidRPr="005F7361" w:rsidDel="001111A8">
          <w:rPr>
            <w:rPrChange w:id="5148" w:author="VOYER Raphael" w:date="2021-07-07T15:02:00Z">
              <w:rPr>
                <w:lang w:val="fr-FR"/>
              </w:rPr>
            </w:rPrChange>
          </w:rPr>
          <w:delText xml:space="preserve">-&gt; </w:delText>
        </w:r>
        <w:r w:rsidR="009E053F" w:rsidRPr="005F7361" w:rsidDel="001111A8">
          <w:rPr>
            <w:rPrChange w:id="5149" w:author="VOYER Raphael" w:date="2021-07-07T15:02:00Z">
              <w:rPr>
                <w:lang w:val="fr-FR"/>
              </w:rPr>
            </w:rPrChange>
          </w:rPr>
          <w:delText>server-cluster</w:delText>
        </w:r>
        <w:r w:rsidRPr="005F7361" w:rsidDel="001111A8">
          <w:rPr>
            <w:rPrChange w:id="5150" w:author="VOYER Raphael" w:date="2021-07-07T15:02:00Z">
              <w:rPr>
                <w:lang w:val="fr-FR"/>
              </w:rPr>
            </w:rPrChange>
          </w:rPr>
          <w:delText xml:space="preserve"> 1 mode L3 </w:delText>
        </w:r>
      </w:del>
    </w:p>
    <w:p w14:paraId="3F46B30A" w14:textId="77777777" w:rsidR="00DF795C" w:rsidRPr="005F7361" w:rsidDel="001111A8" w:rsidRDefault="00DF795C" w:rsidP="00DF795C">
      <w:pPr>
        <w:rPr>
          <w:del w:id="5151" w:author="VOYER Raphael" w:date="2021-06-16T11:15:00Z"/>
          <w:rPrChange w:id="5152" w:author="VOYER Raphael" w:date="2021-07-07T15:02:00Z">
            <w:rPr>
              <w:del w:id="5153" w:author="VOYER Raphael" w:date="2021-06-16T11:15:00Z"/>
              <w:lang w:val="fr-FR"/>
            </w:rPr>
          </w:rPrChange>
        </w:rPr>
      </w:pPr>
      <w:del w:id="5154" w:author="VOYER Raphael" w:date="2021-06-16T11:15:00Z">
        <w:r w:rsidRPr="005F7361" w:rsidDel="001111A8">
          <w:rPr>
            <w:rPrChange w:id="5155" w:author="VOYER Raphael" w:date="2021-07-07T15:02:00Z">
              <w:rPr>
                <w:lang w:val="fr-FR"/>
              </w:rPr>
            </w:rPrChange>
          </w:rPr>
          <w:delText xml:space="preserve">-&gt; </w:delText>
        </w:r>
        <w:r w:rsidR="009E053F" w:rsidRPr="005F7361" w:rsidDel="001111A8">
          <w:rPr>
            <w:rPrChange w:id="5156" w:author="VOYER Raphael" w:date="2021-07-07T15:02:00Z">
              <w:rPr>
                <w:lang w:val="fr-FR"/>
              </w:rPr>
            </w:rPrChange>
          </w:rPr>
          <w:delText>server-cluster</w:delText>
        </w:r>
        <w:r w:rsidRPr="005F7361" w:rsidDel="001111A8">
          <w:rPr>
            <w:rPrChange w:id="5157" w:author="VOYER Raphael" w:date="2021-07-07T15:02:00Z">
              <w:rPr>
                <w:lang w:val="fr-FR"/>
              </w:rPr>
            </w:rPrChange>
          </w:rPr>
          <w:delText xml:space="preserve"> 1 mode L2 </w:delText>
        </w:r>
      </w:del>
    </w:p>
    <w:p w14:paraId="164F4F17" w14:textId="77777777" w:rsidR="00DF795C" w:rsidRPr="005F7361" w:rsidDel="001111A8" w:rsidRDefault="00534A44" w:rsidP="00DF795C">
      <w:pPr>
        <w:rPr>
          <w:del w:id="5158" w:author="VOYER Raphael" w:date="2021-06-16T11:15:00Z"/>
          <w:rPrChange w:id="5159" w:author="VOYER Raphael" w:date="2021-07-07T15:02:00Z">
            <w:rPr>
              <w:del w:id="5160" w:author="VOYER Raphael" w:date="2021-06-16T11:15:00Z"/>
              <w:lang w:val="fr-FR"/>
            </w:rPr>
          </w:rPrChange>
        </w:rPr>
      </w:pPr>
      <w:del w:id="5161" w:author="VOYER Raphael" w:date="2021-06-16T11:15:00Z">
        <w:r w:rsidRPr="005F7361" w:rsidDel="001111A8">
          <w:rPr>
            <w:rPrChange w:id="5162" w:author="VOYER Raphael" w:date="2021-07-07T15:02:00Z">
              <w:rPr>
                <w:lang w:val="fr-FR"/>
              </w:rPr>
            </w:rPrChange>
          </w:rPr>
          <w:delText>-&gt; vlan 10</w:delText>
        </w:r>
      </w:del>
    </w:p>
    <w:p w14:paraId="7B99F1A1" w14:textId="77777777" w:rsidR="00DF795C" w:rsidDel="001111A8" w:rsidRDefault="00DF795C" w:rsidP="00DF795C">
      <w:pPr>
        <w:rPr>
          <w:del w:id="5163" w:author="VOYER Raphael" w:date="2021-06-16T11:15:00Z"/>
        </w:rPr>
      </w:pPr>
      <w:del w:id="5164" w:author="VOYER Raphael" w:date="2021-06-16T11:15:00Z">
        <w:r w:rsidDel="001111A8">
          <w:delText>-&gt; vlan 10 members port 1/1 untagged</w:delText>
        </w:r>
      </w:del>
    </w:p>
    <w:p w14:paraId="5BD7AA3E" w14:textId="77777777" w:rsidR="00DF795C" w:rsidDel="001111A8" w:rsidRDefault="00DF795C" w:rsidP="00DF795C">
      <w:pPr>
        <w:rPr>
          <w:del w:id="5165" w:author="VOYER Raphael" w:date="2021-06-16T11:15:00Z"/>
        </w:rPr>
      </w:pPr>
      <w:del w:id="5166" w:author="VOYER Raphael" w:date="2021-06-16T11:15:00Z">
        <w:r w:rsidDel="001111A8">
          <w:delText>-&gt; vlan 12</w:delText>
        </w:r>
      </w:del>
    </w:p>
    <w:p w14:paraId="7BAAF6FE" w14:textId="77777777" w:rsidR="00DF795C" w:rsidDel="001111A8" w:rsidRDefault="00DF795C" w:rsidP="00DF795C">
      <w:pPr>
        <w:rPr>
          <w:del w:id="5167" w:author="VOYER Raphael" w:date="2021-06-16T11:15:00Z"/>
        </w:rPr>
      </w:pPr>
      <w:del w:id="5168" w:author="VOYER Raphael" w:date="2021-06-16T11:15:00Z">
        <w:r w:rsidDel="001111A8">
          <w:delText>-&gt; vlan 12 members port 1/3 untagged</w:delText>
        </w:r>
      </w:del>
    </w:p>
    <w:p w14:paraId="68D272BF" w14:textId="77777777" w:rsidR="00DF795C" w:rsidDel="001111A8" w:rsidRDefault="00DF795C" w:rsidP="00DF795C">
      <w:pPr>
        <w:rPr>
          <w:del w:id="5169" w:author="VOYER Raphael" w:date="2021-06-16T11:15:00Z"/>
        </w:rPr>
      </w:pPr>
      <w:del w:id="5170" w:author="VOYER Raphael" w:date="2021-06-16T11:15:00Z">
        <w:r w:rsidDel="001111A8">
          <w:delText>-&gt; vlan 12 members port 1/4 untagged</w:delText>
        </w:r>
      </w:del>
    </w:p>
    <w:p w14:paraId="6C88E89E" w14:textId="77777777" w:rsidR="00DF795C" w:rsidDel="001111A8" w:rsidRDefault="00DF795C" w:rsidP="00FE1AA3">
      <w:pPr>
        <w:rPr>
          <w:del w:id="5171" w:author="VOYER Raphael" w:date="2021-06-16T11:15:00Z"/>
        </w:rPr>
      </w:pPr>
      <w:del w:id="5172" w:author="VOYER Raphael" w:date="2021-06-16T11:15:00Z">
        <w:r w:rsidDel="001111A8">
          <w:delText>-&gt; vlan 12 members port 1/5 untagged</w:delText>
        </w:r>
      </w:del>
    </w:p>
    <w:p w14:paraId="5B50F06E" w14:textId="77777777" w:rsidR="00DF795C" w:rsidDel="001111A8" w:rsidRDefault="00DF795C" w:rsidP="00FE1AA3">
      <w:pPr>
        <w:rPr>
          <w:del w:id="5173" w:author="VOYER Raphael" w:date="2021-06-16T11:15:00Z"/>
        </w:rPr>
      </w:pPr>
      <w:del w:id="5174" w:author="VOYER Raphael" w:date="2021-06-16T11:15:00Z">
        <w:r w:rsidDel="001111A8">
          <w:delText>-&gt; ip interface “vlan10” address 11.135.33.13/24 vlan 10</w:delText>
        </w:r>
      </w:del>
    </w:p>
    <w:p w14:paraId="4B248FB1" w14:textId="77777777" w:rsidR="00DF795C" w:rsidDel="001111A8" w:rsidRDefault="00DF795C" w:rsidP="00FE1AA3">
      <w:pPr>
        <w:rPr>
          <w:del w:id="5175" w:author="VOYER Raphael" w:date="2021-06-16T11:15:00Z"/>
        </w:rPr>
      </w:pPr>
      <w:del w:id="5176" w:author="VOYER Raphael" w:date="2021-06-16T11:15:00Z">
        <w:r w:rsidDel="001111A8">
          <w:delText>-&gt; ip interface "vlan12” address 10.135.33.13/24 vlan 12</w:delText>
        </w:r>
      </w:del>
    </w:p>
    <w:p w14:paraId="54A94A13" w14:textId="77777777" w:rsidR="00FE1AA3" w:rsidDel="001111A8" w:rsidRDefault="00FE1AA3" w:rsidP="00FE1AA3">
      <w:pPr>
        <w:rPr>
          <w:del w:id="5177" w:author="VOYER Raphael" w:date="2021-06-16T11:15:00Z"/>
        </w:rPr>
      </w:pPr>
      <w:del w:id="5178"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01:00:11:22:33:44</w:delText>
        </w:r>
      </w:del>
    </w:p>
    <w:p w14:paraId="7D8B8D65" w14:textId="77777777" w:rsidR="00CA122A" w:rsidDel="001111A8" w:rsidRDefault="00CA122A" w:rsidP="00FE1AA3">
      <w:pPr>
        <w:rPr>
          <w:del w:id="5179" w:author="VOYER Raphael" w:date="2021-06-16T11:15:00Z"/>
        </w:rPr>
      </w:pPr>
      <w:del w:id="5180" w:author="VOYER Raphael" w:date="2021-06-16T11:15:00Z">
        <w:r w:rsidDel="001111A8">
          <w:delText>-&gt; server-cluster 1 port 1/3-5 (OR)</w:delText>
        </w:r>
      </w:del>
    </w:p>
    <w:p w14:paraId="6DBC5B5E" w14:textId="77777777" w:rsidR="00FE1AA3" w:rsidDel="001111A8" w:rsidRDefault="00FE1AA3" w:rsidP="00FE1AA3">
      <w:pPr>
        <w:rPr>
          <w:del w:id="5181" w:author="VOYER Raphael" w:date="2021-06-16T11:15:00Z"/>
        </w:rPr>
      </w:pPr>
      <w:del w:id="5182" w:author="VOYER Raphael" w:date="2021-06-16T11:15:00Z">
        <w:r w:rsidDel="001111A8">
          <w:rPr>
            <w:b/>
          </w:rPr>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01:00:5e:22:33:44</w:delText>
        </w:r>
      </w:del>
    </w:p>
    <w:p w14:paraId="6E0A12C4" w14:textId="77777777" w:rsidR="00CA122A" w:rsidDel="001111A8" w:rsidRDefault="00CA122A" w:rsidP="00CA122A">
      <w:pPr>
        <w:rPr>
          <w:del w:id="5183" w:author="VOYER Raphael" w:date="2021-06-16T11:15:00Z"/>
        </w:rPr>
      </w:pPr>
      <w:del w:id="5184" w:author="VOYER Raphael" w:date="2021-06-16T11:15:00Z">
        <w:r w:rsidDel="001111A8">
          <w:delText>-&gt; server-cluster 1 port 1/3-5 (OR)</w:delText>
        </w:r>
      </w:del>
    </w:p>
    <w:p w14:paraId="137EDF85" w14:textId="77777777" w:rsidR="00FE1AA3" w:rsidDel="001111A8" w:rsidRDefault="00FE1AA3" w:rsidP="00FE1AA3">
      <w:pPr>
        <w:rPr>
          <w:del w:id="5185" w:author="VOYER Raphael" w:date="2021-06-16T11:15:00Z"/>
        </w:rPr>
      </w:pPr>
      <w:del w:id="5186"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static 00:00:52</w:delText>
        </w:r>
        <w:r w:rsidDel="001111A8">
          <w:delText>:22</w:delText>
        </w:r>
        <w:r w:rsidR="00DF795C" w:rsidDel="001111A8">
          <w:delText>:33:44</w:delText>
        </w:r>
      </w:del>
    </w:p>
    <w:p w14:paraId="05519D9A" w14:textId="77777777" w:rsidR="00CA122A" w:rsidDel="001111A8" w:rsidRDefault="00CA122A" w:rsidP="00CA122A">
      <w:pPr>
        <w:rPr>
          <w:del w:id="5187" w:author="VOYER Raphael" w:date="2021-06-16T11:15:00Z"/>
        </w:rPr>
      </w:pPr>
      <w:del w:id="5188" w:author="VOYER Raphael" w:date="2021-06-16T11:15:00Z">
        <w:r w:rsidDel="001111A8">
          <w:delText>-&gt; server-cluster 1 port 1/3-5 (OR)</w:delText>
        </w:r>
      </w:del>
    </w:p>
    <w:p w14:paraId="2717DDD6" w14:textId="77777777" w:rsidR="00FE1AA3" w:rsidDel="001111A8" w:rsidRDefault="00FE1AA3" w:rsidP="00FE1AA3">
      <w:pPr>
        <w:rPr>
          <w:del w:id="5189" w:author="VOYER Raphael" w:date="2021-06-16T11:15:00Z"/>
        </w:rPr>
      </w:pPr>
      <w:del w:id="5190" w:author="VOYER Raphael" w:date="2021-06-16T11:15:00Z">
        <w:r w:rsidDel="001111A8">
          <w:rPr>
            <w:b/>
          </w:rPr>
          <w:delText xml:space="preserve">-&gt; </w:delText>
        </w:r>
        <w:r w:rsidR="009E053F" w:rsidDel="001111A8">
          <w:delText>server-cluster</w:delText>
        </w:r>
        <w:r w:rsidDel="001111A8">
          <w:delText xml:space="preserve"> 1 ip 10.135.33</w:delText>
        </w:r>
        <w:r w:rsidR="00DF795C" w:rsidDel="001111A8">
          <w:delText>.12 mac-address dynamic</w:delText>
        </w:r>
      </w:del>
    </w:p>
    <w:p w14:paraId="59A619C1" w14:textId="77777777" w:rsidR="00CA122A" w:rsidDel="001111A8" w:rsidRDefault="00CA122A" w:rsidP="00CA122A">
      <w:pPr>
        <w:rPr>
          <w:del w:id="5191" w:author="VOYER Raphael" w:date="2021-06-16T11:15:00Z"/>
        </w:rPr>
      </w:pPr>
      <w:del w:id="5192" w:author="VOYER Raphael" w:date="2021-06-16T11:15:00Z">
        <w:r w:rsidDel="001111A8">
          <w:delText>-&gt; server-cluster 1 port 1/3-5 (OR)</w:delText>
        </w:r>
      </w:del>
    </w:p>
    <w:p w14:paraId="5436F819" w14:textId="77777777" w:rsidR="00423C38" w:rsidDel="001111A8" w:rsidRDefault="00FE1AA3" w:rsidP="00FE1AA3">
      <w:pPr>
        <w:rPr>
          <w:del w:id="5193" w:author="VOYER Raphael" w:date="2021-06-16T11:15:00Z"/>
        </w:rPr>
      </w:pPr>
      <w:del w:id="5194" w:author="VOYER Raphael" w:date="2021-06-16T11:15:00Z">
        <w:r w:rsidDel="001111A8">
          <w:rPr>
            <w:b/>
          </w:rPr>
          <w:delText xml:space="preserve">-&gt; </w:delText>
        </w:r>
        <w:r w:rsidR="009E053F" w:rsidDel="001111A8">
          <w:delText>server-cluster</w:delText>
        </w:r>
        <w:r w:rsidDel="001111A8">
          <w:delText xml:space="preserve"> 1 ip 10.135.33.12 mac-address dynamic</w:delText>
        </w:r>
      </w:del>
    </w:p>
    <w:p w14:paraId="5BD8C201" w14:textId="77777777" w:rsidR="00FE1AA3" w:rsidDel="001111A8" w:rsidRDefault="00423C38" w:rsidP="00FE1AA3">
      <w:pPr>
        <w:rPr>
          <w:del w:id="5195" w:author="VOYER Raphael" w:date="2021-06-16T11:15:00Z"/>
        </w:rPr>
      </w:pPr>
      <w:del w:id="5196" w:author="VOYER Raphael" w:date="2021-06-16T11:15:00Z">
        <w:r w:rsidDel="001111A8">
          <w:rPr>
            <w:b/>
          </w:rPr>
          <w:delText xml:space="preserve">-&gt; </w:delText>
        </w:r>
        <w:r w:rsidDel="001111A8">
          <w:delText xml:space="preserve">server-cluster 1 </w:delText>
        </w:r>
        <w:r w:rsidR="00FE1AA3" w:rsidDel="001111A8">
          <w:delText xml:space="preserve">port all </w:delText>
        </w:r>
      </w:del>
    </w:p>
    <w:p w14:paraId="259781EC" w14:textId="77777777" w:rsidR="002B2A4C" w:rsidDel="001111A8" w:rsidRDefault="002B2A4C" w:rsidP="00FE1AA3">
      <w:pPr>
        <w:rPr>
          <w:del w:id="5197" w:author="VOYER Raphael" w:date="2021-06-16T11:15:00Z"/>
        </w:rPr>
      </w:pPr>
    </w:p>
    <w:p w14:paraId="4060013E" w14:textId="77777777" w:rsidR="00FE1AA3" w:rsidDel="001111A8" w:rsidRDefault="00FE1AA3" w:rsidP="00FE1AA3">
      <w:pPr>
        <w:rPr>
          <w:del w:id="5198" w:author="VOYER Raphael" w:date="2021-06-16T11:15:00Z"/>
        </w:rPr>
      </w:pPr>
    </w:p>
    <w:p w14:paraId="3E1C7E71" w14:textId="77777777" w:rsidR="00FE1AA3" w:rsidDel="001111A8" w:rsidRDefault="00FE1AA3" w:rsidP="00FE1AA3">
      <w:pPr>
        <w:rPr>
          <w:del w:id="5199" w:author="VOYER Raphael" w:date="2021-06-16T11:15:00Z"/>
        </w:rPr>
      </w:pPr>
    </w:p>
    <w:p w14:paraId="662B8380" w14:textId="77777777" w:rsidR="00FE1AA3" w:rsidDel="001111A8" w:rsidRDefault="00FE1AA3" w:rsidP="00FE1AA3">
      <w:pPr>
        <w:rPr>
          <w:del w:id="5200" w:author="VOYER Raphael" w:date="2021-06-16T11:15:00Z"/>
        </w:rPr>
      </w:pPr>
    </w:p>
    <w:p w14:paraId="2E60A629" w14:textId="77777777" w:rsidR="00FE1AA3" w:rsidDel="001111A8" w:rsidRDefault="00FE1AA3" w:rsidP="00FE1AA3">
      <w:pPr>
        <w:rPr>
          <w:del w:id="5201" w:author="VOYER Raphael" w:date="2021-06-16T11:15:00Z"/>
        </w:rPr>
      </w:pPr>
    </w:p>
    <w:p w14:paraId="4CD33282" w14:textId="77777777" w:rsidR="00FE1AA3" w:rsidDel="001111A8" w:rsidRDefault="00FE1AA3" w:rsidP="00FE1AA3">
      <w:pPr>
        <w:rPr>
          <w:del w:id="5202" w:author="VOYER Raphael" w:date="2021-06-16T11:15:00Z"/>
        </w:rPr>
      </w:pPr>
    </w:p>
    <w:p w14:paraId="5D45873B" w14:textId="77777777" w:rsidR="00FE1AA3" w:rsidDel="001111A8" w:rsidRDefault="00FE1AA3" w:rsidP="00FE1AA3">
      <w:pPr>
        <w:rPr>
          <w:del w:id="5203" w:author="VOYER Raphael" w:date="2021-06-16T11:15:00Z"/>
        </w:rPr>
      </w:pPr>
    </w:p>
    <w:p w14:paraId="4F61D2C0" w14:textId="77777777" w:rsidR="00FE1AA3" w:rsidDel="001111A8" w:rsidRDefault="00FE1AA3" w:rsidP="00FE1AA3">
      <w:pPr>
        <w:rPr>
          <w:del w:id="5204" w:author="VOYER Raphael" w:date="2021-06-16T11:15:00Z"/>
        </w:rPr>
      </w:pPr>
    </w:p>
    <w:p w14:paraId="76DEF44D" w14:textId="77777777" w:rsidR="00FE1AA3" w:rsidDel="001111A8" w:rsidRDefault="00FE1AA3" w:rsidP="00FE1AA3">
      <w:pPr>
        <w:rPr>
          <w:del w:id="5205" w:author="VOYER Raphael" w:date="2021-06-16T11:15:00Z"/>
        </w:rPr>
      </w:pPr>
    </w:p>
    <w:p w14:paraId="624F2508" w14:textId="77777777" w:rsidR="00FE1AA3" w:rsidDel="001111A8" w:rsidRDefault="00FE1AA3" w:rsidP="00FE1AA3">
      <w:pPr>
        <w:rPr>
          <w:del w:id="5206" w:author="VOYER Raphael" w:date="2021-06-16T11:15:00Z"/>
        </w:rPr>
      </w:pPr>
    </w:p>
    <w:p w14:paraId="114C95E0" w14:textId="77777777" w:rsidR="009223ED" w:rsidRPr="001E67B9" w:rsidDel="001111A8" w:rsidRDefault="009223ED" w:rsidP="001E67B9">
      <w:pPr>
        <w:pStyle w:val="Listenumros2"/>
        <w:numPr>
          <w:ilvl w:val="0"/>
          <w:numId w:val="49"/>
        </w:numPr>
        <w:outlineLvl w:val="0"/>
        <w:rPr>
          <w:del w:id="5207" w:author="VOYER Raphael" w:date="2021-06-16T11:15:00Z"/>
          <w:b/>
        </w:rPr>
      </w:pPr>
      <w:del w:id="5208" w:author="VOYER Raphael" w:date="2021-06-16T11:15:00Z">
        <w:r w:rsidRPr="001E67B9" w:rsidDel="001111A8">
          <w:rPr>
            <w:b/>
          </w:rPr>
          <w:delText xml:space="preserve">L3 cluster scenario with static/dynamic arp with </w:delText>
        </w:r>
        <w:r w:rsidR="00E824B3" w:rsidDel="001111A8">
          <w:rPr>
            <w:b/>
          </w:rPr>
          <w:delText>VRF</w:delText>
        </w:r>
        <w:r w:rsidRPr="001E67B9" w:rsidDel="001111A8">
          <w:rPr>
            <w:b/>
          </w:rPr>
          <w:delText>:</w:delText>
        </w:r>
      </w:del>
    </w:p>
    <w:p w14:paraId="421E706A" w14:textId="77777777" w:rsidR="009223ED" w:rsidRPr="009223ED" w:rsidDel="001111A8" w:rsidRDefault="009223ED" w:rsidP="00D071C6">
      <w:pPr>
        <w:outlineLvl w:val="0"/>
        <w:rPr>
          <w:del w:id="5209" w:author="VOYER Raphael" w:date="2021-06-16T11:15:00Z"/>
          <w:b/>
        </w:rPr>
      </w:pPr>
    </w:p>
    <w:p w14:paraId="24CB7BA2" w14:textId="77777777" w:rsidR="009223ED" w:rsidDel="001111A8" w:rsidRDefault="0067445D" w:rsidP="00D071C6">
      <w:pPr>
        <w:outlineLvl w:val="0"/>
        <w:rPr>
          <w:del w:id="5210" w:author="VOYER Raphael" w:date="2021-06-16T11:15:00Z"/>
        </w:rPr>
      </w:pPr>
      <w:del w:id="5211" w:author="VOYER Raphael" w:date="2021-06-16T11:15:00Z">
        <w:r w:rsidDel="001111A8">
          <w:rPr>
            <w:b/>
            <w:noProof/>
          </w:rPr>
          <w:drawing>
            <wp:inline distT="0" distB="0" distL="0" distR="0" wp14:anchorId="529BE003" wp14:editId="40EDA79C">
              <wp:extent cx="4838700" cy="2876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4838700" cy="2876550"/>
                      </a:xfrm>
                      <a:prstGeom prst="rect">
                        <a:avLst/>
                      </a:prstGeom>
                      <a:noFill/>
                      <a:ln w="9525">
                        <a:noFill/>
                        <a:miter lim="800000"/>
                        <a:headEnd/>
                        <a:tailEnd/>
                      </a:ln>
                    </pic:spPr>
                  </pic:pic>
                </a:graphicData>
              </a:graphic>
            </wp:inline>
          </w:drawing>
        </w:r>
      </w:del>
    </w:p>
    <w:p w14:paraId="2D52C99F" w14:textId="77777777" w:rsidR="00D071C6" w:rsidRPr="009E50E2" w:rsidDel="001111A8" w:rsidRDefault="009223ED" w:rsidP="00D071C6">
      <w:pPr>
        <w:pStyle w:val="Lgende"/>
        <w:outlineLvl w:val="0"/>
        <w:rPr>
          <w:del w:id="5212" w:author="VOYER Raphael" w:date="2021-06-16T11:15:00Z"/>
        </w:rPr>
      </w:pPr>
      <w:del w:id="5213" w:author="VOYER Raphael" w:date="2021-06-16T11:15:00Z">
        <w:r w:rsidDel="001111A8">
          <w:delText xml:space="preserve">     </w:delText>
        </w:r>
        <w:bookmarkStart w:id="5214" w:name="_Toc436661304"/>
        <w:r w:rsidR="00D071C6"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D071C6" w:rsidDel="001111A8">
          <w:rPr>
            <w:noProof/>
          </w:rPr>
          <w:delText>5</w:delText>
        </w:r>
        <w:r w:rsidR="004F358F" w:rsidDel="001111A8">
          <w:rPr>
            <w:noProof/>
          </w:rPr>
          <w:fldChar w:fldCharType="end"/>
        </w:r>
        <w:r w:rsidR="00D071C6" w:rsidDel="001111A8">
          <w:delText xml:space="preserve">: </w:delText>
        </w:r>
        <w:r w:rsidR="00D071C6" w:rsidRPr="0088022F" w:rsidDel="001111A8">
          <w:delText>Switch connected to an L3 clus</w:delText>
        </w:r>
        <w:r w:rsidR="00F32A78" w:rsidDel="001111A8">
          <w:delText>ter</w:delText>
        </w:r>
        <w:r w:rsidR="00D071C6" w:rsidRPr="0088022F" w:rsidDel="001111A8">
          <w:delText xml:space="preserve"> through 3 ports (1/3,1/4,1/5)</w:delText>
        </w:r>
        <w:r w:rsidR="00D071C6" w:rsidDel="001111A8">
          <w:delText xml:space="preserve"> on </w:delText>
        </w:r>
        <w:bookmarkEnd w:id="5214"/>
        <w:r w:rsidR="00E824B3" w:rsidDel="001111A8">
          <w:delText>VRF</w:delText>
        </w:r>
      </w:del>
    </w:p>
    <w:p w14:paraId="5C0DB572" w14:textId="77777777" w:rsidR="00D071C6" w:rsidDel="001111A8" w:rsidRDefault="00D071C6" w:rsidP="00D071C6">
      <w:pPr>
        <w:pStyle w:val="Lgende"/>
        <w:outlineLvl w:val="0"/>
        <w:rPr>
          <w:del w:id="5215" w:author="VOYER Raphael" w:date="2021-06-16T11:15:00Z"/>
        </w:rPr>
      </w:pPr>
    </w:p>
    <w:p w14:paraId="14F6CAB5" w14:textId="77777777" w:rsidR="009223ED" w:rsidDel="001111A8" w:rsidRDefault="009223ED" w:rsidP="00D071C6">
      <w:pPr>
        <w:pStyle w:val="Lgende"/>
        <w:outlineLvl w:val="0"/>
        <w:rPr>
          <w:del w:id="5216" w:author="VOYER Raphael" w:date="2021-06-16T11:15:00Z"/>
        </w:rPr>
      </w:pPr>
      <w:del w:id="5217" w:author="VOYER Raphael" w:date="2021-06-16T11:15:00Z">
        <w:r w:rsidDel="001111A8">
          <w:delText xml:space="preserve">                                 </w:delText>
        </w:r>
      </w:del>
    </w:p>
    <w:p w14:paraId="5ACB31A2" w14:textId="77777777" w:rsidR="009223ED" w:rsidDel="001111A8" w:rsidRDefault="009223ED" w:rsidP="009223ED">
      <w:pPr>
        <w:numPr>
          <w:ilvl w:val="0"/>
          <w:numId w:val="28"/>
        </w:numPr>
        <w:rPr>
          <w:del w:id="5218" w:author="VOYER Raphael" w:date="2021-06-16T11:15:00Z"/>
        </w:rPr>
      </w:pPr>
      <w:del w:id="5219" w:author="VOYER Raphael" w:date="2021-06-16T11:15:00Z">
        <w:r w:rsidDel="001111A8">
          <w:delText xml:space="preserve">Configure </w:delText>
        </w:r>
        <w:r w:rsidR="00E824B3" w:rsidDel="001111A8">
          <w:delText>VRF</w:delText>
        </w:r>
      </w:del>
    </w:p>
    <w:p w14:paraId="403BF050" w14:textId="77777777" w:rsidR="009223ED" w:rsidDel="001111A8" w:rsidRDefault="009223ED" w:rsidP="009223ED">
      <w:pPr>
        <w:numPr>
          <w:ilvl w:val="0"/>
          <w:numId w:val="28"/>
        </w:numPr>
        <w:rPr>
          <w:del w:id="5220" w:author="VOYER Raphael" w:date="2021-06-16T11:15:00Z"/>
        </w:rPr>
      </w:pPr>
      <w:del w:id="5221" w:author="VOYER Raphael" w:date="2021-06-16T11:15:00Z">
        <w:r w:rsidDel="001111A8">
          <w:delText xml:space="preserve">Configure L3 cluster on the </w:delText>
        </w:r>
        <w:r w:rsidR="00E824B3" w:rsidDel="001111A8">
          <w:delText>VRF</w:delText>
        </w:r>
        <w:r w:rsidDel="001111A8">
          <w:delText xml:space="preserve"> context</w:delText>
        </w:r>
      </w:del>
    </w:p>
    <w:p w14:paraId="567F0C72" w14:textId="77777777" w:rsidR="009223ED" w:rsidDel="001111A8" w:rsidRDefault="009223ED" w:rsidP="009223ED">
      <w:pPr>
        <w:numPr>
          <w:ilvl w:val="0"/>
          <w:numId w:val="28"/>
        </w:numPr>
        <w:rPr>
          <w:del w:id="5222" w:author="VOYER Raphael" w:date="2021-06-16T11:15:00Z"/>
        </w:rPr>
      </w:pPr>
      <w:del w:id="5223" w:author="VOYER Raphael" w:date="2021-06-16T11:15:00Z">
        <w:r w:rsidDel="001111A8">
          <w:delText>A cluster can be configured with a unique IP address and a static arp entry (cluster mac) and a a port list</w:delText>
        </w:r>
      </w:del>
    </w:p>
    <w:p w14:paraId="630D5405" w14:textId="77777777" w:rsidR="009223ED" w:rsidDel="001111A8" w:rsidRDefault="009223ED" w:rsidP="009223ED">
      <w:pPr>
        <w:numPr>
          <w:ilvl w:val="0"/>
          <w:numId w:val="28"/>
        </w:numPr>
        <w:rPr>
          <w:del w:id="5224" w:author="VOYER Raphael" w:date="2021-06-16T11:15:00Z"/>
        </w:rPr>
      </w:pPr>
      <w:del w:id="5225" w:author="VOYER Raphael" w:date="2021-06-16T11:15:00Z">
        <w:r w:rsidDel="001111A8">
          <w:delText>Cluster Ip address needs to be a unicast.</w:delText>
        </w:r>
      </w:del>
    </w:p>
    <w:p w14:paraId="115D1F28" w14:textId="77777777" w:rsidR="009223ED" w:rsidDel="001111A8" w:rsidRDefault="009223ED" w:rsidP="009223ED">
      <w:pPr>
        <w:numPr>
          <w:ilvl w:val="0"/>
          <w:numId w:val="28"/>
        </w:numPr>
        <w:rPr>
          <w:del w:id="5226" w:author="VOYER Raphael" w:date="2021-06-16T11:15:00Z"/>
        </w:rPr>
      </w:pPr>
      <w:del w:id="5227" w:author="VOYER Raphael" w:date="2021-06-16T11:15:00Z">
        <w:r w:rsidDel="001111A8">
          <w:delText xml:space="preserve">Mac-address (ARP entry) can be unicast or L2-multicast or IP-Multicast </w:delText>
        </w:r>
      </w:del>
    </w:p>
    <w:p w14:paraId="3C81051E" w14:textId="77777777" w:rsidR="009223ED" w:rsidDel="001111A8" w:rsidRDefault="009223ED" w:rsidP="009223ED">
      <w:pPr>
        <w:numPr>
          <w:ilvl w:val="0"/>
          <w:numId w:val="28"/>
        </w:numPr>
        <w:rPr>
          <w:del w:id="5228" w:author="VOYER Raphael" w:date="2021-06-16T11:15:00Z"/>
        </w:rPr>
      </w:pPr>
      <w:del w:id="5229"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CAE2398" w14:textId="77777777" w:rsidR="009223ED" w:rsidDel="001111A8" w:rsidRDefault="009223ED" w:rsidP="009223ED">
      <w:pPr>
        <w:ind w:left="360"/>
        <w:rPr>
          <w:del w:id="5230" w:author="VOYER Raphael" w:date="2021-06-16T11:15:00Z"/>
        </w:rPr>
      </w:pPr>
      <w:del w:id="5231" w:author="VOYER Raphael" w:date="2021-06-16T11:15:00Z">
        <w:r w:rsidDel="001111A8">
          <w:delText xml:space="preserve">       be done before actual routing).</w:delText>
        </w:r>
      </w:del>
    </w:p>
    <w:p w14:paraId="7F9853EF" w14:textId="77777777" w:rsidR="009223ED" w:rsidDel="001111A8" w:rsidRDefault="009223ED" w:rsidP="009223ED">
      <w:pPr>
        <w:numPr>
          <w:ilvl w:val="0"/>
          <w:numId w:val="28"/>
        </w:numPr>
        <w:rPr>
          <w:del w:id="5232" w:author="VOYER Raphael" w:date="2021-06-16T11:15:00Z"/>
        </w:rPr>
      </w:pPr>
      <w:del w:id="5233" w:author="VOYER Raphael" w:date="2021-06-16T11:15:00Z">
        <w:r w:rsidDel="001111A8">
          <w:delText>The traffic which ingresses on 1/1 or 1/2 destined to the cluster IP needs to be routed  to all the egress ports configured.(1/3,1/4,1/5).</w:delText>
        </w:r>
      </w:del>
    </w:p>
    <w:p w14:paraId="11D8F03D" w14:textId="77777777" w:rsidR="009223ED" w:rsidDel="001111A8" w:rsidRDefault="009223ED" w:rsidP="009223ED">
      <w:pPr>
        <w:numPr>
          <w:ilvl w:val="0"/>
          <w:numId w:val="28"/>
        </w:numPr>
        <w:rPr>
          <w:del w:id="5234" w:author="VOYER Raphael" w:date="2021-06-16T11:15:00Z"/>
        </w:rPr>
      </w:pPr>
      <w:del w:id="5235" w:author="VOYER Raphael" w:date="2021-06-16T11:15:00Z">
        <w:r w:rsidDel="001111A8">
          <w:delText>The ingress ports could be on a different vlan as the cluster IP interface.</w:delText>
        </w:r>
      </w:del>
    </w:p>
    <w:p w14:paraId="4A8503BD" w14:textId="77777777" w:rsidR="009223ED" w:rsidDel="001111A8" w:rsidRDefault="009223ED" w:rsidP="009223ED">
      <w:pPr>
        <w:numPr>
          <w:ilvl w:val="0"/>
          <w:numId w:val="28"/>
        </w:numPr>
        <w:rPr>
          <w:del w:id="5236" w:author="VOYER Raphael" w:date="2021-06-16T11:15:00Z"/>
        </w:rPr>
      </w:pPr>
      <w:del w:id="5237" w:author="VOYER Raphael" w:date="2021-06-16T11:15:00Z">
        <w:r w:rsidDel="001111A8">
          <w:delText>However all the egress ports need to be in the same vlan as the ip interface of cluster.</w:delText>
        </w:r>
      </w:del>
    </w:p>
    <w:p w14:paraId="6BED509C" w14:textId="77777777" w:rsidR="009223ED" w:rsidDel="001111A8" w:rsidRDefault="009223ED" w:rsidP="009223ED">
      <w:pPr>
        <w:numPr>
          <w:ilvl w:val="0"/>
          <w:numId w:val="28"/>
        </w:numPr>
        <w:rPr>
          <w:del w:id="5238" w:author="VOYER Raphael" w:date="2021-06-16T11:15:00Z"/>
        </w:rPr>
      </w:pPr>
      <w:del w:id="5239" w:author="VOYER Raphael" w:date="2021-06-16T11:15:00Z">
        <w:r w:rsidDel="001111A8">
          <w:delText>Other traffic should be switched according to the normal switching/routing logic.</w:delText>
        </w:r>
      </w:del>
    </w:p>
    <w:p w14:paraId="0A3A608B" w14:textId="77777777" w:rsidR="009223ED" w:rsidDel="001111A8" w:rsidRDefault="009223ED" w:rsidP="009223ED">
      <w:pPr>
        <w:numPr>
          <w:ilvl w:val="0"/>
          <w:numId w:val="28"/>
        </w:numPr>
        <w:rPr>
          <w:del w:id="5240" w:author="VOYER Raphael" w:date="2021-06-16T11:15:00Z"/>
        </w:rPr>
      </w:pPr>
      <w:del w:id="5241" w:author="VOYER Raphael" w:date="2021-06-16T11:15:00Z">
        <w:r w:rsidDel="001111A8">
          <w:delText>Ip routed packet destined to cluster shall be used for testing this scenario.</w:delText>
        </w:r>
      </w:del>
    </w:p>
    <w:p w14:paraId="7C966F50" w14:textId="77777777" w:rsidR="009223ED" w:rsidDel="001111A8" w:rsidRDefault="009223ED" w:rsidP="009223ED">
      <w:pPr>
        <w:numPr>
          <w:ilvl w:val="0"/>
          <w:numId w:val="28"/>
        </w:numPr>
        <w:rPr>
          <w:del w:id="5242" w:author="VOYER Raphael" w:date="2021-06-16T11:15:00Z"/>
        </w:rPr>
      </w:pPr>
      <w:del w:id="5243" w:author="VOYER Raphael" w:date="2021-06-16T11:15:00Z">
        <w:r w:rsidDel="001111A8">
          <w:delText>Egress port can be a linkagg port as well.</w:delText>
        </w:r>
      </w:del>
    </w:p>
    <w:p w14:paraId="32394075" w14:textId="77777777" w:rsidR="009223ED" w:rsidDel="001111A8" w:rsidRDefault="009223ED" w:rsidP="009223ED">
      <w:pPr>
        <w:rPr>
          <w:del w:id="5244" w:author="VOYER Raphael" w:date="2021-06-16T11:15:00Z"/>
        </w:rPr>
      </w:pPr>
    </w:p>
    <w:p w14:paraId="596A8DA9" w14:textId="77777777" w:rsidR="009223ED" w:rsidRPr="00CD74ED" w:rsidDel="001111A8" w:rsidRDefault="00534A44" w:rsidP="009223ED">
      <w:pPr>
        <w:outlineLvl w:val="0"/>
        <w:rPr>
          <w:del w:id="5245" w:author="VOYER Raphael" w:date="2021-06-16T11:15:00Z"/>
          <w:b/>
        </w:rPr>
      </w:pPr>
      <w:del w:id="5246" w:author="VOYER Raphael" w:date="2021-06-16T11:15:00Z">
        <w:r w:rsidRPr="00534A44" w:rsidDel="001111A8">
          <w:rPr>
            <w:b/>
          </w:rPr>
          <w:delText>Configuration Example:</w:delText>
        </w:r>
      </w:del>
    </w:p>
    <w:p w14:paraId="67C97F55" w14:textId="77777777" w:rsidR="009223ED" w:rsidRPr="00CD74ED" w:rsidDel="001111A8" w:rsidRDefault="009223ED" w:rsidP="009223ED">
      <w:pPr>
        <w:rPr>
          <w:del w:id="5247" w:author="VOYER Raphael" w:date="2021-06-16T11:15:00Z"/>
        </w:rPr>
      </w:pPr>
    </w:p>
    <w:p w14:paraId="3826D225" w14:textId="77777777" w:rsidR="009223ED" w:rsidDel="001111A8" w:rsidRDefault="009223ED" w:rsidP="009223ED">
      <w:pPr>
        <w:rPr>
          <w:del w:id="5248" w:author="VOYER Raphael" w:date="2021-06-16T11:15:00Z"/>
        </w:rPr>
      </w:pPr>
      <w:del w:id="5249" w:author="VOYER Raphael" w:date="2021-06-16T11:15:00Z">
        <w:r w:rsidDel="001111A8">
          <w:delText>-&gt; vlan 10</w:delText>
        </w:r>
      </w:del>
    </w:p>
    <w:p w14:paraId="4458AF5B" w14:textId="77777777" w:rsidR="009223ED" w:rsidDel="001111A8" w:rsidRDefault="009223ED" w:rsidP="009223ED">
      <w:pPr>
        <w:rPr>
          <w:del w:id="5250" w:author="VOYER Raphael" w:date="2021-06-16T11:15:00Z"/>
        </w:rPr>
      </w:pPr>
      <w:del w:id="5251" w:author="VOYER Raphael" w:date="2021-06-16T11:15:00Z">
        <w:r w:rsidDel="001111A8">
          <w:delText>-&gt; vlan 10 members port 1/1 untagged</w:delText>
        </w:r>
      </w:del>
    </w:p>
    <w:p w14:paraId="194C0EB4" w14:textId="77777777" w:rsidR="009223ED" w:rsidDel="001111A8" w:rsidRDefault="009223ED" w:rsidP="009223ED">
      <w:pPr>
        <w:rPr>
          <w:del w:id="5252" w:author="VOYER Raphael" w:date="2021-06-16T11:15:00Z"/>
        </w:rPr>
      </w:pPr>
      <w:del w:id="5253" w:author="VOYER Raphael" w:date="2021-06-16T11:15:00Z">
        <w:r w:rsidDel="001111A8">
          <w:delText>-&gt; vlan 12</w:delText>
        </w:r>
      </w:del>
    </w:p>
    <w:p w14:paraId="15DCBE4C" w14:textId="77777777" w:rsidR="009223ED" w:rsidDel="001111A8" w:rsidRDefault="009223ED" w:rsidP="009223ED">
      <w:pPr>
        <w:rPr>
          <w:del w:id="5254" w:author="VOYER Raphael" w:date="2021-06-16T11:15:00Z"/>
        </w:rPr>
      </w:pPr>
      <w:del w:id="5255" w:author="VOYER Raphael" w:date="2021-06-16T11:15:00Z">
        <w:r w:rsidDel="001111A8">
          <w:delText>-&gt; vlan 12 members port 1/3 untagged</w:delText>
        </w:r>
      </w:del>
    </w:p>
    <w:p w14:paraId="507D3835" w14:textId="77777777" w:rsidR="009223ED" w:rsidDel="001111A8" w:rsidRDefault="009223ED" w:rsidP="009223ED">
      <w:pPr>
        <w:rPr>
          <w:del w:id="5256" w:author="VOYER Raphael" w:date="2021-06-16T11:15:00Z"/>
        </w:rPr>
      </w:pPr>
      <w:del w:id="5257" w:author="VOYER Raphael" w:date="2021-06-16T11:15:00Z">
        <w:r w:rsidDel="001111A8">
          <w:delText>-&gt; vlan 12 members port 1/4 untagged</w:delText>
        </w:r>
      </w:del>
    </w:p>
    <w:p w14:paraId="6EE237D8" w14:textId="77777777" w:rsidR="009223ED" w:rsidDel="001111A8" w:rsidRDefault="009223ED" w:rsidP="009223ED">
      <w:pPr>
        <w:rPr>
          <w:del w:id="5258" w:author="VOYER Raphael" w:date="2021-06-16T11:15:00Z"/>
        </w:rPr>
      </w:pPr>
      <w:del w:id="5259" w:author="VOYER Raphael" w:date="2021-06-16T11:15:00Z">
        <w:r w:rsidDel="001111A8">
          <w:delText>-&gt; vlan 12 members port 1/5 untagged</w:delText>
        </w:r>
      </w:del>
    </w:p>
    <w:p w14:paraId="77855D90" w14:textId="77777777" w:rsidR="009223ED" w:rsidRPr="00CD74ED" w:rsidDel="001111A8" w:rsidRDefault="009223ED" w:rsidP="009223ED">
      <w:pPr>
        <w:rPr>
          <w:del w:id="5260" w:author="VOYER Raphael" w:date="2021-06-16T11:15:00Z"/>
        </w:rPr>
      </w:pPr>
    </w:p>
    <w:p w14:paraId="52636681" w14:textId="77777777" w:rsidR="009223ED" w:rsidRPr="00CD74ED" w:rsidDel="001111A8" w:rsidRDefault="00534A44" w:rsidP="009223ED">
      <w:pPr>
        <w:rPr>
          <w:del w:id="5261" w:author="VOYER Raphael" w:date="2021-06-16T11:15:00Z"/>
        </w:rPr>
      </w:pPr>
      <w:del w:id="5262" w:author="VOYER Raphael" w:date="2021-06-16T11:15:00Z">
        <w:r w:rsidRPr="00534A44" w:rsidDel="001111A8">
          <w:delText>-&gt;vrf 2</w:delText>
        </w:r>
      </w:del>
    </w:p>
    <w:p w14:paraId="4A60532E" w14:textId="77777777" w:rsidR="009223ED" w:rsidRPr="00CD74ED" w:rsidDel="001111A8" w:rsidRDefault="00534A44" w:rsidP="009223ED">
      <w:pPr>
        <w:rPr>
          <w:del w:id="5263" w:author="VOYER Raphael" w:date="2021-06-16T11:15:00Z"/>
        </w:rPr>
      </w:pPr>
      <w:del w:id="5264" w:author="VOYER Raphael" w:date="2021-06-16T11:15:00Z">
        <w:r w:rsidRPr="00534A44" w:rsidDel="001111A8">
          <w:delText xml:space="preserve">2::-&gt; server-cluster 1 mode L3 </w:delText>
        </w:r>
      </w:del>
    </w:p>
    <w:p w14:paraId="6C63F043" w14:textId="77777777" w:rsidR="009223ED" w:rsidDel="001111A8" w:rsidRDefault="009223ED" w:rsidP="009223ED">
      <w:pPr>
        <w:rPr>
          <w:del w:id="5265" w:author="VOYER Raphael" w:date="2021-06-16T11:15:00Z"/>
        </w:rPr>
      </w:pPr>
      <w:del w:id="5266" w:author="VOYER Raphael" w:date="2021-06-16T11:15:00Z">
        <w:r w:rsidRPr="009223ED" w:rsidDel="001111A8">
          <w:delText>2::</w:delText>
        </w:r>
        <w:r w:rsidDel="001111A8">
          <w:delText>-&gt; ip interface “vlan10” address 11.135.33.13/24 vlan 10</w:delText>
        </w:r>
      </w:del>
    </w:p>
    <w:p w14:paraId="51053166" w14:textId="77777777" w:rsidR="009223ED" w:rsidDel="001111A8" w:rsidRDefault="009223ED" w:rsidP="009223ED">
      <w:pPr>
        <w:rPr>
          <w:del w:id="5267" w:author="VOYER Raphael" w:date="2021-06-16T11:15:00Z"/>
        </w:rPr>
      </w:pPr>
      <w:del w:id="5268" w:author="VOYER Raphael" w:date="2021-06-16T11:15:00Z">
        <w:r w:rsidRPr="009223ED" w:rsidDel="001111A8">
          <w:delText>2::</w:delText>
        </w:r>
        <w:r w:rsidDel="001111A8">
          <w:delText>-&gt; ip interface "vlan12” address 10.135.33.13/24 vlan 12</w:delText>
        </w:r>
      </w:del>
    </w:p>
    <w:p w14:paraId="4F450805" w14:textId="77777777" w:rsidR="009223ED" w:rsidDel="001111A8" w:rsidRDefault="009223ED" w:rsidP="009223ED">
      <w:pPr>
        <w:rPr>
          <w:del w:id="5269" w:author="VOYER Raphael" w:date="2021-06-16T11:15:00Z"/>
        </w:rPr>
      </w:pPr>
      <w:del w:id="5270" w:author="VOYER Raphael" w:date="2021-06-16T11:15:00Z">
        <w:r w:rsidRPr="009223ED" w:rsidDel="001111A8">
          <w:delText>2::</w:delText>
        </w:r>
        <w:r w:rsidDel="001111A8">
          <w:delText>-&gt; server-cluster 1 ip 10.135.33.12 mac-address static 01:00:11:22:33:44</w:delText>
        </w:r>
      </w:del>
    </w:p>
    <w:p w14:paraId="26518C39" w14:textId="77777777" w:rsidR="009223ED" w:rsidDel="001111A8" w:rsidRDefault="009223ED" w:rsidP="009223ED">
      <w:pPr>
        <w:rPr>
          <w:del w:id="5271" w:author="VOYER Raphael" w:date="2021-06-16T11:15:00Z"/>
        </w:rPr>
      </w:pPr>
      <w:del w:id="5272" w:author="VOYER Raphael" w:date="2021-06-16T11:15:00Z">
        <w:r w:rsidRPr="009223ED" w:rsidDel="001111A8">
          <w:delText>2::</w:delText>
        </w:r>
        <w:r w:rsidDel="001111A8">
          <w:delText>-&gt; server-cluster 1 port 1/3-5 (OR)</w:delText>
        </w:r>
      </w:del>
    </w:p>
    <w:p w14:paraId="217D2978" w14:textId="77777777" w:rsidR="009223ED" w:rsidDel="001111A8" w:rsidRDefault="009223ED" w:rsidP="009223ED">
      <w:pPr>
        <w:rPr>
          <w:del w:id="5273" w:author="VOYER Raphael" w:date="2021-06-16T11:15:00Z"/>
        </w:rPr>
      </w:pPr>
      <w:del w:id="5274" w:author="VOYER Raphael" w:date="2021-06-16T11:15:00Z">
        <w:r w:rsidRPr="009223ED" w:rsidDel="001111A8">
          <w:rPr>
            <w:b/>
          </w:rPr>
          <w:delText>2::</w:delText>
        </w:r>
        <w:r w:rsidDel="001111A8">
          <w:rPr>
            <w:b/>
          </w:rPr>
          <w:delText xml:space="preserve">-&gt; </w:delText>
        </w:r>
        <w:r w:rsidDel="001111A8">
          <w:delText>server-cluster 1 ip 10.135.33.12 mac-address static 01:00:5e:22:33:44</w:delText>
        </w:r>
      </w:del>
    </w:p>
    <w:p w14:paraId="59ACB45D" w14:textId="77777777" w:rsidR="009223ED" w:rsidDel="001111A8" w:rsidRDefault="009223ED" w:rsidP="009223ED">
      <w:pPr>
        <w:rPr>
          <w:del w:id="5275" w:author="VOYER Raphael" w:date="2021-06-16T11:15:00Z"/>
        </w:rPr>
      </w:pPr>
      <w:del w:id="5276" w:author="VOYER Raphael" w:date="2021-06-16T11:15:00Z">
        <w:r w:rsidRPr="009223ED" w:rsidDel="001111A8">
          <w:delText>2::</w:delText>
        </w:r>
        <w:r w:rsidDel="001111A8">
          <w:delText>-&gt; server-cluster 1 port 1/3-5 (OR)</w:delText>
        </w:r>
      </w:del>
    </w:p>
    <w:p w14:paraId="51903079" w14:textId="77777777" w:rsidR="009223ED" w:rsidDel="001111A8" w:rsidRDefault="009223ED" w:rsidP="009223ED">
      <w:pPr>
        <w:rPr>
          <w:del w:id="5277" w:author="VOYER Raphael" w:date="2021-06-16T11:15:00Z"/>
        </w:rPr>
      </w:pPr>
      <w:del w:id="5278" w:author="VOYER Raphael" w:date="2021-06-16T11:15:00Z">
        <w:r w:rsidRPr="009223ED" w:rsidDel="001111A8">
          <w:delText>2::</w:delText>
        </w:r>
        <w:r w:rsidDel="001111A8">
          <w:delText>-&gt; server-cluster 1 ip 10.135.33.12 mac-address static 00:00:52:22:33:44</w:delText>
        </w:r>
      </w:del>
    </w:p>
    <w:p w14:paraId="23A05FE2" w14:textId="77777777" w:rsidR="009223ED" w:rsidDel="001111A8" w:rsidRDefault="009223ED" w:rsidP="009223ED">
      <w:pPr>
        <w:rPr>
          <w:del w:id="5279" w:author="VOYER Raphael" w:date="2021-06-16T11:15:00Z"/>
        </w:rPr>
      </w:pPr>
      <w:del w:id="5280" w:author="VOYER Raphael" w:date="2021-06-16T11:15:00Z">
        <w:r w:rsidRPr="009223ED" w:rsidDel="001111A8">
          <w:delText>2::</w:delText>
        </w:r>
        <w:r w:rsidDel="001111A8">
          <w:delText>-&gt; server-cluster 1 port 1/3-5 (OR)</w:delText>
        </w:r>
      </w:del>
    </w:p>
    <w:p w14:paraId="5A8B3758" w14:textId="77777777" w:rsidR="009223ED" w:rsidDel="001111A8" w:rsidRDefault="009223ED" w:rsidP="009223ED">
      <w:pPr>
        <w:rPr>
          <w:del w:id="5281" w:author="VOYER Raphael" w:date="2021-06-16T11:15:00Z"/>
        </w:rPr>
      </w:pPr>
      <w:del w:id="5282"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9D7076F" w14:textId="77777777" w:rsidR="009223ED" w:rsidDel="001111A8" w:rsidRDefault="00AF0988" w:rsidP="009223ED">
      <w:pPr>
        <w:rPr>
          <w:del w:id="5283" w:author="VOYER Raphael" w:date="2021-06-16T11:15:00Z"/>
        </w:rPr>
      </w:pPr>
      <w:del w:id="5284" w:author="VOYER Raphael" w:date="2021-06-16T11:15:00Z">
        <w:r w:rsidRPr="009223ED" w:rsidDel="001111A8">
          <w:rPr>
            <w:b/>
          </w:rPr>
          <w:delText>2::</w:delText>
        </w:r>
        <w:r w:rsidR="009223ED" w:rsidDel="001111A8">
          <w:delText>-&gt; server-cluster 1 port 1/3-5 (OR)</w:delText>
        </w:r>
      </w:del>
    </w:p>
    <w:p w14:paraId="3944E658" w14:textId="77777777" w:rsidR="008E2602" w:rsidDel="001111A8" w:rsidRDefault="008E2602" w:rsidP="008E2602">
      <w:pPr>
        <w:rPr>
          <w:del w:id="5285" w:author="VOYER Raphael" w:date="2021-06-16T11:15:00Z"/>
        </w:rPr>
      </w:pPr>
      <w:del w:id="5286"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345A094" w14:textId="77777777" w:rsidR="009223ED" w:rsidDel="001111A8" w:rsidRDefault="00AF0988" w:rsidP="009223ED">
      <w:pPr>
        <w:rPr>
          <w:del w:id="5287" w:author="VOYER Raphael" w:date="2021-06-16T11:15:00Z"/>
        </w:rPr>
      </w:pPr>
      <w:del w:id="5288" w:author="VOYER Raphael" w:date="2021-06-16T11:15:00Z">
        <w:r w:rsidRPr="009223ED" w:rsidDel="001111A8">
          <w:rPr>
            <w:b/>
          </w:rPr>
          <w:delText>2::</w:delText>
        </w:r>
        <w:r w:rsidR="009223ED" w:rsidDel="001111A8">
          <w:rPr>
            <w:b/>
          </w:rPr>
          <w:delText xml:space="preserve">-&gt; </w:delText>
        </w:r>
        <w:r w:rsidR="008E2602" w:rsidDel="001111A8">
          <w:delText>server-cluster 1 port 1/1/3-5</w:delText>
        </w:r>
      </w:del>
    </w:p>
    <w:p w14:paraId="412E02BD" w14:textId="77777777" w:rsidR="008E2602" w:rsidDel="001111A8" w:rsidRDefault="008E2602" w:rsidP="009223ED">
      <w:pPr>
        <w:rPr>
          <w:del w:id="5289" w:author="VOYER Raphael" w:date="2021-06-16T11:15:00Z"/>
        </w:rPr>
      </w:pPr>
    </w:p>
    <w:p w14:paraId="1D2BF69C" w14:textId="77777777" w:rsidR="008E2602" w:rsidDel="001111A8" w:rsidRDefault="008E2602" w:rsidP="009223ED">
      <w:pPr>
        <w:rPr>
          <w:del w:id="5290" w:author="VOYER Raphael" w:date="2021-06-16T11:15:00Z"/>
        </w:rPr>
      </w:pPr>
    </w:p>
    <w:p w14:paraId="3AA0925E" w14:textId="77777777" w:rsidR="009223ED" w:rsidDel="001111A8" w:rsidRDefault="009223ED" w:rsidP="009223ED">
      <w:pPr>
        <w:rPr>
          <w:del w:id="5291" w:author="VOYER Raphael" w:date="2021-06-16T11:15:00Z"/>
        </w:rPr>
      </w:pPr>
      <w:del w:id="5292" w:author="VOYER Raphael" w:date="2021-06-16T11:15:00Z">
        <w:r w:rsidDel="001111A8">
          <w:delText xml:space="preserve"> </w:delText>
        </w:r>
      </w:del>
    </w:p>
    <w:p w14:paraId="3D1BF5DE" w14:textId="77777777" w:rsidR="009223ED" w:rsidDel="001111A8" w:rsidRDefault="009223ED" w:rsidP="009223ED">
      <w:pPr>
        <w:rPr>
          <w:del w:id="5293" w:author="VOYER Raphael" w:date="2021-06-16T11:15:00Z"/>
        </w:rPr>
      </w:pPr>
    </w:p>
    <w:p w14:paraId="74B417B1" w14:textId="77777777" w:rsidR="009223ED" w:rsidDel="001111A8" w:rsidRDefault="009223ED" w:rsidP="009223ED">
      <w:pPr>
        <w:rPr>
          <w:del w:id="5294" w:author="VOYER Raphael" w:date="2021-06-16T11:15:00Z"/>
        </w:rPr>
      </w:pPr>
    </w:p>
    <w:p w14:paraId="3BFDDD88" w14:textId="77777777" w:rsidR="009223ED" w:rsidDel="001111A8" w:rsidRDefault="009223ED" w:rsidP="009223ED">
      <w:pPr>
        <w:rPr>
          <w:del w:id="5295" w:author="VOYER Raphael" w:date="2021-06-16T11:15:00Z"/>
        </w:rPr>
      </w:pPr>
    </w:p>
    <w:p w14:paraId="15288A8B" w14:textId="77777777" w:rsidR="009223ED" w:rsidDel="001111A8" w:rsidRDefault="009223ED" w:rsidP="009223ED">
      <w:pPr>
        <w:rPr>
          <w:del w:id="5296" w:author="VOYER Raphael" w:date="2021-06-16T11:15:00Z"/>
        </w:rPr>
      </w:pPr>
    </w:p>
    <w:p w14:paraId="4F57ABB2" w14:textId="77777777" w:rsidR="009223ED" w:rsidDel="001111A8" w:rsidRDefault="009223ED" w:rsidP="009223ED">
      <w:pPr>
        <w:rPr>
          <w:del w:id="5297" w:author="VOYER Raphael" w:date="2021-06-16T11:15:00Z"/>
        </w:rPr>
      </w:pPr>
    </w:p>
    <w:p w14:paraId="7162A427" w14:textId="77777777" w:rsidR="009223ED" w:rsidDel="001111A8" w:rsidRDefault="009223ED" w:rsidP="009223ED">
      <w:pPr>
        <w:rPr>
          <w:del w:id="5298" w:author="VOYER Raphael" w:date="2021-06-16T11:15:00Z"/>
        </w:rPr>
      </w:pPr>
    </w:p>
    <w:p w14:paraId="704059DC" w14:textId="77777777" w:rsidR="009223ED" w:rsidDel="001111A8" w:rsidRDefault="009223ED" w:rsidP="009223ED">
      <w:pPr>
        <w:rPr>
          <w:del w:id="5299" w:author="VOYER Raphael" w:date="2021-06-16T11:15:00Z"/>
        </w:rPr>
      </w:pPr>
    </w:p>
    <w:p w14:paraId="6FC44A20" w14:textId="77777777" w:rsidR="009223ED" w:rsidDel="001111A8" w:rsidRDefault="009223ED" w:rsidP="009223ED">
      <w:pPr>
        <w:rPr>
          <w:del w:id="5300" w:author="VOYER Raphael" w:date="2021-06-16T11:15:00Z"/>
        </w:rPr>
      </w:pPr>
    </w:p>
    <w:p w14:paraId="585C9B8B" w14:textId="77777777" w:rsidR="009223ED" w:rsidDel="001111A8" w:rsidRDefault="009223ED" w:rsidP="009223ED">
      <w:pPr>
        <w:rPr>
          <w:del w:id="5301" w:author="VOYER Raphael" w:date="2021-06-16T11:15:00Z"/>
        </w:rPr>
      </w:pPr>
    </w:p>
    <w:p w14:paraId="73C80F51" w14:textId="77777777" w:rsidR="009223ED" w:rsidDel="001111A8" w:rsidRDefault="009223ED" w:rsidP="009223ED">
      <w:pPr>
        <w:rPr>
          <w:del w:id="5302" w:author="VOYER Raphael" w:date="2021-06-16T11:15:00Z"/>
        </w:rPr>
      </w:pPr>
    </w:p>
    <w:p w14:paraId="5D007EE0" w14:textId="77777777" w:rsidR="009223ED" w:rsidDel="001111A8" w:rsidRDefault="009223ED" w:rsidP="009223ED">
      <w:pPr>
        <w:rPr>
          <w:del w:id="5303" w:author="VOYER Raphael" w:date="2021-06-16T11:15:00Z"/>
        </w:rPr>
      </w:pPr>
    </w:p>
    <w:p w14:paraId="7710394E" w14:textId="77777777" w:rsidR="009223ED" w:rsidDel="001111A8" w:rsidRDefault="009223ED" w:rsidP="009223ED">
      <w:pPr>
        <w:rPr>
          <w:del w:id="5304" w:author="VOYER Raphael" w:date="2021-06-16T11:15:00Z"/>
        </w:rPr>
      </w:pPr>
    </w:p>
    <w:p w14:paraId="44734EAF" w14:textId="77777777" w:rsidR="004300F7" w:rsidDel="001111A8" w:rsidRDefault="004300F7" w:rsidP="00FE1AA3">
      <w:pPr>
        <w:rPr>
          <w:del w:id="5305" w:author="VOYER Raphael" w:date="2021-06-16T11:15:00Z"/>
        </w:rPr>
      </w:pPr>
    </w:p>
    <w:p w14:paraId="169E7867" w14:textId="77777777" w:rsidR="004300F7" w:rsidDel="001111A8" w:rsidRDefault="004300F7" w:rsidP="00FE1AA3">
      <w:pPr>
        <w:rPr>
          <w:del w:id="5306" w:author="VOYER Raphael" w:date="2021-06-16T11:15:00Z"/>
        </w:rPr>
      </w:pPr>
    </w:p>
    <w:p w14:paraId="587DBF50" w14:textId="77777777" w:rsidR="00CA34F4" w:rsidDel="001111A8" w:rsidRDefault="00CA34F4" w:rsidP="00FE1AA3">
      <w:pPr>
        <w:rPr>
          <w:del w:id="5307" w:author="VOYER Raphael" w:date="2021-06-16T11:15:00Z"/>
        </w:rPr>
      </w:pPr>
    </w:p>
    <w:p w14:paraId="6B214D3B" w14:textId="77777777" w:rsidR="00FE1AA3" w:rsidDel="001111A8" w:rsidRDefault="00767CCF" w:rsidP="00622755">
      <w:pPr>
        <w:outlineLvl w:val="0"/>
        <w:rPr>
          <w:del w:id="5308" w:author="VOYER Raphael" w:date="2021-06-16T11:15:00Z"/>
        </w:rPr>
      </w:pPr>
      <w:bookmarkStart w:id="5309" w:name="_Toc381025817"/>
      <w:bookmarkStart w:id="5310" w:name="_Toc424820407"/>
      <w:del w:id="5311" w:author="VOYER Raphael" w:date="2021-06-16T11:15:00Z">
        <w:r w:rsidDel="001111A8">
          <w:rPr>
            <w:b/>
          </w:rPr>
          <w:delText>4</w:delText>
        </w:r>
        <w:r w:rsidR="00FE1AA3" w:rsidDel="001111A8">
          <w:rPr>
            <w:b/>
          </w:rPr>
          <w:delText xml:space="preserve">. </w:delText>
        </w:r>
        <w:r w:rsidR="00FE1AA3" w:rsidRPr="00BA2108" w:rsidDel="001111A8">
          <w:rPr>
            <w:b/>
          </w:rPr>
          <w:delText>L</w:delText>
        </w:r>
        <w:r w:rsidR="00FE1AA3" w:rsidDel="001111A8">
          <w:rPr>
            <w:b/>
          </w:rPr>
          <w:delText>3</w:delText>
        </w:r>
        <w:r w:rsidR="00FE1AA3" w:rsidRPr="00BA2108" w:rsidDel="001111A8">
          <w:rPr>
            <w:b/>
          </w:rPr>
          <w:delText xml:space="preserve"> cluster scenario</w:delText>
        </w:r>
        <w:r w:rsidR="00FE1AA3" w:rsidDel="001111A8">
          <w:rPr>
            <w:b/>
          </w:rPr>
          <w:delText xml:space="preserve"> with IP multicast address to cluster (IGMP)</w:delText>
        </w:r>
        <w:bookmarkEnd w:id="5309"/>
        <w:bookmarkEnd w:id="5310"/>
      </w:del>
    </w:p>
    <w:p w14:paraId="779CC338" w14:textId="77777777" w:rsidR="00FE1AA3" w:rsidDel="001111A8" w:rsidRDefault="0067445D" w:rsidP="00FE1AA3">
      <w:pPr>
        <w:keepNext/>
        <w:rPr>
          <w:del w:id="5312" w:author="VOYER Raphael" w:date="2021-06-16T11:15:00Z"/>
        </w:rPr>
      </w:pPr>
      <w:del w:id="5313" w:author="VOYER Raphael" w:date="2021-06-16T11:15:00Z">
        <w:r w:rsidDel="001111A8">
          <w:rPr>
            <w:noProof/>
          </w:rPr>
          <w:drawing>
            <wp:inline distT="0" distB="0" distL="0" distR="0" wp14:anchorId="7843E150" wp14:editId="5F27AB81">
              <wp:extent cx="5029200" cy="2905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029200" cy="2905125"/>
                      </a:xfrm>
                      <a:prstGeom prst="rect">
                        <a:avLst/>
                      </a:prstGeom>
                      <a:noFill/>
                      <a:ln w="9525">
                        <a:noFill/>
                        <a:miter lim="800000"/>
                        <a:headEnd/>
                        <a:tailEnd/>
                      </a:ln>
                    </pic:spPr>
                  </pic:pic>
                </a:graphicData>
              </a:graphic>
            </wp:inline>
          </w:drawing>
        </w:r>
      </w:del>
    </w:p>
    <w:p w14:paraId="53FA4609" w14:textId="77777777" w:rsidR="00FE1AA3" w:rsidRPr="009E50E2" w:rsidDel="001111A8" w:rsidRDefault="00FE1AA3" w:rsidP="00622755">
      <w:pPr>
        <w:pStyle w:val="Lgende"/>
        <w:outlineLvl w:val="0"/>
        <w:rPr>
          <w:del w:id="5314" w:author="VOYER Raphael" w:date="2021-06-16T11:15:00Z"/>
        </w:rPr>
      </w:pPr>
      <w:del w:id="5315" w:author="VOYER Raphael" w:date="2021-06-16T11:15:00Z">
        <w:r w:rsidDel="001111A8">
          <w:delText xml:space="preserve">     </w:delText>
        </w:r>
        <w:bookmarkStart w:id="5316" w:name="_Toc381025818"/>
        <w:bookmarkStart w:id="5317" w:name="_Toc424820408"/>
        <w:bookmarkStart w:id="5318" w:name="_Toc436661305"/>
        <w:r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6</w:delText>
        </w:r>
        <w:r w:rsidR="004F358F" w:rsidDel="001111A8">
          <w:rPr>
            <w:noProof/>
          </w:rPr>
          <w:fldChar w:fldCharType="end"/>
        </w:r>
        <w:r w:rsidDel="001111A8">
          <w:delText xml:space="preserve">: </w:delText>
        </w:r>
        <w:r w:rsidRPr="0088022F" w:rsidDel="001111A8">
          <w:delText>Switch connected to an L3 cluster(IGMP) through 3 ports (1/3,1/4,1/5)</w:delText>
        </w:r>
        <w:bookmarkEnd w:id="5316"/>
        <w:bookmarkEnd w:id="5317"/>
        <w:bookmarkEnd w:id="5318"/>
      </w:del>
    </w:p>
    <w:p w14:paraId="435DA980" w14:textId="77777777" w:rsidR="00FE1AA3" w:rsidDel="001111A8" w:rsidRDefault="00FE1AA3" w:rsidP="00FE1AA3">
      <w:pPr>
        <w:rPr>
          <w:del w:id="5319" w:author="VOYER Raphael" w:date="2021-06-16T11:15:00Z"/>
        </w:rPr>
      </w:pPr>
    </w:p>
    <w:p w14:paraId="7B3C725B" w14:textId="77777777" w:rsidR="00FE1AA3" w:rsidDel="001111A8" w:rsidRDefault="00FE1AA3" w:rsidP="00FE1AA3">
      <w:pPr>
        <w:rPr>
          <w:del w:id="5320" w:author="VOYER Raphael" w:date="2021-06-16T11:15:00Z"/>
        </w:rPr>
      </w:pPr>
      <w:del w:id="5321" w:author="VOYER Raphael" w:date="2021-06-16T11:15:00Z">
        <w:r w:rsidDel="001111A8">
          <w:delText xml:space="preserve">                            </w:delText>
        </w:r>
      </w:del>
    </w:p>
    <w:p w14:paraId="58FC0B9C" w14:textId="77777777" w:rsidR="00FE1AA3" w:rsidDel="001111A8" w:rsidRDefault="00FE1AA3" w:rsidP="00FE1AA3">
      <w:pPr>
        <w:numPr>
          <w:ilvl w:val="0"/>
          <w:numId w:val="28"/>
        </w:numPr>
        <w:rPr>
          <w:del w:id="5322" w:author="VOYER Raphael" w:date="2021-06-16T11:15:00Z"/>
        </w:rPr>
      </w:pPr>
      <w:del w:id="5323" w:author="VOYER Raphael" w:date="2021-06-16T11:15:00Z">
        <w:r w:rsidDel="001111A8">
          <w:delText>A cluster can be configured with a unique IP address and a IP multicast address.</w:delText>
        </w:r>
      </w:del>
    </w:p>
    <w:p w14:paraId="585657EE" w14:textId="77777777" w:rsidR="00FE1AA3" w:rsidDel="001111A8" w:rsidRDefault="00FE1AA3" w:rsidP="00FE1AA3">
      <w:pPr>
        <w:numPr>
          <w:ilvl w:val="0"/>
          <w:numId w:val="28"/>
        </w:numPr>
        <w:rPr>
          <w:del w:id="5324" w:author="VOYER Raphael" w:date="2021-06-16T11:15:00Z"/>
        </w:rPr>
      </w:pPr>
      <w:del w:id="5325" w:author="VOYER Raphael" w:date="2021-06-16T11:15:00Z">
        <w:r w:rsidDel="001111A8">
          <w:delText>Cluster IP address needs to be a unicast.</w:delText>
        </w:r>
      </w:del>
    </w:p>
    <w:p w14:paraId="037833C2" w14:textId="77777777" w:rsidR="0091587E" w:rsidDel="001111A8" w:rsidRDefault="0091587E" w:rsidP="0091587E">
      <w:pPr>
        <w:numPr>
          <w:ilvl w:val="0"/>
          <w:numId w:val="28"/>
        </w:numPr>
        <w:rPr>
          <w:del w:id="5326" w:author="VOYER Raphael" w:date="2021-06-16T11:15:00Z"/>
        </w:rPr>
      </w:pPr>
      <w:del w:id="5327" w:author="VOYER Raphael" w:date="2021-06-16T11:15:00Z">
        <w:r w:rsidDel="001111A8">
          <w:delText xml:space="preserve">Mac-address (ARP entry) can be unicast or L2-multicast or IP-Multicast </w:delText>
        </w:r>
      </w:del>
    </w:p>
    <w:p w14:paraId="35665B57" w14:textId="77777777" w:rsidR="0091587E" w:rsidDel="001111A8" w:rsidRDefault="0091587E" w:rsidP="0091587E">
      <w:pPr>
        <w:numPr>
          <w:ilvl w:val="0"/>
          <w:numId w:val="28"/>
        </w:numPr>
        <w:rPr>
          <w:del w:id="5328" w:author="VOYER Raphael" w:date="2021-06-16T11:15:00Z"/>
        </w:rPr>
      </w:pPr>
      <w:del w:id="5329"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2CAE57C" w14:textId="77777777" w:rsidR="0091587E" w:rsidDel="001111A8" w:rsidRDefault="0091587E" w:rsidP="0091587E">
      <w:pPr>
        <w:ind w:left="360"/>
        <w:rPr>
          <w:del w:id="5330" w:author="VOYER Raphael" w:date="2021-06-16T11:15:00Z"/>
        </w:rPr>
      </w:pPr>
      <w:del w:id="5331" w:author="VOYER Raphael" w:date="2021-06-16T11:15:00Z">
        <w:r w:rsidDel="001111A8">
          <w:delText xml:space="preserve">       be done before actual routing).</w:delText>
        </w:r>
      </w:del>
    </w:p>
    <w:p w14:paraId="2CD28776" w14:textId="77777777" w:rsidR="00FE1AA3" w:rsidDel="001111A8" w:rsidRDefault="00FE1AA3" w:rsidP="00FE1AA3">
      <w:pPr>
        <w:numPr>
          <w:ilvl w:val="0"/>
          <w:numId w:val="28"/>
        </w:numPr>
        <w:rPr>
          <w:del w:id="5332" w:author="VOYER Raphael" w:date="2021-06-16T11:15:00Z"/>
        </w:rPr>
      </w:pPr>
      <w:del w:id="5333" w:author="VOYER Raphael" w:date="2021-06-16T11:15:00Z">
        <w:r w:rsidDel="001111A8">
          <w:delText>No provision for port list configuration</w:delText>
        </w:r>
      </w:del>
    </w:p>
    <w:p w14:paraId="23A3834D" w14:textId="77777777" w:rsidR="00FE1AA3" w:rsidDel="001111A8" w:rsidRDefault="00FE1AA3" w:rsidP="00FE1AA3">
      <w:pPr>
        <w:numPr>
          <w:ilvl w:val="0"/>
          <w:numId w:val="28"/>
        </w:numPr>
        <w:rPr>
          <w:del w:id="5334" w:author="VOYER Raphael" w:date="2021-06-16T11:15:00Z"/>
        </w:rPr>
      </w:pPr>
      <w:del w:id="5335" w:author="VOYER Raphael" w:date="2021-06-16T11:15:00Z">
        <w:r w:rsidDel="001111A8">
          <w:delText xml:space="preserve">Ports shall be derived dynamically using the IGMP snooping of the reports from the cluster </w:delText>
        </w:r>
      </w:del>
    </w:p>
    <w:p w14:paraId="52F0D4BF" w14:textId="77777777" w:rsidR="00FE1AA3" w:rsidDel="001111A8" w:rsidRDefault="00FE1AA3" w:rsidP="00FE1AA3">
      <w:pPr>
        <w:ind w:left="720"/>
        <w:rPr>
          <w:del w:id="5336" w:author="VOYER Raphael" w:date="2021-06-16T11:15:00Z"/>
        </w:rPr>
      </w:pPr>
      <w:del w:id="5337" w:author="VOYER Raphael" w:date="2021-06-16T11:15:00Z">
        <w:r w:rsidDel="001111A8">
          <w:delText>(IGMP v2 reports).</w:delText>
        </w:r>
      </w:del>
    </w:p>
    <w:p w14:paraId="7C1E90EE" w14:textId="77777777" w:rsidR="00FE1AA3" w:rsidDel="001111A8" w:rsidRDefault="00FE1AA3" w:rsidP="00FE1AA3">
      <w:pPr>
        <w:numPr>
          <w:ilvl w:val="0"/>
          <w:numId w:val="28"/>
        </w:numPr>
        <w:rPr>
          <w:del w:id="5338" w:author="VOYER Raphael" w:date="2021-06-16T11:15:00Z"/>
        </w:rPr>
      </w:pPr>
      <w:del w:id="5339" w:author="VOYER Raphael" w:date="2021-06-16T11:15:00Z">
        <w:r w:rsidDel="001111A8">
          <w:delText>The traffic which ingresses on 1/1 or 1/2 destined to the cluster IP needs to be routed to all the ports which are members of the IP multicast group of the cluster.</w:delText>
        </w:r>
      </w:del>
    </w:p>
    <w:p w14:paraId="3BAAE9BB" w14:textId="77777777" w:rsidR="00FE1AA3" w:rsidDel="001111A8" w:rsidRDefault="00FE1AA3" w:rsidP="00FE1AA3">
      <w:pPr>
        <w:numPr>
          <w:ilvl w:val="0"/>
          <w:numId w:val="28"/>
        </w:numPr>
        <w:rPr>
          <w:del w:id="5340" w:author="VOYER Raphael" w:date="2021-06-16T11:15:00Z"/>
        </w:rPr>
      </w:pPr>
      <w:del w:id="5341" w:author="VOYER Raphael" w:date="2021-06-16T11:15:00Z">
        <w:r w:rsidDel="001111A8">
          <w:delText>Join and Leave messaged keep updating the egress port list.</w:delText>
        </w:r>
      </w:del>
    </w:p>
    <w:p w14:paraId="26D57ABC" w14:textId="77777777" w:rsidR="00FE1AA3" w:rsidDel="001111A8" w:rsidRDefault="00FE1AA3" w:rsidP="00FE1AA3">
      <w:pPr>
        <w:numPr>
          <w:ilvl w:val="0"/>
          <w:numId w:val="28"/>
        </w:numPr>
        <w:rPr>
          <w:del w:id="5342" w:author="VOYER Raphael" w:date="2021-06-16T11:15:00Z"/>
        </w:rPr>
      </w:pPr>
      <w:del w:id="5343" w:author="VOYER Raphael" w:date="2021-06-16T11:15:00Z">
        <w:r w:rsidDel="001111A8">
          <w:delText>The ingress ports could be on a different vlan as the cluster IP interface.</w:delText>
        </w:r>
      </w:del>
    </w:p>
    <w:p w14:paraId="66D242EE" w14:textId="77777777" w:rsidR="00FE1AA3" w:rsidDel="001111A8" w:rsidRDefault="00FE1AA3" w:rsidP="00FE1AA3">
      <w:pPr>
        <w:numPr>
          <w:ilvl w:val="0"/>
          <w:numId w:val="28"/>
        </w:numPr>
        <w:rPr>
          <w:del w:id="5344" w:author="VOYER Raphael" w:date="2021-06-16T11:15:00Z"/>
        </w:rPr>
      </w:pPr>
      <w:del w:id="5345" w:author="VOYER Raphael" w:date="2021-06-16T11:15:00Z">
        <w:r w:rsidDel="001111A8">
          <w:delText>However all the egress ports need to be in the same vlan as the ip interface of cluster.</w:delText>
        </w:r>
      </w:del>
    </w:p>
    <w:p w14:paraId="2B5E8CFD" w14:textId="77777777" w:rsidR="00FE1AA3" w:rsidDel="001111A8" w:rsidRDefault="00FE1AA3" w:rsidP="00FE1AA3">
      <w:pPr>
        <w:numPr>
          <w:ilvl w:val="0"/>
          <w:numId w:val="28"/>
        </w:numPr>
        <w:rPr>
          <w:del w:id="5346" w:author="VOYER Raphael" w:date="2021-06-16T11:15:00Z"/>
        </w:rPr>
      </w:pPr>
      <w:del w:id="5347" w:author="VOYER Raphael" w:date="2021-06-16T11:15:00Z">
        <w:r w:rsidDel="001111A8">
          <w:delText>Other traffic should be switched according to the normal switching/routing logic.</w:delText>
        </w:r>
      </w:del>
    </w:p>
    <w:p w14:paraId="6553884B" w14:textId="77777777" w:rsidR="00FE1AA3" w:rsidDel="001111A8" w:rsidRDefault="00FE1AA3" w:rsidP="00FE1AA3">
      <w:pPr>
        <w:numPr>
          <w:ilvl w:val="0"/>
          <w:numId w:val="28"/>
        </w:numPr>
        <w:rPr>
          <w:del w:id="5348" w:author="VOYER Raphael" w:date="2021-06-16T11:15:00Z"/>
        </w:rPr>
      </w:pPr>
      <w:del w:id="5349" w:author="VOYER Raphael" w:date="2021-06-16T11:15:00Z">
        <w:r w:rsidDel="001111A8">
          <w:delText>Ip routed packet destined to cluster shall be used for testing this scenario.</w:delText>
        </w:r>
      </w:del>
    </w:p>
    <w:p w14:paraId="50A0A2E6" w14:textId="77777777" w:rsidR="00FE1AA3" w:rsidDel="001111A8" w:rsidRDefault="00FE1AA3" w:rsidP="00FE1AA3">
      <w:pPr>
        <w:numPr>
          <w:ilvl w:val="0"/>
          <w:numId w:val="28"/>
        </w:numPr>
        <w:rPr>
          <w:del w:id="5350" w:author="VOYER Raphael" w:date="2021-06-16T11:15:00Z"/>
        </w:rPr>
      </w:pPr>
      <w:del w:id="5351" w:author="VOYER Raphael" w:date="2021-06-16T11:15:00Z">
        <w:r w:rsidDel="001111A8">
          <w:delText>Egress port can be a linkagg port as well.</w:delText>
        </w:r>
      </w:del>
    </w:p>
    <w:p w14:paraId="3D9642D9" w14:textId="77777777" w:rsidR="00FE1AA3" w:rsidDel="001111A8" w:rsidRDefault="00FE1AA3" w:rsidP="00FE1AA3">
      <w:pPr>
        <w:ind w:left="360"/>
        <w:rPr>
          <w:del w:id="5352" w:author="VOYER Raphael" w:date="2021-06-16T11:15:00Z"/>
        </w:rPr>
      </w:pPr>
    </w:p>
    <w:p w14:paraId="488F4AE2" w14:textId="77777777" w:rsidR="00FE1AA3" w:rsidRPr="005F7361" w:rsidDel="001111A8" w:rsidRDefault="00534A44" w:rsidP="00622755">
      <w:pPr>
        <w:outlineLvl w:val="0"/>
        <w:rPr>
          <w:del w:id="5353" w:author="VOYER Raphael" w:date="2021-06-16T11:15:00Z"/>
          <w:b/>
          <w:rPrChange w:id="5354" w:author="VOYER Raphael" w:date="2021-07-07T15:02:00Z">
            <w:rPr>
              <w:del w:id="5355" w:author="VOYER Raphael" w:date="2021-06-16T11:15:00Z"/>
              <w:b/>
              <w:lang w:val="fr-FR"/>
            </w:rPr>
          </w:rPrChange>
        </w:rPr>
      </w:pPr>
      <w:bookmarkStart w:id="5356" w:name="_Toc381025819"/>
      <w:bookmarkStart w:id="5357" w:name="_Toc424820409"/>
      <w:del w:id="5358" w:author="VOYER Raphael" w:date="2021-06-16T11:15:00Z">
        <w:r w:rsidRPr="005F7361" w:rsidDel="001111A8">
          <w:rPr>
            <w:b/>
            <w:rPrChange w:id="5359" w:author="VOYER Raphael" w:date="2021-07-07T15:02:00Z">
              <w:rPr>
                <w:b/>
                <w:lang w:val="fr-FR"/>
              </w:rPr>
            </w:rPrChange>
          </w:rPr>
          <w:delText>Configuration Example:</w:delText>
        </w:r>
        <w:bookmarkEnd w:id="5356"/>
        <w:bookmarkEnd w:id="5357"/>
      </w:del>
    </w:p>
    <w:p w14:paraId="3C38A7F4" w14:textId="77777777" w:rsidR="00FE1AA3" w:rsidRPr="005F7361" w:rsidDel="001111A8" w:rsidRDefault="00FE1AA3" w:rsidP="00FE1AA3">
      <w:pPr>
        <w:rPr>
          <w:del w:id="5360" w:author="VOYER Raphael" w:date="2021-06-16T11:15:00Z"/>
          <w:b/>
          <w:rPrChange w:id="5361" w:author="VOYER Raphael" w:date="2021-07-07T15:02:00Z">
            <w:rPr>
              <w:del w:id="5362" w:author="VOYER Raphael" w:date="2021-06-16T11:15:00Z"/>
              <w:b/>
              <w:lang w:val="fr-FR"/>
            </w:rPr>
          </w:rPrChange>
        </w:rPr>
      </w:pPr>
    </w:p>
    <w:p w14:paraId="64900C09" w14:textId="77777777" w:rsidR="00FE1AA3" w:rsidRPr="005F7361" w:rsidDel="001111A8" w:rsidRDefault="00534A44" w:rsidP="00FE1AA3">
      <w:pPr>
        <w:rPr>
          <w:del w:id="5363" w:author="VOYER Raphael" w:date="2021-06-16T11:15:00Z"/>
          <w:rPrChange w:id="5364" w:author="VOYER Raphael" w:date="2021-07-07T15:02:00Z">
            <w:rPr>
              <w:del w:id="5365" w:author="VOYER Raphael" w:date="2021-06-16T11:15:00Z"/>
              <w:lang w:val="fr-FR"/>
            </w:rPr>
          </w:rPrChange>
        </w:rPr>
      </w:pPr>
      <w:del w:id="5366" w:author="VOYER Raphael" w:date="2021-06-16T11:15:00Z">
        <w:r w:rsidRPr="005F7361" w:rsidDel="001111A8">
          <w:rPr>
            <w:rPrChange w:id="5367" w:author="VOYER Raphael" w:date="2021-07-07T15:02:00Z">
              <w:rPr>
                <w:lang w:val="fr-FR"/>
              </w:rPr>
            </w:rPrChange>
          </w:rPr>
          <w:delText>-&gt; server-cluster 1 mode L3</w:delText>
        </w:r>
      </w:del>
    </w:p>
    <w:p w14:paraId="052AB1A8" w14:textId="77777777" w:rsidR="0091587E" w:rsidDel="001111A8" w:rsidRDefault="0091587E" w:rsidP="00FE1AA3">
      <w:pPr>
        <w:rPr>
          <w:del w:id="5368" w:author="VOYER Raphael" w:date="2021-06-16T11:15:00Z"/>
        </w:rPr>
      </w:pPr>
      <w:del w:id="5369" w:author="VOYER Raphael" w:date="2021-06-16T11:15:00Z">
        <w:r w:rsidDel="001111A8">
          <w:delText xml:space="preserve">-&gt; </w:delText>
        </w:r>
        <w:r w:rsidR="009E053F" w:rsidDel="001111A8">
          <w:delText>server-cluster</w:delText>
        </w:r>
        <w:r w:rsidDel="001111A8">
          <w:delText xml:space="preserve"> 1 ip 10.135.33.12 mac-address static 01:00:11:22:33:44</w:delText>
        </w:r>
      </w:del>
    </w:p>
    <w:p w14:paraId="51EE1B39" w14:textId="77777777" w:rsidR="00433CA9" w:rsidDel="001111A8" w:rsidRDefault="00433CA9" w:rsidP="00FE1AA3">
      <w:pPr>
        <w:rPr>
          <w:del w:id="5370" w:author="VOYER Raphael" w:date="2021-06-16T11:15:00Z"/>
        </w:rPr>
      </w:pPr>
      <w:del w:id="5371" w:author="VOYER Raphael" w:date="2021-06-16T11:15:00Z">
        <w:r w:rsidDel="001111A8">
          <w:delText>-&gt; ip multicast admin-state enable /* This sha</w:delText>
        </w:r>
        <w:r w:rsidR="006B4B17" w:rsidDel="001111A8">
          <w:delText>ll be required in order the IGMP</w:delText>
        </w:r>
        <w:r w:rsidDel="001111A8">
          <w:delText xml:space="preserve"> reports needs to be</w:delText>
        </w:r>
      </w:del>
    </w:p>
    <w:p w14:paraId="36974574" w14:textId="77777777" w:rsidR="00433CA9" w:rsidDel="001111A8" w:rsidRDefault="00433CA9" w:rsidP="00FE1AA3">
      <w:pPr>
        <w:rPr>
          <w:del w:id="5372" w:author="VOYER Raphael" w:date="2021-06-16T11:15:00Z"/>
        </w:rPr>
      </w:pPr>
      <w:del w:id="5373" w:author="VOYER Raphael" w:date="2021-06-16T11:15:00Z">
        <w:r w:rsidDel="001111A8">
          <w:delText xml:space="preserve">  </w:delText>
        </w:r>
        <w:r w:rsidR="006B4B17" w:rsidDel="001111A8">
          <w:delText xml:space="preserve"> p</w:delText>
        </w:r>
        <w:r w:rsidDel="001111A8">
          <w:delText>rocessed else the cluster shall be operationally down */</w:delText>
        </w:r>
      </w:del>
    </w:p>
    <w:p w14:paraId="6450549F" w14:textId="77777777" w:rsidR="00D15A89" w:rsidDel="001111A8" w:rsidRDefault="00D15A89" w:rsidP="00FE1AA3">
      <w:pPr>
        <w:rPr>
          <w:del w:id="5374" w:author="VOYER Raphael" w:date="2021-06-16T11:15:00Z"/>
        </w:rPr>
      </w:pPr>
      <w:del w:id="5375" w:author="VOYER Raphael" w:date="2021-06-16T11:15:00Z">
        <w:r w:rsidDel="001111A8">
          <w:delText>-&gt;</w:delText>
        </w:r>
        <w:r w:rsidR="009E053F" w:rsidDel="001111A8">
          <w:delText>server-cluster</w:delText>
        </w:r>
        <w:r w:rsidDel="001111A8">
          <w:delText xml:space="preserve"> 1 igmp-mode enable</w:delText>
        </w:r>
      </w:del>
    </w:p>
    <w:p w14:paraId="78CB3DA9" w14:textId="77777777" w:rsidR="00FE1AA3" w:rsidDel="001111A8" w:rsidRDefault="00FE1AA3" w:rsidP="00FE1AA3">
      <w:pPr>
        <w:rPr>
          <w:del w:id="5376" w:author="VOYER Raphael" w:date="2021-06-16T11:15:00Z"/>
        </w:rPr>
      </w:pPr>
      <w:del w:id="5377" w:author="VOYER Raphael" w:date="2021-06-16T11:15:00Z">
        <w:r w:rsidDel="001111A8">
          <w:delText xml:space="preserve">-&gt; </w:delText>
        </w:r>
        <w:r w:rsidR="009E053F" w:rsidDel="001111A8">
          <w:delText>server-cluster</w:delText>
        </w:r>
        <w:r w:rsidDel="001111A8">
          <w:delText xml:space="preserve"> 1 ip-multicast 225.0.0.23 </w:delText>
        </w:r>
      </w:del>
    </w:p>
    <w:p w14:paraId="28097DCC" w14:textId="77777777" w:rsidR="00FE1AA3" w:rsidRPr="0024322E" w:rsidDel="001111A8" w:rsidRDefault="00FE1AA3" w:rsidP="00FE1AA3">
      <w:pPr>
        <w:rPr>
          <w:del w:id="5378" w:author="VOYER Raphael" w:date="2021-06-16T11:15:00Z"/>
        </w:rPr>
      </w:pPr>
    </w:p>
    <w:p w14:paraId="0F2BC943" w14:textId="77777777" w:rsidR="00BE1E2D" w:rsidRPr="00423C38" w:rsidDel="001111A8" w:rsidRDefault="00DE7837" w:rsidP="00622755">
      <w:pPr>
        <w:outlineLvl w:val="0"/>
        <w:rPr>
          <w:del w:id="5379" w:author="VOYER Raphael" w:date="2021-06-16T11:15:00Z"/>
          <w:b/>
        </w:rPr>
      </w:pPr>
      <w:bookmarkStart w:id="5380" w:name="_Toc381025820"/>
      <w:bookmarkStart w:id="5381" w:name="_Toc424820410"/>
      <w:del w:id="5382" w:author="VOYER Raphael" w:date="2021-06-16T11:15:00Z">
        <w:r w:rsidRPr="00423C38" w:rsidDel="001111A8">
          <w:rPr>
            <w:b/>
          </w:rPr>
          <w:delText>General Note</w:delText>
        </w:r>
        <w:r w:rsidR="009E1FE5" w:rsidRPr="00423C38" w:rsidDel="001111A8">
          <w:rPr>
            <w:b/>
          </w:rPr>
          <w:delText>:</w:delText>
        </w:r>
        <w:bookmarkEnd w:id="5380"/>
        <w:bookmarkEnd w:id="5381"/>
      </w:del>
    </w:p>
    <w:p w14:paraId="1DD4D420" w14:textId="77777777" w:rsidR="00FE1AA3" w:rsidRPr="00423C38" w:rsidDel="001111A8" w:rsidRDefault="00FE1AA3" w:rsidP="00FE1AA3">
      <w:pPr>
        <w:rPr>
          <w:del w:id="5383" w:author="VOYER Raphael" w:date="2021-06-16T11:15:00Z"/>
          <w:b/>
        </w:rPr>
      </w:pPr>
    </w:p>
    <w:p w14:paraId="08DA9FBA" w14:textId="77777777" w:rsidR="00DE7837" w:rsidRPr="00423C38" w:rsidDel="001111A8" w:rsidRDefault="00DE7837" w:rsidP="00DE7837">
      <w:pPr>
        <w:pStyle w:val="Corpsdetexte"/>
        <w:numPr>
          <w:ilvl w:val="0"/>
          <w:numId w:val="48"/>
        </w:numPr>
        <w:rPr>
          <w:del w:id="5384" w:author="VOYER Raphael" w:date="2021-06-16T11:15:00Z"/>
        </w:rPr>
      </w:pPr>
      <w:del w:id="5385" w:author="VOYER Raphael" w:date="2021-06-16T11:15:00Z">
        <w:r w:rsidRPr="00423C38" w:rsidDel="001111A8">
          <w:delText xml:space="preserve">When a server cluster tries to send a bridged or routed packet to itself, a copy of the packet goes back to the sender’s (server cluster) port.  However this is not </w:delText>
        </w:r>
        <w:r w:rsidR="00643EA1" w:rsidRPr="00423C38" w:rsidDel="001111A8">
          <w:delText xml:space="preserve">a </w:delText>
        </w:r>
        <w:r w:rsidRPr="00423C38" w:rsidDel="001111A8">
          <w:delText>valid scenario or there is no particular use case for this.</w:delText>
        </w:r>
      </w:del>
    </w:p>
    <w:p w14:paraId="462E5CB7" w14:textId="77777777" w:rsidR="009E1FE5" w:rsidRPr="00423C38" w:rsidDel="001111A8" w:rsidRDefault="009E1FE5" w:rsidP="00DE7837">
      <w:pPr>
        <w:pStyle w:val="Corpsdetexte"/>
        <w:numPr>
          <w:ilvl w:val="0"/>
          <w:numId w:val="48"/>
        </w:numPr>
        <w:rPr>
          <w:del w:id="5386" w:author="VOYER Raphael" w:date="2021-06-16T11:15:00Z"/>
        </w:rPr>
      </w:pPr>
      <w:del w:id="5387" w:author="VOYER Raphael" w:date="2021-06-16T11:15:00Z">
        <w:r w:rsidRPr="00423C38" w:rsidDel="001111A8">
          <w:rPr>
            <w:rFonts w:eastAsia="SimSun"/>
            <w:lang w:eastAsia="zh-CN"/>
          </w:rPr>
          <w:delText>It is possible to have many clusters connected to the same port (virtualization). In that case</w:delText>
        </w:r>
        <w:r w:rsidR="00483A24" w:rsidRPr="00423C38" w:rsidDel="001111A8">
          <w:rPr>
            <w:rFonts w:eastAsia="SimSun"/>
            <w:lang w:eastAsia="zh-CN"/>
          </w:rPr>
          <w:delText>,</w:delText>
        </w:r>
        <w:r w:rsidRPr="00423C38" w:rsidDel="001111A8">
          <w:rPr>
            <w:rFonts w:eastAsia="SimSun"/>
            <w:lang w:eastAsia="zh-CN"/>
          </w:rPr>
          <w:delText xml:space="preserve"> if one cluster wants to communicate to another cluster connected on the same port then it is possible that ingress packets will egress on the same port. This is a valid use case.</w:delText>
        </w:r>
      </w:del>
    </w:p>
    <w:p w14:paraId="7BA7B085" w14:textId="77777777" w:rsidR="00FE1AA3" w:rsidDel="001111A8" w:rsidRDefault="00FE1AA3" w:rsidP="00FE1AA3">
      <w:pPr>
        <w:rPr>
          <w:del w:id="5388" w:author="VOYER Raphael" w:date="2021-06-16T11:15:00Z"/>
        </w:rPr>
      </w:pPr>
    </w:p>
    <w:p w14:paraId="6B2BC890" w14:textId="77777777" w:rsidR="00FE1AA3" w:rsidDel="001111A8" w:rsidRDefault="00FE1AA3" w:rsidP="00FE1AA3">
      <w:pPr>
        <w:rPr>
          <w:del w:id="5389" w:author="VOYER Raphael" w:date="2021-06-16T11:15:00Z"/>
        </w:rPr>
      </w:pPr>
    </w:p>
    <w:p w14:paraId="09BA2C09" w14:textId="77777777" w:rsidR="009A6F71" w:rsidDel="001111A8" w:rsidRDefault="009A6F71" w:rsidP="00855336">
      <w:pPr>
        <w:rPr>
          <w:del w:id="5390" w:author="VOYER Raphael" w:date="2021-06-16T11:15:00Z"/>
          <w:rFonts w:ascii="Courier New" w:hAnsi="Courier New" w:cs="Courier New"/>
        </w:rPr>
      </w:pPr>
    </w:p>
    <w:p w14:paraId="46380227" w14:textId="77777777" w:rsidR="00855336" w:rsidDel="001111A8" w:rsidRDefault="00855336" w:rsidP="00622755">
      <w:pPr>
        <w:pStyle w:val="Titre1"/>
        <w:pageBreakBefore/>
        <w:tabs>
          <w:tab w:val="clear" w:pos="432"/>
          <w:tab w:val="num" w:pos="360"/>
        </w:tabs>
        <w:ind w:left="360" w:hanging="360"/>
        <w:jc w:val="left"/>
        <w:rPr>
          <w:del w:id="5391" w:author="VOYER Raphael" w:date="2021-06-16T11:15:00Z"/>
        </w:rPr>
      </w:pPr>
      <w:bookmarkStart w:id="5392" w:name="_FUNCTIONAL_SPECIFICATIONS_1"/>
      <w:bookmarkStart w:id="5393" w:name="_Toc242248787"/>
      <w:bookmarkStart w:id="5394" w:name="_Toc381025821"/>
      <w:bookmarkEnd w:id="5392"/>
      <w:del w:id="5395" w:author="VOYER Raphael" w:date="2021-06-16T11:15:00Z">
        <w:r w:rsidDel="001111A8">
          <w:delText>FUNCTIONAL SPECIFICATIONS</w:delText>
        </w:r>
        <w:bookmarkEnd w:id="5393"/>
        <w:bookmarkEnd w:id="5394"/>
      </w:del>
    </w:p>
    <w:p w14:paraId="6DB76470" w14:textId="77777777" w:rsidR="00855336" w:rsidDel="001111A8" w:rsidRDefault="00855336" w:rsidP="00387307">
      <w:pPr>
        <w:pStyle w:val="Titre2"/>
        <w:rPr>
          <w:del w:id="5396" w:author="VOYER Raphael" w:date="2021-06-16T11:15:00Z"/>
        </w:rPr>
      </w:pPr>
      <w:bookmarkStart w:id="5397" w:name="_Toc242248788"/>
      <w:bookmarkStart w:id="5398" w:name="_Toc381025822"/>
      <w:del w:id="5399" w:author="VOYER Raphael" w:date="2021-06-16T11:15:00Z">
        <w:r w:rsidDel="001111A8">
          <w:delText>System Overview</w:delText>
        </w:r>
        <w:bookmarkEnd w:id="5397"/>
        <w:bookmarkEnd w:id="5398"/>
      </w:del>
    </w:p>
    <w:p w14:paraId="2F950776" w14:textId="77777777" w:rsidR="00855336" w:rsidDel="001111A8" w:rsidRDefault="00855336" w:rsidP="00855336">
      <w:pPr>
        <w:pStyle w:val="Corpsdetexte"/>
        <w:rPr>
          <w:del w:id="5400" w:author="VOYER Raphael" w:date="2021-06-16T11:15:00Z"/>
        </w:rPr>
      </w:pPr>
      <w:del w:id="5401" w:author="VOYER Raphael" w:date="2021-06-16T11:15:00Z">
        <w:r w:rsidDel="001111A8">
          <w:delText xml:space="preserve">HA VLAN will be a separate process on the </w:delText>
        </w:r>
        <w:smartTag w:uri="urn:schemas-microsoft-com:office:smarttags" w:element="stockticker">
          <w:r w:rsidDel="001111A8">
            <w:delText>CMM</w:delText>
          </w:r>
        </w:smartTag>
        <w:r w:rsidDel="001111A8">
          <w:delText>. No task is required at the NI level.</w:delText>
        </w:r>
      </w:del>
    </w:p>
    <w:p w14:paraId="034C0D91" w14:textId="77777777" w:rsidR="00855336" w:rsidDel="001111A8" w:rsidRDefault="00855336" w:rsidP="00855336">
      <w:pPr>
        <w:pStyle w:val="Titre3"/>
        <w:ind w:left="0" w:firstLine="0"/>
        <w:jc w:val="left"/>
        <w:rPr>
          <w:del w:id="5402" w:author="VOYER Raphael" w:date="2021-06-16T11:15:00Z"/>
        </w:rPr>
      </w:pPr>
      <w:bookmarkStart w:id="5403" w:name="_Toc242248789"/>
      <w:bookmarkStart w:id="5404" w:name="_Toc381025823"/>
      <w:del w:id="5405" w:author="VOYER Raphael" w:date="2021-06-16T11:15:00Z">
        <w:r w:rsidDel="001111A8">
          <w:delText>Module Placement</w:delText>
        </w:r>
        <w:bookmarkEnd w:id="5403"/>
        <w:bookmarkEnd w:id="5404"/>
      </w:del>
    </w:p>
    <w:p w14:paraId="17B12309" w14:textId="77777777" w:rsidR="00855336" w:rsidDel="001111A8" w:rsidRDefault="00855336" w:rsidP="00855336">
      <w:pPr>
        <w:rPr>
          <w:del w:id="5406" w:author="VOYER Raphael" w:date="2021-06-16T11:15:00Z"/>
        </w:rPr>
      </w:pPr>
    </w:p>
    <w:p w14:paraId="0199BBF6" w14:textId="77777777" w:rsidR="0055577C" w:rsidDel="001111A8" w:rsidRDefault="00BB487C" w:rsidP="0055577C">
      <w:pPr>
        <w:keepNext/>
        <w:rPr>
          <w:del w:id="5407" w:author="VOYER Raphael" w:date="2021-06-16T11:15:00Z"/>
        </w:rPr>
      </w:pPr>
      <w:del w:id="5408" w:author="VOYER Raphael" w:date="2021-06-16T11:15:00Z">
        <w:r w:rsidDel="001111A8">
          <w:object w:dxaOrig="7614" w:dyaOrig="5545" w14:anchorId="0FEB4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15pt;height:277.45pt" o:ole="">
              <v:imagedata r:id="rId22" o:title=""/>
            </v:shape>
            <o:OLEObject Type="Embed" ProgID="Visio.Drawing.6" ShapeID="_x0000_i1025" DrawAspect="Content" ObjectID="_1688451566" r:id="rId23"/>
          </w:object>
        </w:r>
      </w:del>
    </w:p>
    <w:p w14:paraId="01CC6C84" w14:textId="77777777" w:rsidR="00855336" w:rsidDel="001111A8" w:rsidRDefault="0055577C" w:rsidP="00622755">
      <w:pPr>
        <w:pStyle w:val="Lgende"/>
        <w:ind w:left="2160" w:firstLine="720"/>
        <w:outlineLvl w:val="0"/>
        <w:rPr>
          <w:del w:id="5409" w:author="VOYER Raphael" w:date="2021-06-16T11:15:00Z"/>
        </w:rPr>
      </w:pPr>
      <w:bookmarkStart w:id="5410" w:name="_Toc381025824"/>
      <w:bookmarkStart w:id="5411" w:name="_Toc424820414"/>
      <w:bookmarkStart w:id="5412" w:name="_Toc436661306"/>
      <w:del w:id="5413"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7</w:delText>
        </w:r>
        <w:r w:rsidR="004F358F" w:rsidDel="001111A8">
          <w:rPr>
            <w:noProof/>
          </w:rPr>
          <w:fldChar w:fldCharType="end"/>
        </w:r>
        <w:r w:rsidDel="001111A8">
          <w:delText xml:space="preserve">: HAVLAN </w:delText>
        </w:r>
        <w:smartTag w:uri="urn:schemas-microsoft-com:office:smarttags" w:element="stockticker">
          <w:r w:rsidDel="001111A8">
            <w:delText>CMM</w:delText>
          </w:r>
        </w:smartTag>
        <w:r w:rsidR="00040756" w:rsidDel="001111A8">
          <w:delText xml:space="preserve"> </w:delText>
        </w:r>
        <w:r w:rsidDel="001111A8">
          <w:delText xml:space="preserve">in </w:delText>
        </w:r>
        <w:smartTag w:uri="urn:schemas-microsoft-com:office:smarttags" w:element="stockticker">
          <w:r w:rsidDel="001111A8">
            <w:delText>AOS</w:delText>
          </w:r>
        </w:smartTag>
        <w:bookmarkEnd w:id="5410"/>
        <w:bookmarkEnd w:id="5411"/>
        <w:bookmarkEnd w:id="5412"/>
      </w:del>
    </w:p>
    <w:p w14:paraId="1A6BB483" w14:textId="77777777" w:rsidR="0055577C" w:rsidRPr="0055577C" w:rsidDel="001111A8" w:rsidRDefault="0055577C" w:rsidP="0055577C">
      <w:pPr>
        <w:rPr>
          <w:del w:id="5414" w:author="VOYER Raphael" w:date="2021-06-16T11:15:00Z"/>
        </w:rPr>
      </w:pPr>
    </w:p>
    <w:p w14:paraId="30F8B92D" w14:textId="77777777" w:rsidR="00855336" w:rsidDel="001111A8" w:rsidRDefault="00855336" w:rsidP="00855336">
      <w:pPr>
        <w:pStyle w:val="Titre3"/>
        <w:ind w:left="0" w:firstLine="0"/>
        <w:jc w:val="left"/>
        <w:rPr>
          <w:del w:id="5415" w:author="VOYER Raphael" w:date="2021-06-16T11:15:00Z"/>
        </w:rPr>
      </w:pPr>
      <w:bookmarkStart w:id="5416" w:name="_Toc242248790"/>
      <w:bookmarkStart w:id="5417" w:name="_Toc381025825"/>
      <w:del w:id="5418" w:author="VOYER Raphael" w:date="2021-06-16T11:15:00Z">
        <w:r w:rsidDel="001111A8">
          <w:delText>Task Model</w:delText>
        </w:r>
        <w:bookmarkEnd w:id="5416"/>
        <w:bookmarkEnd w:id="5417"/>
        <w:r w:rsidDel="001111A8">
          <w:delText xml:space="preserve"> </w:delText>
        </w:r>
      </w:del>
    </w:p>
    <w:p w14:paraId="50E4CBA6" w14:textId="77777777" w:rsidR="00855336" w:rsidDel="001111A8" w:rsidRDefault="00855336" w:rsidP="00855336">
      <w:pPr>
        <w:pStyle w:val="Corpsdetexte"/>
        <w:rPr>
          <w:del w:id="5419" w:author="VOYER Raphael" w:date="2021-06-16T11:15:00Z"/>
        </w:rPr>
      </w:pPr>
      <w:del w:id="5420" w:author="VOYER Raphael" w:date="2021-06-16T11:15:00Z">
        <w:r w:rsidDel="001111A8">
          <w:delText xml:space="preserve">HA VLAN task on the </w:delText>
        </w:r>
        <w:smartTag w:uri="urn:schemas-microsoft-com:office:smarttags" w:element="stockticker">
          <w:r w:rsidDel="001111A8">
            <w:delText>CMM</w:delText>
          </w:r>
        </w:smartTag>
        <w:r w:rsidDel="001111A8">
          <w:delText xml:space="preserve"> would perform the following:</w:delText>
        </w:r>
      </w:del>
    </w:p>
    <w:p w14:paraId="74658EC2" w14:textId="77777777" w:rsidR="00855336" w:rsidDel="001111A8" w:rsidRDefault="00855336" w:rsidP="00855336">
      <w:pPr>
        <w:pStyle w:val="Corpsdetexte"/>
        <w:numPr>
          <w:ilvl w:val="0"/>
          <w:numId w:val="5"/>
        </w:numPr>
        <w:rPr>
          <w:del w:id="5421" w:author="VOYER Raphael" w:date="2021-06-16T11:15:00Z"/>
        </w:rPr>
      </w:pPr>
      <w:del w:id="5422" w:author="VOYER Raphael" w:date="2021-06-16T11:15:00Z">
        <w:r w:rsidDel="001111A8">
          <w:delText xml:space="preserve">On the </w:delText>
        </w:r>
        <w:smartTag w:uri="urn:schemas-microsoft-com:office:smarttags" w:element="stockticker">
          <w:r w:rsidDel="001111A8">
            <w:delText>CMM</w:delText>
          </w:r>
        </w:smartTag>
        <w:r w:rsidDel="001111A8">
          <w:delText xml:space="preserve"> card a new HA VLAN process will be spawned. </w:delText>
        </w:r>
      </w:del>
    </w:p>
    <w:p w14:paraId="77229CC3" w14:textId="77777777" w:rsidR="00040756" w:rsidDel="001111A8" w:rsidRDefault="008213C4" w:rsidP="00855336">
      <w:pPr>
        <w:pStyle w:val="Corpsdetexte"/>
        <w:numPr>
          <w:ilvl w:val="0"/>
          <w:numId w:val="5"/>
        </w:numPr>
        <w:rPr>
          <w:del w:id="5423" w:author="VOYER Raphael" w:date="2021-06-16T11:15:00Z"/>
        </w:rPr>
      </w:pPr>
      <w:del w:id="5424" w:author="VOYER Raphael" w:date="2021-06-16T11:15:00Z">
        <w:r w:rsidDel="001111A8">
          <w:delText>HA VLAN</w:delText>
        </w:r>
        <w:r w:rsidR="00855336" w:rsidDel="001111A8">
          <w:delText xml:space="preserve"> </w:delText>
        </w:r>
        <w:smartTag w:uri="urn:schemas-microsoft-com:office:smarttags" w:element="stockticker">
          <w:r w:rsidR="00855336" w:rsidDel="001111A8">
            <w:delText>CMM</w:delText>
          </w:r>
        </w:smartTag>
        <w:r w:rsidR="00855336" w:rsidDel="001111A8">
          <w:delText xml:space="preserve"> will be responsible for cluster related configurations and informing the respective modules for hardware related configurations (SL </w:delText>
        </w:r>
        <w:smartTag w:uri="urn:schemas-microsoft-com:office:smarttags" w:element="stockticker">
          <w:r w:rsidR="00855336" w:rsidDel="001111A8">
            <w:delText>CMM</w:delText>
          </w:r>
        </w:smartTag>
        <w:r w:rsidR="00855336" w:rsidDel="001111A8">
          <w:delText xml:space="preserve">/IPMS </w:delText>
        </w:r>
        <w:smartTag w:uri="urn:schemas-microsoft-com:office:smarttags" w:element="stockticker">
          <w:r w:rsidR="00855336" w:rsidDel="001111A8">
            <w:delText>CMM</w:delText>
          </w:r>
        </w:smartTag>
        <w:r w:rsidR="00855336" w:rsidDel="001111A8">
          <w:delText xml:space="preserve">/QOS </w:delText>
        </w:r>
        <w:smartTag w:uri="urn:schemas-microsoft-com:office:smarttags" w:element="stockticker">
          <w:r w:rsidR="00855336" w:rsidDel="001111A8">
            <w:delText>CMM</w:delText>
          </w:r>
        </w:smartTag>
        <w:r w:rsidR="00855336" w:rsidDel="001111A8">
          <w:delText>/IPEDR).</w:delText>
        </w:r>
      </w:del>
    </w:p>
    <w:p w14:paraId="05E4E173" w14:textId="77777777" w:rsidR="0073656B" w:rsidDel="001111A8" w:rsidRDefault="0073656B" w:rsidP="0073656B">
      <w:pPr>
        <w:pStyle w:val="Titre3"/>
        <w:ind w:left="0" w:firstLine="0"/>
        <w:jc w:val="left"/>
        <w:rPr>
          <w:del w:id="5425" w:author="VOYER Raphael" w:date="2021-06-16T11:15:00Z"/>
        </w:rPr>
      </w:pPr>
      <w:bookmarkStart w:id="5426" w:name="_Toc381025826"/>
      <w:del w:id="5427" w:author="VOYER Raphael" w:date="2021-06-16T11:15:00Z">
        <w:r w:rsidDel="001111A8">
          <w:delText>Task Dependency Tree</w:delText>
        </w:r>
        <w:bookmarkEnd w:id="5426"/>
      </w:del>
    </w:p>
    <w:p w14:paraId="38A9AEF4" w14:textId="77777777" w:rsidR="00F85848" w:rsidDel="001111A8" w:rsidRDefault="00F85848" w:rsidP="0073656B">
      <w:pPr>
        <w:rPr>
          <w:del w:id="5428" w:author="VOYER Raphael" w:date="2021-06-16T11:15:00Z"/>
        </w:rPr>
      </w:pPr>
      <w:del w:id="5429" w:author="VOYER Raphael" w:date="2021-06-16T11:15:00Z">
        <w:r w:rsidDel="001111A8">
          <w:delText xml:space="preserve">As the feature HAVLAN requires interfaces with the </w:delText>
        </w:r>
        <w:r w:rsidR="00BB487C" w:rsidDel="001111A8">
          <w:delText>SL/</w:delText>
        </w:r>
        <w:r w:rsidDel="001111A8">
          <w:delText>IP/</w:delText>
        </w:r>
        <w:r w:rsidR="00040756" w:rsidDel="001111A8">
          <w:delText xml:space="preserve"> </w:delText>
        </w:r>
        <w:r w:rsidDel="001111A8">
          <w:delText>IPMS/QOS tasks and no other task is</w:delText>
        </w:r>
      </w:del>
    </w:p>
    <w:p w14:paraId="60A986A1" w14:textId="77777777" w:rsidR="0073656B" w:rsidDel="001111A8" w:rsidRDefault="00F85848" w:rsidP="00F85848">
      <w:pPr>
        <w:rPr>
          <w:del w:id="5430" w:author="VOYER Raphael" w:date="2021-06-16T11:15:00Z"/>
        </w:rPr>
      </w:pPr>
      <w:del w:id="5431" w:author="VOYER Raphael" w:date="2021-06-16T11:15:00Z">
        <w:r w:rsidDel="001111A8">
          <w:delText>Dependent on this task HAVLAN process shall be spawned at the end of the tree.</w:delText>
        </w:r>
      </w:del>
    </w:p>
    <w:p w14:paraId="629EACF9" w14:textId="77777777" w:rsidR="00855336" w:rsidRPr="005161F9" w:rsidDel="001111A8" w:rsidRDefault="00855336" w:rsidP="00387307">
      <w:pPr>
        <w:pStyle w:val="Titre2"/>
        <w:rPr>
          <w:del w:id="5432" w:author="VOYER Raphael" w:date="2021-06-16T11:15:00Z"/>
        </w:rPr>
      </w:pPr>
      <w:bookmarkStart w:id="5433" w:name="_Toc242248791"/>
      <w:bookmarkStart w:id="5434" w:name="_Toc381025827"/>
      <w:del w:id="5435" w:author="VOYER Raphael" w:date="2021-06-16T11:15:00Z">
        <w:r w:rsidDel="001111A8">
          <w:delText>System Details</w:delText>
        </w:r>
        <w:bookmarkEnd w:id="5433"/>
        <w:bookmarkEnd w:id="5434"/>
      </w:del>
    </w:p>
    <w:p w14:paraId="7C5EA82A" w14:textId="77777777" w:rsidR="00855336" w:rsidRPr="00ED3BE0" w:rsidDel="001111A8" w:rsidRDefault="00855336" w:rsidP="00855336">
      <w:pPr>
        <w:pStyle w:val="Titre3"/>
        <w:ind w:left="0" w:firstLine="0"/>
        <w:jc w:val="left"/>
        <w:rPr>
          <w:del w:id="5436" w:author="VOYER Raphael" w:date="2021-06-16T11:15:00Z"/>
        </w:rPr>
      </w:pPr>
      <w:bookmarkStart w:id="5437" w:name="_Toc242248794"/>
      <w:bookmarkStart w:id="5438" w:name="_Toc381025828"/>
      <w:del w:id="5439" w:author="VOYER Raphael" w:date="2021-06-16T11:15:00Z">
        <w:r w:rsidRPr="00ED3BE0" w:rsidDel="001111A8">
          <w:delText>System Interfaces</w:delText>
        </w:r>
        <w:bookmarkEnd w:id="5437"/>
        <w:bookmarkEnd w:id="5438"/>
      </w:del>
    </w:p>
    <w:p w14:paraId="5666600C" w14:textId="77777777" w:rsidR="00855336" w:rsidRPr="00135EF3" w:rsidDel="001111A8" w:rsidRDefault="00014FB3" w:rsidP="00622755">
      <w:pPr>
        <w:pStyle w:val="Titre4"/>
        <w:rPr>
          <w:del w:id="5440" w:author="VOYER Raphael" w:date="2021-06-16T11:15:00Z"/>
          <w:noProof/>
        </w:rPr>
      </w:pPr>
      <w:bookmarkStart w:id="5441" w:name="_Toc242248795"/>
      <w:del w:id="5442" w:author="VOYER Raphael" w:date="2021-06-16T11:15:00Z">
        <w:r w:rsidDel="001111A8">
          <w:rPr>
            <w:noProof/>
          </w:rPr>
          <w:delText>6</w:delText>
        </w:r>
        <w:r w:rsidR="0001376D" w:rsidDel="001111A8">
          <w:rPr>
            <w:noProof/>
          </w:rPr>
          <w:delText xml:space="preserve">.2.1.1 </w:delText>
        </w:r>
        <w:r w:rsidR="00855336" w:rsidRPr="00135EF3" w:rsidDel="001111A8">
          <w:rPr>
            <w:noProof/>
          </w:rPr>
          <w:delText xml:space="preserve">Interface with </w:delText>
        </w:r>
        <w:r w:rsidR="00BB487C" w:rsidDel="001111A8">
          <w:rPr>
            <w:noProof/>
          </w:rPr>
          <w:delText xml:space="preserve">SL </w:delText>
        </w:r>
        <w:smartTag w:uri="urn:schemas-microsoft-com:office:smarttags" w:element="stockticker">
          <w:r w:rsidR="00BB487C" w:rsidDel="001111A8">
            <w:rPr>
              <w:noProof/>
            </w:rPr>
            <w:delText>CMM</w:delText>
          </w:r>
        </w:smartTag>
      </w:del>
    </w:p>
    <w:p w14:paraId="307F91E3" w14:textId="77777777" w:rsidR="00855336" w:rsidDel="001111A8" w:rsidRDefault="00855336" w:rsidP="00622755">
      <w:pPr>
        <w:pStyle w:val="Corpsdetexte"/>
        <w:outlineLvl w:val="0"/>
        <w:rPr>
          <w:del w:id="5443" w:author="VOYER Raphael" w:date="2021-06-16T11:15:00Z"/>
          <w:noProof/>
        </w:rPr>
      </w:pPr>
      <w:bookmarkStart w:id="5444" w:name="_Toc381025829"/>
      <w:bookmarkStart w:id="5445" w:name="_Toc424820419"/>
      <w:smartTag w:uri="urn:schemas-microsoft-com:office:smarttags" w:element="stockticker">
        <w:del w:id="5446" w:author="VOYER Raphael" w:date="2021-06-16T11:15:00Z">
          <w:r w:rsidRPr="00135EF3" w:rsidDel="001111A8">
            <w:rPr>
              <w:b/>
              <w:noProof/>
            </w:rPr>
            <w:delText>AOS</w:delText>
          </w:r>
        </w:del>
      </w:smartTag>
      <w:del w:id="5447"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w:delText>
        </w:r>
        <w:r w:rsidR="00BB487C" w:rsidDel="001111A8">
          <w:rPr>
            <w:noProof/>
          </w:rPr>
          <w:delText xml:space="preserve">SL </w:delText>
        </w:r>
        <w:smartTag w:uri="urn:schemas-microsoft-com:office:smarttags" w:element="stockticker">
          <w:r w:rsidR="00BB487C" w:rsidDel="001111A8">
            <w:rPr>
              <w:noProof/>
            </w:rPr>
            <w:delText>CMM</w:delText>
          </w:r>
        </w:smartTag>
        <w:r w:rsidR="00BB487C" w:rsidDel="001111A8">
          <w:rPr>
            <w:noProof/>
          </w:rPr>
          <w:delText xml:space="preserve"> </w:delText>
        </w:r>
        <w:r w:rsidDel="001111A8">
          <w:rPr>
            <w:noProof/>
          </w:rPr>
          <w:delText xml:space="preserve">to </w:delText>
        </w:r>
        <w:r w:rsidR="00BB487C" w:rsidDel="001111A8">
          <w:rPr>
            <w:noProof/>
          </w:rPr>
          <w:delText>allocate an L2MC index per</w:delText>
        </w:r>
        <w:bookmarkEnd w:id="5444"/>
        <w:bookmarkEnd w:id="5445"/>
      </w:del>
    </w:p>
    <w:p w14:paraId="290C9007" w14:textId="77777777" w:rsidR="00BB487C" w:rsidDel="001111A8" w:rsidRDefault="00BB487C" w:rsidP="00855336">
      <w:pPr>
        <w:pStyle w:val="Corpsdetexte"/>
        <w:rPr>
          <w:del w:id="5448" w:author="VOYER Raphael" w:date="2021-06-16T11:15:00Z"/>
          <w:noProof/>
        </w:rPr>
      </w:pPr>
      <w:del w:id="5449" w:author="VOYER Raphael" w:date="2021-06-16T11:15:00Z">
        <w:r w:rsidDel="001111A8">
          <w:rPr>
            <w:noProof/>
          </w:rPr>
          <w:delText>Cluster.</w:delText>
        </w:r>
      </w:del>
    </w:p>
    <w:p w14:paraId="61FE18DC" w14:textId="77777777" w:rsidR="00BB487C" w:rsidDel="001111A8" w:rsidRDefault="00BB487C" w:rsidP="00BB487C">
      <w:pPr>
        <w:pStyle w:val="Corpsdetexte"/>
        <w:rPr>
          <w:del w:id="5450" w:author="VOYER Raphael" w:date="2021-06-16T11:15:00Z"/>
          <w:noProof/>
        </w:rPr>
      </w:pPr>
      <w:smartTag w:uri="urn:schemas-microsoft-com:office:smarttags" w:element="stockticker">
        <w:del w:id="5451" w:author="VOYER Raphael" w:date="2021-06-16T11:15:00Z">
          <w:r w:rsidRPr="00135EF3" w:rsidDel="001111A8">
            <w:rPr>
              <w:b/>
              <w:noProof/>
            </w:rPr>
            <w:delText>AOS</w:delText>
          </w:r>
        </w:del>
      </w:smartTag>
      <w:del w:id="5452"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SL </w:delText>
        </w:r>
        <w:smartTag w:uri="urn:schemas-microsoft-com:office:smarttags" w:element="stockticker">
          <w:r w:rsidDel="001111A8">
            <w:rPr>
              <w:noProof/>
            </w:rPr>
            <w:delText>CMM</w:delText>
          </w:r>
        </w:smartTag>
        <w:r w:rsidDel="001111A8">
          <w:rPr>
            <w:noProof/>
          </w:rPr>
          <w:delText xml:space="preserve"> to configure an entry in the L2MC</w:delText>
        </w:r>
      </w:del>
    </w:p>
    <w:p w14:paraId="6C0C923A" w14:textId="77777777" w:rsidR="00BB487C" w:rsidRPr="00135EF3" w:rsidDel="001111A8" w:rsidRDefault="00BB487C" w:rsidP="00855336">
      <w:pPr>
        <w:pStyle w:val="Corpsdetexte"/>
        <w:rPr>
          <w:del w:id="5453" w:author="VOYER Raphael" w:date="2021-06-16T11:15:00Z"/>
          <w:noProof/>
        </w:rPr>
      </w:pPr>
      <w:del w:id="5454" w:author="VOYER Raphael" w:date="2021-06-16T11:15:00Z">
        <w:r w:rsidDel="001111A8">
          <w:rPr>
            <w:noProof/>
          </w:rPr>
          <w:delText>table for the specified port-list.</w:delText>
        </w:r>
      </w:del>
    </w:p>
    <w:p w14:paraId="3952A0E6" w14:textId="77777777" w:rsidR="00855336" w:rsidRPr="00135EF3" w:rsidDel="001111A8" w:rsidRDefault="00014FB3" w:rsidP="00622755">
      <w:pPr>
        <w:pStyle w:val="Titre4"/>
        <w:rPr>
          <w:del w:id="5455" w:author="VOYER Raphael" w:date="2021-06-16T11:15:00Z"/>
          <w:noProof/>
        </w:rPr>
      </w:pPr>
      <w:del w:id="5456" w:author="VOYER Raphael" w:date="2021-06-16T11:15:00Z">
        <w:r w:rsidDel="001111A8">
          <w:rPr>
            <w:noProof/>
          </w:rPr>
          <w:delText>6</w:delText>
        </w:r>
        <w:r w:rsidR="0001376D" w:rsidDel="001111A8">
          <w:rPr>
            <w:noProof/>
          </w:rPr>
          <w:delText xml:space="preserve">.2.1.2 </w:delText>
        </w:r>
        <w:r w:rsidR="00855336" w:rsidRPr="00135EF3" w:rsidDel="001111A8">
          <w:rPr>
            <w:noProof/>
          </w:rPr>
          <w:delText xml:space="preserve">Interface with </w:delText>
        </w:r>
        <w:r w:rsidR="00855336" w:rsidDel="001111A8">
          <w:rPr>
            <w:noProof/>
          </w:rPr>
          <w:delText xml:space="preserve">VLAN MANAGER </w:delText>
        </w:r>
        <w:smartTag w:uri="urn:schemas-microsoft-com:office:smarttags" w:element="stockticker">
          <w:r w:rsidR="00855336" w:rsidDel="001111A8">
            <w:rPr>
              <w:noProof/>
            </w:rPr>
            <w:delText>CMM</w:delText>
          </w:r>
        </w:smartTag>
      </w:del>
    </w:p>
    <w:p w14:paraId="31F36BB3" w14:textId="77777777" w:rsidR="00855336" w:rsidDel="001111A8" w:rsidRDefault="00855336" w:rsidP="00855336">
      <w:pPr>
        <w:pStyle w:val="Corpsdetexte"/>
        <w:rPr>
          <w:del w:id="5457" w:author="VOYER Raphael" w:date="2021-06-16T11:15:00Z"/>
          <w:noProof/>
        </w:rPr>
      </w:pPr>
      <w:smartTag w:uri="urn:schemas-microsoft-com:office:smarttags" w:element="stockticker">
        <w:del w:id="5458" w:author="VOYER Raphael" w:date="2021-06-16T11:15:00Z">
          <w:r w:rsidRPr="00135EF3" w:rsidDel="001111A8">
            <w:rPr>
              <w:b/>
              <w:noProof/>
            </w:rPr>
            <w:delText>AOS</w:delText>
          </w:r>
        </w:del>
      </w:smartTag>
      <w:del w:id="5459" w:author="VOYER Raphael" w:date="2021-06-16T11:15:00Z">
        <w:r w:rsidRPr="00135EF3" w:rsidDel="001111A8">
          <w:rPr>
            <w:b/>
            <w:noProof/>
          </w:rPr>
          <w:delText>-</w:delText>
        </w:r>
        <w:r w:rsidDel="001111A8">
          <w:rPr>
            <w:b/>
            <w:noProof/>
          </w:rPr>
          <w:delText>HAVLAN-ITF-4</w:delText>
        </w:r>
        <w:r w:rsidRPr="00135EF3" w:rsidDel="001111A8">
          <w:rPr>
            <w:b/>
            <w:noProof/>
          </w:rPr>
          <w:delText xml:space="preserve">0 – </w:delText>
        </w:r>
        <w:r w:rsidDel="001111A8">
          <w:rPr>
            <w:noProof/>
          </w:rPr>
          <w:delText>HA VLAN shall connect to the shared memory of vlan manager for</w:delText>
        </w:r>
      </w:del>
    </w:p>
    <w:p w14:paraId="62778B31" w14:textId="77777777" w:rsidR="00855336" w:rsidDel="001111A8" w:rsidRDefault="003C2341" w:rsidP="00855336">
      <w:pPr>
        <w:pStyle w:val="Corpsdetexte"/>
        <w:rPr>
          <w:del w:id="5460" w:author="VOYER Raphael" w:date="2021-06-16T11:15:00Z"/>
          <w:noProof/>
        </w:rPr>
      </w:pPr>
      <w:del w:id="5461" w:author="VOYER Raphael" w:date="2021-06-16T11:15:00Z">
        <w:r w:rsidDel="001111A8">
          <w:rPr>
            <w:noProof/>
          </w:rPr>
          <w:delText xml:space="preserve">using </w:delText>
        </w:r>
        <w:r w:rsidR="00855336" w:rsidDel="001111A8">
          <w:rPr>
            <w:noProof/>
          </w:rPr>
          <w:delText>APIs to check if the vlan configured for the L2 cluster is existing or not and to validate the</w:delText>
        </w:r>
      </w:del>
    </w:p>
    <w:p w14:paraId="1F23B67D" w14:textId="77777777" w:rsidR="00A43856" w:rsidDel="001111A8" w:rsidRDefault="00855336" w:rsidP="00855336">
      <w:pPr>
        <w:pStyle w:val="Corpsdetexte"/>
        <w:rPr>
          <w:del w:id="5462" w:author="VOYER Raphael" w:date="2021-06-16T11:15:00Z"/>
          <w:noProof/>
        </w:rPr>
      </w:pPr>
      <w:del w:id="5463" w:author="VOYER Raphael" w:date="2021-06-16T11:15:00Z">
        <w:r w:rsidDel="001111A8">
          <w:rPr>
            <w:noProof/>
          </w:rPr>
          <w:delText>VPA for the egress ports.</w:delText>
        </w:r>
      </w:del>
    </w:p>
    <w:p w14:paraId="381C8B2A" w14:textId="77777777" w:rsidR="00DF2ED6" w:rsidDel="001111A8" w:rsidRDefault="00DF2ED6" w:rsidP="00DF2ED6">
      <w:pPr>
        <w:pStyle w:val="Corpsdetexte"/>
        <w:rPr>
          <w:del w:id="5464" w:author="VOYER Raphael" w:date="2021-06-16T11:15:00Z"/>
          <w:noProof/>
        </w:rPr>
      </w:pPr>
      <w:smartTag w:uri="urn:schemas-microsoft-com:office:smarttags" w:element="stockticker">
        <w:del w:id="5465" w:author="VOYER Raphael" w:date="2021-06-16T11:15:00Z">
          <w:r w:rsidRPr="00135EF3" w:rsidDel="001111A8">
            <w:rPr>
              <w:b/>
              <w:noProof/>
            </w:rPr>
            <w:delText>AOS</w:delText>
          </w:r>
        </w:del>
      </w:smartTag>
      <w:del w:id="5466" w:author="VOYER Raphael" w:date="2021-06-16T11:15:00Z">
        <w:r w:rsidRPr="00135EF3" w:rsidDel="001111A8">
          <w:rPr>
            <w:b/>
            <w:noProof/>
          </w:rPr>
          <w:delText>-</w:delText>
        </w:r>
        <w:r w:rsidDel="001111A8">
          <w:rPr>
            <w:b/>
            <w:noProof/>
          </w:rPr>
          <w:delText>HAVLAN-ITF-5</w:delText>
        </w:r>
        <w:r w:rsidRPr="00135EF3" w:rsidDel="001111A8">
          <w:rPr>
            <w:b/>
            <w:noProof/>
          </w:rPr>
          <w:delText xml:space="preserve">0 </w:delText>
        </w:r>
        <w:r w:rsidDel="001111A8">
          <w:rPr>
            <w:noProof/>
          </w:rPr>
          <w:delText>This interface shall be required to obtain the STP state changes related to the</w:delText>
        </w:r>
      </w:del>
    </w:p>
    <w:p w14:paraId="3A13951D" w14:textId="77777777" w:rsidR="00DF2ED6" w:rsidDel="001111A8" w:rsidRDefault="00DF2ED6" w:rsidP="00DF2ED6">
      <w:pPr>
        <w:pStyle w:val="Corpsdetexte"/>
        <w:rPr>
          <w:del w:id="5467" w:author="VOYER Raphael" w:date="2021-06-16T11:15:00Z"/>
          <w:noProof/>
        </w:rPr>
      </w:pPr>
      <w:del w:id="5468" w:author="VOYER Raphael" w:date="2021-06-16T11:15:00Z">
        <w:r w:rsidDel="001111A8">
          <w:rPr>
            <w:noProof/>
          </w:rPr>
          <w:delText xml:space="preserve">Ports in the cluster. The HAVLAN </w:delText>
        </w:r>
        <w:smartTag w:uri="urn:schemas-microsoft-com:office:smarttags" w:element="stockticker">
          <w:r w:rsidDel="001111A8">
            <w:rPr>
              <w:noProof/>
            </w:rPr>
            <w:delText>CMM</w:delText>
          </w:r>
        </w:smartTag>
        <w:r w:rsidDel="001111A8">
          <w:rPr>
            <w:noProof/>
          </w:rPr>
          <w:delText xml:space="preserve"> shall subscribe to VPA state change events from VM </w:delText>
        </w:r>
        <w:smartTag w:uri="urn:schemas-microsoft-com:office:smarttags" w:element="stockticker">
          <w:r w:rsidDel="001111A8">
            <w:rPr>
              <w:noProof/>
            </w:rPr>
            <w:delText>CMM</w:delText>
          </w:r>
        </w:smartTag>
        <w:r w:rsidDel="001111A8">
          <w:rPr>
            <w:noProof/>
          </w:rPr>
          <w:delText>.</w:delText>
        </w:r>
      </w:del>
    </w:p>
    <w:p w14:paraId="1C4C3E9F" w14:textId="77777777" w:rsidR="00DF2ED6" w:rsidDel="001111A8" w:rsidRDefault="00DF2ED6" w:rsidP="00DF2ED6">
      <w:pPr>
        <w:pStyle w:val="Corpsdetexte"/>
        <w:rPr>
          <w:del w:id="5469" w:author="VOYER Raphael" w:date="2021-06-16T11:15:00Z"/>
          <w:noProof/>
        </w:rPr>
      </w:pPr>
      <w:del w:id="5470" w:author="VOYER Raphael" w:date="2021-06-16T11:15:00Z">
        <w:r w:rsidDel="001111A8">
          <w:rPr>
            <w:noProof/>
          </w:rPr>
          <w:delText>This shall be heldful for modifying the port lists in the L2MC index.</w:delText>
        </w:r>
      </w:del>
    </w:p>
    <w:p w14:paraId="340B1F5F" w14:textId="77777777" w:rsidR="00C0653D" w:rsidRPr="00C0653D" w:rsidDel="001111A8" w:rsidRDefault="00014FB3" w:rsidP="00622755">
      <w:pPr>
        <w:pStyle w:val="Titre4"/>
        <w:rPr>
          <w:del w:id="5471" w:author="VOYER Raphael" w:date="2021-06-16T11:15:00Z"/>
          <w:noProof/>
        </w:rPr>
      </w:pPr>
      <w:del w:id="5472" w:author="VOYER Raphael" w:date="2021-06-16T11:15:00Z">
        <w:r w:rsidDel="001111A8">
          <w:rPr>
            <w:noProof/>
          </w:rPr>
          <w:delText>6</w:delText>
        </w:r>
        <w:r w:rsidR="00A43856" w:rsidDel="001111A8">
          <w:rPr>
            <w:noProof/>
          </w:rPr>
          <w:delText xml:space="preserve">.2.1.3 Interface with IP </w:delText>
        </w:r>
        <w:smartTag w:uri="urn:schemas-microsoft-com:office:smarttags" w:element="stockticker">
          <w:r w:rsidR="00A43856" w:rsidDel="001111A8">
            <w:rPr>
              <w:noProof/>
            </w:rPr>
            <w:delText>CMM</w:delText>
          </w:r>
        </w:smartTag>
      </w:del>
    </w:p>
    <w:p w14:paraId="29BF4F89" w14:textId="77777777" w:rsidR="00A43856" w:rsidRPr="00C0653D" w:rsidDel="001111A8" w:rsidRDefault="00A43856" w:rsidP="00622755">
      <w:pPr>
        <w:outlineLvl w:val="0"/>
        <w:rPr>
          <w:del w:id="5473" w:author="VOYER Raphael" w:date="2021-06-16T11:15:00Z"/>
          <w:noProof/>
        </w:rPr>
      </w:pPr>
      <w:bookmarkStart w:id="5474" w:name="_Toc381025830"/>
      <w:bookmarkStart w:id="5475" w:name="_Toc424820420"/>
      <w:smartTag w:uri="urn:schemas-microsoft-com:office:smarttags" w:element="stockticker">
        <w:del w:id="5476" w:author="VOYER Raphael" w:date="2021-06-16T11:15:00Z">
          <w:r w:rsidRPr="00135EF3" w:rsidDel="001111A8">
            <w:rPr>
              <w:b/>
              <w:noProof/>
            </w:rPr>
            <w:delText>AOS</w:delText>
          </w:r>
        </w:del>
      </w:smartTag>
      <w:del w:id="5477" w:author="VOYER Raphael" w:date="2021-06-16T11:15:00Z">
        <w:r w:rsidRPr="00135EF3" w:rsidDel="001111A8">
          <w:rPr>
            <w:b/>
            <w:noProof/>
          </w:rPr>
          <w:delText>-</w:delText>
        </w:r>
        <w:r w:rsidR="00DF2ED6" w:rsidDel="001111A8">
          <w:rPr>
            <w:b/>
            <w:noProof/>
          </w:rPr>
          <w:delText>HAVLAN-ITF-6</w:delText>
        </w:r>
        <w:r w:rsidRPr="00135EF3" w:rsidDel="001111A8">
          <w:rPr>
            <w:b/>
            <w:noProof/>
          </w:rPr>
          <w:delText>0</w:delText>
        </w:r>
        <w:r w:rsidR="00C0653D" w:rsidDel="001111A8">
          <w:rPr>
            <w:b/>
            <w:noProof/>
          </w:rPr>
          <w:delText xml:space="preserve"> – </w:delText>
        </w:r>
        <w:r w:rsidR="00C0653D" w:rsidRPr="00C0653D" w:rsidDel="001111A8">
          <w:rPr>
            <w:noProof/>
          </w:rPr>
          <w:delText>HA VLAN shall request IP interface related information like vlan</w:delText>
        </w:r>
        <w:bookmarkEnd w:id="5474"/>
        <w:bookmarkEnd w:id="5475"/>
      </w:del>
    </w:p>
    <w:p w14:paraId="2B5B144F" w14:textId="77777777" w:rsidR="00C0653D" w:rsidDel="001111A8" w:rsidRDefault="00C0653D" w:rsidP="00A43856">
      <w:pPr>
        <w:rPr>
          <w:del w:id="5478" w:author="VOYER Raphael" w:date="2021-06-16T11:15:00Z"/>
          <w:noProof/>
        </w:rPr>
      </w:pPr>
      <w:del w:id="5479" w:author="VOYER Raphael" w:date="2021-06-16T11:15:00Z">
        <w:r w:rsidDel="001111A8">
          <w:rPr>
            <w:noProof/>
          </w:rPr>
          <w:delText xml:space="preserve">And whether the ARP entry to be created is already existing/created by IP </w:delText>
        </w:r>
        <w:smartTag w:uri="urn:schemas-microsoft-com:office:smarttags" w:element="stockticker">
          <w:r w:rsidDel="001111A8">
            <w:rPr>
              <w:noProof/>
            </w:rPr>
            <w:delText>CMM</w:delText>
          </w:r>
        </w:smartTag>
        <w:r w:rsidDel="001111A8">
          <w:rPr>
            <w:noProof/>
          </w:rPr>
          <w:delText>.</w:delText>
        </w:r>
        <w:r w:rsidR="00040756" w:rsidDel="001111A8">
          <w:rPr>
            <w:noProof/>
          </w:rPr>
          <w:delText xml:space="preserve"> The shared </w:delText>
        </w:r>
      </w:del>
    </w:p>
    <w:p w14:paraId="6026F6DC" w14:textId="77777777" w:rsidR="00040756" w:rsidDel="001111A8" w:rsidRDefault="00040756" w:rsidP="00A43856">
      <w:pPr>
        <w:rPr>
          <w:del w:id="5480" w:author="VOYER Raphael" w:date="2021-06-16T11:15:00Z"/>
          <w:noProof/>
        </w:rPr>
      </w:pPr>
      <w:del w:id="5481" w:author="VOYER Raphael" w:date="2021-06-16T11:15:00Z">
        <w:r w:rsidDel="001111A8">
          <w:rPr>
            <w:noProof/>
          </w:rPr>
          <w:delText>Memory in IP shall be enhanced for this purpose.</w:delText>
        </w:r>
      </w:del>
    </w:p>
    <w:p w14:paraId="51D93FCB" w14:textId="77777777" w:rsidR="00040756" w:rsidDel="001111A8" w:rsidRDefault="00040756" w:rsidP="00A43856">
      <w:pPr>
        <w:rPr>
          <w:del w:id="5482" w:author="VOYER Raphael" w:date="2021-06-16T11:15:00Z"/>
          <w:b/>
          <w:noProof/>
        </w:rPr>
      </w:pPr>
    </w:p>
    <w:p w14:paraId="167141D7" w14:textId="77777777" w:rsidR="00040756" w:rsidDel="001111A8" w:rsidRDefault="00040756" w:rsidP="00622755">
      <w:pPr>
        <w:outlineLvl w:val="0"/>
        <w:rPr>
          <w:del w:id="5483" w:author="VOYER Raphael" w:date="2021-06-16T11:15:00Z"/>
          <w:noProof/>
        </w:rPr>
      </w:pPr>
      <w:bookmarkStart w:id="5484" w:name="_Toc381025831"/>
      <w:bookmarkStart w:id="5485" w:name="_Toc424820421"/>
      <w:smartTag w:uri="urn:schemas-microsoft-com:office:smarttags" w:element="stockticker">
        <w:del w:id="5486" w:author="VOYER Raphael" w:date="2021-06-16T11:15:00Z">
          <w:r w:rsidRPr="00135EF3" w:rsidDel="001111A8">
            <w:rPr>
              <w:b/>
              <w:noProof/>
            </w:rPr>
            <w:delText>AOS</w:delText>
          </w:r>
        </w:del>
      </w:smartTag>
      <w:del w:id="5487" w:author="VOYER Raphael" w:date="2021-06-16T11:15:00Z">
        <w:r w:rsidRPr="00135EF3" w:rsidDel="001111A8">
          <w:rPr>
            <w:b/>
            <w:noProof/>
          </w:rPr>
          <w:delText>-</w:delText>
        </w:r>
        <w:r w:rsidDel="001111A8">
          <w:rPr>
            <w:b/>
            <w:noProof/>
          </w:rPr>
          <w:delText>HAVLAN-ITF-7</w:delText>
        </w:r>
        <w:r w:rsidRPr="00135EF3" w:rsidDel="001111A8">
          <w:rPr>
            <w:b/>
            <w:noProof/>
          </w:rPr>
          <w:delText>0</w:delText>
        </w:r>
        <w:r w:rsidDel="001111A8">
          <w:rPr>
            <w:b/>
            <w:noProof/>
          </w:rPr>
          <w:delText xml:space="preserve"> – </w:delText>
        </w:r>
        <w:r w:rsidDel="001111A8">
          <w:rPr>
            <w:noProof/>
          </w:rPr>
          <w:delText>HAVLAN needs the IP interface creation/deletion in order to display</w:delText>
        </w:r>
        <w:bookmarkEnd w:id="5484"/>
        <w:bookmarkEnd w:id="5485"/>
      </w:del>
    </w:p>
    <w:p w14:paraId="11F78896" w14:textId="77777777" w:rsidR="00040756" w:rsidDel="001111A8" w:rsidRDefault="00040756" w:rsidP="00A43856">
      <w:pPr>
        <w:rPr>
          <w:del w:id="5488" w:author="VOYER Raphael" w:date="2021-06-16T11:15:00Z"/>
          <w:noProof/>
        </w:rPr>
      </w:pPr>
      <w:del w:id="5489" w:author="VOYER Raphael" w:date="2021-06-16T11:15:00Z">
        <w:r w:rsidDel="001111A8">
          <w:rPr>
            <w:noProof/>
          </w:rPr>
          <w:delText>the operational status of the cluster and modify the port bitmap in L2MC table.</w:delText>
        </w:r>
      </w:del>
    </w:p>
    <w:p w14:paraId="603F8DCD" w14:textId="77777777" w:rsidR="007E568C" w:rsidRPr="00A43856" w:rsidDel="001111A8" w:rsidRDefault="007E568C" w:rsidP="00A43856">
      <w:pPr>
        <w:rPr>
          <w:del w:id="5490" w:author="VOYER Raphael" w:date="2021-06-16T11:15:00Z"/>
          <w:noProof/>
        </w:rPr>
      </w:pPr>
    </w:p>
    <w:p w14:paraId="012FCADE" w14:textId="77777777" w:rsidR="00855336" w:rsidRPr="00135EF3" w:rsidDel="001111A8" w:rsidRDefault="00014FB3" w:rsidP="00622755">
      <w:pPr>
        <w:pStyle w:val="Titre4"/>
        <w:rPr>
          <w:del w:id="5491" w:author="VOYER Raphael" w:date="2021-06-16T11:15:00Z"/>
          <w:noProof/>
        </w:rPr>
      </w:pPr>
      <w:del w:id="5492" w:author="VOYER Raphael" w:date="2021-06-16T11:15:00Z">
        <w:r w:rsidDel="001111A8">
          <w:rPr>
            <w:noProof/>
          </w:rPr>
          <w:delText>6</w:delText>
        </w:r>
        <w:r w:rsidR="00A43856" w:rsidDel="001111A8">
          <w:rPr>
            <w:noProof/>
          </w:rPr>
          <w:delText>.2.1.4</w:delText>
        </w:r>
        <w:r w:rsidR="0001376D" w:rsidDel="001111A8">
          <w:rPr>
            <w:noProof/>
          </w:rPr>
          <w:delText xml:space="preserve"> </w:delText>
        </w:r>
        <w:r w:rsidR="00855336" w:rsidRPr="00135EF3" w:rsidDel="001111A8">
          <w:rPr>
            <w:noProof/>
          </w:rPr>
          <w:delText xml:space="preserve">Interface </w:delText>
        </w:r>
        <w:r w:rsidR="00855336" w:rsidDel="001111A8">
          <w:rPr>
            <w:noProof/>
          </w:rPr>
          <w:delText xml:space="preserve">with IPMS </w:delText>
        </w:r>
        <w:smartTag w:uri="urn:schemas-microsoft-com:office:smarttags" w:element="stockticker">
          <w:r w:rsidR="00855336" w:rsidDel="001111A8">
            <w:rPr>
              <w:noProof/>
            </w:rPr>
            <w:delText>CMM</w:delText>
          </w:r>
        </w:smartTag>
      </w:del>
    </w:p>
    <w:p w14:paraId="21864E83" w14:textId="77777777" w:rsidR="00855336" w:rsidDel="001111A8" w:rsidRDefault="00855336" w:rsidP="00855336">
      <w:pPr>
        <w:pStyle w:val="Corpsdetexte"/>
        <w:rPr>
          <w:del w:id="5493" w:author="VOYER Raphael" w:date="2021-06-16T11:15:00Z"/>
          <w:noProof/>
        </w:rPr>
      </w:pPr>
      <w:smartTag w:uri="urn:schemas-microsoft-com:office:smarttags" w:element="stockticker">
        <w:del w:id="5494" w:author="VOYER Raphael" w:date="2021-06-16T11:15:00Z">
          <w:r w:rsidRPr="00135EF3" w:rsidDel="001111A8">
            <w:rPr>
              <w:b/>
              <w:noProof/>
            </w:rPr>
            <w:delText>AOS</w:delText>
          </w:r>
        </w:del>
      </w:smartTag>
      <w:del w:id="5495" w:author="VOYER Raphael" w:date="2021-06-16T11:15:00Z">
        <w:r w:rsidRPr="00135EF3" w:rsidDel="001111A8">
          <w:rPr>
            <w:b/>
            <w:noProof/>
          </w:rPr>
          <w:delText>-</w:delText>
        </w:r>
        <w:r w:rsidR="00A43856" w:rsidDel="001111A8">
          <w:rPr>
            <w:b/>
            <w:noProof/>
          </w:rPr>
          <w:delText>HAVLAN-ITF-</w:delText>
        </w:r>
        <w:r w:rsidR="00DF2ED6" w:rsidDel="001111A8">
          <w:rPr>
            <w:b/>
            <w:noProof/>
          </w:rPr>
          <w:delText>8</w:delText>
        </w:r>
        <w:r w:rsidRPr="00135EF3" w:rsidDel="001111A8">
          <w:rPr>
            <w:b/>
            <w:noProof/>
          </w:rPr>
          <w:delText xml:space="preserve">0 </w:delText>
        </w:r>
        <w:r w:rsidRPr="00135EF3" w:rsidDel="001111A8">
          <w:rPr>
            <w:noProof/>
          </w:rPr>
          <w:delText xml:space="preserve">– </w:delText>
        </w:r>
        <w:r w:rsidDel="001111A8">
          <w:rPr>
            <w:noProof/>
          </w:rPr>
          <w:delText xml:space="preserve"> HAVLAN needs to register with IPMS for IGMP Group Join/Leaves for</w:delText>
        </w:r>
      </w:del>
    </w:p>
    <w:p w14:paraId="387EC358" w14:textId="77777777" w:rsidR="00855336" w:rsidDel="001111A8" w:rsidRDefault="00855336" w:rsidP="00855336">
      <w:pPr>
        <w:pStyle w:val="Corpsdetexte"/>
        <w:rPr>
          <w:del w:id="5496" w:author="VOYER Raphael" w:date="2021-06-16T11:15:00Z"/>
          <w:noProof/>
        </w:rPr>
      </w:pPr>
      <w:del w:id="5497" w:author="VOYER Raphael" w:date="2021-06-16T11:15:00Z">
        <w:r w:rsidDel="001111A8">
          <w:rPr>
            <w:noProof/>
          </w:rPr>
          <w:delText>The clusters operating in L3 mode with IGMP enabled.</w:delText>
        </w:r>
      </w:del>
    </w:p>
    <w:p w14:paraId="7218DE72" w14:textId="77777777" w:rsidR="00C0653D" w:rsidDel="001111A8" w:rsidRDefault="00855336" w:rsidP="00C0653D">
      <w:pPr>
        <w:pStyle w:val="Corpsdetexte"/>
        <w:rPr>
          <w:del w:id="5498" w:author="VOYER Raphael" w:date="2021-06-16T11:15:00Z"/>
          <w:noProof/>
        </w:rPr>
      </w:pPr>
      <w:smartTag w:uri="urn:schemas-microsoft-com:office:smarttags" w:element="stockticker">
        <w:del w:id="5499" w:author="VOYER Raphael" w:date="2021-06-16T11:15:00Z">
          <w:r w:rsidRPr="001D267D" w:rsidDel="001111A8">
            <w:rPr>
              <w:b/>
              <w:noProof/>
            </w:rPr>
            <w:delText>AOS</w:delText>
          </w:r>
        </w:del>
      </w:smartTag>
      <w:del w:id="5500" w:author="VOYER Raphael" w:date="2021-06-16T11:15:00Z">
        <w:r w:rsidRPr="001D267D" w:rsidDel="001111A8">
          <w:rPr>
            <w:b/>
            <w:noProof/>
          </w:rPr>
          <w:delText>-HAV</w:delText>
        </w:r>
        <w:r w:rsidR="00A43856" w:rsidRPr="001D267D" w:rsidDel="001111A8">
          <w:rPr>
            <w:b/>
            <w:noProof/>
          </w:rPr>
          <w:delText>LAN-ITF-</w:delText>
        </w:r>
        <w:r w:rsidR="00DF2ED6" w:rsidDel="001111A8">
          <w:rPr>
            <w:b/>
            <w:noProof/>
          </w:rPr>
          <w:delText>9</w:delText>
        </w:r>
        <w:r w:rsidRPr="001D267D" w:rsidDel="001111A8">
          <w:rPr>
            <w:b/>
            <w:noProof/>
          </w:rPr>
          <w:delText>0</w:delText>
        </w:r>
        <w:r w:rsidRPr="00135EF3" w:rsidDel="001111A8">
          <w:rPr>
            <w:noProof/>
          </w:rPr>
          <w:delText xml:space="preserve"> – </w:delText>
        </w:r>
        <w:r w:rsidDel="001111A8">
          <w:rPr>
            <w:noProof/>
          </w:rPr>
          <w:delText xml:space="preserve"> HAVLAN needs to send a message to enable/disable the IPMS on the</w:delText>
        </w:r>
        <w:r w:rsidR="00C0653D" w:rsidDel="001111A8">
          <w:rPr>
            <w:noProof/>
          </w:rPr>
          <w:delText xml:space="preserve"> </w:delText>
        </w:r>
      </w:del>
    </w:p>
    <w:p w14:paraId="3F1AAAE8" w14:textId="77777777" w:rsidR="00855336" w:rsidRPr="00C0653D" w:rsidDel="001111A8" w:rsidRDefault="00C0653D" w:rsidP="00C0653D">
      <w:pPr>
        <w:pStyle w:val="Corpsdetexte"/>
        <w:rPr>
          <w:del w:id="5501" w:author="VOYER Raphael" w:date="2021-06-16T11:15:00Z"/>
          <w:noProof/>
        </w:rPr>
      </w:pPr>
      <w:del w:id="5502" w:author="VOYER Raphael" w:date="2021-06-16T11:15:00Z">
        <w:r w:rsidDel="001111A8">
          <w:rPr>
            <w:bCs/>
            <w:noProof/>
          </w:rPr>
          <w:delText>c</w:delText>
        </w:r>
        <w:r w:rsidR="00855336" w:rsidRPr="00A43856" w:rsidDel="001111A8">
          <w:rPr>
            <w:bCs/>
            <w:noProof/>
          </w:rPr>
          <w:delText>onfigured cluster Vlan when IGMP mode is enabled for the L3 cluster.</w:delText>
        </w:r>
      </w:del>
    </w:p>
    <w:p w14:paraId="7D1B6AE8" w14:textId="77777777" w:rsidR="00855336" w:rsidRPr="00135EF3" w:rsidDel="001111A8" w:rsidRDefault="00014FB3" w:rsidP="00622755">
      <w:pPr>
        <w:pStyle w:val="Titre4"/>
        <w:rPr>
          <w:del w:id="5503" w:author="VOYER Raphael" w:date="2021-06-16T11:15:00Z"/>
          <w:noProof/>
        </w:rPr>
      </w:pPr>
      <w:del w:id="5504" w:author="VOYER Raphael" w:date="2021-06-16T11:15:00Z">
        <w:r w:rsidDel="001111A8">
          <w:rPr>
            <w:noProof/>
          </w:rPr>
          <w:delText>6</w:delText>
        </w:r>
        <w:r w:rsidR="00A43856" w:rsidDel="001111A8">
          <w:rPr>
            <w:noProof/>
          </w:rPr>
          <w:delText>.2.1.5</w:delText>
        </w:r>
        <w:r w:rsidR="0001376D" w:rsidDel="001111A8">
          <w:rPr>
            <w:noProof/>
          </w:rPr>
          <w:delText xml:space="preserve"> </w:delText>
        </w:r>
        <w:r w:rsidR="00855336" w:rsidRPr="00135EF3" w:rsidDel="001111A8">
          <w:rPr>
            <w:noProof/>
          </w:rPr>
          <w:delText xml:space="preserve"> Interface with QoS</w:delText>
        </w:r>
        <w:r w:rsidR="008914B3" w:rsidDel="001111A8">
          <w:rPr>
            <w:noProof/>
          </w:rPr>
          <w:delText xml:space="preserve"> </w:delText>
        </w:r>
        <w:smartTag w:uri="urn:schemas-microsoft-com:office:smarttags" w:element="stockticker">
          <w:r w:rsidR="008914B3" w:rsidDel="001111A8">
            <w:rPr>
              <w:noProof/>
            </w:rPr>
            <w:delText>CMM</w:delText>
          </w:r>
        </w:smartTag>
      </w:del>
    </w:p>
    <w:p w14:paraId="1FE14450" w14:textId="77777777" w:rsidR="00855336" w:rsidRPr="00135EF3" w:rsidDel="001111A8" w:rsidRDefault="00855336" w:rsidP="001D267D">
      <w:pPr>
        <w:pStyle w:val="Corpsdetexte"/>
        <w:rPr>
          <w:del w:id="5505" w:author="VOYER Raphael" w:date="2021-06-16T11:15:00Z"/>
          <w:noProof/>
        </w:rPr>
      </w:pPr>
      <w:smartTag w:uri="urn:schemas-microsoft-com:office:smarttags" w:element="stockticker">
        <w:del w:id="5506" w:author="VOYER Raphael" w:date="2021-06-16T11:15:00Z">
          <w:r w:rsidRPr="00135EF3" w:rsidDel="001111A8">
            <w:rPr>
              <w:b/>
              <w:noProof/>
            </w:rPr>
            <w:delText>AOS</w:delText>
          </w:r>
        </w:del>
      </w:smartTag>
      <w:del w:id="5507" w:author="VOYER Raphael" w:date="2021-06-16T11:15:00Z">
        <w:r w:rsidRPr="00135EF3" w:rsidDel="001111A8">
          <w:rPr>
            <w:b/>
            <w:noProof/>
          </w:rPr>
          <w:delText>-</w:delText>
        </w:r>
        <w:r w:rsidR="00A43856" w:rsidDel="001111A8">
          <w:rPr>
            <w:b/>
            <w:noProof/>
          </w:rPr>
          <w:delText>HAVLAN-ITF-</w:delText>
        </w:r>
        <w:r w:rsidR="00DF2ED6" w:rsidDel="001111A8">
          <w:rPr>
            <w:b/>
            <w:noProof/>
          </w:rPr>
          <w:delText>10</w:delText>
        </w:r>
        <w:r w:rsidRPr="00135EF3" w:rsidDel="001111A8">
          <w:rPr>
            <w:b/>
            <w:noProof/>
          </w:rPr>
          <w:delText>0 –</w:delText>
        </w:r>
        <w:r w:rsidR="001D267D" w:rsidDel="001111A8">
          <w:rPr>
            <w:noProof/>
          </w:rPr>
          <w:delText xml:space="preserve"> 32 IFP</w:delText>
        </w:r>
        <w:r w:rsidR="00040756" w:rsidDel="001111A8">
          <w:rPr>
            <w:noProof/>
          </w:rPr>
          <w:delText xml:space="preserve"> and 32 VFP</w:delText>
        </w:r>
        <w:r w:rsidR="001D267D" w:rsidDel="001111A8">
          <w:rPr>
            <w:noProof/>
          </w:rPr>
          <w:delText xml:space="preserve"> entries shall </w:delText>
        </w:r>
        <w:r w:rsidDel="001111A8">
          <w:rPr>
            <w:noProof/>
          </w:rPr>
          <w:delText>be reserved for the cluster implementaion</w:delText>
        </w:r>
        <w:r w:rsidR="001D267D" w:rsidDel="001111A8">
          <w:rPr>
            <w:noProof/>
          </w:rPr>
          <w:delText>.</w:delText>
        </w:r>
      </w:del>
    </w:p>
    <w:p w14:paraId="2006789F" w14:textId="77777777" w:rsidR="00C35083" w:rsidDel="001111A8" w:rsidRDefault="00855336" w:rsidP="00855336">
      <w:pPr>
        <w:pStyle w:val="Corpsdetexte"/>
        <w:rPr>
          <w:del w:id="5508" w:author="VOYER Raphael" w:date="2021-06-16T11:15:00Z"/>
          <w:noProof/>
        </w:rPr>
      </w:pPr>
      <w:smartTag w:uri="urn:schemas-microsoft-com:office:smarttags" w:element="stockticker">
        <w:del w:id="5509" w:author="VOYER Raphael" w:date="2021-06-16T11:15:00Z">
          <w:r w:rsidRPr="00135EF3" w:rsidDel="001111A8">
            <w:rPr>
              <w:b/>
              <w:noProof/>
            </w:rPr>
            <w:delText>AOS</w:delText>
          </w:r>
        </w:del>
      </w:smartTag>
      <w:del w:id="5510" w:author="VOYER Raphael" w:date="2021-06-16T11:15:00Z">
        <w:r w:rsidRPr="00135EF3" w:rsidDel="001111A8">
          <w:rPr>
            <w:b/>
            <w:noProof/>
          </w:rPr>
          <w:delText>-</w:delText>
        </w:r>
        <w:r w:rsidR="00DF2ED6" w:rsidDel="001111A8">
          <w:rPr>
            <w:b/>
            <w:noProof/>
          </w:rPr>
          <w:delText>HAVLAN-ITF-11</w:delText>
        </w:r>
        <w:r w:rsidRPr="00135EF3" w:rsidDel="001111A8">
          <w:rPr>
            <w:b/>
            <w:noProof/>
          </w:rPr>
          <w:delText xml:space="preserve">0 – </w:delText>
        </w:r>
        <w:r w:rsidDel="001111A8">
          <w:rPr>
            <w:noProof/>
          </w:rPr>
          <w:delText xml:space="preserve">This interface will be required to send a request to install/remove the IFP entries matching the cluster traffic with an action to redirect to a L2MC index. </w:delText>
        </w:r>
        <w:r w:rsidRPr="00135EF3" w:rsidDel="001111A8">
          <w:rPr>
            <w:noProof/>
          </w:rPr>
          <w:delText xml:space="preserve">Changes shall be done in QoS </w:delText>
        </w:r>
        <w:r w:rsidDel="001111A8">
          <w:rPr>
            <w:noProof/>
          </w:rPr>
          <w:delText>add/remove the filters a</w:delText>
        </w:r>
        <w:r w:rsidR="001D267D" w:rsidDel="001111A8">
          <w:rPr>
            <w:noProof/>
          </w:rPr>
          <w:delText>s per the request from HA VLAN.</w:delText>
        </w:r>
      </w:del>
    </w:p>
    <w:p w14:paraId="334E3125" w14:textId="77777777" w:rsidR="00040756" w:rsidDel="001111A8" w:rsidRDefault="00040756" w:rsidP="00855336">
      <w:pPr>
        <w:pStyle w:val="Corpsdetexte"/>
        <w:rPr>
          <w:del w:id="5511" w:author="VOYER Raphael" w:date="2021-06-16T11:15:00Z"/>
          <w:noProof/>
        </w:rPr>
      </w:pPr>
      <w:smartTag w:uri="urn:schemas-microsoft-com:office:smarttags" w:element="stockticker">
        <w:del w:id="5512" w:author="VOYER Raphael" w:date="2021-06-16T11:15:00Z">
          <w:r w:rsidRPr="00135EF3" w:rsidDel="001111A8">
            <w:rPr>
              <w:b/>
              <w:noProof/>
            </w:rPr>
            <w:delText>AOS</w:delText>
          </w:r>
        </w:del>
      </w:smartTag>
      <w:del w:id="5513" w:author="VOYER Raphael" w:date="2021-06-16T11:15:00Z">
        <w:r w:rsidRPr="00135EF3" w:rsidDel="001111A8">
          <w:rPr>
            <w:b/>
            <w:noProof/>
          </w:rPr>
          <w:delText>-</w:delText>
        </w:r>
        <w:r w:rsidDel="001111A8">
          <w:rPr>
            <w:b/>
            <w:noProof/>
          </w:rPr>
          <w:delText>HAVLAN-ITF-12</w:delText>
        </w:r>
        <w:r w:rsidRPr="00135EF3" w:rsidDel="001111A8">
          <w:rPr>
            <w:b/>
            <w:noProof/>
          </w:rPr>
          <w:delText xml:space="preserve">0 – </w:delText>
        </w:r>
        <w:r w:rsidDel="001111A8">
          <w:rPr>
            <w:noProof/>
          </w:rPr>
          <w:delText xml:space="preserve">This interface will be required to send a request to install/remove the VFP entries matching the cluster traffic with an action to disable the Vlan checks. </w:delText>
        </w:r>
        <w:r w:rsidRPr="00135EF3" w:rsidDel="001111A8">
          <w:rPr>
            <w:noProof/>
          </w:rPr>
          <w:delText xml:space="preserve">Changes shall be done in QoS </w:delText>
        </w:r>
        <w:r w:rsidDel="001111A8">
          <w:rPr>
            <w:noProof/>
          </w:rPr>
          <w:delText>add/remove the filters as per the request from HA VLAN</w:delText>
        </w:r>
      </w:del>
    </w:p>
    <w:p w14:paraId="59C039EC" w14:textId="77777777" w:rsidR="00855336" w:rsidRPr="00135EF3" w:rsidDel="001111A8" w:rsidRDefault="00014FB3" w:rsidP="00622755">
      <w:pPr>
        <w:pStyle w:val="Titre4"/>
        <w:rPr>
          <w:del w:id="5514" w:author="VOYER Raphael" w:date="2021-06-16T11:15:00Z"/>
          <w:noProof/>
        </w:rPr>
      </w:pPr>
      <w:del w:id="5515" w:author="VOYER Raphael" w:date="2021-06-16T11:15:00Z">
        <w:r w:rsidDel="001111A8">
          <w:rPr>
            <w:noProof/>
          </w:rPr>
          <w:delText>6</w:delText>
        </w:r>
        <w:r w:rsidR="00C35083" w:rsidDel="001111A8">
          <w:rPr>
            <w:noProof/>
          </w:rPr>
          <w:delText>.2.</w:delText>
        </w:r>
        <w:r w:rsidR="00DF2ED6" w:rsidDel="001111A8">
          <w:rPr>
            <w:noProof/>
          </w:rPr>
          <w:delText>1.6</w:delText>
        </w:r>
        <w:r w:rsidR="0001376D" w:rsidDel="001111A8">
          <w:rPr>
            <w:noProof/>
          </w:rPr>
          <w:delText xml:space="preserve"> </w:delText>
        </w:r>
        <w:r w:rsidR="00855336" w:rsidRPr="00135EF3" w:rsidDel="001111A8">
          <w:rPr>
            <w:noProof/>
          </w:rPr>
          <w:delText>Interface with Chassis Supervision</w:delText>
        </w:r>
      </w:del>
    </w:p>
    <w:p w14:paraId="3E7AF8A3" w14:textId="77777777" w:rsidR="00855336" w:rsidDel="001111A8" w:rsidRDefault="00855336" w:rsidP="00855336">
      <w:pPr>
        <w:rPr>
          <w:del w:id="5516" w:author="VOYER Raphael" w:date="2021-06-16T11:15:00Z"/>
        </w:rPr>
      </w:pPr>
      <w:smartTag w:uri="urn:schemas-microsoft-com:office:smarttags" w:element="stockticker">
        <w:del w:id="5517" w:author="VOYER Raphael" w:date="2021-06-16T11:15:00Z">
          <w:r w:rsidRPr="00135EF3" w:rsidDel="001111A8">
            <w:rPr>
              <w:b/>
              <w:noProof/>
            </w:rPr>
            <w:delText>AOS</w:delText>
          </w:r>
        </w:del>
      </w:smartTag>
      <w:del w:id="5518" w:author="VOYER Raphael" w:date="2021-06-16T11:15:00Z">
        <w:r w:rsidRPr="00135EF3" w:rsidDel="001111A8">
          <w:rPr>
            <w:b/>
            <w:noProof/>
          </w:rPr>
          <w:delText>-</w:delText>
        </w:r>
        <w:r w:rsidDel="001111A8">
          <w:rPr>
            <w:b/>
            <w:noProof/>
          </w:rPr>
          <w:delText>HAVLAN</w:delText>
        </w:r>
        <w:r w:rsidRPr="00135EF3" w:rsidDel="001111A8">
          <w:rPr>
            <w:b/>
            <w:noProof/>
          </w:rPr>
          <w:delText>-I</w:delText>
        </w:r>
        <w:r w:rsidDel="001111A8">
          <w:rPr>
            <w:b/>
            <w:noProof/>
          </w:rPr>
          <w:delText>TF-</w:delText>
        </w:r>
        <w:r w:rsidR="00DF2ED6" w:rsidDel="001111A8">
          <w:rPr>
            <w:b/>
            <w:noProof/>
          </w:rPr>
          <w:delText>12</w:delText>
        </w:r>
        <w:r w:rsidRPr="00135EF3" w:rsidDel="001111A8">
          <w:rPr>
            <w:b/>
            <w:noProof/>
          </w:rPr>
          <w:delText xml:space="preserve">0 – </w:delText>
        </w:r>
        <w:r w:rsidDel="001111A8">
          <w:delText>Chassis Supervisor sends events pertaining to existence of NIs. This module also handles the takeover in the system</w:delText>
        </w:r>
      </w:del>
    </w:p>
    <w:p w14:paraId="0EA16042" w14:textId="77777777" w:rsidR="00855336" w:rsidRPr="00B44615" w:rsidDel="001111A8" w:rsidRDefault="00855336" w:rsidP="00855336">
      <w:pPr>
        <w:rPr>
          <w:del w:id="5519" w:author="VOYER Raphael" w:date="2021-06-16T11:15:00Z"/>
        </w:rPr>
      </w:pPr>
    </w:p>
    <w:p w14:paraId="5FF66BB0" w14:textId="77777777" w:rsidR="00855336" w:rsidRPr="003A72A5" w:rsidDel="001111A8" w:rsidRDefault="00014FB3" w:rsidP="00622755">
      <w:pPr>
        <w:pStyle w:val="Corpsdetexte"/>
        <w:outlineLvl w:val="0"/>
        <w:rPr>
          <w:del w:id="5520" w:author="VOYER Raphael" w:date="2021-06-16T11:15:00Z"/>
          <w:b/>
          <w:noProof/>
        </w:rPr>
      </w:pPr>
      <w:bookmarkStart w:id="5521" w:name="_Toc381025832"/>
      <w:bookmarkStart w:id="5522" w:name="_Toc424820422"/>
      <w:del w:id="5523" w:author="VOYER Raphael" w:date="2021-06-16T11:15:00Z">
        <w:r w:rsidDel="001111A8">
          <w:rPr>
            <w:b/>
            <w:noProof/>
          </w:rPr>
          <w:delText>6</w:delText>
        </w:r>
        <w:r w:rsidR="00DF2ED6" w:rsidDel="001111A8">
          <w:rPr>
            <w:b/>
            <w:noProof/>
          </w:rPr>
          <w:delText>.2.1.7</w:delText>
        </w:r>
        <w:r w:rsidR="00855336" w:rsidDel="001111A8">
          <w:rPr>
            <w:b/>
            <w:noProof/>
          </w:rPr>
          <w:delText xml:space="preserve">  </w:delText>
        </w:r>
        <w:r w:rsidR="00855336" w:rsidRPr="003A72A5" w:rsidDel="001111A8">
          <w:rPr>
            <w:b/>
            <w:noProof/>
          </w:rPr>
          <w:delText>Interface with Port Manager</w:delText>
        </w:r>
        <w:bookmarkEnd w:id="5521"/>
        <w:bookmarkEnd w:id="5522"/>
      </w:del>
    </w:p>
    <w:p w14:paraId="0B8E231F" w14:textId="77777777" w:rsidR="00855336" w:rsidDel="001111A8" w:rsidRDefault="00855336" w:rsidP="00855336">
      <w:pPr>
        <w:pStyle w:val="Corpsdetexte"/>
        <w:rPr>
          <w:del w:id="5524" w:author="VOYER Raphael" w:date="2021-06-16T11:15:00Z"/>
          <w:noProof/>
        </w:rPr>
      </w:pPr>
      <w:smartTag w:uri="urn:schemas-microsoft-com:office:smarttags" w:element="stockticker">
        <w:del w:id="5525" w:author="VOYER Raphael" w:date="2021-06-16T11:15:00Z">
          <w:r w:rsidRPr="00135EF3" w:rsidDel="001111A8">
            <w:rPr>
              <w:b/>
              <w:noProof/>
            </w:rPr>
            <w:delText>AOS</w:delText>
          </w:r>
        </w:del>
      </w:smartTag>
      <w:del w:id="5526" w:author="VOYER Raphael" w:date="2021-06-16T11:15:00Z">
        <w:r w:rsidRPr="00135EF3" w:rsidDel="001111A8">
          <w:rPr>
            <w:b/>
            <w:noProof/>
          </w:rPr>
          <w:delText>-</w:delText>
        </w:r>
        <w:r w:rsidR="00DF2ED6" w:rsidDel="001111A8">
          <w:rPr>
            <w:b/>
            <w:noProof/>
          </w:rPr>
          <w:delText>HAVLAN-ITF-13</w:delText>
        </w:r>
        <w:r w:rsidRPr="00135EF3" w:rsidDel="001111A8">
          <w:rPr>
            <w:b/>
            <w:noProof/>
          </w:rPr>
          <w:delText xml:space="preserve">0 – </w:delText>
        </w:r>
        <w:r w:rsidRPr="00135EF3" w:rsidDel="001111A8">
          <w:rPr>
            <w:noProof/>
          </w:rPr>
          <w:delText xml:space="preserve">This interface is required to </w:delText>
        </w:r>
        <w:r w:rsidDel="001111A8">
          <w:rPr>
            <w:noProof/>
          </w:rPr>
          <w:delText>do the port library conversions</w:delText>
        </w:r>
        <w:r w:rsidRPr="00135EF3" w:rsidDel="001111A8">
          <w:rPr>
            <w:noProof/>
          </w:rPr>
          <w:delText>.</w:delText>
        </w:r>
      </w:del>
    </w:p>
    <w:p w14:paraId="66E60A1E" w14:textId="77777777" w:rsidR="00855336" w:rsidDel="001111A8" w:rsidRDefault="00855336" w:rsidP="00855336">
      <w:pPr>
        <w:pStyle w:val="Corpsdetexte"/>
        <w:rPr>
          <w:del w:id="5527" w:author="VOYER Raphael" w:date="2021-06-16T11:15:00Z"/>
          <w:noProof/>
        </w:rPr>
      </w:pPr>
      <w:smartTag w:uri="urn:schemas-microsoft-com:office:smarttags" w:element="stockticker">
        <w:del w:id="5528" w:author="VOYER Raphael" w:date="2021-06-16T11:15:00Z">
          <w:r w:rsidRPr="00135EF3" w:rsidDel="001111A8">
            <w:rPr>
              <w:b/>
              <w:noProof/>
            </w:rPr>
            <w:delText>AOS</w:delText>
          </w:r>
        </w:del>
      </w:smartTag>
      <w:del w:id="5529" w:author="VOYER Raphael" w:date="2021-06-16T11:15:00Z">
        <w:r w:rsidRPr="00135EF3" w:rsidDel="001111A8">
          <w:rPr>
            <w:b/>
            <w:noProof/>
          </w:rPr>
          <w:delText>-</w:delText>
        </w:r>
        <w:r w:rsidR="00DF2ED6" w:rsidDel="001111A8">
          <w:rPr>
            <w:b/>
            <w:noProof/>
          </w:rPr>
          <w:delText>HAVLAN-ITF-14</w:delText>
        </w:r>
        <w:r w:rsidDel="001111A8">
          <w:rPr>
            <w:b/>
            <w:noProof/>
          </w:rPr>
          <w:delText xml:space="preserve">0 – </w:delText>
        </w:r>
        <w:r w:rsidDel="001111A8">
          <w:rPr>
            <w:noProof/>
          </w:rPr>
          <w:delText xml:space="preserve">This interface is required to </w:delText>
        </w:r>
        <w:r w:rsidR="000538A3" w:rsidDel="001111A8">
          <w:rPr>
            <w:noProof/>
          </w:rPr>
          <w:delText>register for the</w:delText>
        </w:r>
        <w:r w:rsidDel="001111A8">
          <w:rPr>
            <w:noProof/>
          </w:rPr>
          <w:delText xml:space="preserve"> Linkaggregation related</w:delText>
        </w:r>
        <w:r w:rsidR="000538A3" w:rsidDel="001111A8">
          <w:rPr>
            <w:noProof/>
          </w:rPr>
          <w:delText xml:space="preserve"> </w:delText>
        </w:r>
        <w:r w:rsidDel="001111A8">
          <w:rPr>
            <w:noProof/>
          </w:rPr>
          <w:delText xml:space="preserve">Events. </w:delText>
        </w:r>
      </w:del>
    </w:p>
    <w:p w14:paraId="221F0109" w14:textId="77777777" w:rsidR="0029709C" w:rsidDel="001111A8" w:rsidRDefault="0029709C" w:rsidP="00855336">
      <w:pPr>
        <w:pStyle w:val="Corpsdetexte"/>
        <w:rPr>
          <w:del w:id="5530" w:author="VOYER Raphael" w:date="2021-06-16T11:15:00Z"/>
          <w:noProof/>
        </w:rPr>
      </w:pPr>
      <w:del w:id="5531" w:author="VOYER Raphael" w:date="2021-06-16T11:15:00Z">
        <w:r w:rsidDel="001111A8">
          <w:rPr>
            <w:noProof/>
          </w:rPr>
          <w:delText>Configuration.</w:delText>
        </w:r>
      </w:del>
    </w:p>
    <w:p w14:paraId="1A776B79" w14:textId="77777777" w:rsidR="00C35083" w:rsidRPr="00C35083" w:rsidDel="001111A8" w:rsidRDefault="00C35083" w:rsidP="00855336">
      <w:pPr>
        <w:pStyle w:val="Corpsdetexte"/>
        <w:rPr>
          <w:del w:id="5532" w:author="VOYER Raphael" w:date="2021-06-16T11:15:00Z"/>
          <w:noProof/>
        </w:rPr>
      </w:pPr>
      <w:smartTag w:uri="urn:schemas-microsoft-com:office:smarttags" w:element="stockticker">
        <w:del w:id="5533" w:author="VOYER Raphael" w:date="2021-06-16T11:15:00Z">
          <w:r w:rsidRPr="00135EF3" w:rsidDel="001111A8">
            <w:rPr>
              <w:b/>
              <w:noProof/>
            </w:rPr>
            <w:delText>AOS</w:delText>
          </w:r>
        </w:del>
      </w:smartTag>
      <w:del w:id="5534" w:author="VOYER Raphael" w:date="2021-06-16T11:15:00Z">
        <w:r w:rsidRPr="00135EF3" w:rsidDel="001111A8">
          <w:rPr>
            <w:b/>
            <w:noProof/>
          </w:rPr>
          <w:delText>-</w:delText>
        </w:r>
        <w:r w:rsidR="00DF2ED6" w:rsidDel="001111A8">
          <w:rPr>
            <w:b/>
            <w:noProof/>
          </w:rPr>
          <w:delText>HAVLAN-ITF-16</w:delText>
        </w:r>
        <w:r w:rsidDel="001111A8">
          <w:rPr>
            <w:b/>
            <w:noProof/>
          </w:rPr>
          <w:delText xml:space="preserve">0 – </w:delText>
        </w:r>
        <w:r w:rsidRPr="00C35083" w:rsidDel="001111A8">
          <w:rPr>
            <w:noProof/>
          </w:rPr>
          <w:delText>The link up/down events are registered from PM so as to maintain the</w:delText>
        </w:r>
      </w:del>
    </w:p>
    <w:p w14:paraId="7262B315" w14:textId="77777777" w:rsidR="00C35083" w:rsidRPr="00E456FB" w:rsidDel="001111A8" w:rsidRDefault="00C35083" w:rsidP="00855336">
      <w:pPr>
        <w:pStyle w:val="Corpsdetexte"/>
        <w:rPr>
          <w:del w:id="5535" w:author="VOYER Raphael" w:date="2021-06-16T11:15:00Z"/>
          <w:noProof/>
        </w:rPr>
      </w:pPr>
      <w:del w:id="5536" w:author="VOYER Raphael" w:date="2021-06-16T11:15:00Z">
        <w:r w:rsidRPr="00C35083" w:rsidDel="001111A8">
          <w:rPr>
            <w:noProof/>
          </w:rPr>
          <w:delText>Operational status of the cluster.</w:delText>
        </w:r>
      </w:del>
    </w:p>
    <w:p w14:paraId="4F7D1A53" w14:textId="77777777" w:rsidR="00855336" w:rsidRPr="00135EF3" w:rsidDel="001111A8" w:rsidRDefault="00014FB3" w:rsidP="00622755">
      <w:pPr>
        <w:pStyle w:val="Titre4"/>
        <w:rPr>
          <w:del w:id="5537" w:author="VOYER Raphael" w:date="2021-06-16T11:15:00Z"/>
          <w:noProof/>
        </w:rPr>
      </w:pPr>
      <w:del w:id="5538" w:author="VOYER Raphael" w:date="2021-06-16T11:15:00Z">
        <w:r w:rsidDel="001111A8">
          <w:rPr>
            <w:noProof/>
          </w:rPr>
          <w:delText>6</w:delText>
        </w:r>
        <w:r w:rsidR="00C35083" w:rsidDel="001111A8">
          <w:rPr>
            <w:noProof/>
          </w:rPr>
          <w:delText>.2.1.9</w:delText>
        </w:r>
        <w:r w:rsidR="00855336" w:rsidDel="001111A8">
          <w:rPr>
            <w:noProof/>
          </w:rPr>
          <w:delText xml:space="preserve">  </w:delText>
        </w:r>
        <w:r w:rsidR="00855336" w:rsidRPr="00135EF3" w:rsidDel="001111A8">
          <w:rPr>
            <w:noProof/>
          </w:rPr>
          <w:delText>Interface with MIP</w:delText>
        </w:r>
      </w:del>
    </w:p>
    <w:p w14:paraId="0D67B8FF" w14:textId="77777777" w:rsidR="00855336" w:rsidRPr="00135EF3" w:rsidDel="001111A8" w:rsidRDefault="00855336" w:rsidP="00855336">
      <w:pPr>
        <w:pStyle w:val="Corpsdetexte"/>
        <w:rPr>
          <w:del w:id="5539" w:author="VOYER Raphael" w:date="2021-06-16T11:15:00Z"/>
          <w:noProof/>
        </w:rPr>
      </w:pPr>
      <w:smartTag w:uri="urn:schemas-microsoft-com:office:smarttags" w:element="stockticker">
        <w:del w:id="5540" w:author="VOYER Raphael" w:date="2021-06-16T11:15:00Z">
          <w:r w:rsidRPr="00135EF3" w:rsidDel="001111A8">
            <w:rPr>
              <w:b/>
              <w:noProof/>
            </w:rPr>
            <w:delText>AOS</w:delText>
          </w:r>
        </w:del>
      </w:smartTag>
      <w:del w:id="5541" w:author="VOYER Raphael" w:date="2021-06-16T11:15:00Z">
        <w:r w:rsidRPr="00135EF3" w:rsidDel="001111A8">
          <w:rPr>
            <w:b/>
            <w:noProof/>
          </w:rPr>
          <w:delText>-</w:delText>
        </w:r>
        <w:r w:rsidDel="001111A8">
          <w:rPr>
            <w:b/>
            <w:noProof/>
          </w:rPr>
          <w:delText>HAVLAN-ITF-</w:delText>
        </w:r>
        <w:r w:rsidR="00DF2ED6" w:rsidDel="001111A8">
          <w:rPr>
            <w:b/>
            <w:noProof/>
          </w:rPr>
          <w:delText>17</w:delText>
        </w:r>
        <w:r w:rsidRPr="00135EF3" w:rsidDel="001111A8">
          <w:rPr>
            <w:b/>
            <w:noProof/>
          </w:rPr>
          <w:delText xml:space="preserve">0 – </w:delText>
        </w:r>
        <w:r w:rsidRPr="00135EF3" w:rsidDel="001111A8">
          <w:rPr>
            <w:noProof/>
          </w:rPr>
          <w:delText>This interface is required to handle all the configuration requests</w:delText>
        </w:r>
        <w:r w:rsidDel="001111A8">
          <w:rPr>
            <w:noProof/>
          </w:rPr>
          <w:delText>. New HA VLAN</w:delText>
        </w:r>
        <w:r w:rsidRPr="00135EF3" w:rsidDel="001111A8">
          <w:rPr>
            <w:noProof/>
          </w:rPr>
          <w:delText xml:space="preserve"> tables shall be registered with MIP.</w:delText>
        </w:r>
      </w:del>
    </w:p>
    <w:p w14:paraId="5F30D61E" w14:textId="77777777" w:rsidR="00855336" w:rsidRPr="00135EF3" w:rsidDel="001111A8" w:rsidRDefault="00014FB3" w:rsidP="00622755">
      <w:pPr>
        <w:pStyle w:val="Titre4"/>
        <w:rPr>
          <w:del w:id="5542" w:author="VOYER Raphael" w:date="2021-06-16T11:15:00Z"/>
          <w:noProof/>
        </w:rPr>
      </w:pPr>
      <w:del w:id="5543" w:author="VOYER Raphael" w:date="2021-06-16T11:15:00Z">
        <w:r w:rsidDel="001111A8">
          <w:rPr>
            <w:noProof/>
          </w:rPr>
          <w:delText>6</w:delText>
        </w:r>
        <w:r w:rsidR="00C35083" w:rsidDel="001111A8">
          <w:rPr>
            <w:noProof/>
          </w:rPr>
          <w:delText>.2.1.10</w:delText>
        </w:r>
        <w:r w:rsidR="0001376D" w:rsidDel="001111A8">
          <w:rPr>
            <w:noProof/>
          </w:rPr>
          <w:delText xml:space="preserve"> </w:delText>
        </w:r>
        <w:r w:rsidR="00855336" w:rsidRPr="00135EF3" w:rsidDel="001111A8">
          <w:rPr>
            <w:noProof/>
          </w:rPr>
          <w:delText>Interface with Configuration Manager</w:delText>
        </w:r>
      </w:del>
    </w:p>
    <w:p w14:paraId="6F9321AD" w14:textId="77777777" w:rsidR="00855336" w:rsidDel="001111A8" w:rsidRDefault="00855336" w:rsidP="00855336">
      <w:pPr>
        <w:pStyle w:val="Corpsdetexte"/>
        <w:rPr>
          <w:del w:id="5544" w:author="VOYER Raphael" w:date="2021-06-16T11:15:00Z"/>
          <w:noProof/>
        </w:rPr>
      </w:pPr>
      <w:smartTag w:uri="urn:schemas-microsoft-com:office:smarttags" w:element="stockticker">
        <w:del w:id="5545" w:author="VOYER Raphael" w:date="2021-06-16T11:15:00Z">
          <w:r w:rsidRPr="00135EF3" w:rsidDel="001111A8">
            <w:rPr>
              <w:b/>
              <w:noProof/>
            </w:rPr>
            <w:delText>AOS</w:delText>
          </w:r>
        </w:del>
      </w:smartTag>
      <w:del w:id="5546" w:author="VOYER Raphael" w:date="2021-06-16T11:15:00Z">
        <w:r w:rsidRPr="00135EF3" w:rsidDel="001111A8">
          <w:rPr>
            <w:b/>
            <w:noProof/>
          </w:rPr>
          <w:delText>-</w:delText>
        </w:r>
        <w:r w:rsidDel="001111A8">
          <w:rPr>
            <w:b/>
            <w:noProof/>
          </w:rPr>
          <w:delText>HAVL</w:delText>
        </w:r>
        <w:r w:rsidR="00DF2ED6" w:rsidDel="001111A8">
          <w:rPr>
            <w:b/>
            <w:noProof/>
          </w:rPr>
          <w:delText>AN-ITF-18</w:delText>
        </w:r>
        <w:r w:rsidRPr="00135EF3" w:rsidDel="001111A8">
          <w:rPr>
            <w:b/>
            <w:noProof/>
          </w:rPr>
          <w:delText xml:space="preserve">0 – </w:delText>
        </w:r>
        <w:r w:rsidDel="001111A8">
          <w:rPr>
            <w:noProof/>
          </w:rPr>
          <w:delText xml:space="preserve">Changes shall be done </w:delText>
        </w:r>
        <w:r w:rsidRPr="00135EF3" w:rsidDel="001111A8">
          <w:rPr>
            <w:noProof/>
          </w:rPr>
          <w:delText xml:space="preserve">to handle configuration snapshot requests </w:delText>
        </w:r>
        <w:r w:rsidDel="001111A8">
          <w:rPr>
            <w:noProof/>
          </w:rPr>
          <w:delText xml:space="preserve">in HA VLAN </w:delText>
        </w:r>
        <w:smartTag w:uri="urn:schemas-microsoft-com:office:smarttags" w:element="stockticker">
          <w:r w:rsidDel="001111A8">
            <w:rPr>
              <w:noProof/>
            </w:rPr>
            <w:delText>CMM</w:delText>
          </w:r>
        </w:smartTag>
      </w:del>
    </w:p>
    <w:p w14:paraId="7A7FCF72" w14:textId="77777777" w:rsidR="000538A3" w:rsidDel="001111A8" w:rsidRDefault="000538A3" w:rsidP="00855336">
      <w:pPr>
        <w:pStyle w:val="Corpsdetexte"/>
        <w:rPr>
          <w:del w:id="5547" w:author="VOYER Raphael" w:date="2021-06-16T11:15:00Z"/>
          <w:noProof/>
        </w:rPr>
      </w:pPr>
    </w:p>
    <w:p w14:paraId="1446544F" w14:textId="77777777" w:rsidR="00855336" w:rsidDel="001111A8" w:rsidRDefault="00855336" w:rsidP="00855336">
      <w:pPr>
        <w:pStyle w:val="Titre3"/>
        <w:ind w:left="0" w:firstLine="0"/>
        <w:jc w:val="left"/>
        <w:rPr>
          <w:del w:id="5548" w:author="VOYER Raphael" w:date="2021-06-16T11:15:00Z"/>
        </w:rPr>
      </w:pPr>
      <w:bookmarkStart w:id="5549" w:name="_Toc381025833"/>
      <w:smartTag w:uri="urn:schemas-microsoft-com:office:smarttags" w:element="stockticker">
        <w:del w:id="5550" w:author="VOYER Raphael" w:date="2021-06-16T11:15:00Z">
          <w:r w:rsidDel="001111A8">
            <w:delText>CMM</w:delText>
          </w:r>
        </w:del>
      </w:smartTag>
      <w:del w:id="5551" w:author="VOYER Raphael" w:date="2021-06-16T11:15:00Z">
        <w:r w:rsidDel="001111A8">
          <w:delText xml:space="preserve"> Data Structures Involved</w:delText>
        </w:r>
        <w:bookmarkEnd w:id="5441"/>
        <w:bookmarkEnd w:id="5549"/>
      </w:del>
    </w:p>
    <w:p w14:paraId="691D12F8" w14:textId="77777777" w:rsidR="00610540" w:rsidRPr="0042000F" w:rsidDel="001111A8" w:rsidRDefault="00610540" w:rsidP="00610540">
      <w:pPr>
        <w:pStyle w:val="Corpsdetexte"/>
        <w:rPr>
          <w:del w:id="5552" w:author="VOYER Raphael" w:date="2021-06-16T11:15:00Z"/>
        </w:rPr>
      </w:pPr>
      <w:del w:id="5553" w:author="VOYER Raphael" w:date="2021-06-16T11:15:00Z">
        <w:r w:rsidDel="001111A8">
          <w:delText xml:space="preserve">HA VLAN </w:delText>
        </w:r>
        <w:smartTag w:uri="urn:schemas-microsoft-com:office:smarttags" w:element="stockticker">
          <w:r w:rsidDel="001111A8">
            <w:delText>CMM</w:delText>
          </w:r>
        </w:smartTag>
        <w:r w:rsidDel="001111A8">
          <w:delText xml:space="preserve"> maintains cluster database for storing all the cluster related configurations.</w:delText>
        </w:r>
      </w:del>
    </w:p>
    <w:p w14:paraId="1B6D9DBF" w14:textId="77777777" w:rsidR="00944134" w:rsidDel="001111A8" w:rsidRDefault="00944134" w:rsidP="00610540">
      <w:pPr>
        <w:pStyle w:val="tablesourcecode"/>
        <w:rPr>
          <w:del w:id="5554" w:author="VOYER Raphael" w:date="2021-06-16T11:15:00Z"/>
        </w:rPr>
      </w:pPr>
    </w:p>
    <w:p w14:paraId="57496035" w14:textId="77777777" w:rsidR="00182327" w:rsidDel="001111A8" w:rsidRDefault="00182327" w:rsidP="00610540">
      <w:pPr>
        <w:pStyle w:val="tablesourcecode"/>
        <w:rPr>
          <w:del w:id="5555" w:author="VOYER Raphael" w:date="2021-06-16T11:15:00Z"/>
        </w:rPr>
      </w:pPr>
      <w:del w:id="5556" w:author="VOYER Raphael" w:date="2021-06-16T11:15:00Z">
        <w:r w:rsidDel="001111A8">
          <w:delText>/* Cluster Database */</w:delText>
        </w:r>
      </w:del>
    </w:p>
    <w:p w14:paraId="34FCB775" w14:textId="77777777" w:rsidR="00610540" w:rsidDel="001111A8" w:rsidRDefault="00610540" w:rsidP="00610540">
      <w:pPr>
        <w:pStyle w:val="tablesourcecode"/>
        <w:rPr>
          <w:del w:id="5557" w:author="VOYER Raphael" w:date="2021-06-16T11:15:00Z"/>
        </w:rPr>
      </w:pPr>
      <w:del w:id="5558" w:author="VOYER Raphael" w:date="2021-06-16T11:15:00Z">
        <w:r w:rsidDel="001111A8">
          <w:delText>typedef struct {</w:delText>
        </w:r>
      </w:del>
    </w:p>
    <w:p w14:paraId="5E16D40D" w14:textId="77777777" w:rsidR="00610540" w:rsidDel="001111A8" w:rsidRDefault="00610540" w:rsidP="00610540">
      <w:pPr>
        <w:pStyle w:val="tablesourcecode"/>
        <w:rPr>
          <w:del w:id="5559" w:author="VOYER Raphael" w:date="2021-06-16T11:15:00Z"/>
        </w:rPr>
      </w:pPr>
      <w:del w:id="5560" w:author="VOYER Raphael" w:date="2021-06-16T11:15:00Z">
        <w:r w:rsidDel="001111A8">
          <w:delText xml:space="preserve">    </w:delText>
        </w:r>
        <w:r w:rsidR="00FF0BFB" w:rsidDel="001111A8">
          <w:delText>u</w:delText>
        </w:r>
        <w:r w:rsidDel="001111A8">
          <w:delText>int8   cluster_id; /* Cluster Identifier */</w:delText>
        </w:r>
      </w:del>
    </w:p>
    <w:p w14:paraId="2CD1DAAE" w14:textId="77777777" w:rsidR="00610540" w:rsidDel="001111A8" w:rsidRDefault="00610540" w:rsidP="00610540">
      <w:pPr>
        <w:pStyle w:val="tablesourcecode"/>
        <w:rPr>
          <w:del w:id="5561" w:author="VOYER Raphael" w:date="2021-06-16T11:15:00Z"/>
        </w:rPr>
      </w:pPr>
    </w:p>
    <w:p w14:paraId="09BF0487" w14:textId="77777777" w:rsidR="00610540" w:rsidRPr="00610540" w:rsidDel="001111A8" w:rsidRDefault="00610540" w:rsidP="00610540">
      <w:pPr>
        <w:pStyle w:val="tablesourcecode"/>
        <w:rPr>
          <w:del w:id="5562" w:author="VOYER Raphael" w:date="2021-06-16T11:15:00Z"/>
        </w:rPr>
      </w:pPr>
      <w:del w:id="5563" w:author="VOYER Raphael" w:date="2021-06-16T11:15:00Z">
        <w:r w:rsidRPr="00610540" w:rsidDel="001111A8">
          <w:delText xml:space="preserve">   #define HA_VLAN_</w:delText>
        </w:r>
        <w:smartTag w:uri="urn:schemas-microsoft-com:office:smarttags" w:element="stockticker">
          <w:r w:rsidRPr="00610540" w:rsidDel="001111A8">
            <w:delText>MAX</w:delText>
          </w:r>
        </w:smartTag>
        <w:r w:rsidRPr="00610540" w:rsidDel="001111A8">
          <w:delText>_CLUSTER_</w:delText>
        </w:r>
        <w:smartTag w:uri="urn:schemas-microsoft-com:office:smarttags" w:element="stockticker">
          <w:r w:rsidRPr="00610540" w:rsidDel="001111A8">
            <w:delText>LEN</w:delText>
          </w:r>
        </w:smartTag>
        <w:r w:rsidRPr="00610540" w:rsidDel="001111A8">
          <w:delText xml:space="preserve"> 32  /* Max length of the cluster name */</w:delText>
        </w:r>
      </w:del>
    </w:p>
    <w:p w14:paraId="001D752E" w14:textId="77777777" w:rsidR="00610540" w:rsidRPr="00610540" w:rsidDel="001111A8" w:rsidRDefault="00610540" w:rsidP="00610540">
      <w:pPr>
        <w:pStyle w:val="tablesourcecode"/>
        <w:rPr>
          <w:del w:id="5564" w:author="VOYER Raphael" w:date="2021-06-16T11:15:00Z"/>
        </w:rPr>
      </w:pPr>
    </w:p>
    <w:p w14:paraId="052519CA" w14:textId="77777777" w:rsidR="00610540" w:rsidDel="001111A8" w:rsidRDefault="00610540" w:rsidP="00610540">
      <w:pPr>
        <w:pStyle w:val="tablesourcecode"/>
        <w:rPr>
          <w:del w:id="5565" w:author="VOYER Raphael" w:date="2021-06-16T11:15:00Z"/>
        </w:rPr>
      </w:pPr>
      <w:del w:id="5566" w:author="VOYER Raphael" w:date="2021-06-16T11:15:00Z">
        <w:r w:rsidRPr="00610540" w:rsidDel="001111A8">
          <w:delText xml:space="preserve">    </w:delText>
        </w:r>
        <w:r w:rsidR="00FF0BFB" w:rsidDel="001111A8">
          <w:delText>u</w:delText>
        </w:r>
        <w:r w:rsidDel="001111A8">
          <w:delText>int8    cluster</w:delText>
        </w:r>
        <w:r w:rsidRPr="00610540" w:rsidDel="001111A8">
          <w:delText>_</w:delText>
        </w:r>
        <w:r w:rsidDel="001111A8">
          <w:delText>name</w:delText>
        </w:r>
        <w:r w:rsidRPr="00610540" w:rsidDel="001111A8">
          <w:delText>[</w:delText>
        </w:r>
        <w:r w:rsidDel="001111A8">
          <w:delText>HA</w:delText>
        </w:r>
        <w:r w:rsidRPr="00610540" w:rsidDel="001111A8">
          <w:delText>_</w:delText>
        </w:r>
        <w:r w:rsidDel="001111A8">
          <w:delText>VLAN_</w:delText>
        </w:r>
        <w:smartTag w:uri="urn:schemas-microsoft-com:office:smarttags" w:element="stockticker">
          <w:r w:rsidRPr="00610540" w:rsidDel="001111A8">
            <w:delText>MAX</w:delText>
          </w:r>
        </w:smartTag>
        <w:r w:rsidRPr="00610540" w:rsidDel="001111A8">
          <w:delText>_</w:delText>
        </w:r>
        <w:r w:rsidDel="001111A8">
          <w:delText>CLUSTER</w:delText>
        </w:r>
        <w:r w:rsidRPr="00610540" w:rsidDel="001111A8">
          <w:delText>_</w:delText>
        </w:r>
        <w:smartTag w:uri="urn:schemas-microsoft-com:office:smarttags" w:element="stockticker">
          <w:r w:rsidRPr="00610540" w:rsidDel="001111A8">
            <w:delText>LEN</w:delText>
          </w:r>
        </w:smartTag>
        <w:r w:rsidRPr="00610540" w:rsidDel="001111A8">
          <w:delText xml:space="preserve"> + 1];</w:delText>
        </w:r>
        <w:r w:rsidDel="001111A8">
          <w:delText xml:space="preserve"> /* char array to store </w:delText>
        </w:r>
      </w:del>
    </w:p>
    <w:p w14:paraId="7B5B1713" w14:textId="77777777" w:rsidR="00610540" w:rsidRPr="00CD74ED" w:rsidDel="001111A8" w:rsidRDefault="00610540" w:rsidP="00610540">
      <w:pPr>
        <w:pStyle w:val="tablesourcecode"/>
        <w:rPr>
          <w:del w:id="5567" w:author="VOYER Raphael" w:date="2021-06-16T11:15:00Z"/>
        </w:rPr>
      </w:pPr>
      <w:del w:id="5568" w:author="VOYER Raphael" w:date="2021-06-16T11:15:00Z">
        <w:r w:rsidDel="001111A8">
          <w:delText xml:space="preserve">                                                           </w:delText>
        </w:r>
        <w:r w:rsidR="00534A44" w:rsidRPr="00534A44" w:rsidDel="001111A8">
          <w:delText>cluster name */</w:delText>
        </w:r>
      </w:del>
    </w:p>
    <w:p w14:paraId="7091210E" w14:textId="77777777" w:rsidR="00610540" w:rsidRPr="00CD74ED" w:rsidDel="001111A8" w:rsidRDefault="00534A44" w:rsidP="00610540">
      <w:pPr>
        <w:pStyle w:val="tablesourcecode"/>
        <w:rPr>
          <w:del w:id="5569" w:author="VOYER Raphael" w:date="2021-06-16T11:15:00Z"/>
        </w:rPr>
      </w:pPr>
      <w:del w:id="5570" w:author="VOYER Raphael" w:date="2021-06-16T11:15:00Z">
        <w:r w:rsidRPr="00534A44" w:rsidDel="001111A8">
          <w:delText xml:space="preserve">   #define HA_VLAN_CLUSTER_MODE_L2 1</w:delText>
        </w:r>
      </w:del>
    </w:p>
    <w:p w14:paraId="0AAE1864" w14:textId="77777777" w:rsidR="00610540" w:rsidRPr="00CD74ED" w:rsidDel="001111A8" w:rsidRDefault="00534A44" w:rsidP="00610540">
      <w:pPr>
        <w:pStyle w:val="tablesourcecode"/>
        <w:rPr>
          <w:del w:id="5571" w:author="VOYER Raphael" w:date="2021-06-16T11:15:00Z"/>
        </w:rPr>
      </w:pPr>
      <w:del w:id="5572" w:author="VOYER Raphael" w:date="2021-06-16T11:15:00Z">
        <w:r w:rsidRPr="00534A44" w:rsidDel="001111A8">
          <w:delText xml:space="preserve">   #define HA_VLAN_CLUSTER_MODE_L3 2</w:delText>
        </w:r>
      </w:del>
    </w:p>
    <w:p w14:paraId="53EA6302" w14:textId="77777777" w:rsidR="00610540" w:rsidRPr="00CD74ED" w:rsidDel="001111A8" w:rsidRDefault="00610540" w:rsidP="00610540">
      <w:pPr>
        <w:pStyle w:val="tablesourcecode"/>
        <w:rPr>
          <w:del w:id="5573" w:author="VOYER Raphael" w:date="2021-06-16T11:15:00Z"/>
        </w:rPr>
      </w:pPr>
    </w:p>
    <w:p w14:paraId="61E523C8" w14:textId="77777777" w:rsidR="00610540" w:rsidRPr="00CD74ED" w:rsidDel="001111A8" w:rsidRDefault="00534A44" w:rsidP="00610540">
      <w:pPr>
        <w:pStyle w:val="tablesourcecode"/>
        <w:rPr>
          <w:del w:id="5574" w:author="VOYER Raphael" w:date="2021-06-16T11:15:00Z"/>
        </w:rPr>
      </w:pPr>
      <w:del w:id="5575" w:author="VOYER Raphael" w:date="2021-06-16T11:15:00Z">
        <w:r w:rsidRPr="00534A44" w:rsidDel="001111A8">
          <w:delText xml:space="preserve">    uint8    cluster_mode:1; /* Cluster Mode L2 or L3 */</w:delText>
        </w:r>
      </w:del>
    </w:p>
    <w:p w14:paraId="2E9AAA9D" w14:textId="77777777" w:rsidR="00182327" w:rsidRPr="00CD74ED" w:rsidDel="001111A8" w:rsidRDefault="00182327" w:rsidP="00610540">
      <w:pPr>
        <w:pStyle w:val="tablesourcecode"/>
        <w:rPr>
          <w:del w:id="5576" w:author="VOYER Raphael" w:date="2021-06-16T11:15:00Z"/>
        </w:rPr>
      </w:pPr>
    </w:p>
    <w:p w14:paraId="7E9025A5" w14:textId="77777777" w:rsidR="00182327" w:rsidRPr="00CD74ED" w:rsidDel="001111A8" w:rsidRDefault="00534A44" w:rsidP="00610540">
      <w:pPr>
        <w:pStyle w:val="tablesourcecode"/>
        <w:rPr>
          <w:del w:id="5577" w:author="VOYER Raphael" w:date="2021-06-16T11:15:00Z"/>
        </w:rPr>
      </w:pPr>
      <w:del w:id="5578" w:author="VOYER Raphael" w:date="2021-06-16T11:15:00Z">
        <w:r w:rsidRPr="00534A44" w:rsidDel="001111A8">
          <w:delText xml:space="preserve">   #define   CLUSTER_ENABLE  1</w:delText>
        </w:r>
      </w:del>
    </w:p>
    <w:p w14:paraId="7B011842" w14:textId="77777777" w:rsidR="00182327" w:rsidRPr="00CD74ED" w:rsidDel="001111A8" w:rsidRDefault="00534A44" w:rsidP="00182327">
      <w:pPr>
        <w:pStyle w:val="tablesourcecode"/>
        <w:rPr>
          <w:del w:id="5579" w:author="VOYER Raphael" w:date="2021-06-16T11:15:00Z"/>
        </w:rPr>
      </w:pPr>
      <w:del w:id="5580" w:author="VOYER Raphael" w:date="2021-06-16T11:15:00Z">
        <w:r w:rsidRPr="00534A44" w:rsidDel="001111A8">
          <w:delText xml:space="preserve">   #define   CLUSTER_DISABLE 2</w:delText>
        </w:r>
      </w:del>
    </w:p>
    <w:p w14:paraId="740C9CC7" w14:textId="77777777" w:rsidR="00182327" w:rsidRPr="00CD74ED" w:rsidDel="001111A8" w:rsidRDefault="00182327" w:rsidP="00610540">
      <w:pPr>
        <w:pStyle w:val="tablesourcecode"/>
        <w:rPr>
          <w:del w:id="5581" w:author="VOYER Raphael" w:date="2021-06-16T11:15:00Z"/>
        </w:rPr>
      </w:pPr>
    </w:p>
    <w:p w14:paraId="22E7616D" w14:textId="77777777" w:rsidR="00944134" w:rsidDel="001111A8" w:rsidRDefault="00534A44" w:rsidP="00610540">
      <w:pPr>
        <w:pStyle w:val="tablesourcecode"/>
        <w:rPr>
          <w:del w:id="5582" w:author="VOYER Raphael" w:date="2021-06-16T11:15:00Z"/>
        </w:rPr>
      </w:pPr>
      <w:del w:id="5583" w:author="VOYER Raphael" w:date="2021-06-16T11:15:00Z">
        <w:r w:rsidRPr="00534A44" w:rsidDel="001111A8">
          <w:delText xml:space="preserve">    </w:delText>
        </w:r>
        <w:r w:rsidR="00FF0BFB" w:rsidDel="001111A8">
          <w:delText>u</w:delText>
        </w:r>
        <w:r w:rsidR="00944134" w:rsidDel="001111A8">
          <w:delText>int8    admin_state</w:delText>
        </w:r>
        <w:r w:rsidR="00FF0BFB" w:rsidDel="001111A8">
          <w:delText>:1</w:delText>
        </w:r>
        <w:r w:rsidR="00944134" w:rsidDel="001111A8">
          <w:delText>;  /* Admin status */</w:delText>
        </w:r>
      </w:del>
    </w:p>
    <w:p w14:paraId="21915210" w14:textId="77777777" w:rsidR="00944134" w:rsidDel="001111A8" w:rsidRDefault="00944134" w:rsidP="00610540">
      <w:pPr>
        <w:pStyle w:val="tablesourcecode"/>
        <w:rPr>
          <w:del w:id="5584" w:author="VOYER Raphael" w:date="2021-06-16T11:15:00Z"/>
        </w:rPr>
      </w:pPr>
      <w:del w:id="5585" w:author="VOYER Raphael" w:date="2021-06-16T11:15:00Z">
        <w:r w:rsidDel="001111A8">
          <w:delText xml:space="preserve">    </w:delText>
        </w:r>
        <w:r w:rsidR="00FF0BFB" w:rsidDel="001111A8">
          <w:delText>u</w:delText>
        </w:r>
        <w:r w:rsidDel="001111A8">
          <w:delText>int8    oper_status</w:delText>
        </w:r>
        <w:r w:rsidR="00FF0BFB" w:rsidDel="001111A8">
          <w:delText>:1</w:delText>
        </w:r>
        <w:r w:rsidDel="001111A8">
          <w:delText>;  /* Operational Status */</w:delText>
        </w:r>
      </w:del>
    </w:p>
    <w:p w14:paraId="5F0603E1" w14:textId="77777777" w:rsidR="00610540" w:rsidDel="001111A8" w:rsidRDefault="00FF0BFB" w:rsidP="00610540">
      <w:pPr>
        <w:pStyle w:val="tablesourcecode"/>
        <w:rPr>
          <w:del w:id="5586" w:author="VOYER Raphael" w:date="2021-06-16T11:15:00Z"/>
        </w:rPr>
      </w:pPr>
      <w:del w:id="5587" w:author="VOYER Raphael" w:date="2021-06-16T11:15:00Z">
        <w:r w:rsidDel="001111A8">
          <w:delText xml:space="preserve">    </w:delText>
        </w:r>
      </w:del>
    </w:p>
    <w:p w14:paraId="04CFC74D" w14:textId="77777777" w:rsidR="00610540" w:rsidDel="001111A8" w:rsidRDefault="00610540" w:rsidP="00610540">
      <w:pPr>
        <w:pStyle w:val="tablesourcecode"/>
        <w:rPr>
          <w:del w:id="5588" w:author="VOYER Raphael" w:date="2021-06-16T11:15:00Z"/>
        </w:rPr>
      </w:pPr>
      <w:del w:id="5589" w:author="VOYER Raphael" w:date="2021-06-16T11:15:00Z">
        <w:r w:rsidDel="001111A8">
          <w:delText xml:space="preserve">    union {</w:delText>
        </w:r>
      </w:del>
    </w:p>
    <w:p w14:paraId="321D926A" w14:textId="77777777" w:rsidR="00610540" w:rsidRPr="00062A8D" w:rsidDel="001111A8" w:rsidRDefault="00610540" w:rsidP="00610540">
      <w:pPr>
        <w:pStyle w:val="tablesourcecode"/>
        <w:rPr>
          <w:del w:id="5590" w:author="VOYER Raphael" w:date="2021-06-16T11:15:00Z"/>
        </w:rPr>
      </w:pPr>
      <w:del w:id="5591" w:author="VOYER Raphael" w:date="2021-06-16T11:15:00Z">
        <w:r w:rsidDel="001111A8">
          <w:delText xml:space="preserve">        </w:delText>
        </w:r>
        <w:r w:rsidRPr="00062A8D" w:rsidDel="001111A8">
          <w:delText>l2_mode_config_t l2_cluster;  /* L2 cluster parameters */</w:delText>
        </w:r>
      </w:del>
    </w:p>
    <w:p w14:paraId="3386C440" w14:textId="77777777" w:rsidR="00610540" w:rsidRPr="00062A8D" w:rsidDel="001111A8" w:rsidRDefault="00610540" w:rsidP="00610540">
      <w:pPr>
        <w:pStyle w:val="tablesourcecode"/>
        <w:rPr>
          <w:del w:id="5592" w:author="VOYER Raphael" w:date="2021-06-16T11:15:00Z"/>
        </w:rPr>
      </w:pPr>
      <w:del w:id="5593" w:author="VOYER Raphael" w:date="2021-06-16T11:15:00Z">
        <w:r w:rsidRPr="00062A8D" w:rsidDel="001111A8">
          <w:delText xml:space="preserve">        l3_mode_config_t l3_cluster;  /* L3 cluster parameters */</w:delText>
        </w:r>
      </w:del>
    </w:p>
    <w:p w14:paraId="542399A0" w14:textId="77777777" w:rsidR="00610540" w:rsidDel="001111A8" w:rsidRDefault="00610540" w:rsidP="00610540">
      <w:pPr>
        <w:pStyle w:val="tablesourcecode"/>
        <w:rPr>
          <w:del w:id="5594" w:author="VOYER Raphael" w:date="2021-06-16T11:15:00Z"/>
        </w:rPr>
      </w:pPr>
      <w:del w:id="5595" w:author="VOYER Raphael" w:date="2021-06-16T11:15:00Z">
        <w:r w:rsidRPr="00062A8D" w:rsidDel="001111A8">
          <w:delText xml:space="preserve">        </w:delText>
        </w:r>
        <w:r w:rsidDel="001111A8">
          <w:delText>}</w:delText>
        </w:r>
      </w:del>
    </w:p>
    <w:p w14:paraId="74C968D0" w14:textId="77777777" w:rsidR="00610540" w:rsidRPr="00610540" w:rsidDel="001111A8" w:rsidRDefault="00610540" w:rsidP="00610540">
      <w:pPr>
        <w:pStyle w:val="tablesourcecode"/>
        <w:rPr>
          <w:del w:id="5596" w:author="VOYER Raphael" w:date="2021-06-16T11:15:00Z"/>
        </w:rPr>
      </w:pPr>
    </w:p>
    <w:p w14:paraId="6DC6DDA9" w14:textId="77777777" w:rsidR="00610540" w:rsidDel="001111A8" w:rsidRDefault="00610540" w:rsidP="00610540">
      <w:pPr>
        <w:pStyle w:val="tablesourcecode"/>
        <w:rPr>
          <w:del w:id="5597" w:author="VOYER Raphael" w:date="2021-06-16T11:15:00Z"/>
        </w:rPr>
      </w:pPr>
      <w:del w:id="5598" w:author="VOYER Raphael" w:date="2021-06-16T11:15:00Z">
        <w:r w:rsidDel="001111A8">
          <w:delText>} cluster_info_t;</w:delText>
        </w:r>
      </w:del>
    </w:p>
    <w:p w14:paraId="01327E08" w14:textId="77777777" w:rsidR="00944134" w:rsidDel="001111A8" w:rsidRDefault="00944134" w:rsidP="00610540">
      <w:pPr>
        <w:pStyle w:val="tablesourcecode"/>
        <w:rPr>
          <w:del w:id="5599" w:author="VOYER Raphael" w:date="2021-06-16T11:15:00Z"/>
        </w:rPr>
      </w:pPr>
    </w:p>
    <w:p w14:paraId="0919A019" w14:textId="77777777" w:rsidR="00182327" w:rsidDel="001111A8" w:rsidRDefault="00944134" w:rsidP="00944134">
      <w:pPr>
        <w:pStyle w:val="tablesourcecode"/>
        <w:rPr>
          <w:del w:id="5600" w:author="VOYER Raphael" w:date="2021-06-16T11:15:00Z"/>
        </w:rPr>
      </w:pPr>
      <w:del w:id="5601" w:author="VOYER Raphael" w:date="2021-06-16T11:15:00Z">
        <w:r w:rsidDel="001111A8">
          <w:delText xml:space="preserve">  </w:delText>
        </w:r>
      </w:del>
    </w:p>
    <w:p w14:paraId="371F927C" w14:textId="77777777" w:rsidR="00182327" w:rsidDel="001111A8" w:rsidRDefault="00182327" w:rsidP="00944134">
      <w:pPr>
        <w:pStyle w:val="tablesourcecode"/>
        <w:rPr>
          <w:del w:id="5602" w:author="VOYER Raphael" w:date="2021-06-16T11:15:00Z"/>
        </w:rPr>
      </w:pPr>
    </w:p>
    <w:p w14:paraId="51437540" w14:textId="77777777" w:rsidR="00944134" w:rsidDel="001111A8" w:rsidRDefault="00944134" w:rsidP="00944134">
      <w:pPr>
        <w:pStyle w:val="tablesourcecode"/>
        <w:rPr>
          <w:del w:id="5603" w:author="VOYER Raphael" w:date="2021-06-16T11:15:00Z"/>
        </w:rPr>
      </w:pPr>
      <w:del w:id="5604" w:author="VOYER Raphael" w:date="2021-06-16T11:15:00Z">
        <w:r w:rsidDel="001111A8">
          <w:delText xml:space="preserve"> #define </w:delText>
        </w:r>
        <w:smartTag w:uri="urn:schemas-microsoft-com:office:smarttags" w:element="stockticker">
          <w:r w:rsidDel="001111A8">
            <w:delText>MAX</w:delText>
          </w:r>
        </w:smartTag>
        <w:r w:rsidDel="001111A8">
          <w:delText>_CLUSTERS 32</w:delText>
        </w:r>
      </w:del>
    </w:p>
    <w:p w14:paraId="23F60473" w14:textId="77777777" w:rsidR="00944134" w:rsidDel="001111A8" w:rsidRDefault="00944134" w:rsidP="00610540">
      <w:pPr>
        <w:pStyle w:val="tablesourcecode"/>
        <w:rPr>
          <w:del w:id="5605" w:author="VOYER Raphael" w:date="2021-06-16T11:15:00Z"/>
        </w:rPr>
      </w:pPr>
      <w:del w:id="5606" w:author="VOYER Raphael" w:date="2021-06-16T11:15:00Z">
        <w:r w:rsidDel="001111A8">
          <w:delText xml:space="preserve">    </w:delText>
        </w:r>
      </w:del>
    </w:p>
    <w:p w14:paraId="30156E58" w14:textId="77777777" w:rsidR="00944134" w:rsidDel="001111A8" w:rsidRDefault="00182327" w:rsidP="00610540">
      <w:pPr>
        <w:pStyle w:val="tablesourcecode"/>
        <w:rPr>
          <w:del w:id="5607" w:author="VOYER Raphael" w:date="2021-06-16T11:15:00Z"/>
        </w:rPr>
      </w:pPr>
      <w:del w:id="5608" w:author="VOYER Raphael" w:date="2021-06-16T11:15:00Z">
        <w:r w:rsidDel="001111A8">
          <w:delText xml:space="preserve"> </w:delText>
        </w:r>
        <w:r w:rsidR="00944134" w:rsidDel="001111A8">
          <w:delText>cluster_info_t cluster_data[</w:delText>
        </w:r>
        <w:smartTag w:uri="urn:schemas-microsoft-com:office:smarttags" w:element="stockticker">
          <w:r w:rsidR="00944134" w:rsidDel="001111A8">
            <w:delText>MAX</w:delText>
          </w:r>
        </w:smartTag>
        <w:r w:rsidR="00944134" w:rsidDel="001111A8">
          <w:delText>_CLUSTERS];</w:delText>
        </w:r>
        <w:r w:rsidR="003437B0" w:rsidDel="001111A8">
          <w:delText xml:space="preserve"> /* Array of max clusters */</w:delText>
        </w:r>
      </w:del>
    </w:p>
    <w:p w14:paraId="4136F325" w14:textId="77777777" w:rsidR="00182327" w:rsidDel="001111A8" w:rsidRDefault="00182327" w:rsidP="00610540">
      <w:pPr>
        <w:pStyle w:val="tablesourcecode"/>
        <w:rPr>
          <w:del w:id="5609" w:author="VOYER Raphael" w:date="2021-06-16T11:15:00Z"/>
        </w:rPr>
      </w:pPr>
    </w:p>
    <w:p w14:paraId="741AAFB9" w14:textId="77777777" w:rsidR="00182327" w:rsidDel="001111A8" w:rsidRDefault="00182327" w:rsidP="00610540">
      <w:pPr>
        <w:pStyle w:val="tablesourcecode"/>
        <w:rPr>
          <w:del w:id="5610" w:author="VOYER Raphael" w:date="2021-06-16T11:15:00Z"/>
        </w:rPr>
      </w:pPr>
    </w:p>
    <w:p w14:paraId="3ED451E1" w14:textId="77777777" w:rsidR="00182327" w:rsidDel="001111A8" w:rsidRDefault="00182327" w:rsidP="00610540">
      <w:pPr>
        <w:pStyle w:val="tablesourcecode"/>
        <w:rPr>
          <w:del w:id="5611" w:author="VOYER Raphael" w:date="2021-06-16T11:15:00Z"/>
        </w:rPr>
      </w:pPr>
    </w:p>
    <w:p w14:paraId="7256005F" w14:textId="77777777" w:rsidR="003437B0" w:rsidDel="001111A8" w:rsidRDefault="00182327" w:rsidP="00610540">
      <w:pPr>
        <w:pStyle w:val="tablesourcecode"/>
        <w:rPr>
          <w:del w:id="5612" w:author="VOYER Raphael" w:date="2021-06-16T11:15:00Z"/>
        </w:rPr>
      </w:pPr>
      <w:del w:id="5613" w:author="VOYER Raphael" w:date="2021-06-16T11:15:00Z">
        <w:r w:rsidDel="001111A8">
          <w:delText>/* L2 cluster */</w:delText>
        </w:r>
      </w:del>
    </w:p>
    <w:p w14:paraId="68594255" w14:textId="77777777" w:rsidR="003437B0" w:rsidDel="001111A8" w:rsidRDefault="003437B0" w:rsidP="003437B0">
      <w:pPr>
        <w:pStyle w:val="tablesourcecode"/>
        <w:rPr>
          <w:del w:id="5614" w:author="VOYER Raphael" w:date="2021-06-16T11:15:00Z"/>
        </w:rPr>
      </w:pPr>
      <w:del w:id="5615" w:author="VOYER Raphael" w:date="2021-06-16T11:15:00Z">
        <w:r w:rsidDel="001111A8">
          <w:delText>typedef struct {</w:delText>
        </w:r>
      </w:del>
    </w:p>
    <w:p w14:paraId="4352A09A" w14:textId="77777777" w:rsidR="003437B0" w:rsidRPr="005A0C5D" w:rsidDel="001111A8" w:rsidRDefault="003437B0" w:rsidP="003437B0">
      <w:pPr>
        <w:pStyle w:val="tablesourcecode"/>
        <w:rPr>
          <w:del w:id="5616" w:author="VOYER Raphael" w:date="2021-06-16T11:15:00Z"/>
        </w:rPr>
      </w:pPr>
      <w:del w:id="5617" w:author="VOYER Raphael" w:date="2021-06-16T11:15:00Z">
        <w:r w:rsidRPr="005A0C5D" w:rsidDel="001111A8">
          <w:delText xml:space="preserve">    int16 vlanid; /* Vlan Id of the cluster */</w:delText>
        </w:r>
      </w:del>
    </w:p>
    <w:p w14:paraId="53E81919" w14:textId="77777777" w:rsidR="003437B0" w:rsidRPr="005A0C5D" w:rsidDel="001111A8" w:rsidRDefault="003437B0" w:rsidP="003437B0">
      <w:pPr>
        <w:pStyle w:val="tablesourcecode"/>
        <w:rPr>
          <w:del w:id="5618" w:author="VOYER Raphael" w:date="2021-06-16T11:15:00Z"/>
        </w:rPr>
      </w:pPr>
      <w:del w:id="5619" w:author="VOYER Raphael" w:date="2021-06-16T11:15:00Z">
        <w:r w:rsidRPr="005A0C5D" w:rsidDel="001111A8">
          <w:delText xml:space="preserve">    CLUSTER_</w:delText>
        </w:r>
        <w:smartTag w:uri="urn:schemas-microsoft-com:office:smarttags" w:element="stockticker">
          <w:r w:rsidRPr="005A0C5D" w:rsidDel="001111A8">
            <w:delText>MAC</w:delText>
          </w:r>
        </w:smartTag>
        <w:r w:rsidRPr="005A0C5D" w:rsidDel="001111A8">
          <w:delText>_ADR mac_addr; /* Mac-address of the cluster */</w:delText>
        </w:r>
      </w:del>
    </w:p>
    <w:p w14:paraId="0A17B62B" w14:textId="77777777" w:rsidR="003437B0" w:rsidRPr="005A0C5D" w:rsidDel="001111A8" w:rsidRDefault="003437B0" w:rsidP="003437B0">
      <w:pPr>
        <w:pStyle w:val="tablesourcecode"/>
        <w:rPr>
          <w:del w:id="5620" w:author="VOYER Raphael" w:date="2021-06-16T11:15:00Z"/>
        </w:rPr>
      </w:pPr>
      <w:del w:id="5621" w:author="VOYER Raphael" w:date="2021-06-16T11:15:00Z">
        <w:r w:rsidRPr="005A0C5D" w:rsidDel="001111A8">
          <w:delText xml:space="preserve">    </w:delText>
        </w:r>
        <w:r w:rsidR="00C80F61"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4AB43A2E" w14:textId="77777777" w:rsidR="00DF2ED6" w:rsidRPr="005A0C5D" w:rsidDel="001111A8" w:rsidRDefault="00DF2ED6" w:rsidP="003437B0">
      <w:pPr>
        <w:pStyle w:val="tablesourcecode"/>
        <w:rPr>
          <w:del w:id="5622" w:author="VOYER Raphael" w:date="2021-06-16T11:15:00Z"/>
        </w:rPr>
      </w:pPr>
      <w:del w:id="5623"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7F28D724" w14:textId="77777777" w:rsidR="003437B0" w:rsidRPr="005A0C5D" w:rsidDel="001111A8" w:rsidRDefault="003437B0" w:rsidP="003437B0">
      <w:pPr>
        <w:pStyle w:val="tablesourcecode"/>
        <w:rPr>
          <w:del w:id="5624" w:author="VOYER Raphael" w:date="2021-06-16T11:15:00Z"/>
        </w:rPr>
      </w:pPr>
      <w:del w:id="5625"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r w:rsidRPr="005A0C5D" w:rsidDel="001111A8">
          <w:tab/>
        </w:r>
      </w:del>
    </w:p>
    <w:p w14:paraId="5CD27783" w14:textId="77777777" w:rsidR="00182327" w:rsidRPr="005F7361" w:rsidDel="001111A8" w:rsidRDefault="003437B0" w:rsidP="00182327">
      <w:pPr>
        <w:pStyle w:val="tablesourcecode"/>
        <w:rPr>
          <w:del w:id="5626" w:author="VOYER Raphael" w:date="2021-06-16T11:15:00Z"/>
          <w:rPrChange w:id="5627" w:author="VOYER Raphael" w:date="2021-07-07T15:02:00Z">
            <w:rPr>
              <w:del w:id="5628" w:author="VOYER Raphael" w:date="2021-06-16T11:15:00Z"/>
              <w:lang w:val="fr-FR"/>
            </w:rPr>
          </w:rPrChange>
        </w:rPr>
      </w:pPr>
      <w:del w:id="5629" w:author="VOYER Raphael" w:date="2021-06-16T11:15:00Z">
        <w:r w:rsidRPr="005A0C5D" w:rsidDel="001111A8">
          <w:delText xml:space="preserve">    </w:delText>
        </w:r>
        <w:r w:rsidRPr="005F7361" w:rsidDel="001111A8">
          <w:rPr>
            <w:rPrChange w:id="5630" w:author="VOYER Raphael" w:date="2021-07-07T15:02:00Z">
              <w:rPr>
                <w:lang w:val="fr-FR"/>
              </w:rPr>
            </w:rPrChange>
          </w:rPr>
          <w:delText>} l2_mode_config_t ;</w:delText>
        </w:r>
      </w:del>
    </w:p>
    <w:p w14:paraId="113FCB1D" w14:textId="77777777" w:rsidR="00182327" w:rsidRPr="005F7361" w:rsidDel="001111A8" w:rsidRDefault="00182327" w:rsidP="003437B0">
      <w:pPr>
        <w:pStyle w:val="tablesourcecode"/>
        <w:rPr>
          <w:del w:id="5631" w:author="VOYER Raphael" w:date="2021-06-16T11:15:00Z"/>
          <w:rPrChange w:id="5632" w:author="VOYER Raphael" w:date="2021-07-07T15:02:00Z">
            <w:rPr>
              <w:del w:id="5633" w:author="VOYER Raphael" w:date="2021-06-16T11:15:00Z"/>
              <w:lang w:val="fr-FR"/>
            </w:rPr>
          </w:rPrChange>
        </w:rPr>
      </w:pPr>
    </w:p>
    <w:p w14:paraId="575FC7F0" w14:textId="77777777" w:rsidR="00D81D73" w:rsidRPr="005F7361" w:rsidDel="001111A8" w:rsidRDefault="00D81D73" w:rsidP="003437B0">
      <w:pPr>
        <w:pStyle w:val="tablesourcecode"/>
        <w:rPr>
          <w:del w:id="5634" w:author="VOYER Raphael" w:date="2021-06-16T11:15:00Z"/>
          <w:rPrChange w:id="5635" w:author="VOYER Raphael" w:date="2021-07-07T15:02:00Z">
            <w:rPr>
              <w:del w:id="5636" w:author="VOYER Raphael" w:date="2021-06-16T11:15:00Z"/>
              <w:lang w:val="fr-FR"/>
            </w:rPr>
          </w:rPrChange>
        </w:rPr>
      </w:pPr>
    </w:p>
    <w:p w14:paraId="10862911" w14:textId="77777777" w:rsidR="00182327" w:rsidRPr="005F7361" w:rsidDel="001111A8" w:rsidRDefault="00182327" w:rsidP="003437B0">
      <w:pPr>
        <w:pStyle w:val="tablesourcecode"/>
        <w:rPr>
          <w:del w:id="5637" w:author="VOYER Raphael" w:date="2021-06-16T11:15:00Z"/>
          <w:rPrChange w:id="5638" w:author="VOYER Raphael" w:date="2021-07-07T15:02:00Z">
            <w:rPr>
              <w:del w:id="5639" w:author="VOYER Raphael" w:date="2021-06-16T11:15:00Z"/>
              <w:lang w:val="fr-FR"/>
            </w:rPr>
          </w:rPrChange>
        </w:rPr>
      </w:pPr>
      <w:del w:id="5640" w:author="VOYER Raphael" w:date="2021-06-16T11:15:00Z">
        <w:r w:rsidRPr="005F7361" w:rsidDel="001111A8">
          <w:rPr>
            <w:rPrChange w:id="5641" w:author="VOYER Raphael" w:date="2021-07-07T15:02:00Z">
              <w:rPr>
                <w:lang w:val="fr-FR"/>
              </w:rPr>
            </w:rPrChange>
          </w:rPr>
          <w:delText>/* L3 cluster */</w:delText>
        </w:r>
      </w:del>
    </w:p>
    <w:p w14:paraId="05E233B7" w14:textId="77777777" w:rsidR="003437B0" w:rsidDel="001111A8" w:rsidRDefault="003437B0" w:rsidP="003437B0">
      <w:pPr>
        <w:pStyle w:val="tablesourcecode"/>
        <w:rPr>
          <w:del w:id="5642" w:author="VOYER Raphael" w:date="2021-06-16T11:15:00Z"/>
        </w:rPr>
      </w:pPr>
      <w:del w:id="5643" w:author="VOYER Raphael" w:date="2021-06-16T11:15:00Z">
        <w:r w:rsidDel="001111A8">
          <w:delText>typedef struct {</w:delText>
        </w:r>
      </w:del>
    </w:p>
    <w:p w14:paraId="51E6B258" w14:textId="77777777" w:rsidR="003437B0" w:rsidDel="001111A8" w:rsidRDefault="003437B0" w:rsidP="003437B0">
      <w:pPr>
        <w:pStyle w:val="tablesourcecode"/>
        <w:rPr>
          <w:del w:id="5644" w:author="VOYER Raphael" w:date="2021-06-16T11:15:00Z"/>
        </w:rPr>
      </w:pPr>
      <w:del w:id="5645" w:author="VOYER Raphael" w:date="2021-06-16T11:15:00Z">
        <w:r w:rsidDel="001111A8">
          <w:delText xml:space="preserve">    </w:delText>
        </w:r>
        <w:r w:rsidR="00D5352E" w:rsidDel="001111A8">
          <w:delText>CLUSTER_IP cluster_ip ; /* IP address of the cluster */</w:delText>
        </w:r>
      </w:del>
    </w:p>
    <w:p w14:paraId="1A54C305" w14:textId="77777777" w:rsidR="003437B0" w:rsidRPr="005A0C5D" w:rsidDel="001111A8" w:rsidRDefault="00D5352E" w:rsidP="00D5352E">
      <w:pPr>
        <w:pStyle w:val="tablesourcecode"/>
        <w:rPr>
          <w:del w:id="5646" w:author="VOYER Raphael" w:date="2021-06-16T11:15:00Z"/>
        </w:rPr>
      </w:pPr>
      <w:del w:id="5647" w:author="VOYER Raphael" w:date="2021-06-16T11:15:00Z">
        <w:r w:rsidDel="001111A8">
          <w:delText xml:space="preserve">    </w:delText>
        </w:r>
        <w:smartTag w:uri="urn:schemas-microsoft-com:office:smarttags" w:element="stockticker">
          <w:r w:rsidR="003437B0" w:rsidRPr="005A0C5D" w:rsidDel="001111A8">
            <w:delText>MAC</w:delText>
          </w:r>
        </w:smartTag>
        <w:r w:rsidR="003437B0" w:rsidRPr="005A0C5D" w:rsidDel="001111A8">
          <w:delText>_ADR mac_addr; /* Mac-address of the cluster */</w:delText>
        </w:r>
      </w:del>
    </w:p>
    <w:p w14:paraId="40CA639E" w14:textId="77777777" w:rsidR="00182327" w:rsidRPr="005A0C5D" w:rsidDel="001111A8" w:rsidRDefault="00182327" w:rsidP="00D5352E">
      <w:pPr>
        <w:pStyle w:val="tablesourcecode"/>
        <w:rPr>
          <w:del w:id="5648" w:author="VOYER Raphael" w:date="2021-06-16T11:15:00Z"/>
        </w:rPr>
      </w:pPr>
    </w:p>
    <w:p w14:paraId="2F5C8535" w14:textId="77777777" w:rsidR="00182327" w:rsidRPr="005F7361" w:rsidDel="001111A8" w:rsidRDefault="00182327" w:rsidP="00182327">
      <w:pPr>
        <w:pStyle w:val="tablesourcecode"/>
        <w:rPr>
          <w:del w:id="5649" w:author="VOYER Raphael" w:date="2021-06-16T11:15:00Z"/>
          <w:rPrChange w:id="5650" w:author="VOYER Raphael" w:date="2021-07-07T15:02:00Z">
            <w:rPr>
              <w:del w:id="5651" w:author="VOYER Raphael" w:date="2021-06-16T11:15:00Z"/>
              <w:lang w:val="it-IT"/>
            </w:rPr>
          </w:rPrChange>
        </w:rPr>
      </w:pPr>
      <w:del w:id="5652" w:author="VOYER Raphael" w:date="2021-06-16T11:15:00Z">
        <w:r w:rsidRPr="005A0C5D" w:rsidDel="001111A8">
          <w:delText xml:space="preserve">    </w:delText>
        </w:r>
        <w:r w:rsidR="00534A44" w:rsidRPr="005F7361" w:rsidDel="001111A8">
          <w:rPr>
            <w:rPrChange w:id="5653" w:author="VOYER Raphael" w:date="2021-07-07T15:02:00Z">
              <w:rPr>
                <w:lang w:val="it-IT"/>
              </w:rPr>
            </w:rPrChange>
          </w:rPr>
          <w:delText xml:space="preserve">#define </w:delText>
        </w:r>
        <w:r w:rsidRPr="005F7361" w:rsidDel="001111A8">
          <w:rPr>
            <w:rPrChange w:id="5654" w:author="VOYER Raphael" w:date="2021-07-07T15:02:00Z">
              <w:rPr>
                <w:lang w:val="it-IT"/>
              </w:rPr>
            </w:rPrChange>
          </w:rPr>
          <w:delText>HA_VLAN_ARP_MODE_STATIC  1</w:delText>
        </w:r>
      </w:del>
    </w:p>
    <w:p w14:paraId="0B6F0FCF" w14:textId="77777777" w:rsidR="00182327" w:rsidRPr="005F7361" w:rsidDel="001111A8" w:rsidRDefault="00182327" w:rsidP="00D5352E">
      <w:pPr>
        <w:pStyle w:val="tablesourcecode"/>
        <w:rPr>
          <w:del w:id="5655" w:author="VOYER Raphael" w:date="2021-06-16T11:15:00Z"/>
          <w:rPrChange w:id="5656" w:author="VOYER Raphael" w:date="2021-07-07T15:02:00Z">
            <w:rPr>
              <w:del w:id="5657" w:author="VOYER Raphael" w:date="2021-06-16T11:15:00Z"/>
              <w:lang w:val="it-IT"/>
            </w:rPr>
          </w:rPrChange>
        </w:rPr>
      </w:pPr>
      <w:del w:id="5658" w:author="VOYER Raphael" w:date="2021-06-16T11:15:00Z">
        <w:r w:rsidRPr="005F7361" w:rsidDel="001111A8">
          <w:rPr>
            <w:rPrChange w:id="5659" w:author="VOYER Raphael" w:date="2021-07-07T15:02:00Z">
              <w:rPr>
                <w:lang w:val="it-IT"/>
              </w:rPr>
            </w:rPrChange>
          </w:rPr>
          <w:delText xml:space="preserve">    </w:delText>
        </w:r>
        <w:r w:rsidR="00534A44" w:rsidRPr="005F7361" w:rsidDel="001111A8">
          <w:rPr>
            <w:rPrChange w:id="5660" w:author="VOYER Raphael" w:date="2021-07-07T15:02:00Z">
              <w:rPr>
                <w:lang w:val="it-IT"/>
              </w:rPr>
            </w:rPrChange>
          </w:rPr>
          <w:delText xml:space="preserve">#define </w:delText>
        </w:r>
        <w:r w:rsidRPr="005F7361" w:rsidDel="001111A8">
          <w:rPr>
            <w:rPrChange w:id="5661" w:author="VOYER Raphael" w:date="2021-07-07T15:02:00Z">
              <w:rPr>
                <w:lang w:val="it-IT"/>
              </w:rPr>
            </w:rPrChange>
          </w:rPr>
          <w:delText>HA_VLAN_ARP_MODE_DYNAMIC 2</w:delText>
        </w:r>
      </w:del>
    </w:p>
    <w:p w14:paraId="3EBE2B9A" w14:textId="77777777" w:rsidR="00D5352E" w:rsidDel="001111A8" w:rsidRDefault="00534A44" w:rsidP="00D5352E">
      <w:pPr>
        <w:pStyle w:val="tablesourcecode"/>
        <w:rPr>
          <w:del w:id="5662" w:author="VOYER Raphael" w:date="2021-06-16T11:15:00Z"/>
        </w:rPr>
      </w:pPr>
      <w:del w:id="5663" w:author="VOYER Raphael" w:date="2021-06-16T11:15:00Z">
        <w:r w:rsidRPr="005F7361" w:rsidDel="001111A8">
          <w:rPr>
            <w:rPrChange w:id="5664" w:author="VOYER Raphael" w:date="2021-07-07T15:02:00Z">
              <w:rPr>
                <w:lang w:val="it-IT"/>
              </w:rPr>
            </w:rPrChange>
          </w:rPr>
          <w:delText xml:space="preserve">    </w:delText>
        </w:r>
        <w:r w:rsidR="00D5352E" w:rsidDel="001111A8">
          <w:delText>uint8    arp_type:1 ; /* ARP resolution type static/dynamic*/</w:delText>
        </w:r>
      </w:del>
    </w:p>
    <w:p w14:paraId="209B7DA7" w14:textId="77777777" w:rsidR="00182327" w:rsidDel="001111A8" w:rsidRDefault="00182327" w:rsidP="00D5352E">
      <w:pPr>
        <w:pStyle w:val="tablesourcecode"/>
        <w:rPr>
          <w:del w:id="5665" w:author="VOYER Raphael" w:date="2021-06-16T11:15:00Z"/>
        </w:rPr>
      </w:pPr>
      <w:del w:id="5666" w:author="VOYER Raphael" w:date="2021-06-16T11:15:00Z">
        <w:r w:rsidDel="001111A8">
          <w:delText xml:space="preserve">    </w:delText>
        </w:r>
      </w:del>
    </w:p>
    <w:p w14:paraId="083026D2" w14:textId="77777777" w:rsidR="00182327" w:rsidDel="001111A8" w:rsidRDefault="00182327" w:rsidP="00182327">
      <w:pPr>
        <w:pStyle w:val="tablesourcecode"/>
        <w:rPr>
          <w:del w:id="5667" w:author="VOYER Raphael" w:date="2021-06-16T11:15:00Z"/>
        </w:rPr>
      </w:pPr>
      <w:del w:id="5668" w:author="VOYER Raphael" w:date="2021-06-16T11:15:00Z">
        <w:r w:rsidDel="001111A8">
          <w:delText xml:space="preserve">   #define   CLUSTER_IGMP_ENABLE  1</w:delText>
        </w:r>
      </w:del>
    </w:p>
    <w:p w14:paraId="3A4DEDC7" w14:textId="77777777" w:rsidR="00182327" w:rsidDel="001111A8" w:rsidRDefault="00182327" w:rsidP="00182327">
      <w:pPr>
        <w:pStyle w:val="tablesourcecode"/>
        <w:rPr>
          <w:del w:id="5669" w:author="VOYER Raphael" w:date="2021-06-16T11:15:00Z"/>
        </w:rPr>
      </w:pPr>
      <w:del w:id="5670" w:author="VOYER Raphael" w:date="2021-06-16T11:15:00Z">
        <w:r w:rsidDel="001111A8">
          <w:delText xml:space="preserve">   #define   CLUSTER_IGMP_DISABLE 2</w:delText>
        </w:r>
      </w:del>
    </w:p>
    <w:p w14:paraId="5AA7BA91" w14:textId="77777777" w:rsidR="00182327" w:rsidDel="001111A8" w:rsidRDefault="00182327" w:rsidP="00D5352E">
      <w:pPr>
        <w:pStyle w:val="tablesourcecode"/>
        <w:rPr>
          <w:del w:id="5671" w:author="VOYER Raphael" w:date="2021-06-16T11:15:00Z"/>
        </w:rPr>
      </w:pPr>
    </w:p>
    <w:p w14:paraId="6FAD2D41" w14:textId="77777777" w:rsidR="00D5352E" w:rsidDel="001111A8" w:rsidRDefault="00D5352E" w:rsidP="00D5352E">
      <w:pPr>
        <w:pStyle w:val="tablesourcecode"/>
        <w:rPr>
          <w:del w:id="5672" w:author="VOYER Raphael" w:date="2021-06-16T11:15:00Z"/>
        </w:rPr>
      </w:pPr>
      <w:del w:id="5673" w:author="VOYER Raphael" w:date="2021-06-16T11:15:00Z">
        <w:r w:rsidDel="001111A8">
          <w:delText xml:space="preserve">    unit8    ipms_status:1; /* IGMP status */</w:delText>
        </w:r>
      </w:del>
    </w:p>
    <w:p w14:paraId="61AE1BFC" w14:textId="77777777" w:rsidR="00D5352E" w:rsidRPr="00D5352E" w:rsidDel="001111A8" w:rsidRDefault="00D5352E" w:rsidP="00D5352E">
      <w:pPr>
        <w:pStyle w:val="tablesourcecode"/>
        <w:rPr>
          <w:del w:id="5674" w:author="VOYER Raphael" w:date="2021-06-16T11:15:00Z"/>
        </w:rPr>
      </w:pPr>
      <w:del w:id="5675" w:author="VOYER Raphael" w:date="2021-06-16T11:15:00Z">
        <w:r w:rsidDel="001111A8">
          <w:delText xml:space="preserve">    CLUSTER_IP cluster_mcast_ip ; /* Ip Multicast address of the cluster */</w:delText>
        </w:r>
      </w:del>
    </w:p>
    <w:p w14:paraId="6F7478AC" w14:textId="77777777" w:rsidR="003437B0" w:rsidRPr="005A0C5D" w:rsidDel="001111A8" w:rsidRDefault="003437B0" w:rsidP="003437B0">
      <w:pPr>
        <w:pStyle w:val="tablesourcecode"/>
        <w:rPr>
          <w:del w:id="5676" w:author="VOYER Raphael" w:date="2021-06-16T11:15:00Z"/>
        </w:rPr>
      </w:pPr>
      <w:del w:id="5677" w:author="VOYER Raphael" w:date="2021-06-16T11:15:00Z">
        <w:r w:rsidRPr="005A0C5D" w:rsidDel="001111A8">
          <w:delText xml:space="preserve">    </w:delText>
        </w:r>
        <w:r w:rsidR="00DF2ED6"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62464E6D" w14:textId="77777777" w:rsidR="00DF2ED6" w:rsidRPr="005A0C5D" w:rsidDel="001111A8" w:rsidRDefault="00DF2ED6" w:rsidP="00DF2ED6">
      <w:pPr>
        <w:pStyle w:val="tablesourcecode"/>
        <w:rPr>
          <w:del w:id="5678" w:author="VOYER Raphael" w:date="2021-06-16T11:15:00Z"/>
        </w:rPr>
      </w:pPr>
      <w:del w:id="5679"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3E3B93D3" w14:textId="77777777" w:rsidR="00DF2ED6" w:rsidRPr="005A0C5D" w:rsidDel="001111A8" w:rsidRDefault="00DF2ED6" w:rsidP="003437B0">
      <w:pPr>
        <w:pStyle w:val="tablesourcecode"/>
        <w:rPr>
          <w:del w:id="5680" w:author="VOYER Raphael" w:date="2021-06-16T11:15:00Z"/>
        </w:rPr>
      </w:pPr>
    </w:p>
    <w:p w14:paraId="0EA2D288" w14:textId="77777777" w:rsidR="00913F42" w:rsidDel="001111A8" w:rsidRDefault="003437B0" w:rsidP="003437B0">
      <w:pPr>
        <w:pStyle w:val="tablesourcecode"/>
        <w:rPr>
          <w:del w:id="5681" w:author="VOYER Raphael" w:date="2021-06-16T11:15:00Z"/>
        </w:rPr>
      </w:pPr>
      <w:del w:id="5682"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del>
    </w:p>
    <w:p w14:paraId="17736CD2" w14:textId="77777777" w:rsidR="003437B0" w:rsidRPr="005F7361" w:rsidDel="001111A8" w:rsidRDefault="00913F42" w:rsidP="003437B0">
      <w:pPr>
        <w:pStyle w:val="tablesourcecode"/>
        <w:rPr>
          <w:del w:id="5683" w:author="VOYER Raphael" w:date="2021-06-16T11:15:00Z"/>
          <w:rPrChange w:id="5684" w:author="VOYER Raphael" w:date="2021-07-07T15:02:00Z">
            <w:rPr>
              <w:del w:id="5685" w:author="VOYER Raphael" w:date="2021-06-16T11:15:00Z"/>
              <w:lang w:val="fr-FR"/>
            </w:rPr>
          </w:rPrChange>
        </w:rPr>
      </w:pPr>
      <w:del w:id="5686" w:author="VOYER Raphael" w:date="2021-06-16T11:15:00Z">
        <w:r w:rsidDel="001111A8">
          <w:delText xml:space="preserve">    </w:delText>
        </w:r>
        <w:r w:rsidR="00534A44" w:rsidRPr="005F7361" w:rsidDel="001111A8">
          <w:rPr>
            <w:rPrChange w:id="5687" w:author="VOYER Raphael" w:date="2021-07-07T15:02:00Z">
              <w:rPr>
                <w:lang w:val="fr-FR"/>
              </w:rPr>
            </w:rPrChange>
          </w:rPr>
          <w:delText>uint32  vrf;</w:delText>
        </w:r>
        <w:r w:rsidR="00534A44" w:rsidRPr="005F7361" w:rsidDel="001111A8">
          <w:rPr>
            <w:rPrChange w:id="5688" w:author="VOYER Raphael" w:date="2021-07-07T15:02:00Z">
              <w:rPr>
                <w:lang w:val="fr-FR"/>
              </w:rPr>
            </w:rPrChange>
          </w:rPr>
          <w:tab/>
        </w:r>
      </w:del>
    </w:p>
    <w:p w14:paraId="42227DB8" w14:textId="77777777" w:rsidR="003437B0" w:rsidRPr="005F7361" w:rsidDel="001111A8" w:rsidRDefault="00534A44" w:rsidP="003437B0">
      <w:pPr>
        <w:pStyle w:val="tablesourcecode"/>
        <w:rPr>
          <w:del w:id="5689" w:author="VOYER Raphael" w:date="2021-06-16T11:15:00Z"/>
          <w:rPrChange w:id="5690" w:author="VOYER Raphael" w:date="2021-07-07T15:02:00Z">
            <w:rPr>
              <w:del w:id="5691" w:author="VOYER Raphael" w:date="2021-06-16T11:15:00Z"/>
              <w:lang w:val="fr-FR"/>
            </w:rPr>
          </w:rPrChange>
        </w:rPr>
      </w:pPr>
      <w:del w:id="5692" w:author="VOYER Raphael" w:date="2021-06-16T11:15:00Z">
        <w:r w:rsidRPr="005F7361" w:rsidDel="001111A8">
          <w:rPr>
            <w:rPrChange w:id="5693" w:author="VOYER Raphael" w:date="2021-07-07T15:02:00Z">
              <w:rPr>
                <w:lang w:val="fr-FR"/>
              </w:rPr>
            </w:rPrChange>
          </w:rPr>
          <w:delText xml:space="preserve">    } l3_mode_config_t ;</w:delText>
        </w:r>
      </w:del>
    </w:p>
    <w:p w14:paraId="403DD5FC" w14:textId="77777777" w:rsidR="003437B0" w:rsidRPr="005F7361" w:rsidDel="001111A8" w:rsidRDefault="00534A44" w:rsidP="003437B0">
      <w:pPr>
        <w:pStyle w:val="tablesourcecode"/>
        <w:rPr>
          <w:del w:id="5694" w:author="VOYER Raphael" w:date="2021-06-16T11:15:00Z"/>
          <w:rPrChange w:id="5695" w:author="VOYER Raphael" w:date="2021-07-07T15:02:00Z">
            <w:rPr>
              <w:del w:id="5696" w:author="VOYER Raphael" w:date="2021-06-16T11:15:00Z"/>
              <w:lang w:val="fr-FR"/>
            </w:rPr>
          </w:rPrChange>
        </w:rPr>
      </w:pPr>
      <w:del w:id="5697" w:author="VOYER Raphael" w:date="2021-06-16T11:15:00Z">
        <w:r w:rsidRPr="005F7361" w:rsidDel="001111A8">
          <w:rPr>
            <w:rPrChange w:id="5698" w:author="VOYER Raphael" w:date="2021-07-07T15:02:00Z">
              <w:rPr>
                <w:lang w:val="fr-FR"/>
              </w:rPr>
            </w:rPrChange>
          </w:rPr>
          <w:delText xml:space="preserve"> </w:delText>
        </w:r>
      </w:del>
    </w:p>
    <w:p w14:paraId="1F46EBBB" w14:textId="77777777" w:rsidR="003437B0" w:rsidRPr="005F7361" w:rsidDel="001111A8" w:rsidRDefault="003437B0" w:rsidP="003437B0">
      <w:pPr>
        <w:pStyle w:val="tablesourcecode"/>
        <w:rPr>
          <w:del w:id="5699" w:author="VOYER Raphael" w:date="2021-06-16T11:15:00Z"/>
          <w:rPrChange w:id="5700" w:author="VOYER Raphael" w:date="2021-07-07T15:02:00Z">
            <w:rPr>
              <w:del w:id="5701" w:author="VOYER Raphael" w:date="2021-06-16T11:15:00Z"/>
              <w:lang w:val="fr-FR"/>
            </w:rPr>
          </w:rPrChange>
        </w:rPr>
      </w:pPr>
    </w:p>
    <w:p w14:paraId="7ECE2DD6" w14:textId="77777777" w:rsidR="00D81D73" w:rsidRPr="005A0C5D" w:rsidDel="001111A8" w:rsidRDefault="00D81D73" w:rsidP="003437B0">
      <w:pPr>
        <w:pStyle w:val="tablesourcecode"/>
        <w:rPr>
          <w:del w:id="5702" w:author="VOYER Raphael" w:date="2021-06-16T11:15:00Z"/>
        </w:rPr>
      </w:pPr>
      <w:del w:id="5703" w:author="VOYER Raphael" w:date="2021-06-16T11:15:00Z">
        <w:r w:rsidRPr="005A0C5D" w:rsidDel="001111A8">
          <w:delText>/* Generic Macros used */</w:delText>
        </w:r>
      </w:del>
    </w:p>
    <w:p w14:paraId="46C160D4" w14:textId="77777777" w:rsidR="00D81D73" w:rsidRPr="005A0C5D" w:rsidDel="001111A8" w:rsidRDefault="00D81D73" w:rsidP="003437B0">
      <w:pPr>
        <w:pStyle w:val="tablesourcecode"/>
        <w:rPr>
          <w:del w:id="5704" w:author="VOYER Raphael" w:date="2021-06-16T11:15:00Z"/>
        </w:rPr>
      </w:pPr>
    </w:p>
    <w:p w14:paraId="03AC890D" w14:textId="77777777" w:rsidR="00944134" w:rsidRPr="00CD74ED" w:rsidDel="001111A8" w:rsidRDefault="00534A44" w:rsidP="00944134">
      <w:pPr>
        <w:pStyle w:val="tablesourcecode"/>
        <w:rPr>
          <w:del w:id="5705" w:author="VOYER Raphael" w:date="2021-06-16T11:15:00Z"/>
        </w:rPr>
      </w:pPr>
      <w:del w:id="5706" w:author="VOYER Raphael" w:date="2021-06-16T11:15:00Z">
        <w:r w:rsidRPr="00534A44" w:rsidDel="001111A8">
          <w:delText xml:space="preserve">#define </w:delText>
        </w:r>
        <w:smartTag w:uri="urn:schemas-microsoft-com:office:smarttags" w:element="stockticker">
          <w:r w:rsidRPr="00534A44" w:rsidDel="001111A8">
            <w:delText>MAX</w:delText>
          </w:r>
        </w:smartTag>
        <w:r w:rsidRPr="00534A44" w:rsidDel="001111A8">
          <w:delText xml:space="preserve">_NI_SLOTS 16  </w:delText>
        </w:r>
      </w:del>
    </w:p>
    <w:p w14:paraId="0D1257A5" w14:textId="77777777" w:rsidR="00944134" w:rsidRPr="005F7361" w:rsidDel="001111A8" w:rsidRDefault="00944134" w:rsidP="00944134">
      <w:pPr>
        <w:pStyle w:val="tablesourcecode"/>
        <w:rPr>
          <w:del w:id="5707" w:author="VOYER Raphael" w:date="2021-06-16T11:15:00Z"/>
          <w:rPrChange w:id="5708" w:author="VOYER Raphael" w:date="2021-07-07T15:02:00Z">
            <w:rPr>
              <w:del w:id="5709" w:author="VOYER Raphael" w:date="2021-06-16T11:15:00Z"/>
              <w:lang w:val="fr-FR"/>
            </w:rPr>
          </w:rPrChange>
        </w:rPr>
      </w:pPr>
      <w:del w:id="5710" w:author="VOYER Raphael" w:date="2021-06-16T11:15:00Z">
        <w:r w:rsidRPr="005F7361" w:rsidDel="001111A8">
          <w:rPr>
            <w:rPrChange w:id="5711" w:author="VOYER Raphael" w:date="2021-07-07T15:02:00Z">
              <w:rPr>
                <w:lang w:val="fr-FR"/>
              </w:rPr>
            </w:rPrChange>
          </w:rPr>
          <w:delText xml:space="preserve">#define </w:delText>
        </w:r>
        <w:smartTag w:uri="urn:schemas-microsoft-com:office:smarttags" w:element="stockticker">
          <w:r w:rsidRPr="005F7361" w:rsidDel="001111A8">
            <w:rPr>
              <w:rPrChange w:id="5712" w:author="VOYER Raphael" w:date="2021-07-07T15:02:00Z">
                <w:rPr>
                  <w:lang w:val="fr-FR"/>
                </w:rPr>
              </w:rPrChange>
            </w:rPr>
            <w:delText>MAX</w:delText>
          </w:r>
        </w:smartTag>
        <w:r w:rsidRPr="005F7361" w:rsidDel="001111A8">
          <w:rPr>
            <w:rPrChange w:id="5713" w:author="VOYER Raphael" w:date="2021-07-07T15:02:00Z">
              <w:rPr>
                <w:lang w:val="fr-FR"/>
              </w:rPr>
            </w:rPrChange>
          </w:rPr>
          <w:delText>_</w:delText>
        </w:r>
        <w:smartTag w:uri="urn:schemas-microsoft-com:office:smarttags" w:element="stockticker">
          <w:r w:rsidRPr="005F7361" w:rsidDel="001111A8">
            <w:rPr>
              <w:rPrChange w:id="5714" w:author="VOYER Raphael" w:date="2021-07-07T15:02:00Z">
                <w:rPr>
                  <w:lang w:val="fr-FR"/>
                </w:rPr>
              </w:rPrChange>
            </w:rPr>
            <w:delText>PORT</w:delText>
          </w:r>
        </w:smartTag>
        <w:r w:rsidRPr="005F7361" w:rsidDel="001111A8">
          <w:rPr>
            <w:rPrChange w:id="5715" w:author="VOYER Raphael" w:date="2021-07-07T15:02:00Z">
              <w:rPr>
                <w:lang w:val="fr-FR"/>
              </w:rPr>
            </w:rPrChange>
          </w:rPr>
          <w:delText>_</w:delText>
        </w:r>
        <w:smartTag w:uri="urn:schemas-microsoft-com:office:smarttags" w:element="stockticker">
          <w:r w:rsidRPr="005F7361" w:rsidDel="001111A8">
            <w:rPr>
              <w:rPrChange w:id="5716" w:author="VOYER Raphael" w:date="2021-07-07T15:02:00Z">
                <w:rPr>
                  <w:lang w:val="fr-FR"/>
                </w:rPr>
              </w:rPrChange>
            </w:rPr>
            <w:delText>PER</w:delText>
          </w:r>
        </w:smartTag>
        <w:r w:rsidRPr="005F7361" w:rsidDel="001111A8">
          <w:rPr>
            <w:rPrChange w:id="5717" w:author="VOYER Raphael" w:date="2021-07-07T15:02:00Z">
              <w:rPr>
                <w:lang w:val="fr-FR"/>
              </w:rPr>
            </w:rPrChange>
          </w:rPr>
          <w:delText>_NI 64</w:delText>
        </w:r>
      </w:del>
    </w:p>
    <w:p w14:paraId="13B916F5" w14:textId="77777777" w:rsidR="00610540" w:rsidRPr="005F7361" w:rsidDel="001111A8" w:rsidRDefault="00944134" w:rsidP="00944134">
      <w:pPr>
        <w:pStyle w:val="tablesourcecode"/>
        <w:rPr>
          <w:del w:id="5718" w:author="VOYER Raphael" w:date="2021-06-16T11:15:00Z"/>
          <w:rPrChange w:id="5719" w:author="VOYER Raphael" w:date="2021-07-07T15:02:00Z">
            <w:rPr>
              <w:del w:id="5720" w:author="VOYER Raphael" w:date="2021-06-16T11:15:00Z"/>
              <w:lang w:val="fr-FR"/>
            </w:rPr>
          </w:rPrChange>
        </w:rPr>
      </w:pPr>
      <w:del w:id="5721" w:author="VOYER Raphael" w:date="2021-06-16T11:15:00Z">
        <w:r w:rsidRPr="005F7361" w:rsidDel="001111A8">
          <w:rPr>
            <w:rPrChange w:id="5722" w:author="VOYER Raphael" w:date="2021-07-07T15:02:00Z">
              <w:rPr>
                <w:lang w:val="fr-FR"/>
              </w:rPr>
            </w:rPrChange>
          </w:rPr>
          <w:delText xml:space="preserve">    </w:delText>
        </w:r>
      </w:del>
    </w:p>
    <w:p w14:paraId="3EB26974" w14:textId="77777777" w:rsidR="00944134" w:rsidRPr="005A0C5D" w:rsidDel="001111A8" w:rsidRDefault="00944134" w:rsidP="00944134">
      <w:pPr>
        <w:pStyle w:val="tablesourcecode"/>
        <w:rPr>
          <w:del w:id="5723" w:author="VOYER Raphael" w:date="2021-06-16T11:15:00Z"/>
        </w:rPr>
      </w:pPr>
      <w:del w:id="5724" w:author="VOYER Raphael" w:date="2021-06-16T11:15:00Z">
        <w:r w:rsidRPr="005A0C5D" w:rsidDel="001111A8">
          <w:delText xml:space="preserve">#define </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 xml:space="preserve"> 6</w:delText>
        </w:r>
      </w:del>
    </w:p>
    <w:p w14:paraId="5D8466AC" w14:textId="77777777" w:rsidR="00944134" w:rsidRPr="005A0C5D" w:rsidDel="001111A8" w:rsidRDefault="00944134" w:rsidP="00944134">
      <w:pPr>
        <w:pStyle w:val="tablesourcecode"/>
        <w:rPr>
          <w:del w:id="5725" w:author="VOYER Raphael" w:date="2021-06-16T11:15:00Z"/>
        </w:rPr>
      </w:pPr>
    </w:p>
    <w:p w14:paraId="3B63C507" w14:textId="77777777" w:rsidR="00944134" w:rsidRPr="005A0C5D" w:rsidDel="001111A8" w:rsidRDefault="00944134" w:rsidP="00944134">
      <w:pPr>
        <w:pStyle w:val="tablesourcecode"/>
        <w:rPr>
          <w:del w:id="5726" w:author="VOYER Raphael" w:date="2021-06-16T11:15:00Z"/>
        </w:rPr>
      </w:pPr>
      <w:del w:id="5727" w:author="VOYER Raphael" w:date="2021-06-16T11:15:00Z">
        <w:r w:rsidRPr="005A0C5D" w:rsidDel="001111A8">
          <w:delText>typedef struct _</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7D8A70A3" w14:textId="77777777" w:rsidR="00944134" w:rsidRPr="005A0C5D" w:rsidDel="001111A8" w:rsidRDefault="00944134" w:rsidP="00944134">
      <w:pPr>
        <w:pStyle w:val="tablesourcecode"/>
        <w:rPr>
          <w:del w:id="5728" w:author="VOYER Raphael" w:date="2021-06-16T11:15:00Z"/>
        </w:rPr>
      </w:pPr>
      <w:del w:id="5729" w:author="VOYER Raphael" w:date="2021-06-16T11:15:00Z">
        <w:r w:rsidRPr="005A0C5D" w:rsidDel="001111A8">
          <w:delText>{</w:delText>
        </w:r>
      </w:del>
    </w:p>
    <w:p w14:paraId="431007EA" w14:textId="77777777" w:rsidR="00944134" w:rsidRPr="005A0C5D" w:rsidDel="001111A8" w:rsidRDefault="00944134" w:rsidP="00944134">
      <w:pPr>
        <w:pStyle w:val="tablesourcecode"/>
        <w:rPr>
          <w:del w:id="5730" w:author="VOYER Raphael" w:date="2021-06-16T11:15:00Z"/>
        </w:rPr>
      </w:pPr>
      <w:del w:id="5731" w:author="VOYER Raphael" w:date="2021-06-16T11:15:00Z">
        <w:r w:rsidRPr="005A0C5D" w:rsidDel="001111A8">
          <w:delText xml:space="preserve">  unsigned char macAdr[</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w:delText>
        </w:r>
      </w:del>
    </w:p>
    <w:p w14:paraId="590C68A9" w14:textId="77777777" w:rsidR="00944134" w:rsidRPr="005A0C5D" w:rsidDel="001111A8" w:rsidRDefault="00944134" w:rsidP="00944134">
      <w:pPr>
        <w:pStyle w:val="tablesourcecode"/>
        <w:rPr>
          <w:del w:id="5732" w:author="VOYER Raphael" w:date="2021-06-16T11:15:00Z"/>
        </w:rPr>
      </w:pPr>
      <w:del w:id="5733" w:author="VOYER Raphael" w:date="2021-06-16T11:15:00Z">
        <w:r w:rsidRPr="005A0C5D" w:rsidDel="001111A8">
          <w:delText xml:space="preserve">} </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4C17EE44" w14:textId="77777777" w:rsidR="00D5352E" w:rsidRPr="005A0C5D" w:rsidDel="001111A8" w:rsidRDefault="00D5352E" w:rsidP="00944134">
      <w:pPr>
        <w:pStyle w:val="tablesourcecode"/>
        <w:rPr>
          <w:del w:id="5734" w:author="VOYER Raphael" w:date="2021-06-16T11:15:00Z"/>
        </w:rPr>
      </w:pPr>
    </w:p>
    <w:p w14:paraId="4D1C7C7F" w14:textId="77777777" w:rsidR="0032569B" w:rsidRPr="005A0C5D" w:rsidDel="001111A8" w:rsidRDefault="00D5352E" w:rsidP="00944134">
      <w:pPr>
        <w:pStyle w:val="tablesourcecode"/>
        <w:rPr>
          <w:del w:id="5735" w:author="VOYER Raphael" w:date="2021-06-16T11:15:00Z"/>
        </w:rPr>
      </w:pPr>
      <w:del w:id="5736" w:author="VOYER Raphael" w:date="2021-06-16T11:15:00Z">
        <w:r w:rsidRPr="005A0C5D" w:rsidDel="001111A8">
          <w:delText xml:space="preserve">typedef </w:delText>
        </w:r>
        <w:r w:rsidR="0032569B" w:rsidRPr="005A0C5D" w:rsidDel="001111A8">
          <w:delText>uint32 CLUSTER_IP ;</w:delText>
        </w:r>
      </w:del>
    </w:p>
    <w:p w14:paraId="58E0ED26" w14:textId="77777777" w:rsidR="0032569B" w:rsidRPr="005A0C5D" w:rsidDel="001111A8" w:rsidRDefault="0032569B" w:rsidP="00944134">
      <w:pPr>
        <w:pStyle w:val="tablesourcecode"/>
        <w:rPr>
          <w:del w:id="5737" w:author="VOYER Raphael" w:date="2021-06-16T11:15:00Z"/>
        </w:rPr>
      </w:pPr>
    </w:p>
    <w:p w14:paraId="47F6C2EA" w14:textId="77777777" w:rsidR="00944134" w:rsidRPr="005F7361" w:rsidDel="001111A8" w:rsidRDefault="00534A44" w:rsidP="00610540">
      <w:pPr>
        <w:pStyle w:val="tablesourcecode"/>
        <w:rPr>
          <w:del w:id="5738" w:author="VOYER Raphael" w:date="2021-06-16T11:15:00Z"/>
          <w:rPrChange w:id="5739" w:author="VOYER Raphael" w:date="2021-07-07T15:02:00Z">
            <w:rPr>
              <w:del w:id="5740" w:author="VOYER Raphael" w:date="2021-06-16T11:15:00Z"/>
              <w:lang w:val="fr-FR"/>
            </w:rPr>
          </w:rPrChange>
        </w:rPr>
      </w:pPr>
      <w:del w:id="5741" w:author="VOYER Raphael" w:date="2021-06-16T11:15:00Z">
        <w:r w:rsidRPr="005F7361" w:rsidDel="001111A8">
          <w:rPr>
            <w:rPrChange w:id="5742" w:author="VOYER Raphael" w:date="2021-07-07T15:02:00Z">
              <w:rPr>
                <w:lang w:val="fr-FR"/>
              </w:rPr>
            </w:rPrChange>
          </w:rPr>
          <w:delText xml:space="preserve">#define </w:delText>
        </w:r>
        <w:smartTag w:uri="urn:schemas-microsoft-com:office:smarttags" w:element="stockticker">
          <w:r w:rsidRPr="005F7361" w:rsidDel="001111A8">
            <w:rPr>
              <w:rPrChange w:id="5743" w:author="VOYER Raphael" w:date="2021-07-07T15:02:00Z">
                <w:rPr>
                  <w:lang w:val="fr-FR"/>
                </w:rPr>
              </w:rPrChange>
            </w:rPr>
            <w:delText>MAX</w:delText>
          </w:r>
        </w:smartTag>
        <w:r w:rsidRPr="005F7361" w:rsidDel="001111A8">
          <w:rPr>
            <w:rPrChange w:id="5744" w:author="VOYER Raphael" w:date="2021-07-07T15:02:00Z">
              <w:rPr>
                <w:lang w:val="fr-FR"/>
              </w:rPr>
            </w:rPrChange>
          </w:rPr>
          <w:delText>_</w:delText>
        </w:r>
        <w:smartTag w:uri="urn:schemas-microsoft-com:office:smarttags" w:element="stockticker">
          <w:r w:rsidRPr="005F7361" w:rsidDel="001111A8">
            <w:rPr>
              <w:rPrChange w:id="5745" w:author="VOYER Raphael" w:date="2021-07-07T15:02:00Z">
                <w:rPr>
                  <w:lang w:val="fr-FR"/>
                </w:rPr>
              </w:rPrChange>
            </w:rPr>
            <w:delText>PORT</w:delText>
          </w:r>
        </w:smartTag>
        <w:r w:rsidRPr="005F7361" w:rsidDel="001111A8">
          <w:rPr>
            <w:rPrChange w:id="5746" w:author="VOYER Raphael" w:date="2021-07-07T15:02:00Z">
              <w:rPr>
                <w:lang w:val="fr-FR"/>
              </w:rPr>
            </w:rPrChange>
          </w:rPr>
          <w:delText>_</w:delText>
        </w:r>
        <w:smartTag w:uri="urn:schemas-microsoft-com:office:smarttags" w:element="stockticker">
          <w:r w:rsidRPr="005F7361" w:rsidDel="001111A8">
            <w:rPr>
              <w:rPrChange w:id="5747" w:author="VOYER Raphael" w:date="2021-07-07T15:02:00Z">
                <w:rPr>
                  <w:lang w:val="fr-FR"/>
                </w:rPr>
              </w:rPrChange>
            </w:rPr>
            <w:delText>PER</w:delText>
          </w:r>
        </w:smartTag>
        <w:r w:rsidRPr="005F7361" w:rsidDel="001111A8">
          <w:rPr>
            <w:rPrChange w:id="5748" w:author="VOYER Raphael" w:date="2021-07-07T15:02:00Z">
              <w:rPr>
                <w:lang w:val="fr-FR"/>
              </w:rPr>
            </w:rPrChange>
          </w:rPr>
          <w:delText>_NI 128</w:delText>
        </w:r>
      </w:del>
    </w:p>
    <w:p w14:paraId="60A06B5D" w14:textId="77777777" w:rsidR="003437B0" w:rsidRPr="005F7361" w:rsidDel="001111A8" w:rsidRDefault="003437B0" w:rsidP="00610540">
      <w:pPr>
        <w:pStyle w:val="tablesourcecode"/>
        <w:rPr>
          <w:del w:id="5749" w:author="VOYER Raphael" w:date="2021-06-16T11:15:00Z"/>
          <w:rPrChange w:id="5750" w:author="VOYER Raphael" w:date="2021-07-07T15:02:00Z">
            <w:rPr>
              <w:del w:id="5751" w:author="VOYER Raphael" w:date="2021-06-16T11:15:00Z"/>
              <w:lang w:val="it-IT"/>
            </w:rPr>
          </w:rPrChange>
        </w:rPr>
      </w:pPr>
      <w:del w:id="5752" w:author="VOYER Raphael" w:date="2021-06-16T11:15:00Z">
        <w:r w:rsidRPr="005F7361" w:rsidDel="001111A8">
          <w:rPr>
            <w:rPrChange w:id="5753" w:author="VOYER Raphael" w:date="2021-07-07T15:02:00Z">
              <w:rPr>
                <w:lang w:val="it-IT"/>
              </w:rPr>
            </w:rPrChange>
          </w:rPr>
          <w:delText xml:space="preserve">#define </w:delText>
        </w:r>
        <w:smartTag w:uri="urn:schemas-microsoft-com:office:smarttags" w:element="stockticker">
          <w:r w:rsidRPr="005F7361" w:rsidDel="001111A8">
            <w:rPr>
              <w:rPrChange w:id="5754" w:author="VOYER Raphael" w:date="2021-07-07T15:02:00Z">
                <w:rPr>
                  <w:lang w:val="it-IT"/>
                </w:rPr>
              </w:rPrChange>
            </w:rPr>
            <w:delText>MAX</w:delText>
          </w:r>
        </w:smartTag>
        <w:r w:rsidRPr="005F7361" w:rsidDel="001111A8">
          <w:rPr>
            <w:rPrChange w:id="5755" w:author="VOYER Raphael" w:date="2021-07-07T15:02:00Z">
              <w:rPr>
                <w:lang w:val="it-IT"/>
              </w:rPr>
            </w:rPrChange>
          </w:rPr>
          <w:delText>_NI_SLOTS 16</w:delText>
        </w:r>
      </w:del>
    </w:p>
    <w:p w14:paraId="0543BF42" w14:textId="77777777" w:rsidR="003437B0" w:rsidRPr="005F7361" w:rsidDel="001111A8" w:rsidRDefault="003437B0" w:rsidP="00610540">
      <w:pPr>
        <w:pStyle w:val="tablesourcecode"/>
        <w:rPr>
          <w:del w:id="5756" w:author="VOYER Raphael" w:date="2021-06-16T11:15:00Z"/>
          <w:rPrChange w:id="5757" w:author="VOYER Raphael" w:date="2021-07-07T15:02:00Z">
            <w:rPr>
              <w:del w:id="5758" w:author="VOYER Raphael" w:date="2021-06-16T11:15:00Z"/>
              <w:lang w:val="it-IT"/>
            </w:rPr>
          </w:rPrChange>
        </w:rPr>
      </w:pPr>
      <w:del w:id="5759" w:author="VOYER Raphael" w:date="2021-06-16T11:15:00Z">
        <w:r w:rsidRPr="005F7361" w:rsidDel="001111A8">
          <w:rPr>
            <w:rPrChange w:id="5760" w:author="VOYER Raphael" w:date="2021-07-07T15:02:00Z">
              <w:rPr>
                <w:lang w:val="it-IT"/>
              </w:rPr>
            </w:rPrChange>
          </w:rPr>
          <w:delText>#define HA_VLAN_</w:delText>
        </w:r>
        <w:smartTag w:uri="urn:schemas-microsoft-com:office:smarttags" w:element="stockticker">
          <w:r w:rsidRPr="005F7361" w:rsidDel="001111A8">
            <w:rPr>
              <w:rPrChange w:id="5761" w:author="VOYER Raphael" w:date="2021-07-07T15:02:00Z">
                <w:rPr>
                  <w:lang w:val="it-IT"/>
                </w:rPr>
              </w:rPrChange>
            </w:rPr>
            <w:delText>MAX</w:delText>
          </w:r>
        </w:smartTag>
        <w:r w:rsidRPr="005F7361" w:rsidDel="001111A8">
          <w:rPr>
            <w:rPrChange w:id="5762" w:author="VOYER Raphael" w:date="2021-07-07T15:02:00Z">
              <w:rPr>
                <w:lang w:val="it-IT"/>
              </w:rPr>
            </w:rPrChange>
          </w:rPr>
          <w:delText>_LINKAGG_PORTS 160</w:delText>
        </w:r>
      </w:del>
    </w:p>
    <w:p w14:paraId="130CECBE" w14:textId="77777777" w:rsidR="003437B0" w:rsidRPr="005F7361" w:rsidDel="001111A8" w:rsidRDefault="00534A44" w:rsidP="00610540">
      <w:pPr>
        <w:pStyle w:val="tablesourcecode"/>
        <w:rPr>
          <w:del w:id="5763" w:author="VOYER Raphael" w:date="2021-06-16T11:15:00Z"/>
          <w:rPrChange w:id="5764" w:author="VOYER Raphael" w:date="2021-07-07T15:02:00Z">
            <w:rPr>
              <w:del w:id="5765" w:author="VOYER Raphael" w:date="2021-06-16T11:15:00Z"/>
              <w:lang w:val="fr-FR"/>
            </w:rPr>
          </w:rPrChange>
        </w:rPr>
      </w:pPr>
      <w:del w:id="5766" w:author="VOYER Raphael" w:date="2021-06-16T11:15:00Z">
        <w:r w:rsidRPr="005F7361" w:rsidDel="001111A8">
          <w:rPr>
            <w:rPrChange w:id="5767" w:author="VOYER Raphael" w:date="2021-07-07T15:02:00Z">
              <w:rPr>
                <w:lang w:val="fr-FR"/>
              </w:rPr>
            </w:rPrChange>
          </w:rPr>
          <w:delText xml:space="preserve">#define </w:delText>
        </w:r>
        <w:smartTag w:uri="urn:schemas-microsoft-com:office:smarttags" w:element="stockticker">
          <w:r w:rsidRPr="005F7361" w:rsidDel="001111A8">
            <w:rPr>
              <w:rPrChange w:id="5768" w:author="VOYER Raphael" w:date="2021-07-07T15:02:00Z">
                <w:rPr>
                  <w:lang w:val="fr-FR"/>
                </w:rPr>
              </w:rPrChange>
            </w:rPr>
            <w:delText>MAX</w:delText>
          </w:r>
        </w:smartTag>
        <w:r w:rsidRPr="005F7361" w:rsidDel="001111A8">
          <w:rPr>
            <w:rPrChange w:id="5769" w:author="VOYER Raphael" w:date="2021-07-07T15:02:00Z">
              <w:rPr>
                <w:lang w:val="fr-FR"/>
              </w:rPr>
            </w:rPrChange>
          </w:rPr>
          <w:delText>_</w:delText>
        </w:r>
        <w:smartTag w:uri="urn:schemas-microsoft-com:office:smarttags" w:element="stockticker">
          <w:r w:rsidRPr="005F7361" w:rsidDel="001111A8">
            <w:rPr>
              <w:rPrChange w:id="5770" w:author="VOYER Raphael" w:date="2021-07-07T15:02:00Z">
                <w:rPr>
                  <w:lang w:val="fr-FR"/>
                </w:rPr>
              </w:rPrChange>
            </w:rPr>
            <w:delText>PORT</w:delText>
          </w:r>
        </w:smartTag>
        <w:r w:rsidRPr="005F7361" w:rsidDel="001111A8">
          <w:rPr>
            <w:rPrChange w:id="5771" w:author="VOYER Raphael" w:date="2021-07-07T15:02:00Z">
              <w:rPr>
                <w:lang w:val="fr-FR"/>
              </w:rPr>
            </w:rPrChange>
          </w:rPr>
          <w:delText>_</w:delText>
        </w:r>
        <w:smartTag w:uri="urn:schemas-microsoft-com:office:smarttags" w:element="stockticker">
          <w:r w:rsidRPr="005F7361" w:rsidDel="001111A8">
            <w:rPr>
              <w:rPrChange w:id="5772" w:author="VOYER Raphael" w:date="2021-07-07T15:02:00Z">
                <w:rPr>
                  <w:lang w:val="fr-FR"/>
                </w:rPr>
              </w:rPrChange>
            </w:rPr>
            <w:delText>PER</w:delText>
          </w:r>
        </w:smartTag>
        <w:r w:rsidRPr="005F7361" w:rsidDel="001111A8">
          <w:rPr>
            <w:rPrChange w:id="5773" w:author="VOYER Raphael" w:date="2021-07-07T15:02:00Z">
              <w:rPr>
                <w:lang w:val="fr-FR"/>
              </w:rPr>
            </w:rPrChange>
          </w:rPr>
          <w:delText>_SWITCH (</w:delText>
        </w:r>
        <w:smartTag w:uri="urn:schemas-microsoft-com:office:smarttags" w:element="stockticker">
          <w:r w:rsidRPr="005F7361" w:rsidDel="001111A8">
            <w:rPr>
              <w:rPrChange w:id="5774" w:author="VOYER Raphael" w:date="2021-07-07T15:02:00Z">
                <w:rPr>
                  <w:lang w:val="fr-FR"/>
                </w:rPr>
              </w:rPrChange>
            </w:rPr>
            <w:delText>MAX</w:delText>
          </w:r>
        </w:smartTag>
        <w:r w:rsidRPr="005F7361" w:rsidDel="001111A8">
          <w:rPr>
            <w:rPrChange w:id="5775" w:author="VOYER Raphael" w:date="2021-07-07T15:02:00Z">
              <w:rPr>
                <w:lang w:val="fr-FR"/>
              </w:rPr>
            </w:rPrChange>
          </w:rPr>
          <w:delText>_</w:delText>
        </w:r>
        <w:smartTag w:uri="urn:schemas-microsoft-com:office:smarttags" w:element="stockticker">
          <w:r w:rsidRPr="005F7361" w:rsidDel="001111A8">
            <w:rPr>
              <w:rPrChange w:id="5776" w:author="VOYER Raphael" w:date="2021-07-07T15:02:00Z">
                <w:rPr>
                  <w:lang w:val="fr-FR"/>
                </w:rPr>
              </w:rPrChange>
            </w:rPr>
            <w:delText>PORT</w:delText>
          </w:r>
        </w:smartTag>
        <w:r w:rsidRPr="005F7361" w:rsidDel="001111A8">
          <w:rPr>
            <w:rPrChange w:id="5777" w:author="VOYER Raphael" w:date="2021-07-07T15:02:00Z">
              <w:rPr>
                <w:lang w:val="fr-FR"/>
              </w:rPr>
            </w:rPrChange>
          </w:rPr>
          <w:delText>_</w:delText>
        </w:r>
        <w:smartTag w:uri="urn:schemas-microsoft-com:office:smarttags" w:element="stockticker">
          <w:r w:rsidRPr="005F7361" w:rsidDel="001111A8">
            <w:rPr>
              <w:rPrChange w:id="5778" w:author="VOYER Raphael" w:date="2021-07-07T15:02:00Z">
                <w:rPr>
                  <w:lang w:val="fr-FR"/>
                </w:rPr>
              </w:rPrChange>
            </w:rPr>
            <w:delText>PER</w:delText>
          </w:r>
        </w:smartTag>
        <w:r w:rsidRPr="005F7361" w:rsidDel="001111A8">
          <w:rPr>
            <w:rPrChange w:id="5779" w:author="VOYER Raphael" w:date="2021-07-07T15:02:00Z">
              <w:rPr>
                <w:lang w:val="fr-FR"/>
              </w:rPr>
            </w:rPrChange>
          </w:rPr>
          <w:delText xml:space="preserve">_NI * </w:delText>
        </w:r>
        <w:smartTag w:uri="urn:schemas-microsoft-com:office:smarttags" w:element="stockticker">
          <w:r w:rsidRPr="005F7361" w:rsidDel="001111A8">
            <w:rPr>
              <w:rPrChange w:id="5780" w:author="VOYER Raphael" w:date="2021-07-07T15:02:00Z">
                <w:rPr>
                  <w:lang w:val="fr-FR"/>
                </w:rPr>
              </w:rPrChange>
            </w:rPr>
            <w:delText>MAX</w:delText>
          </w:r>
        </w:smartTag>
        <w:r w:rsidRPr="005F7361" w:rsidDel="001111A8">
          <w:rPr>
            <w:rPrChange w:id="5781" w:author="VOYER Raphael" w:date="2021-07-07T15:02:00Z">
              <w:rPr>
                <w:lang w:val="fr-FR"/>
              </w:rPr>
            </w:rPrChange>
          </w:rPr>
          <w:delText>_NI_SLOTS)</w:delText>
        </w:r>
      </w:del>
    </w:p>
    <w:p w14:paraId="71E2FD7A" w14:textId="77777777" w:rsidR="00590EB0" w:rsidRPr="003437B0" w:rsidDel="001111A8" w:rsidRDefault="00590EB0" w:rsidP="00610540">
      <w:pPr>
        <w:pStyle w:val="tablesourcecode"/>
        <w:rPr>
          <w:del w:id="5782" w:author="VOYER Raphael" w:date="2021-06-16T11:15:00Z"/>
        </w:rPr>
      </w:pPr>
      <w:del w:id="5783" w:author="VOYER Raphael" w:date="2021-06-16T11:15:00Z">
        <w:r w:rsidDel="001111A8">
          <w:delText xml:space="preserve">#define </w:delText>
        </w:r>
        <w:r w:rsidR="003437B0" w:rsidRPr="00062A8D" w:rsidDel="001111A8">
          <w:delText>HA_VLAN_</w:delText>
        </w:r>
        <w:smartTag w:uri="urn:schemas-microsoft-com:office:smarttags" w:element="stockticker">
          <w:r w:rsidR="003437B0" w:rsidRPr="00062A8D" w:rsidDel="001111A8">
            <w:delText>MAX</w:delText>
          </w:r>
        </w:smartTag>
        <w:r w:rsidR="003437B0" w:rsidRPr="00062A8D" w:rsidDel="001111A8">
          <w:delText>_PORTS</w:delText>
        </w:r>
        <w:r w:rsidDel="001111A8">
          <w:delText xml:space="preserve"> </w:delText>
        </w:r>
        <w:smartTag w:uri="urn:schemas-microsoft-com:office:smarttags" w:element="stockticker">
          <w:r w:rsidR="003437B0" w:rsidRPr="003437B0" w:rsidDel="001111A8">
            <w:delText>MAX</w:delText>
          </w:r>
        </w:smartTag>
        <w:r w:rsidR="003437B0" w:rsidRPr="003437B0" w:rsidDel="001111A8">
          <w:delText>_</w:delText>
        </w:r>
        <w:smartTag w:uri="urn:schemas-microsoft-com:office:smarttags" w:element="stockticker">
          <w:r w:rsidR="003437B0" w:rsidRPr="003437B0" w:rsidDel="001111A8">
            <w:delText>PORT</w:delText>
          </w:r>
        </w:smartTag>
        <w:r w:rsidR="003437B0" w:rsidRPr="003437B0" w:rsidDel="001111A8">
          <w:delText>_</w:delText>
        </w:r>
        <w:smartTag w:uri="urn:schemas-microsoft-com:office:smarttags" w:element="stockticker">
          <w:r w:rsidR="003437B0" w:rsidRPr="003437B0" w:rsidDel="001111A8">
            <w:delText>PER</w:delText>
          </w:r>
        </w:smartTag>
        <w:r w:rsidR="003437B0" w:rsidRPr="003437B0" w:rsidDel="001111A8">
          <w:delText>_SWITCH</w:delText>
        </w:r>
      </w:del>
    </w:p>
    <w:p w14:paraId="2C2323F6" w14:textId="77777777" w:rsidR="00FF0BFB" w:rsidRPr="00062A8D" w:rsidDel="001111A8" w:rsidRDefault="00FF0BFB" w:rsidP="00FF0BFB">
      <w:pPr>
        <w:pStyle w:val="tablesourcecode"/>
        <w:rPr>
          <w:del w:id="5784" w:author="VOYER Raphael" w:date="2021-06-16T11:15:00Z"/>
        </w:rPr>
      </w:pPr>
    </w:p>
    <w:p w14:paraId="5B276AE8" w14:textId="77777777" w:rsidR="00FF0BFB" w:rsidRPr="00062A8D" w:rsidDel="001111A8" w:rsidRDefault="00FF0BFB" w:rsidP="00FF0BFB">
      <w:pPr>
        <w:pStyle w:val="tablesourcecode"/>
        <w:rPr>
          <w:del w:id="5785" w:author="VOYER Raphael" w:date="2021-06-16T11:15:00Z"/>
        </w:rPr>
      </w:pPr>
    </w:p>
    <w:p w14:paraId="123D3E9F" w14:textId="77777777" w:rsidR="00D81D73" w:rsidDel="001111A8" w:rsidRDefault="00D81D73" w:rsidP="00D81D73">
      <w:pPr>
        <w:pStyle w:val="Titre3"/>
        <w:ind w:left="0" w:firstLine="0"/>
        <w:jc w:val="left"/>
        <w:rPr>
          <w:del w:id="5786" w:author="VOYER Raphael" w:date="2021-06-16T11:15:00Z"/>
        </w:rPr>
      </w:pPr>
      <w:bookmarkStart w:id="5787" w:name="_Toc381025834"/>
      <w:del w:id="5788" w:author="VOYER Raphael" w:date="2021-06-16T11:15:00Z">
        <w:r w:rsidDel="001111A8">
          <w:delText>Message Structures Involved</w:delText>
        </w:r>
        <w:bookmarkEnd w:id="5787"/>
      </w:del>
    </w:p>
    <w:p w14:paraId="5298024C" w14:textId="77777777" w:rsidR="0088089E" w:rsidRPr="005F7361" w:rsidDel="001111A8" w:rsidRDefault="00DF6776" w:rsidP="0088089E">
      <w:pPr>
        <w:pStyle w:val="Titre5"/>
        <w:numPr>
          <w:ilvl w:val="3"/>
          <w:numId w:val="1"/>
        </w:numPr>
        <w:rPr>
          <w:del w:id="5789" w:author="VOYER Raphael" w:date="2021-06-16T11:15:00Z"/>
          <w:rPrChange w:id="5790" w:author="VOYER Raphael" w:date="2021-07-07T15:02:00Z">
            <w:rPr>
              <w:del w:id="5791" w:author="VOYER Raphael" w:date="2021-06-16T11:15:00Z"/>
              <w:lang w:val="it-IT"/>
            </w:rPr>
          </w:rPrChange>
        </w:rPr>
      </w:pPr>
      <w:bookmarkStart w:id="5792" w:name="_Ref239167419"/>
      <w:del w:id="5793" w:author="VOYER Raphael" w:date="2021-06-16T11:15:00Z">
        <w:r w:rsidRPr="005F7361" w:rsidDel="001111A8">
          <w:rPr>
            <w:b w:val="0"/>
            <w:bCs w:val="0"/>
            <w:i w:val="0"/>
            <w:iCs w:val="0"/>
            <w:rPrChange w:id="5794" w:author="VOYER Raphael" w:date="2021-07-07T15:02:00Z">
              <w:rPr>
                <w:b w:val="0"/>
                <w:bCs w:val="0"/>
                <w:i w:val="0"/>
                <w:iCs w:val="0"/>
                <w:lang w:val="it-IT"/>
              </w:rPr>
            </w:rPrChange>
          </w:rPr>
          <w:delText>HA_VLAN_</w:delText>
        </w:r>
        <w:r w:rsidR="00F176A4" w:rsidRPr="005F7361" w:rsidDel="001111A8">
          <w:rPr>
            <w:b w:val="0"/>
            <w:bCs w:val="0"/>
            <w:i w:val="0"/>
            <w:iCs w:val="0"/>
            <w:rPrChange w:id="5795" w:author="VOYER Raphael" w:date="2021-07-07T15:02:00Z">
              <w:rPr>
                <w:b w:val="0"/>
                <w:bCs w:val="0"/>
                <w:i w:val="0"/>
                <w:iCs w:val="0"/>
                <w:lang w:val="it-IT"/>
              </w:rPr>
            </w:rPrChange>
          </w:rPr>
          <w:delText>MC_INDEX_REQ</w:delText>
        </w:r>
        <w:r w:rsidR="0088089E" w:rsidRPr="005F7361" w:rsidDel="001111A8">
          <w:rPr>
            <w:b w:val="0"/>
            <w:bCs w:val="0"/>
            <w:i w:val="0"/>
            <w:iCs w:val="0"/>
            <w:rPrChange w:id="5796" w:author="VOYER Raphael" w:date="2021-07-07T15:02:00Z">
              <w:rPr>
                <w:b w:val="0"/>
                <w:bCs w:val="0"/>
                <w:i w:val="0"/>
                <w:iCs w:val="0"/>
                <w:lang w:val="it-IT"/>
              </w:rPr>
            </w:rPrChange>
          </w:rPr>
          <w:delText>_MSGID</w:delText>
        </w:r>
        <w:bookmarkEnd w:id="5792"/>
      </w:del>
    </w:p>
    <w:p w14:paraId="2C9D01B7" w14:textId="77777777" w:rsidR="00D5627A" w:rsidRPr="00213530" w:rsidDel="001111A8" w:rsidRDefault="00D5627A" w:rsidP="0088089E">
      <w:pPr>
        <w:pStyle w:val="Corpsdetexte"/>
        <w:rPr>
          <w:del w:id="5797" w:author="VOYER Raphael" w:date="2021-06-16T11:15:00Z"/>
        </w:rPr>
      </w:pPr>
      <w:del w:id="5798" w:author="VOYER Raphael" w:date="2021-06-16T11:15:00Z">
        <w:r w:rsidDel="001111A8">
          <w:delText>This message will be sent</w:delText>
        </w:r>
        <w:r w:rsidR="0088089E" w:rsidDel="001111A8">
          <w:delText xml:space="preserve"> by </w:delText>
        </w:r>
        <w:r w:rsidDel="001111A8">
          <w:delText xml:space="preserve">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w:delText>
        </w:r>
        <w:r w:rsidR="00F176A4" w:rsidDel="001111A8">
          <w:delText>allocate an</w:delText>
        </w:r>
        <w:r w:rsidDel="001111A8">
          <w:delText xml:space="preserve"> </w:delText>
        </w:r>
        <w:r w:rsidR="00F176A4" w:rsidDel="001111A8">
          <w:delText>L2MC index for cluster.</w:delText>
        </w:r>
      </w:del>
    </w:p>
    <w:p w14:paraId="1E5796BC" w14:textId="77777777" w:rsidR="0088089E" w:rsidDel="001111A8" w:rsidRDefault="0088089E" w:rsidP="0088089E">
      <w:pPr>
        <w:pStyle w:val="tablesourcecode"/>
        <w:rPr>
          <w:del w:id="5799" w:author="VOYER Raphael" w:date="2021-06-16T11:15:00Z"/>
        </w:rPr>
      </w:pPr>
      <w:del w:id="5800" w:author="VOYER Raphael" w:date="2021-06-16T11:15:00Z">
        <w:r w:rsidDel="001111A8">
          <w:delText xml:space="preserve">typedef struct </w:delText>
        </w:r>
        <w:r w:rsidR="005F0906" w:rsidDel="001111A8">
          <w:delText>_HA_VLAN_</w:delText>
        </w:r>
        <w:smartTag w:uri="urn:schemas-microsoft-com:office:smarttags" w:element="stockticker">
          <w:r w:rsidR="00BB487C" w:rsidDel="001111A8">
            <w:delText>GET</w:delText>
          </w:r>
        </w:smartTag>
        <w:r w:rsidR="00BB487C" w:rsidDel="001111A8">
          <w:delText>_M</w:delText>
        </w:r>
        <w:r w:rsidR="005F0906" w:rsidDel="001111A8">
          <w:delText>C_</w:delText>
        </w:r>
        <w:r w:rsidR="00BB487C" w:rsidDel="001111A8">
          <w:delText>INDEX_</w:delText>
        </w:r>
        <w:r w:rsidR="005F0906" w:rsidDel="001111A8">
          <w:delText>MSG</w:delText>
        </w:r>
        <w:r w:rsidDel="001111A8">
          <w:delText xml:space="preserve"> {</w:delText>
        </w:r>
      </w:del>
    </w:p>
    <w:p w14:paraId="213E6831" w14:textId="77777777" w:rsidR="005F0906" w:rsidDel="001111A8" w:rsidRDefault="0088089E" w:rsidP="00BB487C">
      <w:pPr>
        <w:pStyle w:val="tablesourcecode"/>
        <w:rPr>
          <w:del w:id="5801" w:author="VOYER Raphael" w:date="2021-06-16T11:15:00Z"/>
        </w:rPr>
      </w:pPr>
      <w:del w:id="5802"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722FD49F" w14:textId="77777777" w:rsidR="005F0906" w:rsidDel="001111A8" w:rsidRDefault="005F0906" w:rsidP="0088089E">
      <w:pPr>
        <w:pStyle w:val="tablesourcecode"/>
        <w:rPr>
          <w:del w:id="5803" w:author="VOYER Raphael" w:date="2021-06-16T11:15:00Z"/>
        </w:rPr>
      </w:pPr>
      <w:del w:id="5804" w:author="VOYER Raphael" w:date="2021-06-16T11:15:00Z">
        <w:r w:rsidDel="001111A8">
          <w:delText xml:space="preserve">         uint16        </w:delText>
        </w:r>
        <w:r w:rsidR="00BB487C" w:rsidDel="001111A8">
          <w:delText>cluster_id</w:delText>
        </w:r>
        <w:r w:rsidDel="001111A8">
          <w:delText>;</w:delText>
        </w:r>
        <w:r w:rsidR="00BB487C" w:rsidDel="001111A8">
          <w:delText xml:space="preserve">    </w:delText>
        </w:r>
        <w:r w:rsidR="00904367" w:rsidDel="001111A8">
          <w:delText xml:space="preserve">/* </w:delText>
        </w:r>
        <w:r w:rsidR="00BB487C" w:rsidDel="001111A8">
          <w:delText>cluster id</w:delText>
        </w:r>
        <w:r w:rsidR="00BF2EA2" w:rsidDel="001111A8">
          <w:delText xml:space="preserve"> */</w:delText>
        </w:r>
      </w:del>
    </w:p>
    <w:p w14:paraId="2FFCDA23" w14:textId="77777777" w:rsidR="005F0906" w:rsidRPr="005F7361" w:rsidDel="001111A8" w:rsidRDefault="005F0906" w:rsidP="005F0906">
      <w:pPr>
        <w:pStyle w:val="tablesourcecode"/>
        <w:rPr>
          <w:del w:id="5805" w:author="VOYER Raphael" w:date="2021-06-16T11:15:00Z"/>
          <w:rPrChange w:id="5806" w:author="VOYER Raphael" w:date="2021-07-07T15:02:00Z">
            <w:rPr>
              <w:del w:id="5807" w:author="VOYER Raphael" w:date="2021-06-16T11:15:00Z"/>
              <w:lang w:val="it-IT"/>
            </w:rPr>
          </w:rPrChange>
        </w:rPr>
      </w:pPr>
      <w:del w:id="5808" w:author="VOYER Raphael" w:date="2021-06-16T11:15:00Z">
        <w:r w:rsidRPr="00EA50DE" w:rsidDel="001111A8">
          <w:delText xml:space="preserve">        </w:delText>
        </w:r>
        <w:r w:rsidRPr="005F7361" w:rsidDel="001111A8">
          <w:rPr>
            <w:rPrChange w:id="5809" w:author="VOYER Raphael" w:date="2021-07-07T15:02:00Z">
              <w:rPr>
                <w:lang w:val="it-IT"/>
              </w:rPr>
            </w:rPrChange>
          </w:rPr>
          <w:delText>} HA_VLAN_</w:delText>
        </w:r>
        <w:r w:rsidR="00BB487C" w:rsidRPr="005F7361" w:rsidDel="001111A8">
          <w:rPr>
            <w:rPrChange w:id="5810" w:author="VOYER Raphael" w:date="2021-07-07T15:02:00Z">
              <w:rPr>
                <w:lang w:val="it-IT"/>
              </w:rPr>
            </w:rPrChange>
          </w:rPr>
          <w:delText>MC_INDEX</w:delText>
        </w:r>
        <w:r w:rsidR="00F176A4" w:rsidRPr="005F7361" w:rsidDel="001111A8">
          <w:rPr>
            <w:rPrChange w:id="5811" w:author="VOYER Raphael" w:date="2021-07-07T15:02:00Z">
              <w:rPr>
                <w:lang w:val="it-IT"/>
              </w:rPr>
            </w:rPrChange>
          </w:rPr>
          <w:delText>_REQ</w:delText>
        </w:r>
        <w:r w:rsidRPr="005F7361" w:rsidDel="001111A8">
          <w:rPr>
            <w:rPrChange w:id="5812" w:author="VOYER Raphael" w:date="2021-07-07T15:02:00Z">
              <w:rPr>
                <w:lang w:val="it-IT"/>
              </w:rPr>
            </w:rPrChange>
          </w:rPr>
          <w:delText>_MSG;</w:delText>
        </w:r>
      </w:del>
    </w:p>
    <w:p w14:paraId="12494CA8" w14:textId="77777777" w:rsidR="00F176A4" w:rsidRPr="005F7361" w:rsidDel="001111A8" w:rsidRDefault="00F176A4" w:rsidP="005F0906">
      <w:pPr>
        <w:pStyle w:val="Titre5"/>
        <w:numPr>
          <w:ilvl w:val="3"/>
          <w:numId w:val="1"/>
        </w:numPr>
        <w:rPr>
          <w:del w:id="5813" w:author="VOYER Raphael" w:date="2021-06-16T11:15:00Z"/>
          <w:rPrChange w:id="5814" w:author="VOYER Raphael" w:date="2021-07-07T15:02:00Z">
            <w:rPr>
              <w:del w:id="5815" w:author="VOYER Raphael" w:date="2021-06-16T11:15:00Z"/>
              <w:lang w:val="it-IT"/>
            </w:rPr>
          </w:rPrChange>
        </w:rPr>
      </w:pPr>
      <w:del w:id="5816" w:author="VOYER Raphael" w:date="2021-06-16T11:15:00Z">
        <w:r w:rsidRPr="005F7361" w:rsidDel="001111A8">
          <w:rPr>
            <w:b w:val="0"/>
            <w:bCs w:val="0"/>
            <w:i w:val="0"/>
            <w:iCs w:val="0"/>
            <w:rPrChange w:id="5817" w:author="VOYER Raphael" w:date="2021-07-07T15:02:00Z">
              <w:rPr>
                <w:b w:val="0"/>
                <w:bCs w:val="0"/>
                <w:i w:val="0"/>
                <w:iCs w:val="0"/>
                <w:lang w:val="it-IT"/>
              </w:rPr>
            </w:rPrChange>
          </w:rPr>
          <w:delText>HA_VLAN_MC_INDEX_RSP_MSGID</w:delText>
        </w:r>
      </w:del>
    </w:p>
    <w:p w14:paraId="210E77A4" w14:textId="77777777" w:rsidR="00F176A4" w:rsidRPr="00CD74ED" w:rsidDel="001111A8" w:rsidRDefault="00534A44" w:rsidP="00F176A4">
      <w:pPr>
        <w:pStyle w:val="tablesourcecode0"/>
        <w:rPr>
          <w:del w:id="5818" w:author="VOYER Raphael" w:date="2021-06-16T11:15:00Z"/>
        </w:rPr>
      </w:pPr>
      <w:del w:id="5819" w:author="VOYER Raphael" w:date="2021-06-16T11:15:00Z">
        <w:r w:rsidRPr="00534A44" w:rsidDel="001111A8">
          <w:delText>typedef struct _HA_VLAN_MC_INDEX_RSP_MSG {</w:delText>
        </w:r>
      </w:del>
    </w:p>
    <w:p w14:paraId="4310814E" w14:textId="77777777" w:rsidR="00F176A4" w:rsidRPr="00CD74ED" w:rsidDel="001111A8" w:rsidRDefault="00534A44" w:rsidP="00F176A4">
      <w:pPr>
        <w:pStyle w:val="tablesourcecode0"/>
        <w:rPr>
          <w:del w:id="5820" w:author="VOYER Raphael" w:date="2021-06-16T11:15:00Z"/>
        </w:rPr>
      </w:pPr>
      <w:del w:id="5821" w:author="VOYER Raphael" w:date="2021-06-16T11:15:00Z">
        <w:r w:rsidRPr="00534A44" w:rsidDel="001111A8">
          <w:delText>         MSG_</w:delText>
        </w:r>
        <w:smartTag w:uri="urn:schemas-microsoft-com:office:smarttags" w:element="stockticker">
          <w:r w:rsidRPr="00534A44" w:rsidDel="001111A8">
            <w:delText>HDR</w:delText>
          </w:r>
        </w:smartTag>
        <w:r w:rsidRPr="00534A44" w:rsidDel="001111A8">
          <w:delText>_S     msgHdr;</w:delText>
        </w:r>
      </w:del>
    </w:p>
    <w:p w14:paraId="6B3D660C" w14:textId="77777777" w:rsidR="00F176A4" w:rsidRPr="00CD74ED" w:rsidDel="001111A8" w:rsidRDefault="00534A44" w:rsidP="00F176A4">
      <w:pPr>
        <w:pStyle w:val="tablesourcecode0"/>
        <w:rPr>
          <w:del w:id="5822" w:author="VOYER Raphael" w:date="2021-06-16T11:15:00Z"/>
        </w:rPr>
      </w:pPr>
      <w:del w:id="5823" w:author="VOYER Raphael" w:date="2021-06-16T11:15:00Z">
        <w:r w:rsidRPr="00534A44" w:rsidDel="001111A8">
          <w:delText>         uint16        cluster_id;    /* cluster id */</w:delText>
        </w:r>
      </w:del>
    </w:p>
    <w:p w14:paraId="2D80DCF6" w14:textId="77777777" w:rsidR="00F176A4" w:rsidRPr="00CD74ED" w:rsidDel="001111A8" w:rsidRDefault="00534A44" w:rsidP="00F176A4">
      <w:pPr>
        <w:pStyle w:val="tablesourcecode0"/>
        <w:rPr>
          <w:del w:id="5824" w:author="VOYER Raphael" w:date="2021-06-16T11:15:00Z"/>
        </w:rPr>
      </w:pPr>
      <w:del w:id="5825" w:author="VOYER Raphael" w:date="2021-06-16T11:15:00Z">
        <w:r w:rsidRPr="00534A44" w:rsidDel="001111A8">
          <w:delText>         unit16        mc_index;      /* mc_index */</w:delText>
        </w:r>
      </w:del>
    </w:p>
    <w:p w14:paraId="43A993EC" w14:textId="77777777" w:rsidR="00F176A4" w:rsidDel="001111A8" w:rsidRDefault="00534A44" w:rsidP="00F176A4">
      <w:pPr>
        <w:pStyle w:val="tablesourcecode0"/>
        <w:rPr>
          <w:del w:id="5826" w:author="VOYER Raphael" w:date="2021-06-16T11:15:00Z"/>
        </w:rPr>
      </w:pPr>
      <w:del w:id="5827" w:author="VOYER Raphael" w:date="2021-06-16T11:15:00Z">
        <w:r w:rsidRPr="00534A44" w:rsidDel="001111A8">
          <w:delText xml:space="preserve">         </w:delText>
        </w:r>
        <w:r w:rsidR="00F176A4" w:rsidDel="001111A8">
          <w:delText>unint8        flag;         /* Any error case */</w:delText>
        </w:r>
      </w:del>
    </w:p>
    <w:p w14:paraId="5B9C944F" w14:textId="77777777" w:rsidR="00F176A4" w:rsidRPr="005F7361" w:rsidDel="001111A8" w:rsidRDefault="00F176A4" w:rsidP="00F176A4">
      <w:pPr>
        <w:pStyle w:val="tablesourcecode0"/>
        <w:rPr>
          <w:del w:id="5828" w:author="VOYER Raphael" w:date="2021-06-16T11:15:00Z"/>
          <w:rPrChange w:id="5829" w:author="VOYER Raphael" w:date="2021-07-07T15:02:00Z">
            <w:rPr>
              <w:del w:id="5830" w:author="VOYER Raphael" w:date="2021-06-16T11:15:00Z"/>
              <w:lang w:val="it-IT"/>
            </w:rPr>
          </w:rPrChange>
        </w:rPr>
      </w:pPr>
      <w:del w:id="5831" w:author="VOYER Raphael" w:date="2021-06-16T11:15:00Z">
        <w:r w:rsidRPr="00F176A4" w:rsidDel="001111A8">
          <w:delText xml:space="preserve">        </w:delText>
        </w:r>
        <w:r w:rsidRPr="005F7361" w:rsidDel="001111A8">
          <w:rPr>
            <w:rPrChange w:id="5832" w:author="VOYER Raphael" w:date="2021-07-07T15:02:00Z">
              <w:rPr>
                <w:lang w:val="it-IT"/>
              </w:rPr>
            </w:rPrChange>
          </w:rPr>
          <w:delText>} HA_VLAN_MC_INDEX_RSP_MSG</w:delText>
        </w:r>
      </w:del>
    </w:p>
    <w:p w14:paraId="20F270CB" w14:textId="77777777" w:rsidR="00F176A4" w:rsidRPr="005F7361" w:rsidDel="001111A8" w:rsidRDefault="00F176A4" w:rsidP="00F176A4">
      <w:pPr>
        <w:rPr>
          <w:del w:id="5833" w:author="VOYER Raphael" w:date="2021-06-16T11:15:00Z"/>
          <w:rPrChange w:id="5834" w:author="VOYER Raphael" w:date="2021-07-07T15:02:00Z">
            <w:rPr>
              <w:del w:id="5835" w:author="VOYER Raphael" w:date="2021-06-16T11:15:00Z"/>
              <w:lang w:val="it-IT"/>
            </w:rPr>
          </w:rPrChange>
        </w:rPr>
      </w:pPr>
    </w:p>
    <w:p w14:paraId="0FDDEA46" w14:textId="77777777" w:rsidR="005F0906" w:rsidRPr="005F7361" w:rsidDel="001111A8" w:rsidRDefault="005F0906" w:rsidP="005F0906">
      <w:pPr>
        <w:pStyle w:val="Titre5"/>
        <w:numPr>
          <w:ilvl w:val="3"/>
          <w:numId w:val="1"/>
        </w:numPr>
        <w:rPr>
          <w:del w:id="5836" w:author="VOYER Raphael" w:date="2021-06-16T11:15:00Z"/>
          <w:rPrChange w:id="5837" w:author="VOYER Raphael" w:date="2021-07-07T15:02:00Z">
            <w:rPr>
              <w:del w:id="5838" w:author="VOYER Raphael" w:date="2021-06-16T11:15:00Z"/>
              <w:lang w:val="it-IT"/>
            </w:rPr>
          </w:rPrChange>
        </w:rPr>
      </w:pPr>
      <w:del w:id="5839" w:author="VOYER Raphael" w:date="2021-06-16T11:15:00Z">
        <w:r w:rsidRPr="005F7361" w:rsidDel="001111A8">
          <w:rPr>
            <w:b w:val="0"/>
            <w:bCs w:val="0"/>
            <w:i w:val="0"/>
            <w:iCs w:val="0"/>
            <w:rPrChange w:id="5840" w:author="VOYER Raphael" w:date="2021-07-07T15:02:00Z">
              <w:rPr>
                <w:b w:val="0"/>
                <w:bCs w:val="0"/>
                <w:i w:val="0"/>
                <w:iCs w:val="0"/>
                <w:lang w:val="it-IT"/>
              </w:rPr>
            </w:rPrChange>
          </w:rPr>
          <w:delText>HA_VLAN_</w:delText>
        </w:r>
        <w:smartTag w:uri="urn:schemas-microsoft-com:office:smarttags" w:element="stockticker">
          <w:r w:rsidRPr="005F7361" w:rsidDel="001111A8">
            <w:rPr>
              <w:b w:val="0"/>
              <w:bCs w:val="0"/>
              <w:i w:val="0"/>
              <w:iCs w:val="0"/>
              <w:rPrChange w:id="5841" w:author="VOYER Raphael" w:date="2021-07-07T15:02:00Z">
                <w:rPr>
                  <w:b w:val="0"/>
                  <w:bCs w:val="0"/>
                  <w:i w:val="0"/>
                  <w:iCs w:val="0"/>
                  <w:lang w:val="it-IT"/>
                </w:rPr>
              </w:rPrChange>
            </w:rPr>
            <w:delText>D</w:delText>
          </w:r>
          <w:r w:rsidR="00D5627A" w:rsidRPr="005F7361" w:rsidDel="001111A8">
            <w:rPr>
              <w:b w:val="0"/>
              <w:bCs w:val="0"/>
              <w:i w:val="0"/>
              <w:iCs w:val="0"/>
              <w:rPrChange w:id="5842" w:author="VOYER Raphael" w:date="2021-07-07T15:02:00Z">
                <w:rPr>
                  <w:b w:val="0"/>
                  <w:bCs w:val="0"/>
                  <w:i w:val="0"/>
                  <w:iCs w:val="0"/>
                  <w:lang w:val="it-IT"/>
                </w:rPr>
              </w:rPrChange>
            </w:rPr>
            <w:delText>EL</w:delText>
          </w:r>
        </w:smartTag>
        <w:r w:rsidRPr="005F7361" w:rsidDel="001111A8">
          <w:rPr>
            <w:b w:val="0"/>
            <w:bCs w:val="0"/>
            <w:i w:val="0"/>
            <w:iCs w:val="0"/>
            <w:rPrChange w:id="5843" w:author="VOYER Raphael" w:date="2021-07-07T15:02:00Z">
              <w:rPr>
                <w:b w:val="0"/>
                <w:bCs w:val="0"/>
                <w:i w:val="0"/>
                <w:iCs w:val="0"/>
                <w:lang w:val="it-IT"/>
              </w:rPr>
            </w:rPrChange>
          </w:rPr>
          <w:delText>_</w:delText>
        </w:r>
        <w:r w:rsidR="00F176A4" w:rsidRPr="005F7361" w:rsidDel="001111A8">
          <w:rPr>
            <w:b w:val="0"/>
            <w:bCs w:val="0"/>
            <w:i w:val="0"/>
            <w:iCs w:val="0"/>
            <w:rPrChange w:id="5844" w:author="VOYER Raphael" w:date="2021-07-07T15:02:00Z">
              <w:rPr>
                <w:b w:val="0"/>
                <w:bCs w:val="0"/>
                <w:i w:val="0"/>
                <w:iCs w:val="0"/>
                <w:lang w:val="it-IT"/>
              </w:rPr>
            </w:rPrChange>
          </w:rPr>
          <w:delText>MC_INDEX</w:delText>
        </w:r>
        <w:r w:rsidRPr="005F7361" w:rsidDel="001111A8">
          <w:rPr>
            <w:b w:val="0"/>
            <w:bCs w:val="0"/>
            <w:i w:val="0"/>
            <w:iCs w:val="0"/>
            <w:rPrChange w:id="5845" w:author="VOYER Raphael" w:date="2021-07-07T15:02:00Z">
              <w:rPr>
                <w:b w:val="0"/>
                <w:bCs w:val="0"/>
                <w:i w:val="0"/>
                <w:iCs w:val="0"/>
                <w:lang w:val="it-IT"/>
              </w:rPr>
            </w:rPrChange>
          </w:rPr>
          <w:delText>_MSGID</w:delText>
        </w:r>
      </w:del>
    </w:p>
    <w:p w14:paraId="4F7140B1" w14:textId="77777777" w:rsidR="00855336" w:rsidDel="001111A8" w:rsidRDefault="00D5627A" w:rsidP="00D5627A">
      <w:pPr>
        <w:pStyle w:val="Corpsdetexte"/>
        <w:rPr>
          <w:del w:id="5846" w:author="VOYER Raphael" w:date="2021-06-16T11:15:00Z"/>
        </w:rPr>
      </w:pPr>
      <w:del w:id="5847"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delete the </w:delText>
        </w:r>
        <w:r w:rsidR="00BB487C" w:rsidDel="001111A8">
          <w:delText>L2MC index.</w:delText>
        </w:r>
      </w:del>
    </w:p>
    <w:p w14:paraId="46CBA828" w14:textId="77777777" w:rsidR="00D5627A" w:rsidRPr="00D5627A" w:rsidDel="001111A8" w:rsidRDefault="00D5627A" w:rsidP="00D5627A">
      <w:pPr>
        <w:pStyle w:val="Corpsdetexte"/>
        <w:rPr>
          <w:del w:id="5848" w:author="VOYER Raphael" w:date="2021-06-16T11:15:00Z"/>
        </w:rPr>
      </w:pPr>
      <w:del w:id="5849" w:author="VOYER Raphael" w:date="2021-06-16T11:15:00Z">
        <w:r w:rsidDel="001111A8">
          <w:delText>And clear the port list.</w:delText>
        </w:r>
      </w:del>
    </w:p>
    <w:p w14:paraId="0DFEE8EA" w14:textId="77777777" w:rsidR="00D5627A" w:rsidDel="001111A8" w:rsidRDefault="00D5627A" w:rsidP="00D5627A">
      <w:pPr>
        <w:pStyle w:val="tablesourcecode"/>
        <w:rPr>
          <w:del w:id="5850" w:author="VOYER Raphael" w:date="2021-06-16T11:15:00Z"/>
        </w:rPr>
      </w:pPr>
      <w:del w:id="5851" w:author="VOYER Raphael" w:date="2021-06-16T11:15:00Z">
        <w:r w:rsidDel="001111A8">
          <w:delText>typedef struct _HA_VLAN_</w:delText>
        </w:r>
        <w:smartTag w:uri="urn:schemas-microsoft-com:office:smarttags" w:element="stockticker">
          <w:r w:rsidDel="001111A8">
            <w:delText>DEL</w:delText>
          </w:r>
        </w:smartTag>
        <w:r w:rsidR="00BB487C" w:rsidDel="001111A8">
          <w:delText>_M</w:delText>
        </w:r>
        <w:r w:rsidDel="001111A8">
          <w:delText>C_</w:delText>
        </w:r>
        <w:r w:rsidR="00BB487C" w:rsidDel="001111A8">
          <w:delText>INDEX_</w:delText>
        </w:r>
        <w:r w:rsidDel="001111A8">
          <w:delText>MSG {</w:delText>
        </w:r>
      </w:del>
    </w:p>
    <w:p w14:paraId="073A1F72" w14:textId="77777777" w:rsidR="00D5627A" w:rsidDel="001111A8" w:rsidRDefault="00D5627A" w:rsidP="00D5627A">
      <w:pPr>
        <w:pStyle w:val="tablesourcecode"/>
        <w:rPr>
          <w:del w:id="5852" w:author="VOYER Raphael" w:date="2021-06-16T11:15:00Z"/>
        </w:rPr>
      </w:pPr>
      <w:del w:id="5853"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BD501FF" w14:textId="77777777" w:rsidR="00911783" w:rsidDel="001111A8" w:rsidRDefault="00BB487C" w:rsidP="00D5627A">
      <w:pPr>
        <w:pStyle w:val="tablesourcecode"/>
        <w:rPr>
          <w:del w:id="5854" w:author="VOYER Raphael" w:date="2021-06-16T11:15:00Z"/>
        </w:rPr>
      </w:pPr>
      <w:del w:id="5855" w:author="VOYER Raphael" w:date="2021-06-16T11:15:00Z">
        <w:r w:rsidDel="001111A8">
          <w:tab/>
          <w:delText xml:space="preserve">       </w:delText>
        </w:r>
        <w:r w:rsidR="00911783" w:rsidDel="001111A8">
          <w:delText>uint8         mc_index;</w:delText>
        </w:r>
        <w:r w:rsidR="00BF2EA2" w:rsidDel="001111A8">
          <w:delText xml:space="preserve"> /* L2MC index */</w:delText>
        </w:r>
      </w:del>
    </w:p>
    <w:p w14:paraId="15BA8C93" w14:textId="77777777" w:rsidR="005F0906" w:rsidRPr="005F7361" w:rsidDel="001111A8" w:rsidRDefault="00D5627A" w:rsidP="00F176A4">
      <w:pPr>
        <w:pStyle w:val="tablesourcecode"/>
        <w:rPr>
          <w:del w:id="5856" w:author="VOYER Raphael" w:date="2021-06-16T11:15:00Z"/>
          <w:rPrChange w:id="5857" w:author="VOYER Raphael" w:date="2021-07-07T15:02:00Z">
            <w:rPr>
              <w:del w:id="5858" w:author="VOYER Raphael" w:date="2021-06-16T11:15:00Z"/>
              <w:lang w:val="it-IT"/>
            </w:rPr>
          </w:rPrChange>
        </w:rPr>
      </w:pPr>
      <w:del w:id="5859" w:author="VOYER Raphael" w:date="2021-06-16T11:15:00Z">
        <w:r w:rsidRPr="00EA50DE" w:rsidDel="001111A8">
          <w:delText xml:space="preserve">        </w:delText>
        </w:r>
        <w:r w:rsidRPr="005F7361" w:rsidDel="001111A8">
          <w:rPr>
            <w:rPrChange w:id="5860" w:author="VOYER Raphael" w:date="2021-07-07T15:02:00Z">
              <w:rPr>
                <w:lang w:val="it-IT"/>
              </w:rPr>
            </w:rPrChange>
          </w:rPr>
          <w:delText>} HA_VLAN_</w:delText>
        </w:r>
        <w:smartTag w:uri="urn:schemas-microsoft-com:office:smarttags" w:element="stockticker">
          <w:r w:rsidR="00BB487C" w:rsidRPr="005F7361" w:rsidDel="001111A8">
            <w:rPr>
              <w:rPrChange w:id="5861" w:author="VOYER Raphael" w:date="2021-07-07T15:02:00Z">
                <w:rPr>
                  <w:lang w:val="it-IT"/>
                </w:rPr>
              </w:rPrChange>
            </w:rPr>
            <w:delText>DEL</w:delText>
          </w:r>
        </w:smartTag>
        <w:r w:rsidR="00BB487C" w:rsidRPr="005F7361" w:rsidDel="001111A8">
          <w:rPr>
            <w:rPrChange w:id="5862" w:author="VOYER Raphael" w:date="2021-07-07T15:02:00Z">
              <w:rPr>
                <w:lang w:val="it-IT"/>
              </w:rPr>
            </w:rPrChange>
          </w:rPr>
          <w:delText>_M</w:delText>
        </w:r>
        <w:r w:rsidRPr="005F7361" w:rsidDel="001111A8">
          <w:rPr>
            <w:rPrChange w:id="5863" w:author="VOYER Raphael" w:date="2021-07-07T15:02:00Z">
              <w:rPr>
                <w:lang w:val="it-IT"/>
              </w:rPr>
            </w:rPrChange>
          </w:rPr>
          <w:delText>C</w:delText>
        </w:r>
        <w:r w:rsidR="00BB487C" w:rsidRPr="005F7361" w:rsidDel="001111A8">
          <w:rPr>
            <w:rPrChange w:id="5864" w:author="VOYER Raphael" w:date="2021-07-07T15:02:00Z">
              <w:rPr>
                <w:lang w:val="it-IT"/>
              </w:rPr>
            </w:rPrChange>
          </w:rPr>
          <w:delText>_INDEX</w:delText>
        </w:r>
        <w:r w:rsidRPr="005F7361" w:rsidDel="001111A8">
          <w:rPr>
            <w:rPrChange w:id="5865" w:author="VOYER Raphael" w:date="2021-07-07T15:02:00Z">
              <w:rPr>
                <w:lang w:val="it-IT"/>
              </w:rPr>
            </w:rPrChange>
          </w:rPr>
          <w:delText>_MSG;</w:delText>
        </w:r>
      </w:del>
    </w:p>
    <w:p w14:paraId="30AF9D53" w14:textId="77777777" w:rsidR="00D5627A" w:rsidRPr="005F7361" w:rsidDel="001111A8" w:rsidRDefault="00D5627A" w:rsidP="00D5627A">
      <w:pPr>
        <w:pStyle w:val="Titre5"/>
        <w:numPr>
          <w:ilvl w:val="3"/>
          <w:numId w:val="1"/>
        </w:numPr>
        <w:rPr>
          <w:del w:id="5866" w:author="VOYER Raphael" w:date="2021-06-16T11:15:00Z"/>
          <w:rPrChange w:id="5867" w:author="VOYER Raphael" w:date="2021-07-07T15:02:00Z">
            <w:rPr>
              <w:del w:id="5868" w:author="VOYER Raphael" w:date="2021-06-16T11:15:00Z"/>
              <w:lang w:val="it-IT"/>
            </w:rPr>
          </w:rPrChange>
        </w:rPr>
      </w:pPr>
      <w:del w:id="5869" w:author="VOYER Raphael" w:date="2021-06-16T11:15:00Z">
        <w:r w:rsidRPr="005F7361" w:rsidDel="001111A8">
          <w:rPr>
            <w:b w:val="0"/>
            <w:bCs w:val="0"/>
            <w:i w:val="0"/>
            <w:iCs w:val="0"/>
            <w:rPrChange w:id="5870" w:author="VOYER Raphael" w:date="2021-07-07T15:02:00Z">
              <w:rPr>
                <w:b w:val="0"/>
                <w:bCs w:val="0"/>
                <w:i w:val="0"/>
                <w:iCs w:val="0"/>
                <w:lang w:val="it-IT"/>
              </w:rPr>
            </w:rPrChange>
          </w:rPr>
          <w:delText>HA_VLAN_MOD_</w:delText>
        </w:r>
        <w:smartTag w:uri="urn:schemas-microsoft-com:office:smarttags" w:element="stockticker">
          <w:r w:rsidRPr="005F7361" w:rsidDel="001111A8">
            <w:rPr>
              <w:b w:val="0"/>
              <w:bCs w:val="0"/>
              <w:i w:val="0"/>
              <w:iCs w:val="0"/>
              <w:rPrChange w:id="5871" w:author="VOYER Raphael" w:date="2021-07-07T15:02:00Z">
                <w:rPr>
                  <w:b w:val="0"/>
                  <w:bCs w:val="0"/>
                  <w:i w:val="0"/>
                  <w:iCs w:val="0"/>
                  <w:lang w:val="it-IT"/>
                </w:rPr>
              </w:rPrChange>
            </w:rPr>
            <w:delText>PORT</w:delText>
          </w:r>
        </w:smartTag>
        <w:r w:rsidRPr="005F7361" w:rsidDel="001111A8">
          <w:rPr>
            <w:b w:val="0"/>
            <w:bCs w:val="0"/>
            <w:i w:val="0"/>
            <w:iCs w:val="0"/>
            <w:rPrChange w:id="5872" w:author="VOYER Raphael" w:date="2021-07-07T15:02:00Z">
              <w:rPr>
                <w:b w:val="0"/>
                <w:bCs w:val="0"/>
                <w:i w:val="0"/>
                <w:iCs w:val="0"/>
                <w:lang w:val="it-IT"/>
              </w:rPr>
            </w:rPrChange>
          </w:rPr>
          <w:delText>_MSGID</w:delText>
        </w:r>
      </w:del>
    </w:p>
    <w:p w14:paraId="5C333C49" w14:textId="77777777" w:rsidR="00D5627A" w:rsidDel="001111A8" w:rsidRDefault="00D5627A" w:rsidP="00911783">
      <w:pPr>
        <w:pStyle w:val="Corpsdetexte"/>
        <w:rPr>
          <w:del w:id="5873" w:author="VOYER Raphael" w:date="2021-06-16T11:15:00Z"/>
        </w:rPr>
      </w:pPr>
      <w:del w:id="5874"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add/remove the</w:delText>
        </w:r>
      </w:del>
    </w:p>
    <w:p w14:paraId="349CB322" w14:textId="77777777" w:rsidR="00D5627A" w:rsidDel="001111A8" w:rsidRDefault="00D5627A" w:rsidP="00911783">
      <w:pPr>
        <w:pStyle w:val="Corpsdetexte"/>
        <w:rPr>
          <w:del w:id="5875" w:author="VOYER Raphael" w:date="2021-06-16T11:15:00Z"/>
        </w:rPr>
      </w:pPr>
      <w:del w:id="5876" w:author="VOYER Raphael" w:date="2021-06-16T11:15:00Z">
        <w:r w:rsidDel="001111A8">
          <w:delText>Port</w:delText>
        </w:r>
        <w:r w:rsidR="00911783" w:rsidDel="001111A8">
          <w:delText xml:space="preserve">s to the specified </w:delText>
        </w:r>
        <w:r w:rsidR="00BB487C" w:rsidDel="001111A8">
          <w:delText>multicast index</w:delText>
        </w:r>
        <w:r w:rsidR="00911783" w:rsidDel="001111A8">
          <w:delText>.</w:delText>
        </w:r>
      </w:del>
    </w:p>
    <w:p w14:paraId="7A90E76E" w14:textId="77777777" w:rsidR="00911783" w:rsidDel="001111A8" w:rsidRDefault="0001245C" w:rsidP="00911783">
      <w:pPr>
        <w:pStyle w:val="tablesourcecode"/>
        <w:rPr>
          <w:del w:id="5877" w:author="VOYER Raphael" w:date="2021-06-16T11:15:00Z"/>
        </w:rPr>
      </w:pPr>
      <w:del w:id="5878" w:author="VOYER Raphael" w:date="2021-06-16T11:15:00Z">
        <w:r w:rsidDel="001111A8">
          <w:delText>typedef struct _HA_VLAN_MOD</w:delText>
        </w:r>
        <w:r w:rsidR="00911783" w:rsidDel="001111A8">
          <w:delText>_</w:delText>
        </w:r>
        <w:smartTag w:uri="urn:schemas-microsoft-com:office:smarttags" w:element="stockticker">
          <w:r w:rsidR="00911783" w:rsidDel="001111A8">
            <w:delText>PORT</w:delText>
          </w:r>
        </w:smartTag>
        <w:r w:rsidR="00911783" w:rsidDel="001111A8">
          <w:delText>_MSG {</w:delText>
        </w:r>
      </w:del>
    </w:p>
    <w:p w14:paraId="240B5D20" w14:textId="77777777" w:rsidR="00911783" w:rsidDel="001111A8" w:rsidRDefault="00911783" w:rsidP="00911783">
      <w:pPr>
        <w:pStyle w:val="tablesourcecode"/>
        <w:rPr>
          <w:del w:id="5879" w:author="VOYER Raphael" w:date="2021-06-16T11:15:00Z"/>
        </w:rPr>
      </w:pPr>
      <w:del w:id="5880"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 xml:space="preserve"> msgHdr;</w:delText>
        </w:r>
        <w:r w:rsidR="00BF2EA2" w:rsidDel="001111A8">
          <w:delText xml:space="preserve"> </w:delText>
        </w:r>
      </w:del>
    </w:p>
    <w:p w14:paraId="63005955" w14:textId="77777777" w:rsidR="00BF2EA2" w:rsidDel="001111A8" w:rsidRDefault="00BF2EA2" w:rsidP="00911783">
      <w:pPr>
        <w:pStyle w:val="tablesourcecode"/>
        <w:rPr>
          <w:del w:id="5881" w:author="VOYER Raphael" w:date="2021-06-16T11:15:00Z"/>
        </w:rPr>
      </w:pPr>
      <w:del w:id="5882" w:author="VOYER Raphael" w:date="2021-06-16T11:15:00Z">
        <w:r w:rsidDel="001111A8">
          <w:delText xml:space="preserve">         uint8         add_remove_flag:1; /* add or remove port */</w:delText>
        </w:r>
      </w:del>
    </w:p>
    <w:p w14:paraId="1F700160" w14:textId="77777777" w:rsidR="00911783" w:rsidDel="001111A8" w:rsidRDefault="00C80F61" w:rsidP="00BF2EA2">
      <w:pPr>
        <w:pStyle w:val="tablesourcecode"/>
        <w:rPr>
          <w:del w:id="5883" w:author="VOYER Raphael" w:date="2021-06-16T11:15:00Z"/>
        </w:rPr>
      </w:pPr>
      <w:del w:id="5884" w:author="VOYER Raphael" w:date="2021-06-16T11:15:00Z">
        <w:r w:rsidDel="001111A8">
          <w:tab/>
          <w:delText xml:space="preserve">      </w:delText>
        </w:r>
        <w:r w:rsidR="00BF2EA2" w:rsidDel="001111A8">
          <w:delText>uint16</w:delText>
        </w:r>
        <w:r w:rsidDel="001111A8">
          <w:delText xml:space="preserve">         mc_index</w:delText>
        </w:r>
        <w:r w:rsidR="00BF2EA2" w:rsidDel="001111A8">
          <w:delText xml:space="preserve">  /* L2MC index */</w:delText>
        </w:r>
      </w:del>
    </w:p>
    <w:p w14:paraId="26F17E24" w14:textId="77777777" w:rsidR="00904367" w:rsidRPr="005F7361" w:rsidDel="001111A8" w:rsidRDefault="0031776E" w:rsidP="00904367">
      <w:pPr>
        <w:pStyle w:val="tablesourcecode"/>
        <w:rPr>
          <w:del w:id="5885" w:author="VOYER Raphael" w:date="2021-06-16T11:15:00Z"/>
          <w:rPrChange w:id="5886" w:author="VOYER Raphael" w:date="2021-07-07T15:02:00Z">
            <w:rPr>
              <w:del w:id="5887" w:author="VOYER Raphael" w:date="2021-06-16T11:15:00Z"/>
              <w:lang w:val="fr-FR"/>
            </w:rPr>
          </w:rPrChange>
        </w:rPr>
      </w:pPr>
      <w:del w:id="5888" w:author="VOYER Raphael" w:date="2021-06-16T11:15:00Z">
        <w:r w:rsidDel="001111A8">
          <w:delText xml:space="preserve">         </w:delText>
        </w:r>
        <w:r w:rsidRPr="005F7361" w:rsidDel="001111A8">
          <w:rPr>
            <w:rPrChange w:id="5889" w:author="VOYER Raphael" w:date="2021-07-07T15:02:00Z">
              <w:rPr>
                <w:lang w:val="fr-FR"/>
              </w:rPr>
            </w:rPrChange>
          </w:rPr>
          <w:delText>uint32</w:delText>
        </w:r>
        <w:r w:rsidR="00911783" w:rsidRPr="005F7361" w:rsidDel="001111A8">
          <w:rPr>
            <w:rPrChange w:id="5890" w:author="VOYER Raphael" w:date="2021-07-07T15:02:00Z">
              <w:rPr>
                <w:lang w:val="fr-FR"/>
              </w:rPr>
            </w:rPrChange>
          </w:rPr>
          <w:delText xml:space="preserve">        </w:delText>
        </w:r>
        <w:r w:rsidR="00904367" w:rsidRPr="005F7361" w:rsidDel="001111A8">
          <w:rPr>
            <w:rPrChange w:id="5891" w:author="VOYER Raphael" w:date="2021-07-07T15:02:00Z">
              <w:rPr>
                <w:lang w:val="fr-FR"/>
              </w:rPr>
            </w:rPrChange>
          </w:rPr>
          <w:delText xml:space="preserve"> </w:delText>
        </w:r>
        <w:r w:rsidRPr="005F7361" w:rsidDel="001111A8">
          <w:rPr>
            <w:rPrChange w:id="5892" w:author="VOYER Raphael" w:date="2021-07-07T15:02:00Z">
              <w:rPr>
                <w:lang w:val="fr-FR"/>
              </w:rPr>
            </w:rPrChange>
          </w:rPr>
          <w:delText>g</w:delText>
        </w:r>
        <w:r w:rsidR="00911783" w:rsidRPr="005F7361" w:rsidDel="001111A8">
          <w:rPr>
            <w:rPrChange w:id="5893" w:author="VOYER Raphael" w:date="2021-07-07T15:02:00Z">
              <w:rPr>
                <w:lang w:val="fr-FR"/>
              </w:rPr>
            </w:rPrChange>
          </w:rPr>
          <w:delText>port;</w:delText>
        </w:r>
        <w:r w:rsidR="00BF2EA2" w:rsidRPr="005F7361" w:rsidDel="001111A8">
          <w:rPr>
            <w:rPrChange w:id="5894" w:author="VOYER Raphael" w:date="2021-07-07T15:02:00Z">
              <w:rPr>
                <w:lang w:val="fr-FR"/>
              </w:rPr>
            </w:rPrChange>
          </w:rPr>
          <w:delText xml:space="preserve">     /* </w:delText>
        </w:r>
        <w:r w:rsidR="00904367" w:rsidRPr="005F7361" w:rsidDel="001111A8">
          <w:rPr>
            <w:rPrChange w:id="5895" w:author="VOYER Raphael" w:date="2021-07-07T15:02:00Z">
              <w:rPr>
                <w:lang w:val="fr-FR"/>
              </w:rPr>
            </w:rPrChange>
          </w:rPr>
          <w:delText>port/linkagg</w:delText>
        </w:r>
        <w:r w:rsidR="00BF2EA2" w:rsidRPr="005F7361" w:rsidDel="001111A8">
          <w:rPr>
            <w:rPrChange w:id="5896" w:author="VOYER Raphael" w:date="2021-07-07T15:02:00Z">
              <w:rPr>
                <w:lang w:val="fr-FR"/>
              </w:rPr>
            </w:rPrChange>
          </w:rPr>
          <w:delText xml:space="preserve"> */</w:delText>
        </w:r>
        <w:r w:rsidR="00911783" w:rsidRPr="005F7361" w:rsidDel="001111A8">
          <w:rPr>
            <w:rPrChange w:id="5897" w:author="VOYER Raphael" w:date="2021-07-07T15:02:00Z">
              <w:rPr>
                <w:lang w:val="fr-FR"/>
              </w:rPr>
            </w:rPrChange>
          </w:rPr>
          <w:delText xml:space="preserve">               </w:delText>
        </w:r>
      </w:del>
    </w:p>
    <w:p w14:paraId="198102BF" w14:textId="77777777" w:rsidR="00911783" w:rsidRPr="005F7361" w:rsidDel="001111A8" w:rsidRDefault="00911783" w:rsidP="00911783">
      <w:pPr>
        <w:pStyle w:val="tablesourcecode"/>
        <w:rPr>
          <w:del w:id="5898" w:author="VOYER Raphael" w:date="2021-06-16T11:15:00Z"/>
          <w:rPrChange w:id="5899" w:author="VOYER Raphael" w:date="2021-07-07T15:02:00Z">
            <w:rPr>
              <w:del w:id="5900" w:author="VOYER Raphael" w:date="2021-06-16T11:15:00Z"/>
              <w:lang w:val="fr-FR"/>
            </w:rPr>
          </w:rPrChange>
        </w:rPr>
      </w:pPr>
      <w:del w:id="5901" w:author="VOYER Raphael" w:date="2021-06-16T11:15:00Z">
        <w:r w:rsidRPr="005F7361" w:rsidDel="001111A8">
          <w:rPr>
            <w:rPrChange w:id="5902" w:author="VOYER Raphael" w:date="2021-07-07T15:02:00Z">
              <w:rPr>
                <w:lang w:val="fr-FR"/>
              </w:rPr>
            </w:rPrChange>
          </w:rPr>
          <w:delText>} HA_VLAN_</w:delText>
        </w:r>
        <w:r w:rsidR="00E76552" w:rsidRPr="005F7361" w:rsidDel="001111A8">
          <w:rPr>
            <w:rPrChange w:id="5903" w:author="VOYER Raphael" w:date="2021-07-07T15:02:00Z">
              <w:rPr>
                <w:lang w:val="fr-FR"/>
              </w:rPr>
            </w:rPrChange>
          </w:rPr>
          <w:delText>MO</w:delText>
        </w:r>
        <w:r w:rsidRPr="005F7361" w:rsidDel="001111A8">
          <w:rPr>
            <w:rPrChange w:id="5904" w:author="VOYER Raphael" w:date="2021-07-07T15:02:00Z">
              <w:rPr>
                <w:lang w:val="fr-FR"/>
              </w:rPr>
            </w:rPrChange>
          </w:rPr>
          <w:delText>D_</w:delText>
        </w:r>
        <w:smartTag w:uri="urn:schemas-microsoft-com:office:smarttags" w:element="stockticker">
          <w:r w:rsidRPr="005F7361" w:rsidDel="001111A8">
            <w:rPr>
              <w:rPrChange w:id="5905" w:author="VOYER Raphael" w:date="2021-07-07T15:02:00Z">
                <w:rPr>
                  <w:lang w:val="fr-FR"/>
                </w:rPr>
              </w:rPrChange>
            </w:rPr>
            <w:delText>MAC</w:delText>
          </w:r>
        </w:smartTag>
        <w:r w:rsidRPr="005F7361" w:rsidDel="001111A8">
          <w:rPr>
            <w:rPrChange w:id="5906" w:author="VOYER Raphael" w:date="2021-07-07T15:02:00Z">
              <w:rPr>
                <w:lang w:val="fr-FR"/>
              </w:rPr>
            </w:rPrChange>
          </w:rPr>
          <w:delText>_MSG;</w:delText>
        </w:r>
      </w:del>
    </w:p>
    <w:p w14:paraId="055320CC" w14:textId="77777777" w:rsidR="00667133" w:rsidRPr="005F7361" w:rsidDel="001111A8" w:rsidRDefault="00667133" w:rsidP="00911783">
      <w:pPr>
        <w:pStyle w:val="Corpsdetexte"/>
        <w:rPr>
          <w:del w:id="5907" w:author="VOYER Raphael" w:date="2021-06-16T11:15:00Z"/>
          <w:rPrChange w:id="5908" w:author="VOYER Raphael" w:date="2021-07-07T15:02:00Z">
            <w:rPr>
              <w:del w:id="5909" w:author="VOYER Raphael" w:date="2021-06-16T11:15:00Z"/>
              <w:lang w:val="fr-FR"/>
            </w:rPr>
          </w:rPrChange>
        </w:rPr>
      </w:pPr>
    </w:p>
    <w:p w14:paraId="611DE98E" w14:textId="77777777" w:rsidR="00BF2EA2" w:rsidRPr="005F7361" w:rsidDel="001111A8" w:rsidRDefault="00BF2EA2" w:rsidP="00BF2EA2">
      <w:pPr>
        <w:pStyle w:val="Titre5"/>
        <w:numPr>
          <w:ilvl w:val="3"/>
          <w:numId w:val="1"/>
        </w:numPr>
        <w:rPr>
          <w:del w:id="5910" w:author="VOYER Raphael" w:date="2021-06-16T11:15:00Z"/>
          <w:rPrChange w:id="5911" w:author="VOYER Raphael" w:date="2021-07-07T15:02:00Z">
            <w:rPr>
              <w:del w:id="5912" w:author="VOYER Raphael" w:date="2021-06-16T11:15:00Z"/>
              <w:lang w:val="it-IT"/>
            </w:rPr>
          </w:rPrChange>
        </w:rPr>
      </w:pPr>
      <w:del w:id="5913" w:author="VOYER Raphael" w:date="2021-06-16T11:15:00Z">
        <w:r w:rsidRPr="005F7361" w:rsidDel="001111A8">
          <w:rPr>
            <w:b w:val="0"/>
            <w:bCs w:val="0"/>
            <w:i w:val="0"/>
            <w:iCs w:val="0"/>
            <w:rPrChange w:id="5914" w:author="VOYER Raphael" w:date="2021-07-07T15:02:00Z">
              <w:rPr>
                <w:b w:val="0"/>
                <w:bCs w:val="0"/>
                <w:i w:val="0"/>
                <w:iCs w:val="0"/>
                <w:lang w:val="it-IT"/>
              </w:rPr>
            </w:rPrChange>
          </w:rPr>
          <w:delText>HA_VLAN_ADD_ARP_MSG_ID</w:delText>
        </w:r>
      </w:del>
    </w:p>
    <w:p w14:paraId="5395D64F" w14:textId="77777777" w:rsidR="00BF2EA2" w:rsidDel="001111A8" w:rsidRDefault="00BF2EA2" w:rsidP="00BF2EA2">
      <w:pPr>
        <w:pStyle w:val="Corpsdetexte"/>
        <w:rPr>
          <w:del w:id="5915" w:author="VOYER Raphael" w:date="2021-06-16T11:15:00Z"/>
        </w:rPr>
      </w:pPr>
      <w:del w:id="5916"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add the arp entry in hardware.</w:delText>
        </w:r>
      </w:del>
    </w:p>
    <w:p w14:paraId="364B79DA" w14:textId="77777777" w:rsidR="00BF2EA2" w:rsidDel="001111A8" w:rsidRDefault="00BF2EA2" w:rsidP="00BF2EA2">
      <w:pPr>
        <w:pStyle w:val="tablesourcecode"/>
        <w:rPr>
          <w:del w:id="5917" w:author="VOYER Raphael" w:date="2021-06-16T11:15:00Z"/>
        </w:rPr>
      </w:pPr>
      <w:del w:id="5918" w:author="VOYER Raphael" w:date="2021-06-16T11:15:00Z">
        <w:r w:rsidDel="001111A8">
          <w:delText>typedef struct _HA_VLAN_ADD_</w:delText>
        </w:r>
        <w:r w:rsidR="000669F5" w:rsidDel="001111A8">
          <w:delText>ARP</w:delText>
        </w:r>
        <w:r w:rsidDel="001111A8">
          <w:delText>_MSG {</w:delText>
        </w:r>
      </w:del>
    </w:p>
    <w:p w14:paraId="088E8248" w14:textId="77777777" w:rsidR="00BF2EA2" w:rsidDel="001111A8" w:rsidRDefault="00BF2EA2" w:rsidP="00BF2EA2">
      <w:pPr>
        <w:pStyle w:val="tablesourcecode"/>
        <w:rPr>
          <w:del w:id="5919" w:author="VOYER Raphael" w:date="2021-06-16T11:15:00Z"/>
        </w:rPr>
      </w:pPr>
      <w:del w:id="5920"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E28AEB7" w14:textId="77777777" w:rsidR="00BF2EA2" w:rsidDel="001111A8" w:rsidRDefault="00BF2EA2" w:rsidP="00BF2EA2">
      <w:pPr>
        <w:pStyle w:val="tablesourcecode"/>
        <w:rPr>
          <w:del w:id="5921" w:author="VOYER Raphael" w:date="2021-06-16T11:15:00Z"/>
        </w:rPr>
      </w:pPr>
      <w:del w:id="5922" w:author="VOYER Raphael" w:date="2021-06-16T11:15:00Z">
        <w:r w:rsidDel="001111A8">
          <w:delText xml:space="preserve">         CLUSTER_IP    ip-address; /* Ip- Address */</w:delText>
        </w:r>
      </w:del>
    </w:p>
    <w:p w14:paraId="59C382E9" w14:textId="77777777" w:rsidR="00BF2EA2" w:rsidDel="001111A8" w:rsidRDefault="00BF2EA2" w:rsidP="00BF2EA2">
      <w:pPr>
        <w:pStyle w:val="tablesourcecode"/>
        <w:rPr>
          <w:del w:id="5923" w:author="VOYER Raphael" w:date="2021-06-16T11:15:00Z"/>
        </w:rPr>
      </w:pPr>
      <w:del w:id="5924" w:author="VOYER Raphael" w:date="2021-06-16T11:15:00Z">
        <w:r w:rsidDel="001111A8">
          <w:tab/>
        </w:r>
        <w:r w:rsidDel="001111A8">
          <w:tab/>
        </w:r>
        <w:smartTag w:uri="urn:schemas-microsoft-com:office:smarttags" w:element="stockticker">
          <w:r w:rsidDel="001111A8">
            <w:delText>MAC</w:delText>
          </w:r>
        </w:smartTag>
        <w:r w:rsidDel="001111A8">
          <w:delText>_ADDR      mac_addr; /* Mac-address */</w:delText>
        </w:r>
      </w:del>
    </w:p>
    <w:p w14:paraId="3C821C15" w14:textId="77777777" w:rsidR="00BF2EA2" w:rsidDel="001111A8" w:rsidRDefault="000669F5" w:rsidP="00BF2EA2">
      <w:pPr>
        <w:pStyle w:val="tablesourcecode"/>
        <w:rPr>
          <w:del w:id="5925" w:author="VOYER Raphael" w:date="2021-06-16T11:15:00Z"/>
        </w:rPr>
      </w:pPr>
      <w:del w:id="5926" w:author="VOYER Raphael" w:date="2021-06-16T11:15:00Z">
        <w:r w:rsidDel="001111A8">
          <w:delText xml:space="preserve">         </w:delText>
        </w:r>
        <w:r w:rsidR="00BF2EA2" w:rsidDel="001111A8">
          <w:delText xml:space="preserve">uint16        </w:delText>
        </w:r>
        <w:r w:rsidR="004B1109" w:rsidDel="001111A8">
          <w:delText>egress</w:delText>
        </w:r>
        <w:r w:rsidDel="001111A8">
          <w:delText>_port</w:delText>
        </w:r>
        <w:r w:rsidR="00BF2EA2" w:rsidDel="001111A8">
          <w:delText xml:space="preserve">; /* </w:delText>
        </w:r>
        <w:r w:rsidDel="001111A8">
          <w:delText>Egress Port for the ARP entry */</w:delText>
        </w:r>
      </w:del>
    </w:p>
    <w:p w14:paraId="667C19A2" w14:textId="77777777" w:rsidR="00936DB8" w:rsidRPr="00936DB8" w:rsidDel="001111A8" w:rsidRDefault="00936DB8" w:rsidP="00BF2EA2">
      <w:pPr>
        <w:pStyle w:val="tablesourcecode"/>
        <w:rPr>
          <w:del w:id="5927" w:author="VOYER Raphael" w:date="2021-06-16T11:15:00Z"/>
        </w:rPr>
      </w:pPr>
      <w:del w:id="5928" w:author="VOYER Raphael" w:date="2021-06-16T11:15:00Z">
        <w:r w:rsidDel="001111A8">
          <w:delText xml:space="preserve">         </w:delText>
        </w:r>
        <w:r w:rsidRPr="00936DB8" w:rsidDel="001111A8">
          <w:delText>unit8         static_flag:1 /* Static or dynamic ARP */</w:delText>
        </w:r>
      </w:del>
    </w:p>
    <w:p w14:paraId="41F04B0C" w14:textId="77777777" w:rsidR="00BF2EA2" w:rsidRPr="005F7361" w:rsidDel="001111A8" w:rsidRDefault="00BF2EA2" w:rsidP="00BF2EA2">
      <w:pPr>
        <w:pStyle w:val="tablesourcecode"/>
        <w:rPr>
          <w:del w:id="5929" w:author="VOYER Raphael" w:date="2021-06-16T11:15:00Z"/>
          <w:rPrChange w:id="5930" w:author="VOYER Raphael" w:date="2021-07-07T15:02:00Z">
            <w:rPr>
              <w:del w:id="5931" w:author="VOYER Raphael" w:date="2021-06-16T11:15:00Z"/>
              <w:lang w:val="it-IT"/>
            </w:rPr>
          </w:rPrChange>
        </w:rPr>
      </w:pPr>
      <w:del w:id="5932" w:author="VOYER Raphael" w:date="2021-06-16T11:15:00Z">
        <w:r w:rsidRPr="00885490" w:rsidDel="001111A8">
          <w:delText xml:space="preserve">        </w:delText>
        </w:r>
        <w:r w:rsidRPr="005F7361" w:rsidDel="001111A8">
          <w:rPr>
            <w:rPrChange w:id="5933" w:author="VOYER Raphael" w:date="2021-07-07T15:02:00Z">
              <w:rPr>
                <w:lang w:val="it-IT"/>
              </w:rPr>
            </w:rPrChange>
          </w:rPr>
          <w:delText>} HA_VLAN_ADD_</w:delText>
        </w:r>
        <w:r w:rsidR="000669F5" w:rsidRPr="005F7361" w:rsidDel="001111A8">
          <w:rPr>
            <w:rPrChange w:id="5934" w:author="VOYER Raphael" w:date="2021-07-07T15:02:00Z">
              <w:rPr>
                <w:lang w:val="it-IT"/>
              </w:rPr>
            </w:rPrChange>
          </w:rPr>
          <w:delText>ARP</w:delText>
        </w:r>
        <w:r w:rsidRPr="005F7361" w:rsidDel="001111A8">
          <w:rPr>
            <w:rPrChange w:id="5935" w:author="VOYER Raphael" w:date="2021-07-07T15:02:00Z">
              <w:rPr>
                <w:lang w:val="it-IT"/>
              </w:rPr>
            </w:rPrChange>
          </w:rPr>
          <w:delText xml:space="preserve">_MSG; </w:delText>
        </w:r>
      </w:del>
    </w:p>
    <w:p w14:paraId="3A7BD41E" w14:textId="77777777" w:rsidR="000669F5" w:rsidRPr="005F7361" w:rsidDel="001111A8" w:rsidRDefault="000669F5" w:rsidP="000669F5">
      <w:pPr>
        <w:pStyle w:val="Titre5"/>
        <w:numPr>
          <w:ilvl w:val="3"/>
          <w:numId w:val="1"/>
        </w:numPr>
        <w:rPr>
          <w:del w:id="5936" w:author="VOYER Raphael" w:date="2021-06-16T11:15:00Z"/>
          <w:rPrChange w:id="5937" w:author="VOYER Raphael" w:date="2021-07-07T15:02:00Z">
            <w:rPr>
              <w:del w:id="5938" w:author="VOYER Raphael" w:date="2021-06-16T11:15:00Z"/>
              <w:lang w:val="it-IT"/>
            </w:rPr>
          </w:rPrChange>
        </w:rPr>
      </w:pPr>
      <w:del w:id="5939" w:author="VOYER Raphael" w:date="2021-06-16T11:15:00Z">
        <w:r w:rsidRPr="005F7361" w:rsidDel="001111A8">
          <w:rPr>
            <w:b w:val="0"/>
            <w:bCs w:val="0"/>
            <w:i w:val="0"/>
            <w:iCs w:val="0"/>
            <w:rPrChange w:id="5940" w:author="VOYER Raphael" w:date="2021-07-07T15:02:00Z">
              <w:rPr>
                <w:b w:val="0"/>
                <w:bCs w:val="0"/>
                <w:i w:val="0"/>
                <w:iCs w:val="0"/>
                <w:lang w:val="it-IT"/>
              </w:rPr>
            </w:rPrChange>
          </w:rPr>
          <w:delText>HA_VLAN_REMOVE_ARP_MSG_ID</w:delText>
        </w:r>
      </w:del>
    </w:p>
    <w:p w14:paraId="3B8544B0" w14:textId="77777777" w:rsidR="000669F5" w:rsidDel="001111A8" w:rsidRDefault="000669F5" w:rsidP="000669F5">
      <w:pPr>
        <w:rPr>
          <w:del w:id="5941" w:author="VOYER Raphael" w:date="2021-06-16T11:15:00Z"/>
        </w:rPr>
      </w:pPr>
      <w:del w:id="5942" w:author="VOYER Raphael" w:date="2021-06-16T11:15:00Z">
        <w:r w:rsidRPr="000669F5" w:rsidDel="001111A8">
          <w:delText xml:space="preserve"> </w:delText>
        </w:r>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delete the arp entry in hardware.</w:delText>
        </w:r>
      </w:del>
    </w:p>
    <w:p w14:paraId="02A8D9DA" w14:textId="77777777" w:rsidR="000669F5" w:rsidRPr="000669F5" w:rsidDel="001111A8" w:rsidRDefault="000669F5" w:rsidP="000669F5">
      <w:pPr>
        <w:rPr>
          <w:del w:id="5943" w:author="VOYER Raphael" w:date="2021-06-16T11:15:00Z"/>
        </w:rPr>
      </w:pPr>
    </w:p>
    <w:p w14:paraId="22BA1F5E" w14:textId="77777777" w:rsidR="000669F5" w:rsidDel="001111A8" w:rsidRDefault="000669F5" w:rsidP="000669F5">
      <w:pPr>
        <w:pStyle w:val="tablesourcecode"/>
        <w:rPr>
          <w:del w:id="5944" w:author="VOYER Raphael" w:date="2021-06-16T11:15:00Z"/>
        </w:rPr>
      </w:pPr>
      <w:del w:id="5945" w:author="VOYER Raphael" w:date="2021-06-16T11:15:00Z">
        <w:r w:rsidDel="001111A8">
          <w:delText>typedef struct _HA_VLAN_REMOVE_</w:delText>
        </w:r>
        <w:smartTag w:uri="urn:schemas-microsoft-com:office:smarttags" w:element="stockticker">
          <w:r w:rsidDel="001111A8">
            <w:delText>MAC</w:delText>
          </w:r>
        </w:smartTag>
        <w:r w:rsidDel="001111A8">
          <w:delText>_MSG {</w:delText>
        </w:r>
      </w:del>
    </w:p>
    <w:p w14:paraId="59522234" w14:textId="77777777" w:rsidR="000669F5" w:rsidDel="001111A8" w:rsidRDefault="000669F5" w:rsidP="000669F5">
      <w:pPr>
        <w:pStyle w:val="tablesourcecode"/>
        <w:rPr>
          <w:del w:id="5946" w:author="VOYER Raphael" w:date="2021-06-16T11:15:00Z"/>
        </w:rPr>
      </w:pPr>
      <w:del w:id="5947"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EF7198E" w14:textId="77777777" w:rsidR="000669F5" w:rsidDel="001111A8" w:rsidRDefault="000669F5" w:rsidP="000669F5">
      <w:pPr>
        <w:pStyle w:val="tablesourcecode"/>
        <w:rPr>
          <w:del w:id="5948" w:author="VOYER Raphael" w:date="2021-06-16T11:15:00Z"/>
        </w:rPr>
      </w:pPr>
      <w:del w:id="5949" w:author="VOYER Raphael" w:date="2021-06-16T11:15:00Z">
        <w:r w:rsidDel="001111A8">
          <w:delText xml:space="preserve">         CLUSTER_IP    ip-address; /* Ip- Address */</w:delText>
        </w:r>
      </w:del>
    </w:p>
    <w:p w14:paraId="289C2F4F" w14:textId="77777777" w:rsidR="000669F5" w:rsidRPr="005F7361" w:rsidDel="001111A8" w:rsidRDefault="000669F5" w:rsidP="000669F5">
      <w:pPr>
        <w:pStyle w:val="tablesourcecode"/>
        <w:rPr>
          <w:del w:id="5950" w:author="VOYER Raphael" w:date="2021-06-16T11:15:00Z"/>
          <w:rPrChange w:id="5951" w:author="VOYER Raphael" w:date="2021-07-07T15:02:00Z">
            <w:rPr>
              <w:del w:id="5952" w:author="VOYER Raphael" w:date="2021-06-16T11:15:00Z"/>
              <w:lang w:val="it-IT"/>
            </w:rPr>
          </w:rPrChange>
        </w:rPr>
      </w:pPr>
      <w:del w:id="5953" w:author="VOYER Raphael" w:date="2021-06-16T11:15:00Z">
        <w:r w:rsidRPr="000669F5" w:rsidDel="001111A8">
          <w:delText xml:space="preserve">        </w:delText>
        </w:r>
        <w:r w:rsidRPr="005F7361" w:rsidDel="001111A8">
          <w:rPr>
            <w:rPrChange w:id="5954" w:author="VOYER Raphael" w:date="2021-07-07T15:02:00Z">
              <w:rPr>
                <w:lang w:val="it-IT"/>
              </w:rPr>
            </w:rPrChange>
          </w:rPr>
          <w:delText>} HA_VLAN_</w:delText>
        </w:r>
        <w:r w:rsidR="00345182" w:rsidRPr="005F7361" w:rsidDel="001111A8">
          <w:rPr>
            <w:rPrChange w:id="5955" w:author="VOYER Raphael" w:date="2021-07-07T15:02:00Z">
              <w:rPr>
                <w:lang w:val="it-IT"/>
              </w:rPr>
            </w:rPrChange>
          </w:rPr>
          <w:delText>REMOVE</w:delText>
        </w:r>
        <w:r w:rsidRPr="005F7361" w:rsidDel="001111A8">
          <w:rPr>
            <w:rPrChange w:id="5956" w:author="VOYER Raphael" w:date="2021-07-07T15:02:00Z">
              <w:rPr>
                <w:lang w:val="it-IT"/>
              </w:rPr>
            </w:rPrChange>
          </w:rPr>
          <w:delText xml:space="preserve">_ARP_MSG; </w:delText>
        </w:r>
      </w:del>
    </w:p>
    <w:p w14:paraId="0ACFB18F" w14:textId="77777777" w:rsidR="000669F5" w:rsidRPr="005F7361" w:rsidDel="001111A8" w:rsidRDefault="000669F5" w:rsidP="00911783">
      <w:pPr>
        <w:pStyle w:val="Corpsdetexte"/>
        <w:rPr>
          <w:del w:id="5957" w:author="VOYER Raphael" w:date="2021-06-16T11:15:00Z"/>
          <w:rPrChange w:id="5958" w:author="VOYER Raphael" w:date="2021-07-07T15:02:00Z">
            <w:rPr>
              <w:del w:id="5959" w:author="VOYER Raphael" w:date="2021-06-16T11:15:00Z"/>
              <w:lang w:val="it-IT"/>
            </w:rPr>
          </w:rPrChange>
        </w:rPr>
      </w:pPr>
    </w:p>
    <w:p w14:paraId="5CDB75D7" w14:textId="77777777" w:rsidR="00A11356" w:rsidRPr="005A0C5D" w:rsidDel="001111A8" w:rsidRDefault="00A11356" w:rsidP="00A11356">
      <w:pPr>
        <w:pStyle w:val="Titre5"/>
        <w:numPr>
          <w:ilvl w:val="3"/>
          <w:numId w:val="1"/>
        </w:numPr>
        <w:rPr>
          <w:del w:id="5960" w:author="VOYER Raphael" w:date="2021-06-16T11:15:00Z"/>
          <w:lang w:val="nl-BE"/>
        </w:rPr>
      </w:pPr>
      <w:del w:id="5961" w:author="VOYER Raphael" w:date="2021-06-16T11:15:00Z">
        <w:r w:rsidRPr="005A0C5D" w:rsidDel="001111A8">
          <w:rPr>
            <w:lang w:val="nl-BE"/>
          </w:rPr>
          <w:delText>HA_VLAN_ IPMS_REGDEREG_ MSG_ID</w:delText>
        </w:r>
      </w:del>
    </w:p>
    <w:p w14:paraId="6A44B077" w14:textId="77777777" w:rsidR="000669F5" w:rsidDel="001111A8" w:rsidRDefault="00A11356" w:rsidP="00911783">
      <w:pPr>
        <w:pStyle w:val="Corpsdetexte"/>
        <w:rPr>
          <w:del w:id="5962" w:author="VOYER Raphael" w:date="2021-06-16T11:15:00Z"/>
        </w:rPr>
      </w:pPr>
      <w:del w:id="5963" w:author="VOYER Raphael" w:date="2021-06-16T11:15:00Z">
        <w:r w:rsidRPr="00A11356" w:rsidDel="001111A8">
          <w:delText xml:space="preserve">This message will be sent from HAVLAN </w:delText>
        </w:r>
        <w:smartTag w:uri="urn:schemas-microsoft-com:office:smarttags" w:element="stockticker">
          <w:r w:rsidRPr="00A11356" w:rsidDel="001111A8">
            <w:delText>CMM</w:delText>
          </w:r>
        </w:smartTag>
        <w:r w:rsidRPr="00A11356" w:rsidDel="001111A8">
          <w:delText xml:space="preserve"> to request enabling IGMP snooping </w:delText>
        </w:r>
        <w:r w:rsidDel="001111A8">
          <w:delText>and register for</w:delText>
        </w:r>
      </w:del>
    </w:p>
    <w:p w14:paraId="6832ACA1" w14:textId="77777777" w:rsidR="00A11356" w:rsidDel="001111A8" w:rsidRDefault="00A11356" w:rsidP="00911783">
      <w:pPr>
        <w:pStyle w:val="Corpsdetexte"/>
        <w:rPr>
          <w:del w:id="5964" w:author="VOYER Raphael" w:date="2021-06-16T11:15:00Z"/>
        </w:rPr>
      </w:pPr>
      <w:del w:id="5965" w:author="VOYER Raphael" w:date="2021-06-16T11:15:00Z">
        <w:r w:rsidDel="001111A8">
          <w:delText>IGMP reports.</w:delText>
        </w:r>
      </w:del>
    </w:p>
    <w:p w14:paraId="7B158FCD" w14:textId="77777777" w:rsidR="00A11356" w:rsidDel="001111A8" w:rsidRDefault="00A11356" w:rsidP="00A11356">
      <w:pPr>
        <w:pStyle w:val="tablesourcecode"/>
        <w:rPr>
          <w:del w:id="5966" w:author="VOYER Raphael" w:date="2021-06-16T11:15:00Z"/>
        </w:rPr>
      </w:pPr>
      <w:del w:id="5967" w:author="VOYER Raphael" w:date="2021-06-16T11:15:00Z">
        <w:r w:rsidDel="001111A8">
          <w:delText>typedef struct _</w:delText>
        </w:r>
        <w:r w:rsidRPr="000669F5" w:rsidDel="001111A8">
          <w:delText>HA_VLAN_IP</w:delText>
        </w:r>
        <w:r w:rsidDel="001111A8">
          <w:delText>MS</w:delText>
        </w:r>
        <w:r w:rsidRPr="000669F5" w:rsidDel="001111A8">
          <w:delText>_</w:delText>
        </w:r>
        <w:r w:rsidDel="001111A8">
          <w:delText>REGDEREG</w:delText>
        </w:r>
        <w:r w:rsidRPr="000669F5" w:rsidDel="001111A8">
          <w:delText>_MSG</w:delText>
        </w:r>
        <w:r w:rsidDel="001111A8">
          <w:delText xml:space="preserve"> {</w:delText>
        </w:r>
      </w:del>
    </w:p>
    <w:p w14:paraId="053A9A38" w14:textId="77777777" w:rsidR="00A11356" w:rsidDel="001111A8" w:rsidRDefault="00A11356" w:rsidP="00A11356">
      <w:pPr>
        <w:pStyle w:val="tablesourcecode"/>
        <w:rPr>
          <w:del w:id="5968" w:author="VOYER Raphael" w:date="2021-06-16T11:15:00Z"/>
        </w:rPr>
      </w:pPr>
      <w:del w:id="5969"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43B1BCE" w14:textId="77777777" w:rsidR="00A11356" w:rsidDel="001111A8" w:rsidRDefault="00A11356" w:rsidP="00A11356">
      <w:pPr>
        <w:pStyle w:val="tablesourcecode"/>
        <w:rPr>
          <w:del w:id="5970" w:author="VOYER Raphael" w:date="2021-06-16T11:15:00Z"/>
        </w:rPr>
      </w:pPr>
      <w:del w:id="5971" w:author="VOYER Raphael" w:date="2021-06-16T11:15:00Z">
        <w:r w:rsidDel="001111A8">
          <w:delText xml:space="preserve">         Uint8         igmp_reg_enable; /* Enable/Disable IGMP report registration */</w:delText>
        </w:r>
      </w:del>
    </w:p>
    <w:p w14:paraId="5AA66FEC" w14:textId="77777777" w:rsidR="00A11356" w:rsidDel="001111A8" w:rsidRDefault="00A11356" w:rsidP="00A11356">
      <w:pPr>
        <w:pStyle w:val="tablesourcecode"/>
        <w:rPr>
          <w:del w:id="5972" w:author="VOYER Raphael" w:date="2021-06-16T11:15:00Z"/>
        </w:rPr>
      </w:pPr>
      <w:del w:id="5973" w:author="VOYER Raphael" w:date="2021-06-16T11:15:00Z">
        <w:r w:rsidDel="001111A8">
          <w:delText xml:space="preserve">         CLUSTER_IP    ip-address; /* Ip Multicast Address */</w:delText>
        </w:r>
      </w:del>
    </w:p>
    <w:p w14:paraId="3E209284" w14:textId="77777777" w:rsidR="00A11356" w:rsidDel="001111A8" w:rsidRDefault="00A11356" w:rsidP="00A11356">
      <w:pPr>
        <w:pStyle w:val="tablesourcecode"/>
        <w:rPr>
          <w:del w:id="5974" w:author="VOYER Raphael" w:date="2021-06-16T11:15:00Z"/>
        </w:rPr>
      </w:pPr>
      <w:del w:id="5975" w:author="VOYER Raphael" w:date="2021-06-16T11:15:00Z">
        <w:r w:rsidDel="001111A8">
          <w:delText xml:space="preserve">         uint16        vlan_id;   /* Vlan on which the IGMP snooping to be enabled */</w:delText>
        </w:r>
      </w:del>
    </w:p>
    <w:p w14:paraId="02A1AD5F" w14:textId="77777777" w:rsidR="00A11356" w:rsidRPr="00CD74ED" w:rsidDel="001111A8" w:rsidRDefault="00A11356" w:rsidP="00A11356">
      <w:pPr>
        <w:pStyle w:val="tablesourcecode"/>
        <w:rPr>
          <w:del w:id="5976" w:author="VOYER Raphael" w:date="2021-06-16T11:15:00Z"/>
        </w:rPr>
      </w:pPr>
      <w:del w:id="5977" w:author="VOYER Raphael" w:date="2021-06-16T11:15:00Z">
        <w:r w:rsidRPr="00240980" w:rsidDel="001111A8">
          <w:delText xml:space="preserve">        </w:delText>
        </w:r>
        <w:r w:rsidR="00534A44" w:rsidRPr="00534A44" w:rsidDel="001111A8">
          <w:delText xml:space="preserve">} HA_VLAN_IPMS_REGDEREG_MSG; </w:delText>
        </w:r>
      </w:del>
    </w:p>
    <w:p w14:paraId="0F84B9B5" w14:textId="77777777" w:rsidR="00A11356" w:rsidRPr="00CD74ED" w:rsidDel="001111A8" w:rsidRDefault="00A11356" w:rsidP="00911783">
      <w:pPr>
        <w:pStyle w:val="Corpsdetexte"/>
        <w:rPr>
          <w:del w:id="5978" w:author="VOYER Raphael" w:date="2021-06-16T11:15:00Z"/>
        </w:rPr>
      </w:pPr>
    </w:p>
    <w:p w14:paraId="71D4FDF7" w14:textId="77777777" w:rsidR="00A11356" w:rsidRPr="00CD74ED" w:rsidDel="001111A8" w:rsidRDefault="00534A44" w:rsidP="00A11356">
      <w:pPr>
        <w:pStyle w:val="Titre5"/>
        <w:numPr>
          <w:ilvl w:val="3"/>
          <w:numId w:val="1"/>
        </w:numPr>
        <w:rPr>
          <w:del w:id="5979" w:author="VOYER Raphael" w:date="2021-06-16T11:15:00Z"/>
        </w:rPr>
      </w:pPr>
      <w:del w:id="5980" w:author="VOYER Raphael" w:date="2021-06-16T11:15:00Z">
        <w:r w:rsidRPr="00534A44" w:rsidDel="001111A8">
          <w:delText>HA_VLAN_ IPMS_</w:delText>
        </w:r>
        <w:smartTag w:uri="urn:schemas-microsoft-com:office:smarttags" w:element="stockticker">
          <w:r w:rsidRPr="00534A44" w:rsidDel="001111A8">
            <w:delText>DYN</w:delText>
          </w:r>
        </w:smartTag>
        <w:r w:rsidRPr="00534A44" w:rsidDel="001111A8">
          <w:delText>_</w:delText>
        </w:r>
        <w:smartTag w:uri="urn:schemas-microsoft-com:office:smarttags" w:element="stockticker">
          <w:r w:rsidRPr="00534A44" w:rsidDel="001111A8">
            <w:delText>PORT</w:delText>
          </w:r>
        </w:smartTag>
        <w:r w:rsidRPr="00534A44" w:rsidDel="001111A8">
          <w:delText>_ INFO_MSG_ID</w:delText>
        </w:r>
      </w:del>
    </w:p>
    <w:p w14:paraId="131FD9D4" w14:textId="77777777" w:rsidR="00A11356" w:rsidDel="001111A8" w:rsidRDefault="00A11356" w:rsidP="00A11356">
      <w:pPr>
        <w:pStyle w:val="tablesourcecode"/>
        <w:rPr>
          <w:del w:id="5981" w:author="VOYER Raphael" w:date="2021-06-16T11:15:00Z"/>
        </w:rPr>
      </w:pPr>
      <w:del w:id="5982"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R="00345182" w:rsidDel="001111A8">
            <w:delText>PORT</w:delText>
          </w:r>
        </w:smartTag>
        <w:r w:rsidRPr="000669F5" w:rsidDel="001111A8">
          <w:delText>_</w:delText>
        </w:r>
        <w:r w:rsidR="008914B3" w:rsidDel="001111A8">
          <w:delText>INFO_</w:delText>
        </w:r>
        <w:r w:rsidRPr="000669F5" w:rsidDel="001111A8">
          <w:delText>MSG</w:delText>
        </w:r>
        <w:r w:rsidDel="001111A8">
          <w:delText xml:space="preserve"> {</w:delText>
        </w:r>
      </w:del>
    </w:p>
    <w:p w14:paraId="47F45F79" w14:textId="77777777" w:rsidR="00A11356" w:rsidDel="001111A8" w:rsidRDefault="00A11356" w:rsidP="00A11356">
      <w:pPr>
        <w:pStyle w:val="tablesourcecode"/>
        <w:rPr>
          <w:del w:id="5983" w:author="VOYER Raphael" w:date="2021-06-16T11:15:00Z"/>
        </w:rPr>
      </w:pPr>
      <w:del w:id="5984"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04FF8D69" w14:textId="77777777" w:rsidR="00A11356" w:rsidDel="001111A8" w:rsidRDefault="00A11356" w:rsidP="00A11356">
      <w:pPr>
        <w:pStyle w:val="tablesourcecode"/>
        <w:rPr>
          <w:del w:id="5985" w:author="VOYER Raphael" w:date="2021-06-16T11:15:00Z"/>
        </w:rPr>
      </w:pPr>
      <w:del w:id="5986" w:author="VOYER Raphael" w:date="2021-06-16T11:15:00Z">
        <w:r w:rsidDel="001111A8">
          <w:delText xml:space="preserve">         CLUSTER_IP    ip-address; /* Ip Multicast Address */</w:delText>
        </w:r>
      </w:del>
    </w:p>
    <w:p w14:paraId="5AE0B090" w14:textId="77777777" w:rsidR="00A11356" w:rsidRPr="005F7361" w:rsidDel="001111A8" w:rsidRDefault="00A11356" w:rsidP="00A11356">
      <w:pPr>
        <w:pStyle w:val="tablesourcecode"/>
        <w:rPr>
          <w:del w:id="5987" w:author="VOYER Raphael" w:date="2021-06-16T11:15:00Z"/>
          <w:rPrChange w:id="5988" w:author="VOYER Raphael" w:date="2021-07-07T15:02:00Z">
            <w:rPr>
              <w:del w:id="5989" w:author="VOYER Raphael" w:date="2021-06-16T11:15:00Z"/>
              <w:lang w:val="fr-FR"/>
            </w:rPr>
          </w:rPrChange>
        </w:rPr>
      </w:pPr>
      <w:del w:id="5990" w:author="VOYER Raphael" w:date="2021-06-16T11:15:00Z">
        <w:r w:rsidDel="001111A8">
          <w:delText xml:space="preserve">         </w:delText>
        </w:r>
        <w:r w:rsidR="004B1109" w:rsidRPr="005F7361" w:rsidDel="001111A8">
          <w:rPr>
            <w:rPrChange w:id="5991" w:author="VOYER Raphael" w:date="2021-07-07T15:02:00Z">
              <w:rPr>
                <w:lang w:val="fr-FR"/>
              </w:rPr>
            </w:rPrChange>
          </w:rPr>
          <w:delText>uint32</w:delText>
        </w:r>
        <w:r w:rsidR="008965FD" w:rsidRPr="005F7361" w:rsidDel="001111A8">
          <w:rPr>
            <w:rPrChange w:id="5992" w:author="VOYER Raphael" w:date="2021-07-07T15:02:00Z">
              <w:rPr>
                <w:lang w:val="fr-FR"/>
              </w:rPr>
            </w:rPrChange>
          </w:rPr>
          <w:delText xml:space="preserve">        </w:delText>
        </w:r>
        <w:r w:rsidR="008914B3" w:rsidRPr="005F7361" w:rsidDel="001111A8">
          <w:rPr>
            <w:rPrChange w:id="5993" w:author="VOYER Raphael" w:date="2021-07-07T15:02:00Z">
              <w:rPr>
                <w:lang w:val="fr-FR"/>
              </w:rPr>
            </w:rPrChange>
          </w:rPr>
          <w:delText>port_</w:delText>
        </w:r>
        <w:r w:rsidR="008965FD" w:rsidRPr="005F7361" w:rsidDel="001111A8">
          <w:rPr>
            <w:rPrChange w:id="5994" w:author="VOYER Raphael" w:date="2021-07-07T15:02:00Z">
              <w:rPr>
                <w:lang w:val="fr-FR"/>
              </w:rPr>
            </w:rPrChange>
          </w:rPr>
          <w:delText>pbmp[</w:delText>
        </w:r>
        <w:smartTag w:uri="urn:schemas-microsoft-com:office:smarttags" w:element="stockticker">
          <w:r w:rsidR="008965FD" w:rsidRPr="005F7361" w:rsidDel="001111A8">
            <w:rPr>
              <w:rPrChange w:id="5995" w:author="VOYER Raphael" w:date="2021-07-07T15:02:00Z">
                <w:rPr>
                  <w:lang w:val="fr-FR"/>
                </w:rPr>
              </w:rPrChange>
            </w:rPr>
            <w:delText>MAX</w:delText>
          </w:r>
        </w:smartTag>
        <w:r w:rsidR="008965FD" w:rsidRPr="005F7361" w:rsidDel="001111A8">
          <w:rPr>
            <w:rPrChange w:id="5996" w:author="VOYER Raphael" w:date="2021-07-07T15:02:00Z">
              <w:rPr>
                <w:lang w:val="fr-FR"/>
              </w:rPr>
            </w:rPrChange>
          </w:rPr>
          <w:delText>_</w:delText>
        </w:r>
        <w:smartTag w:uri="urn:schemas-microsoft-com:office:smarttags" w:element="stockticker">
          <w:r w:rsidR="008965FD" w:rsidRPr="005F7361" w:rsidDel="001111A8">
            <w:rPr>
              <w:rPrChange w:id="5997" w:author="VOYER Raphael" w:date="2021-07-07T15:02:00Z">
                <w:rPr>
                  <w:lang w:val="fr-FR"/>
                </w:rPr>
              </w:rPrChange>
            </w:rPr>
            <w:delText>PORT</w:delText>
          </w:r>
        </w:smartTag>
        <w:r w:rsidR="004B1109" w:rsidRPr="005F7361" w:rsidDel="001111A8">
          <w:rPr>
            <w:rPrChange w:id="5998" w:author="VOYER Raphael" w:date="2021-07-07T15:02:00Z">
              <w:rPr>
                <w:lang w:val="fr-FR"/>
              </w:rPr>
            </w:rPrChange>
          </w:rPr>
          <w:delText>/32</w:delText>
        </w:r>
        <w:r w:rsidR="008965FD" w:rsidRPr="005F7361" w:rsidDel="001111A8">
          <w:rPr>
            <w:rPrChange w:id="5999" w:author="VOYER Raphael" w:date="2021-07-07T15:02:00Z">
              <w:rPr>
                <w:lang w:val="fr-FR"/>
              </w:rPr>
            </w:rPrChange>
          </w:rPr>
          <w:delText>]; /* Port Info */</w:delText>
        </w:r>
      </w:del>
    </w:p>
    <w:p w14:paraId="78E25FB9" w14:textId="77777777" w:rsidR="008965FD" w:rsidRPr="005A0C5D" w:rsidDel="001111A8" w:rsidRDefault="004B1109" w:rsidP="00A11356">
      <w:pPr>
        <w:pStyle w:val="tablesourcecode"/>
        <w:rPr>
          <w:del w:id="6000" w:author="VOYER Raphael" w:date="2021-06-16T11:15:00Z"/>
          <w:lang w:val="nl-BE"/>
        </w:rPr>
      </w:pPr>
      <w:del w:id="6001" w:author="VOYER Raphael" w:date="2021-06-16T11:15:00Z">
        <w:r w:rsidRPr="005F7361" w:rsidDel="001111A8">
          <w:rPr>
            <w:rPrChange w:id="6002" w:author="VOYER Raphael" w:date="2021-07-07T15:02:00Z">
              <w:rPr>
                <w:lang w:val="fr-FR"/>
              </w:rPr>
            </w:rPrChange>
          </w:rPr>
          <w:delText xml:space="preserve">         </w:delText>
        </w:r>
        <w:r w:rsidRPr="005A0C5D" w:rsidDel="001111A8">
          <w:rPr>
            <w:lang w:val="nl-BE"/>
          </w:rPr>
          <w:delText>uint32</w:delText>
        </w:r>
        <w:r w:rsidR="008965FD" w:rsidRPr="005A0C5D" w:rsidDel="001111A8">
          <w:rPr>
            <w:lang w:val="nl-BE"/>
          </w:rPr>
          <w:delText xml:space="preserve">        </w:delText>
        </w:r>
        <w:r w:rsidR="008914B3" w:rsidRPr="005A0C5D" w:rsidDel="001111A8">
          <w:rPr>
            <w:lang w:val="nl-BE"/>
          </w:rPr>
          <w:delText>lag_</w:delText>
        </w:r>
        <w:r w:rsidR="008965FD" w:rsidRPr="005A0C5D" w:rsidDel="001111A8">
          <w:rPr>
            <w:lang w:val="nl-BE"/>
          </w:rPr>
          <w:delText>pbmp[</w:delText>
        </w:r>
        <w:smartTag w:uri="urn:schemas-microsoft-com:office:smarttags" w:element="stockticker">
          <w:r w:rsidR="008965FD" w:rsidRPr="005A0C5D" w:rsidDel="001111A8">
            <w:rPr>
              <w:lang w:val="nl-BE"/>
            </w:rPr>
            <w:delText>MAX</w:delText>
          </w:r>
        </w:smartTag>
        <w:r w:rsidR="008965FD" w:rsidRPr="005A0C5D" w:rsidDel="001111A8">
          <w:rPr>
            <w:lang w:val="nl-BE"/>
          </w:rPr>
          <w:delText>_LINKAGG</w:delText>
        </w:r>
        <w:r w:rsidRPr="005A0C5D" w:rsidDel="001111A8">
          <w:rPr>
            <w:lang w:val="nl-BE"/>
          </w:rPr>
          <w:delText>/32</w:delText>
        </w:r>
        <w:r w:rsidR="008965FD" w:rsidRPr="005A0C5D" w:rsidDel="001111A8">
          <w:rPr>
            <w:lang w:val="nl-BE"/>
          </w:rPr>
          <w:delText>]; /* Linkagg info */</w:delText>
        </w:r>
      </w:del>
    </w:p>
    <w:p w14:paraId="1F7F2D20" w14:textId="77777777" w:rsidR="00A11356" w:rsidRPr="005F7361" w:rsidDel="001111A8" w:rsidRDefault="00A11356" w:rsidP="00A11356">
      <w:pPr>
        <w:pStyle w:val="tablesourcecode"/>
        <w:rPr>
          <w:del w:id="6003" w:author="VOYER Raphael" w:date="2021-06-16T11:15:00Z"/>
          <w:rPrChange w:id="6004" w:author="VOYER Raphael" w:date="2021-07-07T15:02:00Z">
            <w:rPr>
              <w:del w:id="6005" w:author="VOYER Raphael" w:date="2021-06-16T11:15:00Z"/>
              <w:lang w:val="fr-FR"/>
            </w:rPr>
          </w:rPrChange>
        </w:rPr>
      </w:pPr>
      <w:del w:id="6006" w:author="VOYER Raphael" w:date="2021-06-16T11:15:00Z">
        <w:r w:rsidRPr="005A0C5D" w:rsidDel="001111A8">
          <w:rPr>
            <w:lang w:val="nl-BE"/>
          </w:rPr>
          <w:delText xml:space="preserve">        </w:delText>
        </w:r>
        <w:r w:rsidR="00534A44" w:rsidRPr="005F7361" w:rsidDel="001111A8">
          <w:rPr>
            <w:rPrChange w:id="6007" w:author="VOYER Raphael" w:date="2021-07-07T15:02:00Z">
              <w:rPr>
                <w:lang w:val="fr-FR"/>
              </w:rPr>
            </w:rPrChange>
          </w:rPr>
          <w:delText>} HA_VLAN_IPMS_</w:delText>
        </w:r>
        <w:smartTag w:uri="urn:schemas-microsoft-com:office:smarttags" w:element="stockticker">
          <w:r w:rsidR="00534A44" w:rsidRPr="005F7361" w:rsidDel="001111A8">
            <w:rPr>
              <w:rPrChange w:id="6008" w:author="VOYER Raphael" w:date="2021-07-07T15:02:00Z">
                <w:rPr>
                  <w:lang w:val="fr-FR"/>
                </w:rPr>
              </w:rPrChange>
            </w:rPr>
            <w:delText>PORT</w:delText>
          </w:r>
        </w:smartTag>
        <w:r w:rsidR="00534A44" w:rsidRPr="005F7361" w:rsidDel="001111A8">
          <w:rPr>
            <w:rPrChange w:id="6009" w:author="VOYER Raphael" w:date="2021-07-07T15:02:00Z">
              <w:rPr>
                <w:lang w:val="fr-FR"/>
              </w:rPr>
            </w:rPrChange>
          </w:rPr>
          <w:delText xml:space="preserve">_INFO_MSG; </w:delText>
        </w:r>
      </w:del>
    </w:p>
    <w:p w14:paraId="6CF2F445" w14:textId="77777777" w:rsidR="008914B3" w:rsidRPr="005F7361" w:rsidDel="001111A8" w:rsidRDefault="008914B3" w:rsidP="008914B3">
      <w:pPr>
        <w:pStyle w:val="Titre5"/>
        <w:numPr>
          <w:ilvl w:val="3"/>
          <w:numId w:val="1"/>
        </w:numPr>
        <w:rPr>
          <w:del w:id="6010" w:author="VOYER Raphael" w:date="2021-06-16T11:15:00Z"/>
          <w:rPrChange w:id="6011" w:author="VOYER Raphael" w:date="2021-07-07T15:02:00Z">
            <w:rPr>
              <w:del w:id="6012" w:author="VOYER Raphael" w:date="2021-06-16T11:15:00Z"/>
              <w:lang w:val="fr-FR"/>
            </w:rPr>
          </w:rPrChange>
        </w:rPr>
      </w:pPr>
      <w:del w:id="6013" w:author="VOYER Raphael" w:date="2021-06-16T11:15:00Z">
        <w:r w:rsidRPr="005F7361" w:rsidDel="001111A8">
          <w:rPr>
            <w:b w:val="0"/>
            <w:bCs w:val="0"/>
            <w:i w:val="0"/>
            <w:iCs w:val="0"/>
            <w:rPrChange w:id="6014" w:author="VOYER Raphael" w:date="2021-07-07T15:02:00Z">
              <w:rPr>
                <w:b w:val="0"/>
                <w:bCs w:val="0"/>
                <w:i w:val="0"/>
                <w:iCs w:val="0"/>
                <w:lang w:val="fr-FR"/>
              </w:rPr>
            </w:rPrChange>
          </w:rPr>
          <w:delText xml:space="preserve">HA_VLAN_ IPMS_ </w:delText>
        </w:r>
        <w:smartTag w:uri="urn:schemas-microsoft-com:office:smarttags" w:element="stockticker">
          <w:r w:rsidRPr="005F7361" w:rsidDel="001111A8">
            <w:rPr>
              <w:b w:val="0"/>
              <w:bCs w:val="0"/>
              <w:i w:val="0"/>
              <w:iCs w:val="0"/>
              <w:rPrChange w:id="6015" w:author="VOYER Raphael" w:date="2021-07-07T15:02:00Z">
                <w:rPr>
                  <w:b w:val="0"/>
                  <w:bCs w:val="0"/>
                  <w:i w:val="0"/>
                  <w:iCs w:val="0"/>
                  <w:lang w:val="fr-FR"/>
                </w:rPr>
              </w:rPrChange>
            </w:rPr>
            <w:delText>PORT</w:delText>
          </w:r>
        </w:smartTag>
        <w:r w:rsidRPr="005F7361" w:rsidDel="001111A8">
          <w:rPr>
            <w:b w:val="0"/>
            <w:bCs w:val="0"/>
            <w:i w:val="0"/>
            <w:iCs w:val="0"/>
            <w:rPrChange w:id="6016" w:author="VOYER Raphael" w:date="2021-07-07T15:02:00Z">
              <w:rPr>
                <w:b w:val="0"/>
                <w:bCs w:val="0"/>
                <w:i w:val="0"/>
                <w:iCs w:val="0"/>
                <w:lang w:val="fr-FR"/>
              </w:rPr>
            </w:rPrChange>
          </w:rPr>
          <w:delText>_MOD_MSG_ID</w:delText>
        </w:r>
      </w:del>
    </w:p>
    <w:p w14:paraId="3F91FE7E" w14:textId="77777777" w:rsidR="008914B3" w:rsidDel="001111A8" w:rsidRDefault="008914B3" w:rsidP="008914B3">
      <w:pPr>
        <w:pStyle w:val="tablesourcecode"/>
        <w:rPr>
          <w:del w:id="6017" w:author="VOYER Raphael" w:date="2021-06-16T11:15:00Z"/>
        </w:rPr>
      </w:pPr>
      <w:del w:id="6018"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Del="001111A8">
            <w:delText>PORT</w:delText>
          </w:r>
        </w:smartTag>
        <w:r w:rsidRPr="000669F5" w:rsidDel="001111A8">
          <w:delText>_</w:delText>
        </w:r>
        <w:r w:rsidDel="001111A8">
          <w:delText>MOD_</w:delText>
        </w:r>
        <w:r w:rsidRPr="000669F5" w:rsidDel="001111A8">
          <w:delText>MSG</w:delText>
        </w:r>
        <w:r w:rsidDel="001111A8">
          <w:delText xml:space="preserve"> {</w:delText>
        </w:r>
      </w:del>
    </w:p>
    <w:p w14:paraId="5EDCF253" w14:textId="77777777" w:rsidR="008914B3" w:rsidDel="001111A8" w:rsidRDefault="008914B3" w:rsidP="008914B3">
      <w:pPr>
        <w:pStyle w:val="tablesourcecode"/>
        <w:rPr>
          <w:del w:id="6019" w:author="VOYER Raphael" w:date="2021-06-16T11:15:00Z"/>
        </w:rPr>
      </w:pPr>
      <w:del w:id="6020"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D495017" w14:textId="77777777" w:rsidR="008914B3" w:rsidDel="001111A8" w:rsidRDefault="008914B3" w:rsidP="008914B3">
      <w:pPr>
        <w:pStyle w:val="tablesourcecode"/>
        <w:rPr>
          <w:del w:id="6021" w:author="VOYER Raphael" w:date="2021-06-16T11:15:00Z"/>
        </w:rPr>
      </w:pPr>
      <w:del w:id="6022" w:author="VOYER Raphael" w:date="2021-06-16T11:15:00Z">
        <w:r w:rsidDel="001111A8">
          <w:delText xml:space="preserve">         CLUSTER_IP    ip-address; /* Ip Multicast Address */</w:delText>
        </w:r>
      </w:del>
    </w:p>
    <w:p w14:paraId="60925872" w14:textId="77777777" w:rsidR="008914B3" w:rsidRPr="005F7361" w:rsidDel="001111A8" w:rsidRDefault="008914B3" w:rsidP="008914B3">
      <w:pPr>
        <w:pStyle w:val="tablesourcecode"/>
        <w:rPr>
          <w:del w:id="6023" w:author="VOYER Raphael" w:date="2021-06-16T11:15:00Z"/>
          <w:rPrChange w:id="6024" w:author="VOYER Raphael" w:date="2021-07-07T15:02:00Z">
            <w:rPr>
              <w:del w:id="6025" w:author="VOYER Raphael" w:date="2021-06-16T11:15:00Z"/>
              <w:lang w:val="fr-FR"/>
            </w:rPr>
          </w:rPrChange>
        </w:rPr>
      </w:pPr>
      <w:del w:id="6026" w:author="VOYER Raphael" w:date="2021-06-16T11:15:00Z">
        <w:r w:rsidDel="001111A8">
          <w:delText xml:space="preserve">         </w:delText>
        </w:r>
        <w:r w:rsidR="00534A44" w:rsidRPr="005F7361" w:rsidDel="001111A8">
          <w:rPr>
            <w:rPrChange w:id="6027" w:author="VOYER Raphael" w:date="2021-07-07T15:02:00Z">
              <w:rPr>
                <w:lang w:val="fr-FR"/>
              </w:rPr>
            </w:rPrChange>
          </w:rPr>
          <w:delText>uint32        gport/* Port or linkagg */</w:delText>
        </w:r>
      </w:del>
    </w:p>
    <w:p w14:paraId="6958024D" w14:textId="77777777" w:rsidR="008914B3" w:rsidDel="001111A8" w:rsidRDefault="00534A44" w:rsidP="008914B3">
      <w:pPr>
        <w:pStyle w:val="tablesourcecode"/>
        <w:rPr>
          <w:del w:id="6028" w:author="VOYER Raphael" w:date="2021-06-16T11:15:00Z"/>
        </w:rPr>
      </w:pPr>
      <w:del w:id="6029" w:author="VOYER Raphael" w:date="2021-06-16T11:15:00Z">
        <w:r w:rsidRPr="005F7361" w:rsidDel="001111A8">
          <w:rPr>
            <w:rPrChange w:id="6030" w:author="VOYER Raphael" w:date="2021-07-07T15:02:00Z">
              <w:rPr>
                <w:lang w:val="fr-FR"/>
              </w:rPr>
            </w:rPrChange>
          </w:rPr>
          <w:delText xml:space="preserve">         </w:delText>
        </w:r>
        <w:r w:rsidR="008914B3" w:rsidDel="001111A8">
          <w:delText>uint32        add_delete /* Flag indicating add/remove of port */</w:delText>
        </w:r>
      </w:del>
    </w:p>
    <w:p w14:paraId="705D2B99" w14:textId="77777777" w:rsidR="008914B3" w:rsidRPr="005F7361" w:rsidDel="001111A8" w:rsidRDefault="008914B3" w:rsidP="008914B3">
      <w:pPr>
        <w:pStyle w:val="tablesourcecode"/>
        <w:rPr>
          <w:del w:id="6031" w:author="VOYER Raphael" w:date="2021-06-16T11:15:00Z"/>
          <w:rPrChange w:id="6032" w:author="VOYER Raphael" w:date="2021-07-07T15:02:00Z">
            <w:rPr>
              <w:del w:id="6033" w:author="VOYER Raphael" w:date="2021-06-16T11:15:00Z"/>
              <w:lang w:val="fr-FR"/>
            </w:rPr>
          </w:rPrChange>
        </w:rPr>
      </w:pPr>
      <w:del w:id="6034" w:author="VOYER Raphael" w:date="2021-06-16T11:15:00Z">
        <w:r w:rsidRPr="008965FD" w:rsidDel="001111A8">
          <w:delText xml:space="preserve">        </w:delText>
        </w:r>
        <w:r w:rsidRPr="005F7361" w:rsidDel="001111A8">
          <w:rPr>
            <w:rPrChange w:id="6035" w:author="VOYER Raphael" w:date="2021-07-07T15:02:00Z">
              <w:rPr>
                <w:lang w:val="fr-FR"/>
              </w:rPr>
            </w:rPrChange>
          </w:rPr>
          <w:delText>} HA_VLAN_IPMS_</w:delText>
        </w:r>
        <w:smartTag w:uri="urn:schemas-microsoft-com:office:smarttags" w:element="stockticker">
          <w:r w:rsidRPr="005F7361" w:rsidDel="001111A8">
            <w:rPr>
              <w:rPrChange w:id="6036" w:author="VOYER Raphael" w:date="2021-07-07T15:02:00Z">
                <w:rPr>
                  <w:lang w:val="fr-FR"/>
                </w:rPr>
              </w:rPrChange>
            </w:rPr>
            <w:delText>PORT</w:delText>
          </w:r>
        </w:smartTag>
        <w:r w:rsidRPr="005F7361" w:rsidDel="001111A8">
          <w:rPr>
            <w:rPrChange w:id="6037" w:author="VOYER Raphael" w:date="2021-07-07T15:02:00Z">
              <w:rPr>
                <w:lang w:val="fr-FR"/>
              </w:rPr>
            </w:rPrChange>
          </w:rPr>
          <w:delText xml:space="preserve">_MOD_MSG; </w:delText>
        </w:r>
      </w:del>
    </w:p>
    <w:p w14:paraId="415E6E70" w14:textId="77777777" w:rsidR="008914B3" w:rsidRPr="005F7361" w:rsidDel="001111A8" w:rsidRDefault="008914B3" w:rsidP="00911783">
      <w:pPr>
        <w:pStyle w:val="Corpsdetexte"/>
        <w:rPr>
          <w:del w:id="6038" w:author="VOYER Raphael" w:date="2021-06-16T11:15:00Z"/>
          <w:rPrChange w:id="6039" w:author="VOYER Raphael" w:date="2021-07-07T15:02:00Z">
            <w:rPr>
              <w:del w:id="6040" w:author="VOYER Raphael" w:date="2021-06-16T11:15:00Z"/>
              <w:lang w:val="fr-FR"/>
            </w:rPr>
          </w:rPrChange>
        </w:rPr>
      </w:pPr>
    </w:p>
    <w:p w14:paraId="5EBFA137" w14:textId="77777777" w:rsidR="009C216A" w:rsidRPr="004300F7" w:rsidDel="001111A8" w:rsidRDefault="009C216A" w:rsidP="009C216A">
      <w:pPr>
        <w:pStyle w:val="Corpsdetexte"/>
        <w:numPr>
          <w:ilvl w:val="3"/>
          <w:numId w:val="1"/>
        </w:numPr>
        <w:rPr>
          <w:del w:id="6041" w:author="VOYER Raphael" w:date="2021-06-16T11:15:00Z"/>
          <w:b/>
          <w:bCs/>
          <w:i/>
          <w:iCs/>
          <w:sz w:val="22"/>
          <w:szCs w:val="26"/>
        </w:rPr>
      </w:pPr>
      <w:del w:id="6042" w:author="VOYER Raphael" w:date="2021-06-16T11:15:00Z">
        <w:r w:rsidRPr="004300F7" w:rsidDel="001111A8">
          <w:rPr>
            <w:b/>
            <w:bCs/>
            <w:i/>
            <w:iCs/>
            <w:sz w:val="22"/>
            <w:szCs w:val="26"/>
          </w:rPr>
          <w:delText>HA_VLAN_QOS_FILTER_</w:delText>
        </w:r>
        <w:r w:rsidR="000D3D88" w:rsidRPr="007275C5" w:rsidDel="001111A8">
          <w:rPr>
            <w:b/>
            <w:bCs/>
            <w:i/>
            <w:iCs/>
            <w:sz w:val="22"/>
            <w:szCs w:val="26"/>
          </w:rPr>
          <w:delText>ADD_</w:delText>
        </w:r>
        <w:r w:rsidR="007275C5" w:rsidRPr="007275C5" w:rsidDel="001111A8">
          <w:rPr>
            <w:b/>
            <w:bCs/>
            <w:i/>
            <w:iCs/>
            <w:sz w:val="22"/>
            <w:szCs w:val="26"/>
          </w:rPr>
          <w:delText>REAPPLY</w:delText>
        </w:r>
        <w:r w:rsidR="007275C5" w:rsidRPr="004300F7" w:rsidDel="001111A8">
          <w:rPr>
            <w:b/>
            <w:bCs/>
            <w:i/>
            <w:iCs/>
            <w:sz w:val="22"/>
            <w:szCs w:val="26"/>
          </w:rPr>
          <w:delText>_</w:delText>
        </w:r>
        <w:r w:rsidRPr="004300F7" w:rsidDel="001111A8">
          <w:rPr>
            <w:b/>
            <w:bCs/>
            <w:i/>
            <w:iCs/>
            <w:sz w:val="22"/>
            <w:szCs w:val="26"/>
          </w:rPr>
          <w:delText>MSG_ID</w:delText>
        </w:r>
      </w:del>
    </w:p>
    <w:p w14:paraId="7898B5B6" w14:textId="77777777" w:rsidR="000D3D88" w:rsidDel="001111A8" w:rsidRDefault="000D3D88" w:rsidP="000D3D88">
      <w:pPr>
        <w:pStyle w:val="tablesourcecode"/>
        <w:rPr>
          <w:del w:id="6043" w:author="VOYER Raphael" w:date="2021-06-16T11:15:00Z"/>
        </w:rPr>
      </w:pPr>
      <w:del w:id="6044" w:author="VOYER Raphael" w:date="2021-06-16T11:15:00Z">
        <w:r w:rsidDel="001111A8">
          <w:delText>typedef struct _</w:delText>
        </w:r>
        <w:r w:rsidRPr="000669F5" w:rsidDel="001111A8">
          <w:delText>HA_VLAN_</w:delText>
        </w:r>
        <w:r w:rsidDel="001111A8">
          <w:delText>QOS_FILTER_ADD_</w:delText>
        </w:r>
        <w:r w:rsidR="00175508" w:rsidDel="001111A8">
          <w:delText>REAPPLY_</w:delText>
        </w:r>
        <w:r w:rsidRPr="000669F5" w:rsidDel="001111A8">
          <w:delText>MSG</w:delText>
        </w:r>
        <w:r w:rsidDel="001111A8">
          <w:delText xml:space="preserve"> {</w:delText>
        </w:r>
      </w:del>
    </w:p>
    <w:p w14:paraId="157FF531" w14:textId="77777777" w:rsidR="000D3D88" w:rsidDel="001111A8" w:rsidRDefault="000D3D88" w:rsidP="000D3D88">
      <w:pPr>
        <w:pStyle w:val="tablesourcecode"/>
        <w:rPr>
          <w:del w:id="6045" w:author="VOYER Raphael" w:date="2021-06-16T11:15:00Z"/>
        </w:rPr>
      </w:pPr>
      <w:del w:id="604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68EE05D5" w14:textId="77777777" w:rsidR="000D3D88" w:rsidDel="001111A8" w:rsidRDefault="000D3D88" w:rsidP="000D3D88">
      <w:pPr>
        <w:pStyle w:val="tablesourcecode"/>
        <w:rPr>
          <w:del w:id="6047" w:author="VOYER Raphael" w:date="2021-06-16T11:15:00Z"/>
        </w:rPr>
      </w:pPr>
      <w:del w:id="6048" w:author="VOYER Raphael" w:date="2021-06-16T11:15:00Z">
        <w:r w:rsidDel="001111A8">
          <w:delText xml:space="preserve">         unint8        cluster_entry; /* </w:delText>
        </w:r>
        <w:r w:rsidR="009F208A" w:rsidDel="001111A8">
          <w:delText>(1-32)</w:delText>
        </w:r>
        <w:r w:rsidDel="001111A8">
          <w:delText xml:space="preserve">entry ID </w:delText>
        </w:r>
        <w:r w:rsidR="009F208A" w:rsidDel="001111A8">
          <w:delText xml:space="preserve">tp be maped </w:delText>
        </w:r>
        <w:r w:rsidDel="001111A8">
          <w:delText>in the IFP */</w:delText>
        </w:r>
      </w:del>
    </w:p>
    <w:p w14:paraId="0E629C97" w14:textId="77777777" w:rsidR="000D3D88" w:rsidDel="001111A8" w:rsidRDefault="000D3D88" w:rsidP="000D3D88">
      <w:pPr>
        <w:pStyle w:val="tablesourcecode"/>
        <w:rPr>
          <w:del w:id="6049" w:author="VOYER Raphael" w:date="2021-06-16T11:15:00Z"/>
        </w:rPr>
      </w:pPr>
      <w:del w:id="6050" w:author="VOYER Raphael" w:date="2021-06-16T11:15:00Z">
        <w:r w:rsidDel="001111A8">
          <w:delText xml:space="preserve">         unit8         vfp_flag; /* Flag indicates VFP data should be processed</w:delText>
        </w:r>
      </w:del>
    </w:p>
    <w:p w14:paraId="781E0905" w14:textId="77777777" w:rsidR="000D3D88" w:rsidDel="001111A8" w:rsidRDefault="000D3D88" w:rsidP="000D3D88">
      <w:pPr>
        <w:pStyle w:val="tablesourcecode"/>
        <w:rPr>
          <w:del w:id="6051" w:author="VOYER Raphael" w:date="2021-06-16T11:15:00Z"/>
        </w:rPr>
      </w:pPr>
      <w:del w:id="6052" w:author="VOYER Raphael" w:date="2021-06-16T11:15:00Z">
        <w:r w:rsidDel="001111A8">
          <w:delText xml:space="preserve">                                     or not */ </w:delText>
        </w:r>
      </w:del>
    </w:p>
    <w:p w14:paraId="334CFF8D" w14:textId="77777777" w:rsidR="000D3D88" w:rsidDel="001111A8" w:rsidRDefault="000D3D88" w:rsidP="000D3D88">
      <w:pPr>
        <w:pStyle w:val="tablesourcecode"/>
        <w:rPr>
          <w:del w:id="6053" w:author="VOYER Raphael" w:date="2021-06-16T11:15:00Z"/>
        </w:rPr>
      </w:pPr>
      <w:del w:id="6054" w:author="VOYER Raphael" w:date="2021-06-16T11:15:00Z">
        <w:r w:rsidDel="001111A8">
          <w:delText xml:space="preserve">         </w:delText>
        </w:r>
        <w:r w:rsidR="00BF55EF" w:rsidDel="001111A8">
          <w:delText>v</w:delText>
        </w:r>
        <w:r w:rsidDel="001111A8">
          <w:delText>fp_havlan</w:delText>
        </w:r>
        <w:r w:rsidR="00BF55EF" w:rsidDel="001111A8">
          <w:delText>_t</w:delText>
        </w:r>
        <w:r w:rsidDel="001111A8">
          <w:delText xml:space="preserve">    vfp_entry; /* VFP condition/Action */</w:delText>
        </w:r>
      </w:del>
    </w:p>
    <w:p w14:paraId="2BF48C15" w14:textId="77777777" w:rsidR="000D3D88" w:rsidDel="001111A8" w:rsidRDefault="000D3D88" w:rsidP="003F24A0">
      <w:pPr>
        <w:pStyle w:val="tablesourcecode"/>
        <w:rPr>
          <w:del w:id="6055" w:author="VOYER Raphael" w:date="2021-06-16T11:15:00Z"/>
        </w:rPr>
      </w:pPr>
      <w:del w:id="6056" w:author="VOYER Raphael" w:date="2021-06-16T11:15:00Z">
        <w:r w:rsidDel="001111A8">
          <w:delText xml:space="preserve">         </w:delText>
        </w:r>
        <w:r w:rsidR="00BF55EF" w:rsidDel="001111A8">
          <w:delText>i</w:delText>
        </w:r>
        <w:r w:rsidDel="001111A8">
          <w:delText>fp_havl</w:delText>
        </w:r>
        <w:r w:rsidR="003F24A0" w:rsidDel="001111A8">
          <w:delText>an</w:delText>
        </w:r>
        <w:r w:rsidR="00BF55EF" w:rsidDel="001111A8">
          <w:delText>_t</w:delText>
        </w:r>
        <w:r w:rsidR="003F24A0" w:rsidDel="001111A8">
          <w:delText xml:space="preserve">    i</w:delText>
        </w:r>
        <w:r w:rsidDel="001111A8">
          <w:delText>fp_entry; /* IFP condition/Action */</w:delText>
        </w:r>
      </w:del>
    </w:p>
    <w:p w14:paraId="5FAEBC85" w14:textId="77777777" w:rsidR="007275C5" w:rsidDel="001111A8" w:rsidRDefault="007275C5" w:rsidP="003F24A0">
      <w:pPr>
        <w:pStyle w:val="tablesourcecode"/>
        <w:rPr>
          <w:del w:id="6057" w:author="VOYER Raphael" w:date="2021-06-16T11:15:00Z"/>
        </w:rPr>
      </w:pPr>
      <w:del w:id="6058" w:author="VOYER Raphael" w:date="2021-06-16T11:15:00Z">
        <w:r w:rsidDel="001111A8">
          <w:delText xml:space="preserve">         unit8           add_reapply_flag; /* Flag indicates to add or</w:delText>
        </w:r>
      </w:del>
    </w:p>
    <w:p w14:paraId="4D8331AD" w14:textId="77777777" w:rsidR="007275C5" w:rsidDel="001111A8" w:rsidRDefault="007275C5" w:rsidP="003F24A0">
      <w:pPr>
        <w:pStyle w:val="tablesourcecode"/>
        <w:rPr>
          <w:del w:id="6059" w:author="VOYER Raphael" w:date="2021-06-16T11:15:00Z"/>
        </w:rPr>
      </w:pPr>
      <w:del w:id="6060" w:author="VOYER Raphael" w:date="2021-06-16T11:15:00Z">
        <w:r w:rsidDel="001111A8">
          <w:delText xml:space="preserve">                                             delete and add (reapply).</w:delText>
        </w:r>
      </w:del>
    </w:p>
    <w:p w14:paraId="3D15A140" w14:textId="77777777" w:rsidR="000D3D88" w:rsidRPr="004300F7" w:rsidDel="001111A8" w:rsidRDefault="000D3D88" w:rsidP="000D3D88">
      <w:pPr>
        <w:pStyle w:val="tablesourcecode"/>
        <w:rPr>
          <w:del w:id="6061" w:author="VOYER Raphael" w:date="2021-06-16T11:15:00Z"/>
        </w:rPr>
      </w:pPr>
      <w:del w:id="6062" w:author="VOYER Raphael" w:date="2021-06-16T11:15:00Z">
        <w:r w:rsidRPr="004300F7" w:rsidDel="001111A8">
          <w:delText xml:space="preserve">                 } HA_VLAN_</w:delText>
        </w:r>
        <w:r w:rsidR="002D7E40" w:rsidRPr="004300F7" w:rsidDel="001111A8">
          <w:delText>QOS_FILTER</w:delText>
        </w:r>
        <w:r w:rsidRPr="004300F7" w:rsidDel="001111A8">
          <w:delText>_</w:delText>
        </w:r>
        <w:r w:rsidR="002D7E40" w:rsidRPr="004300F7" w:rsidDel="001111A8">
          <w:delText>ADD</w:delText>
        </w:r>
        <w:r w:rsidRPr="007275C5" w:rsidDel="001111A8">
          <w:delText>_</w:delText>
        </w:r>
        <w:r w:rsidR="007275C5" w:rsidRPr="007275C5" w:rsidDel="001111A8">
          <w:delText>REAPPLY</w:delText>
        </w:r>
        <w:r w:rsidR="007275C5" w:rsidRPr="004300F7" w:rsidDel="001111A8">
          <w:delText>_</w:delText>
        </w:r>
        <w:r w:rsidRPr="004300F7" w:rsidDel="001111A8">
          <w:delText xml:space="preserve">MSG; </w:delText>
        </w:r>
      </w:del>
    </w:p>
    <w:p w14:paraId="01D7E135" w14:textId="77777777" w:rsidR="003F24A0" w:rsidRPr="004300F7" w:rsidDel="001111A8" w:rsidRDefault="003F24A0" w:rsidP="000D3D88">
      <w:pPr>
        <w:pStyle w:val="tablesourcecode"/>
        <w:rPr>
          <w:del w:id="6063" w:author="VOYER Raphael" w:date="2021-06-16T11:15:00Z"/>
        </w:rPr>
      </w:pPr>
    </w:p>
    <w:p w14:paraId="51E75045" w14:textId="77777777" w:rsidR="003F24A0" w:rsidRPr="00062A8D" w:rsidDel="001111A8" w:rsidRDefault="003F24A0" w:rsidP="000D3D88">
      <w:pPr>
        <w:pStyle w:val="tablesourcecode"/>
        <w:rPr>
          <w:del w:id="6064" w:author="VOYER Raphael" w:date="2021-06-16T11:15:00Z"/>
        </w:rPr>
      </w:pPr>
      <w:del w:id="6065" w:author="VOYER Raphael" w:date="2021-06-16T11:15:00Z">
        <w:r w:rsidRPr="004300F7" w:rsidDel="001111A8">
          <w:delText xml:space="preserve">          </w:delText>
        </w:r>
        <w:r w:rsidR="005E614E" w:rsidRPr="00062A8D" w:rsidDel="001111A8">
          <w:delText>t</w:delText>
        </w:r>
        <w:r w:rsidRPr="00062A8D" w:rsidDel="001111A8">
          <w:delText>ypedef struct {</w:delText>
        </w:r>
      </w:del>
    </w:p>
    <w:p w14:paraId="31FF52BE" w14:textId="77777777" w:rsidR="003F24A0" w:rsidRPr="00062A8D" w:rsidDel="001111A8" w:rsidRDefault="003F24A0" w:rsidP="000D3D88">
      <w:pPr>
        <w:pStyle w:val="tablesourcecode"/>
        <w:rPr>
          <w:del w:id="6066" w:author="VOYER Raphael" w:date="2021-06-16T11:15:00Z"/>
        </w:rPr>
      </w:pPr>
      <w:del w:id="6067" w:author="VOYER Raphael" w:date="2021-06-16T11:15:00Z">
        <w:r w:rsidRPr="00062A8D" w:rsidDel="001111A8">
          <w:delText xml:space="preserve">                 ha</w:delText>
        </w:r>
        <w:r w:rsidR="00BF55EF" w:rsidRPr="00062A8D" w:rsidDel="001111A8">
          <w:delText>_vfp</w:delText>
        </w:r>
        <w:r w:rsidRPr="00062A8D" w:rsidDel="001111A8">
          <w:delText>_condition_t cond;</w:delText>
        </w:r>
      </w:del>
    </w:p>
    <w:p w14:paraId="2B160E2E" w14:textId="77777777" w:rsidR="003F24A0" w:rsidRPr="00062A8D" w:rsidDel="001111A8" w:rsidRDefault="003F24A0" w:rsidP="000D3D88">
      <w:pPr>
        <w:pStyle w:val="tablesourcecode"/>
        <w:rPr>
          <w:del w:id="6068" w:author="VOYER Raphael" w:date="2021-06-16T11:15:00Z"/>
        </w:rPr>
      </w:pPr>
      <w:del w:id="6069" w:author="VOYER Raphael" w:date="2021-06-16T11:15:00Z">
        <w:r w:rsidRPr="00062A8D" w:rsidDel="001111A8">
          <w:delText xml:space="preserve">                 </w:delText>
        </w:r>
        <w:r w:rsidR="00BF55EF" w:rsidRPr="00062A8D" w:rsidDel="001111A8">
          <w:delText>ha_vfp</w:delText>
        </w:r>
        <w:r w:rsidRPr="00062A8D" w:rsidDel="001111A8">
          <w:delText>_action_t    action;</w:delText>
        </w:r>
      </w:del>
    </w:p>
    <w:p w14:paraId="082AB54F" w14:textId="77777777" w:rsidR="003F24A0" w:rsidDel="001111A8" w:rsidRDefault="003F24A0" w:rsidP="000D3D88">
      <w:pPr>
        <w:pStyle w:val="tablesourcecode"/>
        <w:rPr>
          <w:del w:id="6070" w:author="VOYER Raphael" w:date="2021-06-16T11:15:00Z"/>
        </w:rPr>
      </w:pPr>
      <w:del w:id="6071" w:author="VOYER Raphael" w:date="2021-06-16T11:15:00Z">
        <w:r w:rsidRPr="00062A8D" w:rsidDel="001111A8">
          <w:delText xml:space="preserve">              </w:delText>
        </w:r>
        <w:r w:rsidDel="001111A8">
          <w:delText>}</w:delText>
        </w:r>
        <w:r w:rsidR="00BF55EF" w:rsidDel="001111A8">
          <w:delText>v</w:delText>
        </w:r>
        <w:r w:rsidDel="001111A8">
          <w:delText>fp_havlan</w:delText>
        </w:r>
        <w:r w:rsidR="00BF55EF" w:rsidDel="001111A8">
          <w:delText>_t</w:delText>
        </w:r>
        <w:r w:rsidDel="001111A8">
          <w:delText>;</w:delText>
        </w:r>
      </w:del>
    </w:p>
    <w:p w14:paraId="697A4CD2" w14:textId="77777777" w:rsidR="00BF55EF" w:rsidDel="001111A8" w:rsidRDefault="00BF55EF" w:rsidP="000D3D88">
      <w:pPr>
        <w:pStyle w:val="tablesourcecode"/>
        <w:rPr>
          <w:del w:id="6072" w:author="VOYER Raphael" w:date="2021-06-16T11:15:00Z"/>
        </w:rPr>
      </w:pPr>
    </w:p>
    <w:p w14:paraId="13E20C2D" w14:textId="77777777" w:rsidR="00BF55EF" w:rsidDel="001111A8" w:rsidRDefault="00BF55EF" w:rsidP="00BF55EF">
      <w:pPr>
        <w:pStyle w:val="tablesourcecode"/>
        <w:rPr>
          <w:del w:id="6073" w:author="VOYER Raphael" w:date="2021-06-16T11:15:00Z"/>
        </w:rPr>
      </w:pPr>
      <w:del w:id="6074" w:author="VOYER Raphael" w:date="2021-06-16T11:15:00Z">
        <w:r w:rsidDel="001111A8">
          <w:delText xml:space="preserve">        typedef struct {</w:delText>
        </w:r>
      </w:del>
    </w:p>
    <w:p w14:paraId="61F9E5CC" w14:textId="77777777" w:rsidR="00BF55EF" w:rsidRPr="00062A8D" w:rsidDel="001111A8" w:rsidRDefault="00BF55EF" w:rsidP="00BF55EF">
      <w:pPr>
        <w:pStyle w:val="tablesourcecode"/>
        <w:rPr>
          <w:del w:id="6075" w:author="VOYER Raphael" w:date="2021-06-16T11:15:00Z"/>
        </w:rPr>
      </w:pPr>
      <w:del w:id="6076" w:author="VOYER Raphael" w:date="2021-06-16T11:15:00Z">
        <w:r w:rsidDel="001111A8">
          <w:delText xml:space="preserve">                 </w:delText>
        </w:r>
        <w:r w:rsidRPr="00062A8D" w:rsidDel="001111A8">
          <w:delText>ha_ifp_condition_t cond;</w:delText>
        </w:r>
      </w:del>
    </w:p>
    <w:p w14:paraId="4AF1BFF1" w14:textId="77777777" w:rsidR="00BF55EF" w:rsidRPr="005F7361" w:rsidDel="001111A8" w:rsidRDefault="00BF55EF" w:rsidP="00BF55EF">
      <w:pPr>
        <w:pStyle w:val="tablesourcecode"/>
        <w:rPr>
          <w:del w:id="6077" w:author="VOYER Raphael" w:date="2021-06-16T11:15:00Z"/>
          <w:rPrChange w:id="6078" w:author="VOYER Raphael" w:date="2021-07-07T15:02:00Z">
            <w:rPr>
              <w:del w:id="6079" w:author="VOYER Raphael" w:date="2021-06-16T11:15:00Z"/>
              <w:lang w:val="fr-FR"/>
            </w:rPr>
          </w:rPrChange>
        </w:rPr>
      </w:pPr>
      <w:del w:id="6080" w:author="VOYER Raphael" w:date="2021-06-16T11:15:00Z">
        <w:r w:rsidRPr="00062A8D" w:rsidDel="001111A8">
          <w:delText xml:space="preserve">                 </w:delText>
        </w:r>
        <w:r w:rsidRPr="005F7361" w:rsidDel="001111A8">
          <w:rPr>
            <w:rPrChange w:id="6081" w:author="VOYER Raphael" w:date="2021-07-07T15:02:00Z">
              <w:rPr>
                <w:lang w:val="fr-FR"/>
              </w:rPr>
            </w:rPrChange>
          </w:rPr>
          <w:delText>ha_ifp_action_t    action;</w:delText>
        </w:r>
      </w:del>
    </w:p>
    <w:p w14:paraId="375D4B8E" w14:textId="77777777" w:rsidR="00BF55EF" w:rsidDel="001111A8" w:rsidRDefault="00BF55EF" w:rsidP="00BF55EF">
      <w:pPr>
        <w:pStyle w:val="tablesourcecode"/>
        <w:rPr>
          <w:del w:id="6082" w:author="VOYER Raphael" w:date="2021-06-16T11:15:00Z"/>
        </w:rPr>
      </w:pPr>
      <w:del w:id="6083" w:author="VOYER Raphael" w:date="2021-06-16T11:15:00Z">
        <w:r w:rsidRPr="005F7361" w:rsidDel="001111A8">
          <w:rPr>
            <w:rPrChange w:id="6084" w:author="VOYER Raphael" w:date="2021-07-07T15:02:00Z">
              <w:rPr>
                <w:lang w:val="fr-FR"/>
              </w:rPr>
            </w:rPrChange>
          </w:rPr>
          <w:delText xml:space="preserve">              </w:delText>
        </w:r>
        <w:r w:rsidDel="001111A8">
          <w:delText>}ifp_havlan_t;</w:delText>
        </w:r>
      </w:del>
    </w:p>
    <w:p w14:paraId="1128599C" w14:textId="77777777" w:rsidR="002D3252" w:rsidDel="001111A8" w:rsidRDefault="002D3252" w:rsidP="00BF55EF">
      <w:pPr>
        <w:pStyle w:val="tablesourcecode"/>
        <w:rPr>
          <w:del w:id="6085" w:author="VOYER Raphael" w:date="2021-06-16T11:15:00Z"/>
        </w:rPr>
      </w:pPr>
    </w:p>
    <w:p w14:paraId="5402730A" w14:textId="77777777" w:rsidR="002D3252" w:rsidDel="001111A8" w:rsidRDefault="002D3252" w:rsidP="002D3252">
      <w:pPr>
        <w:pStyle w:val="tablesourcecode"/>
        <w:rPr>
          <w:del w:id="6086" w:author="VOYER Raphael" w:date="2021-06-16T11:15:00Z"/>
        </w:rPr>
      </w:pPr>
      <w:del w:id="6087" w:author="VOYER Raphael" w:date="2021-06-16T11:15:00Z">
        <w:r w:rsidDel="001111A8">
          <w:delText xml:space="preserve">        typedef struct {</w:delText>
        </w:r>
      </w:del>
    </w:p>
    <w:p w14:paraId="7D041767" w14:textId="77777777" w:rsidR="002D3252" w:rsidDel="001111A8" w:rsidRDefault="002D3252" w:rsidP="002D3252">
      <w:pPr>
        <w:pStyle w:val="tablesourcecode"/>
        <w:rPr>
          <w:del w:id="6088" w:author="VOYER Raphael" w:date="2021-06-16T11:15:00Z"/>
        </w:rPr>
      </w:pPr>
      <w:del w:id="6089" w:author="VOYER Raphael" w:date="2021-06-16T11:15:00Z">
        <w:r w:rsidDel="001111A8">
          <w:delText xml:space="preserve">               unit32 </w:delText>
        </w:r>
        <w:r w:rsidR="009F208A" w:rsidDel="001111A8">
          <w:delText>dst_</w:delText>
        </w:r>
        <w:r w:rsidDel="001111A8">
          <w:delText>ipaddr;</w:delText>
        </w:r>
      </w:del>
    </w:p>
    <w:p w14:paraId="2102C348" w14:textId="77777777" w:rsidR="002D3252" w:rsidDel="001111A8" w:rsidRDefault="002D3252" w:rsidP="002D3252">
      <w:pPr>
        <w:pStyle w:val="tablesourcecode"/>
        <w:rPr>
          <w:del w:id="6090" w:author="VOYER Raphael" w:date="2021-06-16T11:15:00Z"/>
        </w:rPr>
      </w:pPr>
      <w:del w:id="6091" w:author="VOYER Raphael" w:date="2021-06-16T11:15:00Z">
        <w:r w:rsidDel="001111A8">
          <w:delText xml:space="preserve">               char </w:delText>
        </w:r>
        <w:r w:rsidR="009F208A" w:rsidDel="001111A8">
          <w:delText>dst_</w:delText>
        </w:r>
        <w:r w:rsidDel="001111A8">
          <w:delText>mac_addr[6];</w:delText>
        </w:r>
      </w:del>
    </w:p>
    <w:p w14:paraId="020A5430" w14:textId="77777777" w:rsidR="002D3252" w:rsidDel="001111A8" w:rsidRDefault="002D3252" w:rsidP="002D3252">
      <w:pPr>
        <w:pStyle w:val="tablesourcecode"/>
        <w:rPr>
          <w:del w:id="6092" w:author="VOYER Raphael" w:date="2021-06-16T11:15:00Z"/>
        </w:rPr>
      </w:pPr>
      <w:del w:id="6093" w:author="VOYER Raphael" w:date="2021-06-16T11:15:00Z">
        <w:r w:rsidDel="001111A8">
          <w:delText xml:space="preserve">               </w:delText>
        </w:r>
        <w:r w:rsidRPr="002D3252" w:rsidDel="001111A8">
          <w:delText>}</w:delText>
        </w:r>
        <w:r w:rsidDel="001111A8">
          <w:delText>ha_v</w:delText>
        </w:r>
        <w:r w:rsidRPr="002D3252" w:rsidDel="001111A8">
          <w:delText>fp_condition_t;</w:delText>
        </w:r>
      </w:del>
    </w:p>
    <w:p w14:paraId="614C5D4C" w14:textId="77777777" w:rsidR="002D3252" w:rsidDel="001111A8" w:rsidRDefault="002D3252" w:rsidP="002D3252">
      <w:pPr>
        <w:pStyle w:val="tablesourcecode"/>
        <w:rPr>
          <w:del w:id="6094" w:author="VOYER Raphael" w:date="2021-06-16T11:15:00Z"/>
        </w:rPr>
      </w:pPr>
    </w:p>
    <w:p w14:paraId="49A41EBA" w14:textId="77777777" w:rsidR="002D3252" w:rsidDel="001111A8" w:rsidRDefault="002D3252" w:rsidP="002D3252">
      <w:pPr>
        <w:pStyle w:val="tablesourcecode"/>
        <w:rPr>
          <w:del w:id="6095" w:author="VOYER Raphael" w:date="2021-06-16T11:15:00Z"/>
        </w:rPr>
      </w:pPr>
      <w:del w:id="6096" w:author="VOYER Raphael" w:date="2021-06-16T11:15:00Z">
        <w:r w:rsidDel="001111A8">
          <w:delText xml:space="preserve">        typedef struct {</w:delText>
        </w:r>
      </w:del>
    </w:p>
    <w:p w14:paraId="383BA88D" w14:textId="77777777" w:rsidR="002D3252" w:rsidDel="001111A8" w:rsidRDefault="002D3252" w:rsidP="002D3252">
      <w:pPr>
        <w:pStyle w:val="tablesourcecode"/>
        <w:rPr>
          <w:del w:id="6097" w:author="VOYER Raphael" w:date="2021-06-16T11:15:00Z"/>
        </w:rPr>
      </w:pPr>
      <w:del w:id="6098" w:author="VOYER Raphael" w:date="2021-06-16T11:15:00Z">
        <w:r w:rsidDel="001111A8">
          <w:delText xml:space="preserve">                 int disable_vlan_check /* Disable vlan checks */</w:delText>
        </w:r>
      </w:del>
    </w:p>
    <w:p w14:paraId="63BE0109" w14:textId="77777777" w:rsidR="003F24A0" w:rsidDel="001111A8" w:rsidRDefault="002D3252" w:rsidP="002D3252">
      <w:pPr>
        <w:pStyle w:val="tablesourcecode"/>
        <w:rPr>
          <w:del w:id="6099" w:author="VOYER Raphael" w:date="2021-06-16T11:15:00Z"/>
        </w:rPr>
      </w:pPr>
      <w:del w:id="6100" w:author="VOYER Raphael" w:date="2021-06-16T11:15:00Z">
        <w:r w:rsidDel="001111A8">
          <w:delText xml:space="preserve">               }</w:delText>
        </w:r>
        <w:r w:rsidRPr="002D3252" w:rsidDel="001111A8">
          <w:delText>ha</w:delText>
        </w:r>
        <w:r w:rsidDel="001111A8">
          <w:delText>_vfp_action;</w:delText>
        </w:r>
      </w:del>
    </w:p>
    <w:p w14:paraId="0B3AB1FB" w14:textId="77777777" w:rsidR="002D3252" w:rsidDel="001111A8" w:rsidRDefault="002D3252" w:rsidP="002D3252">
      <w:pPr>
        <w:pStyle w:val="tablesourcecode"/>
        <w:rPr>
          <w:del w:id="6101" w:author="VOYER Raphael" w:date="2021-06-16T11:15:00Z"/>
        </w:rPr>
      </w:pPr>
    </w:p>
    <w:p w14:paraId="65CA9963" w14:textId="77777777" w:rsidR="003F24A0" w:rsidDel="001111A8" w:rsidRDefault="003F24A0" w:rsidP="000D3D88">
      <w:pPr>
        <w:pStyle w:val="tablesourcecode"/>
        <w:rPr>
          <w:del w:id="6102" w:author="VOYER Raphael" w:date="2021-06-16T11:15:00Z"/>
        </w:rPr>
      </w:pPr>
      <w:del w:id="6103" w:author="VOYER Raphael" w:date="2021-06-16T11:15:00Z">
        <w:r w:rsidDel="001111A8">
          <w:delText xml:space="preserve">        </w:delText>
        </w:r>
        <w:r w:rsidR="00BF55EF" w:rsidDel="001111A8">
          <w:delText>t</w:delText>
        </w:r>
        <w:r w:rsidDel="001111A8">
          <w:delText>ypedef struct {</w:delText>
        </w:r>
      </w:del>
    </w:p>
    <w:p w14:paraId="286B5571" w14:textId="77777777" w:rsidR="003F24A0" w:rsidDel="001111A8" w:rsidRDefault="003F24A0" w:rsidP="000D3D88">
      <w:pPr>
        <w:pStyle w:val="tablesourcecode"/>
        <w:rPr>
          <w:del w:id="6104" w:author="VOYER Raphael" w:date="2021-06-16T11:15:00Z"/>
        </w:rPr>
      </w:pPr>
      <w:del w:id="6105" w:author="VOYER Raphael" w:date="2021-06-16T11:15:00Z">
        <w:r w:rsidDel="001111A8">
          <w:delText xml:space="preserve">                int l2_or_l3_flag;</w:delText>
        </w:r>
      </w:del>
    </w:p>
    <w:p w14:paraId="38B987CC" w14:textId="77777777" w:rsidR="003F24A0" w:rsidRPr="005F7361" w:rsidDel="001111A8" w:rsidRDefault="003F24A0" w:rsidP="000D3D88">
      <w:pPr>
        <w:pStyle w:val="tablesourcecode"/>
        <w:rPr>
          <w:del w:id="6106" w:author="VOYER Raphael" w:date="2021-06-16T11:15:00Z"/>
          <w:rPrChange w:id="6107" w:author="VOYER Raphael" w:date="2021-07-07T15:02:00Z">
            <w:rPr>
              <w:del w:id="6108" w:author="VOYER Raphael" w:date="2021-06-16T11:15:00Z"/>
              <w:lang w:val="fr-FR"/>
            </w:rPr>
          </w:rPrChange>
        </w:rPr>
      </w:pPr>
      <w:del w:id="6109" w:author="VOYER Raphael" w:date="2021-06-16T11:15:00Z">
        <w:r w:rsidDel="001111A8">
          <w:delText xml:space="preserve">                </w:delText>
        </w:r>
        <w:r w:rsidRPr="005F7361" w:rsidDel="001111A8">
          <w:rPr>
            <w:rPrChange w:id="6110" w:author="VOYER Raphael" w:date="2021-07-07T15:02:00Z">
              <w:rPr>
                <w:lang w:val="fr-FR"/>
              </w:rPr>
            </w:rPrChange>
          </w:rPr>
          <w:delText>union{</w:delText>
        </w:r>
      </w:del>
    </w:p>
    <w:p w14:paraId="409B7C58" w14:textId="77777777" w:rsidR="005E614E" w:rsidRPr="005F7361" w:rsidDel="001111A8" w:rsidRDefault="005E614E" w:rsidP="000D3D88">
      <w:pPr>
        <w:pStyle w:val="tablesourcecode"/>
        <w:rPr>
          <w:del w:id="6111" w:author="VOYER Raphael" w:date="2021-06-16T11:15:00Z"/>
          <w:rPrChange w:id="6112" w:author="VOYER Raphael" w:date="2021-07-07T15:02:00Z">
            <w:rPr>
              <w:del w:id="6113" w:author="VOYER Raphael" w:date="2021-06-16T11:15:00Z"/>
              <w:lang w:val="fr-FR"/>
            </w:rPr>
          </w:rPrChange>
        </w:rPr>
      </w:pPr>
      <w:del w:id="6114" w:author="VOYER Raphael" w:date="2021-06-16T11:15:00Z">
        <w:r w:rsidRPr="005F7361" w:rsidDel="001111A8">
          <w:rPr>
            <w:rPrChange w:id="6115" w:author="VOYER Raphael" w:date="2021-07-07T15:02:00Z">
              <w:rPr>
                <w:lang w:val="fr-FR"/>
              </w:rPr>
            </w:rPrChange>
          </w:rPr>
          <w:delText xml:space="preserve">                ha_l2_condition</w:delText>
        </w:r>
        <w:r w:rsidR="002D3252" w:rsidRPr="005F7361" w:rsidDel="001111A8">
          <w:rPr>
            <w:rPrChange w:id="6116" w:author="VOYER Raphael" w:date="2021-07-07T15:02:00Z">
              <w:rPr>
                <w:lang w:val="fr-FR"/>
              </w:rPr>
            </w:rPrChange>
          </w:rPr>
          <w:delText>_t</w:delText>
        </w:r>
        <w:r w:rsidRPr="005F7361" w:rsidDel="001111A8">
          <w:rPr>
            <w:rPrChange w:id="6117" w:author="VOYER Raphael" w:date="2021-07-07T15:02:00Z">
              <w:rPr>
                <w:lang w:val="fr-FR"/>
              </w:rPr>
            </w:rPrChange>
          </w:rPr>
          <w:delText xml:space="preserve"> l2_cond;</w:delText>
        </w:r>
      </w:del>
    </w:p>
    <w:p w14:paraId="27FE10A4" w14:textId="77777777" w:rsidR="005E614E" w:rsidRPr="005F7361" w:rsidDel="001111A8" w:rsidRDefault="005E614E" w:rsidP="000D3D88">
      <w:pPr>
        <w:pStyle w:val="tablesourcecode"/>
        <w:rPr>
          <w:del w:id="6118" w:author="VOYER Raphael" w:date="2021-06-16T11:15:00Z"/>
          <w:rPrChange w:id="6119" w:author="VOYER Raphael" w:date="2021-07-07T15:02:00Z">
            <w:rPr>
              <w:del w:id="6120" w:author="VOYER Raphael" w:date="2021-06-16T11:15:00Z"/>
              <w:lang w:val="fr-FR"/>
            </w:rPr>
          </w:rPrChange>
        </w:rPr>
      </w:pPr>
      <w:del w:id="6121" w:author="VOYER Raphael" w:date="2021-06-16T11:15:00Z">
        <w:r w:rsidRPr="005F7361" w:rsidDel="001111A8">
          <w:rPr>
            <w:rPrChange w:id="6122" w:author="VOYER Raphael" w:date="2021-07-07T15:02:00Z">
              <w:rPr>
                <w:lang w:val="fr-FR"/>
              </w:rPr>
            </w:rPrChange>
          </w:rPr>
          <w:delText xml:space="preserve">                ha_l3_condition</w:delText>
        </w:r>
        <w:r w:rsidR="002D3252" w:rsidRPr="005F7361" w:rsidDel="001111A8">
          <w:rPr>
            <w:rPrChange w:id="6123" w:author="VOYER Raphael" w:date="2021-07-07T15:02:00Z">
              <w:rPr>
                <w:lang w:val="fr-FR"/>
              </w:rPr>
            </w:rPrChange>
          </w:rPr>
          <w:delText>_t</w:delText>
        </w:r>
        <w:r w:rsidRPr="005F7361" w:rsidDel="001111A8">
          <w:rPr>
            <w:rPrChange w:id="6124" w:author="VOYER Raphael" w:date="2021-07-07T15:02:00Z">
              <w:rPr>
                <w:lang w:val="fr-FR"/>
              </w:rPr>
            </w:rPrChange>
          </w:rPr>
          <w:delText xml:space="preserve"> l3_cond;</w:delText>
        </w:r>
      </w:del>
    </w:p>
    <w:p w14:paraId="58D120CB" w14:textId="77777777" w:rsidR="00BF55EF" w:rsidRPr="002D3252" w:rsidDel="001111A8" w:rsidRDefault="00BF55EF" w:rsidP="000D3D88">
      <w:pPr>
        <w:pStyle w:val="tablesourcecode"/>
        <w:rPr>
          <w:del w:id="6125" w:author="VOYER Raphael" w:date="2021-06-16T11:15:00Z"/>
        </w:rPr>
      </w:pPr>
      <w:del w:id="6126" w:author="VOYER Raphael" w:date="2021-06-16T11:15:00Z">
        <w:r w:rsidRPr="005F7361" w:rsidDel="001111A8">
          <w:rPr>
            <w:rPrChange w:id="6127" w:author="VOYER Raphael" w:date="2021-07-07T15:02:00Z">
              <w:rPr>
                <w:lang w:val="fr-FR"/>
              </w:rPr>
            </w:rPrChange>
          </w:rPr>
          <w:delText xml:space="preserve">                    </w:delText>
        </w:r>
        <w:r w:rsidRPr="002D3252" w:rsidDel="001111A8">
          <w:delText>};</w:delText>
        </w:r>
      </w:del>
    </w:p>
    <w:p w14:paraId="69E3F4F1" w14:textId="77777777" w:rsidR="00BF55EF" w:rsidDel="001111A8" w:rsidRDefault="00BF55EF" w:rsidP="000D3D88">
      <w:pPr>
        <w:pStyle w:val="tablesourcecode"/>
        <w:rPr>
          <w:del w:id="6128" w:author="VOYER Raphael" w:date="2021-06-16T11:15:00Z"/>
        </w:rPr>
      </w:pPr>
      <w:del w:id="6129" w:author="VOYER Raphael" w:date="2021-06-16T11:15:00Z">
        <w:r w:rsidRPr="002D3252" w:rsidDel="001111A8">
          <w:delText xml:space="preserve">               }ha_ifp_condition_t;</w:delText>
        </w:r>
      </w:del>
    </w:p>
    <w:p w14:paraId="6938C2A6" w14:textId="77777777" w:rsidR="002D3252" w:rsidDel="001111A8" w:rsidRDefault="002D3252" w:rsidP="000D3D88">
      <w:pPr>
        <w:pStyle w:val="tablesourcecode"/>
        <w:rPr>
          <w:del w:id="6130" w:author="VOYER Raphael" w:date="2021-06-16T11:15:00Z"/>
        </w:rPr>
      </w:pPr>
    </w:p>
    <w:p w14:paraId="4190593C" w14:textId="77777777" w:rsidR="002D3252" w:rsidDel="001111A8" w:rsidRDefault="002D3252" w:rsidP="002D3252">
      <w:pPr>
        <w:pStyle w:val="tablesourcecode"/>
        <w:rPr>
          <w:del w:id="6131" w:author="VOYER Raphael" w:date="2021-06-16T11:15:00Z"/>
        </w:rPr>
      </w:pPr>
      <w:del w:id="6132" w:author="VOYER Raphael" w:date="2021-06-16T11:15:00Z">
        <w:r w:rsidDel="001111A8">
          <w:delText xml:space="preserve">        typedef struct {</w:delText>
        </w:r>
      </w:del>
    </w:p>
    <w:p w14:paraId="59BC2118" w14:textId="77777777" w:rsidR="002D3252" w:rsidDel="001111A8" w:rsidRDefault="002D3252" w:rsidP="002D3252">
      <w:pPr>
        <w:pStyle w:val="tablesourcecode"/>
        <w:rPr>
          <w:del w:id="6133" w:author="VOYER Raphael" w:date="2021-06-16T11:15:00Z"/>
        </w:rPr>
      </w:pPr>
      <w:del w:id="6134" w:author="VOYER Raphael" w:date="2021-06-16T11:15:00Z">
        <w:r w:rsidDel="001111A8">
          <w:delText xml:space="preserve">                 int redirect_mcast /* Redirect Mcast </w:delText>
        </w:r>
        <w:r w:rsidR="009F208A" w:rsidDel="001111A8">
          <w:delText>index</w:delText>
        </w:r>
        <w:r w:rsidDel="001111A8">
          <w:delText xml:space="preserve"> */</w:delText>
        </w:r>
      </w:del>
    </w:p>
    <w:p w14:paraId="214E8ECE" w14:textId="77777777" w:rsidR="002D3252" w:rsidRPr="002D3252" w:rsidDel="001111A8" w:rsidRDefault="002D3252" w:rsidP="002D3252">
      <w:pPr>
        <w:pStyle w:val="tablesourcecode"/>
        <w:rPr>
          <w:del w:id="6135" w:author="VOYER Raphael" w:date="2021-06-16T11:15:00Z"/>
        </w:rPr>
      </w:pPr>
      <w:del w:id="6136" w:author="VOYER Raphael" w:date="2021-06-16T11:15:00Z">
        <w:r w:rsidDel="001111A8">
          <w:delText xml:space="preserve">               }</w:delText>
        </w:r>
        <w:r w:rsidRPr="002D3252" w:rsidDel="001111A8">
          <w:delText>ha_ifp_</w:delText>
        </w:r>
        <w:r w:rsidDel="001111A8">
          <w:delText>action</w:delText>
        </w:r>
        <w:r w:rsidRPr="002D3252" w:rsidDel="001111A8">
          <w:delText>_t;</w:delText>
        </w:r>
      </w:del>
    </w:p>
    <w:p w14:paraId="5DC93CB1" w14:textId="77777777" w:rsidR="002D3252" w:rsidRPr="002D3252" w:rsidDel="001111A8" w:rsidRDefault="002D3252" w:rsidP="000D3D88">
      <w:pPr>
        <w:pStyle w:val="tablesourcecode"/>
        <w:rPr>
          <w:del w:id="6137" w:author="VOYER Raphael" w:date="2021-06-16T11:15:00Z"/>
        </w:rPr>
      </w:pPr>
    </w:p>
    <w:p w14:paraId="0C2A3390" w14:textId="77777777" w:rsidR="002D3252" w:rsidDel="001111A8" w:rsidRDefault="002D3252" w:rsidP="002D3252">
      <w:pPr>
        <w:pStyle w:val="tablesourcecode"/>
        <w:rPr>
          <w:del w:id="6138" w:author="VOYER Raphael" w:date="2021-06-16T11:15:00Z"/>
        </w:rPr>
      </w:pPr>
      <w:del w:id="6139" w:author="VOYER Raphael" w:date="2021-06-16T11:15:00Z">
        <w:r w:rsidDel="001111A8">
          <w:delText xml:space="preserve">        typedef struct {</w:delText>
        </w:r>
      </w:del>
    </w:p>
    <w:p w14:paraId="4A08C5F2" w14:textId="77777777" w:rsidR="002D3252" w:rsidDel="001111A8" w:rsidRDefault="002D3252" w:rsidP="002D3252">
      <w:pPr>
        <w:pStyle w:val="tablesourcecode"/>
        <w:rPr>
          <w:del w:id="6140" w:author="VOYER Raphael" w:date="2021-06-16T11:15:00Z"/>
        </w:rPr>
      </w:pPr>
      <w:del w:id="6141" w:author="VOYER Raphael" w:date="2021-06-16T11:15:00Z">
        <w:r w:rsidDel="001111A8">
          <w:delText xml:space="preserve">                char   </w:delText>
        </w:r>
        <w:r w:rsidR="009F208A" w:rsidDel="001111A8">
          <w:delText>dst_</w:delText>
        </w:r>
        <w:r w:rsidDel="001111A8">
          <w:delText>mac_addr[6];</w:delText>
        </w:r>
      </w:del>
    </w:p>
    <w:p w14:paraId="4D9EBC51" w14:textId="77777777" w:rsidR="002D3252" w:rsidDel="001111A8" w:rsidRDefault="002D3252" w:rsidP="002D3252">
      <w:pPr>
        <w:pStyle w:val="tablesourcecode"/>
        <w:rPr>
          <w:del w:id="6142" w:author="VOYER Raphael" w:date="2021-06-16T11:15:00Z"/>
        </w:rPr>
      </w:pPr>
      <w:del w:id="6143" w:author="VOYER Raphael" w:date="2021-06-16T11:15:00Z">
        <w:r w:rsidDel="001111A8">
          <w:delText xml:space="preserve">                int    vlan ;</w:delText>
        </w:r>
      </w:del>
    </w:p>
    <w:p w14:paraId="5DAB3C60" w14:textId="77777777" w:rsidR="002D3252" w:rsidDel="001111A8" w:rsidRDefault="002D3252" w:rsidP="002D3252">
      <w:pPr>
        <w:pStyle w:val="tablesourcecode"/>
        <w:rPr>
          <w:del w:id="6144" w:author="VOYER Raphael" w:date="2021-06-16T11:15:00Z"/>
        </w:rPr>
      </w:pPr>
      <w:del w:id="6145" w:author="VOYER Raphael" w:date="2021-06-16T11:15:00Z">
        <w:r w:rsidDel="001111A8">
          <w:delText xml:space="preserve">                BOOL   stp_check_fwd; /* STP FWD state check */</w:delText>
        </w:r>
      </w:del>
    </w:p>
    <w:p w14:paraId="0D381D9F" w14:textId="77777777" w:rsidR="002D3252" w:rsidDel="001111A8" w:rsidRDefault="002D3252" w:rsidP="002D3252">
      <w:pPr>
        <w:pStyle w:val="tablesourcecode"/>
        <w:rPr>
          <w:del w:id="6146" w:author="VOYER Raphael" w:date="2021-06-16T11:15:00Z"/>
        </w:rPr>
      </w:pPr>
      <w:del w:id="6147" w:author="VOYER Raphael" w:date="2021-06-16T11:15:00Z">
        <w:r w:rsidDel="001111A8">
          <w:delText xml:space="preserve">                      }</w:delText>
        </w:r>
        <w:r w:rsidRPr="00BD71E1" w:rsidDel="001111A8">
          <w:delText>ha_l2_condition_t</w:delText>
        </w:r>
        <w:r w:rsidRPr="002D3252" w:rsidDel="001111A8">
          <w:delText>;</w:delText>
        </w:r>
      </w:del>
    </w:p>
    <w:p w14:paraId="3CD52212" w14:textId="77777777" w:rsidR="002D3252" w:rsidDel="001111A8" w:rsidRDefault="002D3252" w:rsidP="002D3252">
      <w:pPr>
        <w:pStyle w:val="tablesourcecode"/>
        <w:rPr>
          <w:del w:id="6148" w:author="VOYER Raphael" w:date="2021-06-16T11:15:00Z"/>
        </w:rPr>
      </w:pPr>
    </w:p>
    <w:p w14:paraId="5788E70D" w14:textId="77777777" w:rsidR="002D3252" w:rsidDel="001111A8" w:rsidRDefault="002D3252" w:rsidP="002D3252">
      <w:pPr>
        <w:pStyle w:val="tablesourcecode"/>
        <w:rPr>
          <w:del w:id="6149" w:author="VOYER Raphael" w:date="2021-06-16T11:15:00Z"/>
        </w:rPr>
      </w:pPr>
      <w:del w:id="6150" w:author="VOYER Raphael" w:date="2021-06-16T11:15:00Z">
        <w:r w:rsidDel="001111A8">
          <w:delText xml:space="preserve">        typedef struct {</w:delText>
        </w:r>
      </w:del>
    </w:p>
    <w:p w14:paraId="3A14C7BF" w14:textId="77777777" w:rsidR="002D3252" w:rsidDel="001111A8" w:rsidRDefault="002D3252" w:rsidP="002D3252">
      <w:pPr>
        <w:pStyle w:val="tablesourcecode"/>
        <w:rPr>
          <w:del w:id="6151" w:author="VOYER Raphael" w:date="2021-06-16T11:15:00Z"/>
        </w:rPr>
      </w:pPr>
      <w:del w:id="6152" w:author="VOYER Raphael" w:date="2021-06-16T11:15:00Z">
        <w:r w:rsidDel="001111A8">
          <w:delText xml:space="preserve">                uint32 </w:delText>
        </w:r>
        <w:r w:rsidR="009F208A" w:rsidDel="001111A8">
          <w:delText>dst_</w:delText>
        </w:r>
        <w:r w:rsidDel="001111A8">
          <w:delText>ipaddr;</w:delText>
        </w:r>
      </w:del>
    </w:p>
    <w:p w14:paraId="4A3FC50D" w14:textId="77777777" w:rsidR="002D3252" w:rsidDel="001111A8" w:rsidRDefault="002D3252" w:rsidP="002D3252">
      <w:pPr>
        <w:pStyle w:val="tablesourcecode"/>
        <w:rPr>
          <w:del w:id="6153" w:author="VOYER Raphael" w:date="2021-06-16T11:15:00Z"/>
        </w:rPr>
      </w:pPr>
      <w:del w:id="6154" w:author="VOYER Raphael" w:date="2021-06-16T11:15:00Z">
        <w:r w:rsidDel="001111A8">
          <w:delText xml:space="preserve">                int    vlan ;</w:delText>
        </w:r>
      </w:del>
    </w:p>
    <w:p w14:paraId="0B775553" w14:textId="77777777" w:rsidR="002D3252" w:rsidDel="001111A8" w:rsidRDefault="002D3252" w:rsidP="002D3252">
      <w:pPr>
        <w:pStyle w:val="tablesourcecode"/>
        <w:rPr>
          <w:del w:id="6155" w:author="VOYER Raphael" w:date="2021-06-16T11:15:00Z"/>
        </w:rPr>
      </w:pPr>
      <w:del w:id="6156" w:author="VOYER Raphael" w:date="2021-06-16T11:15:00Z">
        <w:r w:rsidDel="001111A8">
          <w:delText xml:space="preserve">                BOOL   stp_check_fwd; /* STP FWD state check */</w:delText>
        </w:r>
      </w:del>
    </w:p>
    <w:p w14:paraId="7C10FD35" w14:textId="77777777" w:rsidR="000669F5" w:rsidRPr="000D3D88" w:rsidDel="001111A8" w:rsidRDefault="002D3252" w:rsidP="002D3252">
      <w:pPr>
        <w:pStyle w:val="tablesourcecode"/>
        <w:rPr>
          <w:del w:id="6157" w:author="VOYER Raphael" w:date="2021-06-16T11:15:00Z"/>
        </w:rPr>
      </w:pPr>
      <w:del w:id="6158" w:author="VOYER Raphael" w:date="2021-06-16T11:15:00Z">
        <w:r w:rsidDel="001111A8">
          <w:delText xml:space="preserve">                      }</w:delText>
        </w:r>
        <w:r w:rsidRPr="005F7361" w:rsidDel="001111A8">
          <w:rPr>
            <w:rPrChange w:id="6159" w:author="VOYER Raphael" w:date="2021-07-07T15:02:00Z">
              <w:rPr>
                <w:lang w:val="it-IT"/>
              </w:rPr>
            </w:rPrChange>
          </w:rPr>
          <w:delText>ha_l3_condition_t</w:delText>
        </w:r>
        <w:r w:rsidRPr="002D3252" w:rsidDel="001111A8">
          <w:delText>;</w:delText>
        </w:r>
      </w:del>
    </w:p>
    <w:p w14:paraId="32CED2F7" w14:textId="77777777" w:rsidR="00B57A3D" w:rsidRPr="000D3D88" w:rsidDel="001111A8" w:rsidRDefault="00B57A3D" w:rsidP="00911783">
      <w:pPr>
        <w:pStyle w:val="Corpsdetexte"/>
        <w:rPr>
          <w:del w:id="6160" w:author="VOYER Raphael" w:date="2021-06-16T11:15:00Z"/>
        </w:rPr>
      </w:pPr>
    </w:p>
    <w:p w14:paraId="4380192F" w14:textId="77777777" w:rsidR="002C2776" w:rsidRPr="005F7361" w:rsidDel="001111A8" w:rsidRDefault="002C2776" w:rsidP="002C2776">
      <w:pPr>
        <w:pStyle w:val="Corpsdetexte"/>
        <w:numPr>
          <w:ilvl w:val="3"/>
          <w:numId w:val="1"/>
        </w:numPr>
        <w:rPr>
          <w:del w:id="6161" w:author="VOYER Raphael" w:date="2021-06-16T11:15:00Z"/>
          <w:b/>
          <w:bCs/>
          <w:i/>
          <w:iCs/>
          <w:sz w:val="22"/>
          <w:szCs w:val="26"/>
          <w:rPrChange w:id="6162" w:author="VOYER Raphael" w:date="2021-07-07T15:02:00Z">
            <w:rPr>
              <w:del w:id="6163" w:author="VOYER Raphael" w:date="2021-06-16T11:15:00Z"/>
              <w:b/>
              <w:bCs/>
              <w:i/>
              <w:iCs/>
              <w:sz w:val="22"/>
              <w:szCs w:val="26"/>
              <w:lang w:val="it-IT"/>
            </w:rPr>
          </w:rPrChange>
        </w:rPr>
      </w:pPr>
      <w:del w:id="6164" w:author="VOYER Raphael" w:date="2021-06-16T11:15:00Z">
        <w:r w:rsidRPr="005F7361" w:rsidDel="001111A8">
          <w:rPr>
            <w:b/>
            <w:bCs/>
            <w:i/>
            <w:iCs/>
            <w:sz w:val="22"/>
            <w:szCs w:val="26"/>
            <w:rPrChange w:id="6165" w:author="VOYER Raphael" w:date="2021-07-07T15:02:00Z">
              <w:rPr>
                <w:b/>
                <w:bCs/>
                <w:i/>
                <w:iCs/>
                <w:sz w:val="22"/>
                <w:szCs w:val="26"/>
                <w:lang w:val="it-IT"/>
              </w:rPr>
            </w:rPrChange>
          </w:rPr>
          <w:delText>HA_VLAN_QOS_FILTER_</w:delText>
        </w:r>
        <w:r w:rsidR="007275C5" w:rsidRPr="005F7361" w:rsidDel="001111A8">
          <w:rPr>
            <w:b/>
            <w:bCs/>
            <w:i/>
            <w:iCs/>
            <w:sz w:val="22"/>
            <w:szCs w:val="26"/>
            <w:rPrChange w:id="6166" w:author="VOYER Raphael" w:date="2021-07-07T15:02:00Z">
              <w:rPr>
                <w:b/>
                <w:bCs/>
                <w:i/>
                <w:iCs/>
                <w:sz w:val="22"/>
                <w:szCs w:val="26"/>
                <w:lang w:val="it-IT"/>
              </w:rPr>
            </w:rPrChange>
          </w:rPr>
          <w:delText>REMOVE</w:delText>
        </w:r>
        <w:r w:rsidRPr="005F7361" w:rsidDel="001111A8">
          <w:rPr>
            <w:b/>
            <w:bCs/>
            <w:i/>
            <w:iCs/>
            <w:sz w:val="22"/>
            <w:szCs w:val="26"/>
            <w:rPrChange w:id="6167" w:author="VOYER Raphael" w:date="2021-07-07T15:02:00Z">
              <w:rPr>
                <w:b/>
                <w:bCs/>
                <w:i/>
                <w:iCs/>
                <w:sz w:val="22"/>
                <w:szCs w:val="26"/>
                <w:lang w:val="it-IT"/>
              </w:rPr>
            </w:rPrChange>
          </w:rPr>
          <w:delText>_MSG_ID</w:delText>
        </w:r>
      </w:del>
    </w:p>
    <w:p w14:paraId="2452F68B" w14:textId="77777777" w:rsidR="002C2776" w:rsidDel="001111A8" w:rsidRDefault="002C2776" w:rsidP="002C2776">
      <w:pPr>
        <w:pStyle w:val="tablesourcecode"/>
        <w:rPr>
          <w:del w:id="6168" w:author="VOYER Raphael" w:date="2021-06-16T11:15:00Z"/>
        </w:rPr>
      </w:pPr>
      <w:del w:id="6169" w:author="VOYER Raphael" w:date="2021-06-16T11:15:00Z">
        <w:r w:rsidDel="001111A8">
          <w:delText>typedef struct _</w:delText>
        </w:r>
        <w:r w:rsidRPr="000669F5" w:rsidDel="001111A8">
          <w:delText>HA_VLAN_</w:delText>
        </w:r>
        <w:r w:rsidDel="001111A8">
          <w:delText>QOS_FILTER_</w:delText>
        </w:r>
        <w:r w:rsidR="007275C5" w:rsidDel="001111A8">
          <w:delText>REMOVE</w:delText>
        </w:r>
        <w:r w:rsidDel="001111A8">
          <w:delText>_</w:delText>
        </w:r>
        <w:r w:rsidRPr="000669F5" w:rsidDel="001111A8">
          <w:delText>MSG</w:delText>
        </w:r>
        <w:r w:rsidDel="001111A8">
          <w:delText xml:space="preserve"> {</w:delText>
        </w:r>
      </w:del>
    </w:p>
    <w:p w14:paraId="1DC8FD80" w14:textId="77777777" w:rsidR="002C2776" w:rsidDel="001111A8" w:rsidRDefault="002C2776" w:rsidP="002C2776">
      <w:pPr>
        <w:pStyle w:val="tablesourcecode"/>
        <w:rPr>
          <w:del w:id="6170" w:author="VOYER Raphael" w:date="2021-06-16T11:15:00Z"/>
        </w:rPr>
      </w:pPr>
      <w:del w:id="6171"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42B1EA85" w14:textId="77777777" w:rsidR="002C2776" w:rsidDel="001111A8" w:rsidRDefault="002C2776" w:rsidP="002C2776">
      <w:pPr>
        <w:pStyle w:val="tablesourcecode"/>
        <w:rPr>
          <w:del w:id="6172" w:author="VOYER Raphael" w:date="2021-06-16T11:15:00Z"/>
        </w:rPr>
      </w:pPr>
      <w:del w:id="6173" w:author="VOYER Raphael" w:date="2021-06-16T11:15:00Z">
        <w:r w:rsidDel="001111A8">
          <w:delText xml:space="preserve">         unint8        cluster_entry; /* entry ID in the IFP */</w:delText>
        </w:r>
      </w:del>
    </w:p>
    <w:p w14:paraId="3E7ED40C" w14:textId="77777777" w:rsidR="002C2776" w:rsidDel="001111A8" w:rsidRDefault="002C2776" w:rsidP="002C2776">
      <w:pPr>
        <w:pStyle w:val="tablesourcecode"/>
        <w:rPr>
          <w:del w:id="6174" w:author="VOYER Raphael" w:date="2021-06-16T11:15:00Z"/>
        </w:rPr>
      </w:pPr>
      <w:del w:id="6175" w:author="VOYER Raphael" w:date="2021-06-16T11:15:00Z">
        <w:r w:rsidDel="001111A8">
          <w:delText xml:space="preserve">         unit8         vfp_flag; /* Flag indicates VFP data should be </w:delText>
        </w:r>
        <w:r w:rsidR="007275C5" w:rsidDel="001111A8">
          <w:delText>deleted</w:delText>
        </w:r>
      </w:del>
    </w:p>
    <w:p w14:paraId="2299A122" w14:textId="77777777" w:rsidR="002C2776" w:rsidDel="001111A8" w:rsidRDefault="002C2776" w:rsidP="002C2776">
      <w:pPr>
        <w:pStyle w:val="tablesourcecode"/>
        <w:rPr>
          <w:del w:id="6176" w:author="VOYER Raphael" w:date="2021-06-16T11:15:00Z"/>
        </w:rPr>
      </w:pPr>
      <w:del w:id="6177" w:author="VOYER Raphael" w:date="2021-06-16T11:15:00Z">
        <w:r w:rsidDel="001111A8">
          <w:delText xml:space="preserve">                                     or not */ </w:delText>
        </w:r>
      </w:del>
    </w:p>
    <w:p w14:paraId="7AC767D8" w14:textId="77777777" w:rsidR="00585AC1" w:rsidRPr="00FD28FB" w:rsidDel="001111A8" w:rsidRDefault="002C2776" w:rsidP="00585AC1">
      <w:pPr>
        <w:pStyle w:val="tablesourcecode"/>
        <w:rPr>
          <w:del w:id="6178" w:author="VOYER Raphael" w:date="2021-06-16T11:15:00Z"/>
        </w:rPr>
      </w:pPr>
      <w:del w:id="6179" w:author="VOYER Raphael" w:date="2021-06-16T11:15:00Z">
        <w:r w:rsidRPr="00FD28FB" w:rsidDel="001111A8">
          <w:delText xml:space="preserve">                 } HA_VLAN_QOS_FILTER_</w:delText>
        </w:r>
        <w:r w:rsidR="007275C5" w:rsidRPr="00FD28FB" w:rsidDel="001111A8">
          <w:delText>REMOVE</w:delText>
        </w:r>
        <w:r w:rsidRPr="00FD28FB" w:rsidDel="001111A8">
          <w:delText xml:space="preserve">_MSG; </w:delText>
        </w:r>
      </w:del>
    </w:p>
    <w:p w14:paraId="4EE7C925" w14:textId="77777777" w:rsidR="00585AC1" w:rsidRPr="00FD28FB" w:rsidDel="001111A8" w:rsidRDefault="00585AC1" w:rsidP="00585AC1">
      <w:pPr>
        <w:pStyle w:val="tablesourcecode"/>
        <w:rPr>
          <w:del w:id="6180" w:author="VOYER Raphael" w:date="2021-06-16T11:15:00Z"/>
        </w:rPr>
      </w:pPr>
    </w:p>
    <w:p w14:paraId="2D1C7E10" w14:textId="77777777" w:rsidR="005B12D5" w:rsidDel="001111A8" w:rsidRDefault="005B12D5" w:rsidP="005B12D5">
      <w:pPr>
        <w:pStyle w:val="Titre2"/>
        <w:numPr>
          <w:ilvl w:val="0"/>
          <w:numId w:val="0"/>
        </w:numPr>
        <w:rPr>
          <w:del w:id="6181" w:author="VOYER Raphael" w:date="2021-06-16T11:15:00Z"/>
        </w:rPr>
      </w:pPr>
      <w:bookmarkStart w:id="6182" w:name="_Toc242248798"/>
      <w:bookmarkStart w:id="6183" w:name="_Toc138487373"/>
    </w:p>
    <w:p w14:paraId="391CFBB0" w14:textId="77777777" w:rsidR="005B12D5" w:rsidDel="001111A8" w:rsidRDefault="005B12D5" w:rsidP="005B12D5">
      <w:pPr>
        <w:rPr>
          <w:del w:id="6184" w:author="VOYER Raphael" w:date="2021-06-16T11:15:00Z"/>
        </w:rPr>
      </w:pPr>
    </w:p>
    <w:p w14:paraId="27F05A8B" w14:textId="77777777" w:rsidR="005B12D5" w:rsidDel="001111A8" w:rsidRDefault="005B12D5" w:rsidP="005B12D5">
      <w:pPr>
        <w:rPr>
          <w:del w:id="6185" w:author="VOYER Raphael" w:date="2021-06-16T11:15:00Z"/>
        </w:rPr>
      </w:pPr>
    </w:p>
    <w:p w14:paraId="4ACE4489" w14:textId="77777777" w:rsidR="005B12D5" w:rsidDel="001111A8" w:rsidRDefault="005B12D5" w:rsidP="005B12D5">
      <w:pPr>
        <w:rPr>
          <w:del w:id="6186" w:author="VOYER Raphael" w:date="2021-06-16T11:15:00Z"/>
        </w:rPr>
      </w:pPr>
    </w:p>
    <w:p w14:paraId="662824E4" w14:textId="77777777" w:rsidR="005B12D5" w:rsidDel="001111A8" w:rsidRDefault="005B12D5" w:rsidP="005B12D5">
      <w:pPr>
        <w:rPr>
          <w:del w:id="6187" w:author="VOYER Raphael" w:date="2021-06-16T11:15:00Z"/>
        </w:rPr>
      </w:pPr>
    </w:p>
    <w:p w14:paraId="2D1C38F6" w14:textId="77777777" w:rsidR="005B12D5" w:rsidDel="001111A8" w:rsidRDefault="005B12D5" w:rsidP="005B12D5">
      <w:pPr>
        <w:rPr>
          <w:del w:id="6188" w:author="VOYER Raphael" w:date="2021-06-16T11:15:00Z"/>
        </w:rPr>
      </w:pPr>
    </w:p>
    <w:p w14:paraId="2EC2120E" w14:textId="77777777" w:rsidR="005B12D5" w:rsidDel="001111A8" w:rsidRDefault="005B12D5" w:rsidP="005B12D5">
      <w:pPr>
        <w:rPr>
          <w:del w:id="6189" w:author="VOYER Raphael" w:date="2021-06-16T11:15:00Z"/>
        </w:rPr>
      </w:pPr>
    </w:p>
    <w:p w14:paraId="663B7102" w14:textId="77777777" w:rsidR="005B12D5" w:rsidDel="001111A8" w:rsidRDefault="005B12D5" w:rsidP="005B12D5">
      <w:pPr>
        <w:rPr>
          <w:del w:id="6190" w:author="VOYER Raphael" w:date="2021-06-16T11:15:00Z"/>
        </w:rPr>
      </w:pPr>
    </w:p>
    <w:p w14:paraId="116B5656" w14:textId="77777777" w:rsidR="005B12D5" w:rsidDel="001111A8" w:rsidRDefault="005B12D5" w:rsidP="005B12D5">
      <w:pPr>
        <w:rPr>
          <w:del w:id="6191" w:author="VOYER Raphael" w:date="2021-06-16T11:15:00Z"/>
        </w:rPr>
      </w:pPr>
    </w:p>
    <w:p w14:paraId="5DDBD757" w14:textId="77777777" w:rsidR="005B12D5" w:rsidDel="001111A8" w:rsidRDefault="005B12D5" w:rsidP="005B12D5">
      <w:pPr>
        <w:rPr>
          <w:del w:id="6192" w:author="VOYER Raphael" w:date="2021-06-16T11:15:00Z"/>
        </w:rPr>
      </w:pPr>
    </w:p>
    <w:p w14:paraId="55E103FD" w14:textId="77777777" w:rsidR="005B12D5" w:rsidDel="001111A8" w:rsidRDefault="005B12D5" w:rsidP="005B12D5">
      <w:pPr>
        <w:rPr>
          <w:del w:id="6193" w:author="VOYER Raphael" w:date="2021-06-16T11:15:00Z"/>
        </w:rPr>
      </w:pPr>
    </w:p>
    <w:p w14:paraId="3462E384" w14:textId="77777777" w:rsidR="005B12D5" w:rsidDel="001111A8" w:rsidRDefault="005B12D5" w:rsidP="005B12D5">
      <w:pPr>
        <w:rPr>
          <w:del w:id="6194" w:author="VOYER Raphael" w:date="2021-06-16T11:15:00Z"/>
        </w:rPr>
      </w:pPr>
    </w:p>
    <w:p w14:paraId="50BF1A4A" w14:textId="77777777" w:rsidR="005B12D5" w:rsidDel="001111A8" w:rsidRDefault="005B12D5" w:rsidP="005B12D5">
      <w:pPr>
        <w:rPr>
          <w:del w:id="6195" w:author="VOYER Raphael" w:date="2021-06-16T11:15:00Z"/>
        </w:rPr>
      </w:pPr>
    </w:p>
    <w:p w14:paraId="4E6072D5" w14:textId="77777777" w:rsidR="00BB487C" w:rsidDel="001111A8" w:rsidRDefault="00BB487C" w:rsidP="005B12D5">
      <w:pPr>
        <w:rPr>
          <w:del w:id="6196" w:author="VOYER Raphael" w:date="2021-06-16T11:15:00Z"/>
        </w:rPr>
      </w:pPr>
    </w:p>
    <w:p w14:paraId="65222912" w14:textId="77777777" w:rsidR="00BB487C" w:rsidDel="001111A8" w:rsidRDefault="00BB487C" w:rsidP="005B12D5">
      <w:pPr>
        <w:rPr>
          <w:del w:id="6197" w:author="VOYER Raphael" w:date="2021-06-16T11:15:00Z"/>
        </w:rPr>
      </w:pPr>
    </w:p>
    <w:p w14:paraId="6A8E939E" w14:textId="77777777" w:rsidR="00BB487C" w:rsidDel="001111A8" w:rsidRDefault="00BB487C" w:rsidP="005B12D5">
      <w:pPr>
        <w:rPr>
          <w:del w:id="6198" w:author="VOYER Raphael" w:date="2021-06-16T11:15:00Z"/>
        </w:rPr>
      </w:pPr>
    </w:p>
    <w:p w14:paraId="7AC20CCE" w14:textId="77777777" w:rsidR="00855336" w:rsidDel="001111A8" w:rsidRDefault="00855336" w:rsidP="00387307">
      <w:pPr>
        <w:pStyle w:val="Titre2"/>
        <w:rPr>
          <w:del w:id="6199" w:author="VOYER Raphael" w:date="2021-06-16T11:15:00Z"/>
        </w:rPr>
      </w:pPr>
      <w:bookmarkStart w:id="6200" w:name="_Toc381025835"/>
      <w:del w:id="6201" w:author="VOYER Raphael" w:date="2021-06-16T11:15:00Z">
        <w:r w:rsidDel="001111A8">
          <w:delText>System Flows</w:delText>
        </w:r>
        <w:bookmarkEnd w:id="6182"/>
        <w:bookmarkEnd w:id="6200"/>
        <w:r w:rsidDel="001111A8">
          <w:delText xml:space="preserve"> </w:delText>
        </w:r>
      </w:del>
    </w:p>
    <w:p w14:paraId="01723712" w14:textId="77777777" w:rsidR="00855336" w:rsidDel="001111A8" w:rsidRDefault="00855336" w:rsidP="00622755">
      <w:pPr>
        <w:pStyle w:val="Titre3"/>
        <w:ind w:left="0" w:firstLine="0"/>
        <w:jc w:val="left"/>
        <w:rPr>
          <w:del w:id="6202" w:author="VOYER Raphael" w:date="2021-06-16T11:15:00Z"/>
        </w:rPr>
      </w:pPr>
      <w:bookmarkStart w:id="6203" w:name="_Toc168453664"/>
      <w:bookmarkStart w:id="6204" w:name="_Toc242248799"/>
      <w:bookmarkStart w:id="6205" w:name="_Toc381025836"/>
      <w:bookmarkEnd w:id="6183"/>
      <w:del w:id="6206" w:author="VOYER Raphael" w:date="2021-06-16T11:15:00Z">
        <w:r w:rsidRPr="00631005" w:rsidDel="001111A8">
          <w:delText>Summary of Flows</w:delText>
        </w:r>
        <w:bookmarkEnd w:id="6203"/>
        <w:bookmarkEnd w:id="6204"/>
        <w:bookmarkEnd w:id="6205"/>
      </w:del>
    </w:p>
    <w:tbl>
      <w:tblPr>
        <w:tblW w:w="88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2160"/>
        <w:gridCol w:w="5940"/>
      </w:tblGrid>
      <w:tr w:rsidR="00855336" w:rsidRPr="000F53EB" w:rsidDel="001111A8" w14:paraId="439CCDE6" w14:textId="77777777">
        <w:trPr>
          <w:del w:id="6207" w:author="VOYER Raphael" w:date="2021-06-16T11:15:00Z"/>
        </w:trPr>
        <w:tc>
          <w:tcPr>
            <w:tcW w:w="720" w:type="dxa"/>
            <w:tcBorders>
              <w:right w:val="single" w:sz="6" w:space="0" w:color="000000"/>
            </w:tcBorders>
            <w:shd w:val="clear" w:color="auto" w:fill="auto"/>
          </w:tcPr>
          <w:p w14:paraId="15B76750" w14:textId="77777777" w:rsidR="00855336" w:rsidRPr="000F53EB" w:rsidDel="001111A8" w:rsidRDefault="00855336" w:rsidP="00D70809">
            <w:pPr>
              <w:pStyle w:val="TableHeading"/>
              <w:rPr>
                <w:del w:id="6208" w:author="VOYER Raphael" w:date="2021-06-16T11:15:00Z"/>
              </w:rPr>
            </w:pPr>
            <w:del w:id="6209" w:author="VOYER Raphael" w:date="2021-06-16T11:15:00Z">
              <w:r w:rsidDel="001111A8">
                <w:delText>Seq No</w:delText>
              </w:r>
            </w:del>
          </w:p>
        </w:tc>
        <w:tc>
          <w:tcPr>
            <w:tcW w:w="2160" w:type="dxa"/>
            <w:tcBorders>
              <w:left w:val="single" w:sz="6" w:space="0" w:color="000000"/>
              <w:right w:val="single" w:sz="6" w:space="0" w:color="000000"/>
            </w:tcBorders>
            <w:shd w:val="clear" w:color="auto" w:fill="auto"/>
          </w:tcPr>
          <w:p w14:paraId="38031D43" w14:textId="77777777" w:rsidR="00855336" w:rsidRPr="000F53EB" w:rsidDel="001111A8" w:rsidRDefault="00855336" w:rsidP="00D70809">
            <w:pPr>
              <w:pStyle w:val="TableHeading"/>
              <w:rPr>
                <w:del w:id="6210" w:author="VOYER Raphael" w:date="2021-06-16T11:15:00Z"/>
              </w:rPr>
            </w:pPr>
            <w:del w:id="6211" w:author="VOYER Raphael" w:date="2021-06-16T11:15:00Z">
              <w:r w:rsidDel="001111A8">
                <w:delText>Flow</w:delText>
              </w:r>
            </w:del>
          </w:p>
        </w:tc>
        <w:tc>
          <w:tcPr>
            <w:tcW w:w="5940" w:type="dxa"/>
            <w:tcBorders>
              <w:left w:val="single" w:sz="6" w:space="0" w:color="000000"/>
              <w:right w:val="single" w:sz="6" w:space="0" w:color="000000"/>
            </w:tcBorders>
            <w:shd w:val="clear" w:color="auto" w:fill="auto"/>
          </w:tcPr>
          <w:p w14:paraId="6A867754" w14:textId="77777777" w:rsidR="00855336" w:rsidRPr="000F53EB" w:rsidDel="001111A8" w:rsidRDefault="00855336" w:rsidP="00D70809">
            <w:pPr>
              <w:pStyle w:val="TableHeading"/>
              <w:rPr>
                <w:del w:id="6212" w:author="VOYER Raphael" w:date="2021-06-16T11:15:00Z"/>
              </w:rPr>
            </w:pPr>
            <w:del w:id="6213" w:author="VOYER Raphael" w:date="2021-06-16T11:15:00Z">
              <w:r w:rsidDel="001111A8">
                <w:delText>Description</w:delText>
              </w:r>
            </w:del>
          </w:p>
        </w:tc>
      </w:tr>
      <w:tr w:rsidR="00855336" w:rsidRPr="000F53EB" w:rsidDel="001111A8" w14:paraId="4B0AF5EB" w14:textId="77777777">
        <w:trPr>
          <w:trHeight w:val="345"/>
          <w:del w:id="6214" w:author="VOYER Raphael" w:date="2021-06-16T11:15:00Z"/>
        </w:trPr>
        <w:tc>
          <w:tcPr>
            <w:tcW w:w="8820" w:type="dxa"/>
            <w:gridSpan w:val="3"/>
            <w:tcBorders>
              <w:bottom w:val="single" w:sz="6" w:space="0" w:color="000000"/>
            </w:tcBorders>
            <w:shd w:val="clear" w:color="auto" w:fill="C0C0C0"/>
          </w:tcPr>
          <w:p w14:paraId="7193B81C" w14:textId="77777777" w:rsidR="00855336" w:rsidRPr="000F53EB" w:rsidDel="001111A8" w:rsidRDefault="00855336" w:rsidP="00D70809">
            <w:pPr>
              <w:pStyle w:val="Tabletext"/>
              <w:rPr>
                <w:del w:id="6215" w:author="VOYER Raphael" w:date="2021-06-16T11:15:00Z"/>
              </w:rPr>
            </w:pPr>
            <w:del w:id="6216" w:author="VOYER Raphael" w:date="2021-06-16T11:15:00Z">
              <w:r w:rsidDel="001111A8">
                <w:delText>Initialization Flows</w:delText>
              </w:r>
            </w:del>
          </w:p>
        </w:tc>
      </w:tr>
      <w:tr w:rsidR="00855336" w:rsidRPr="000F53EB" w:rsidDel="001111A8" w14:paraId="469D1B8F" w14:textId="77777777">
        <w:trPr>
          <w:del w:id="6217" w:author="VOYER Raphael" w:date="2021-06-16T11:15:00Z"/>
        </w:trPr>
        <w:tc>
          <w:tcPr>
            <w:tcW w:w="720" w:type="dxa"/>
            <w:tcBorders>
              <w:right w:val="single" w:sz="6" w:space="0" w:color="000000"/>
            </w:tcBorders>
            <w:shd w:val="clear" w:color="auto" w:fill="auto"/>
          </w:tcPr>
          <w:p w14:paraId="7E891A00" w14:textId="77777777" w:rsidR="00855336" w:rsidRPr="000F53EB" w:rsidDel="001111A8" w:rsidRDefault="00855336" w:rsidP="00D70809">
            <w:pPr>
              <w:pStyle w:val="Tabletext"/>
              <w:rPr>
                <w:del w:id="6218" w:author="VOYER Raphael" w:date="2021-06-16T11:15:00Z"/>
              </w:rPr>
            </w:pPr>
            <w:del w:id="6219" w:author="VOYER Raphael" w:date="2021-06-16T11:15:00Z">
              <w:r w:rsidDel="001111A8">
                <w:delText>1.</w:delText>
              </w:r>
            </w:del>
          </w:p>
        </w:tc>
        <w:tc>
          <w:tcPr>
            <w:tcW w:w="2160" w:type="dxa"/>
            <w:tcBorders>
              <w:left w:val="single" w:sz="6" w:space="0" w:color="000000"/>
              <w:right w:val="single" w:sz="6" w:space="0" w:color="000000"/>
            </w:tcBorders>
            <w:shd w:val="clear" w:color="auto" w:fill="auto"/>
          </w:tcPr>
          <w:p w14:paraId="6CB765D6" w14:textId="77777777" w:rsidR="00855336" w:rsidRPr="001A06AD" w:rsidDel="001111A8" w:rsidRDefault="00A87B5C" w:rsidP="00D70809">
            <w:pPr>
              <w:pStyle w:val="Tabletext"/>
              <w:rPr>
                <w:del w:id="6220" w:author="VOYER Raphael" w:date="2021-06-16T11:15:00Z"/>
                <w:u w:val="single"/>
              </w:rPr>
            </w:pPr>
            <w:del w:id="6221" w:author="VOYER Raphael" w:date="2021-06-16T11:15:00Z">
              <w:r w:rsidDel="001111A8">
                <w:fldChar w:fldCharType="begin"/>
              </w:r>
              <w:r w:rsidDel="001111A8">
                <w:delInstrText xml:space="preserve"> HYPERLINK \l "_CMM_Takeover" </w:delInstrText>
              </w:r>
              <w:r w:rsidDel="001111A8">
                <w:fldChar w:fldCharType="separate"/>
              </w:r>
              <w:r w:rsidR="00014FB3" w:rsidRPr="00014FB3" w:rsidDel="001111A8">
                <w:rPr>
                  <w:rStyle w:val="Lienhypertexte"/>
                </w:rPr>
                <w:delText>6.3.2.1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2CABC0D" w14:textId="77777777" w:rsidR="00855336" w:rsidRPr="000F53EB" w:rsidDel="001111A8" w:rsidRDefault="00F85848" w:rsidP="00D70809">
            <w:pPr>
              <w:pStyle w:val="Tabletext"/>
              <w:rPr>
                <w:del w:id="6222" w:author="VOYER Raphael" w:date="2021-06-16T11:15:00Z"/>
              </w:rPr>
            </w:pPr>
            <w:del w:id="6223" w:author="VOYER Raphael" w:date="2021-06-16T11:15:00Z">
              <w:r w:rsidDel="001111A8">
                <w:delText>Boot Sequence</w:delText>
              </w:r>
            </w:del>
          </w:p>
        </w:tc>
      </w:tr>
      <w:tr w:rsidR="00855336" w:rsidRPr="000F53EB" w:rsidDel="001111A8" w14:paraId="5E98F305" w14:textId="77777777">
        <w:trPr>
          <w:del w:id="6224" w:author="VOYER Raphael" w:date="2021-06-16T11:15:00Z"/>
        </w:trPr>
        <w:tc>
          <w:tcPr>
            <w:tcW w:w="720" w:type="dxa"/>
            <w:tcBorders>
              <w:right w:val="single" w:sz="6" w:space="0" w:color="000000"/>
            </w:tcBorders>
            <w:shd w:val="clear" w:color="auto" w:fill="auto"/>
          </w:tcPr>
          <w:p w14:paraId="143718D0" w14:textId="77777777" w:rsidR="00855336" w:rsidDel="001111A8" w:rsidRDefault="00855336" w:rsidP="00D70809">
            <w:pPr>
              <w:pStyle w:val="Tabletext"/>
              <w:rPr>
                <w:del w:id="6225" w:author="VOYER Raphael" w:date="2021-06-16T11:15:00Z"/>
              </w:rPr>
            </w:pPr>
            <w:del w:id="6226" w:author="VOYER Raphael" w:date="2021-06-16T11:15:00Z">
              <w:r w:rsidDel="001111A8">
                <w:delText>2.</w:delText>
              </w:r>
            </w:del>
          </w:p>
        </w:tc>
        <w:tc>
          <w:tcPr>
            <w:tcW w:w="2160" w:type="dxa"/>
            <w:tcBorders>
              <w:left w:val="single" w:sz="6" w:space="0" w:color="000000"/>
              <w:right w:val="single" w:sz="6" w:space="0" w:color="000000"/>
            </w:tcBorders>
            <w:shd w:val="clear" w:color="auto" w:fill="auto"/>
          </w:tcPr>
          <w:p w14:paraId="20BFB191" w14:textId="77777777" w:rsidR="00855336" w:rsidRPr="001A06AD" w:rsidDel="001111A8" w:rsidRDefault="00A87B5C" w:rsidP="00D70809">
            <w:pPr>
              <w:pStyle w:val="Tabletext"/>
              <w:rPr>
                <w:del w:id="6227" w:author="VOYER Raphael" w:date="2021-06-16T11:15:00Z"/>
                <w:u w:val="single"/>
              </w:rPr>
            </w:pPr>
            <w:del w:id="6228" w:author="VOYER Raphael" w:date="2021-06-16T11:15:00Z">
              <w:r w:rsidDel="001111A8">
                <w:fldChar w:fldCharType="begin"/>
              </w:r>
              <w:r w:rsidDel="001111A8">
                <w:delInstrText xml:space="preserve"> HYPERLINK \l "_5.3.2.2_NI_Down" </w:delInstrText>
              </w:r>
              <w:r w:rsidDel="001111A8">
                <w:fldChar w:fldCharType="separate"/>
              </w:r>
              <w:r w:rsidR="00014FB3" w:rsidDel="001111A8">
                <w:rPr>
                  <w:rStyle w:val="Lienhypertexte"/>
                </w:rPr>
                <w:delText>6.3.2.2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50BBE85" w14:textId="77777777" w:rsidR="00855336" w:rsidRPr="000F53EB" w:rsidDel="001111A8" w:rsidRDefault="00855336" w:rsidP="00D70809">
            <w:pPr>
              <w:pStyle w:val="Tabletext"/>
              <w:rPr>
                <w:del w:id="6229" w:author="VOYER Raphael" w:date="2021-06-16T11:15:00Z"/>
              </w:rPr>
            </w:pPr>
            <w:del w:id="6230" w:author="VOYER Raphael" w:date="2021-06-16T11:15:00Z">
              <w:r w:rsidDel="001111A8">
                <w:delText>NI Down</w:delText>
              </w:r>
            </w:del>
          </w:p>
        </w:tc>
      </w:tr>
      <w:tr w:rsidR="00855336" w:rsidRPr="000F53EB" w:rsidDel="001111A8" w14:paraId="2F70EF2E" w14:textId="77777777">
        <w:trPr>
          <w:del w:id="6231" w:author="VOYER Raphael" w:date="2021-06-16T11:15:00Z"/>
        </w:trPr>
        <w:tc>
          <w:tcPr>
            <w:tcW w:w="720" w:type="dxa"/>
            <w:tcBorders>
              <w:right w:val="single" w:sz="6" w:space="0" w:color="000000"/>
            </w:tcBorders>
            <w:shd w:val="clear" w:color="auto" w:fill="auto"/>
          </w:tcPr>
          <w:p w14:paraId="2CAFE6A7" w14:textId="77777777" w:rsidR="00855336" w:rsidDel="001111A8" w:rsidRDefault="00855336" w:rsidP="00D70809">
            <w:pPr>
              <w:pStyle w:val="Tabletext"/>
              <w:rPr>
                <w:del w:id="6232" w:author="VOYER Raphael" w:date="2021-06-16T11:15:00Z"/>
              </w:rPr>
            </w:pPr>
            <w:del w:id="6233" w:author="VOYER Raphael" w:date="2021-06-16T11:15:00Z">
              <w:r w:rsidDel="001111A8">
                <w:delText>3.</w:delText>
              </w:r>
            </w:del>
          </w:p>
        </w:tc>
        <w:tc>
          <w:tcPr>
            <w:tcW w:w="2160" w:type="dxa"/>
            <w:tcBorders>
              <w:left w:val="single" w:sz="6" w:space="0" w:color="000000"/>
              <w:right w:val="single" w:sz="6" w:space="0" w:color="000000"/>
            </w:tcBorders>
            <w:shd w:val="clear" w:color="auto" w:fill="auto"/>
          </w:tcPr>
          <w:p w14:paraId="7330545B" w14:textId="77777777" w:rsidR="00855336" w:rsidDel="001111A8" w:rsidRDefault="00A87B5C" w:rsidP="00D70809">
            <w:pPr>
              <w:pStyle w:val="Tabletext"/>
              <w:rPr>
                <w:del w:id="6234" w:author="VOYER Raphael" w:date="2021-06-16T11:15:00Z"/>
                <w:u w:val="single"/>
              </w:rPr>
            </w:pPr>
            <w:del w:id="6235" w:author="VOYER Raphael" w:date="2021-06-16T11:15:00Z">
              <w:r w:rsidDel="001111A8">
                <w:fldChar w:fldCharType="begin"/>
              </w:r>
              <w:r w:rsidDel="001111A8">
                <w:delInstrText xml:space="preserve"> HYPERLINK \l "_5.3.2.3_Boot_Sequence" </w:delInstrText>
              </w:r>
              <w:r w:rsidDel="001111A8">
                <w:fldChar w:fldCharType="separate"/>
              </w:r>
              <w:r w:rsidR="00014FB3" w:rsidDel="001111A8">
                <w:rPr>
                  <w:rStyle w:val="Lienhypertexte"/>
                </w:rPr>
                <w:delText>6.3.2.3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0211009" w14:textId="77777777" w:rsidR="00855336" w:rsidDel="001111A8" w:rsidRDefault="00F85848" w:rsidP="00D70809">
            <w:pPr>
              <w:pStyle w:val="Tabletext"/>
              <w:rPr>
                <w:del w:id="6236" w:author="VOYER Raphael" w:date="2021-06-16T11:15:00Z"/>
              </w:rPr>
            </w:pPr>
            <w:del w:id="6237" w:author="VOYER Raphael" w:date="2021-06-16T11:15:00Z">
              <w:r w:rsidDel="001111A8">
                <w:delText>Takeover</w:delText>
              </w:r>
            </w:del>
          </w:p>
        </w:tc>
      </w:tr>
      <w:tr w:rsidR="00855336" w:rsidRPr="000F53EB" w:rsidDel="001111A8" w14:paraId="4D95A2F1" w14:textId="77777777">
        <w:trPr>
          <w:trHeight w:val="345"/>
          <w:del w:id="6238" w:author="VOYER Raphael" w:date="2021-06-16T11:15:00Z"/>
        </w:trPr>
        <w:tc>
          <w:tcPr>
            <w:tcW w:w="8820" w:type="dxa"/>
            <w:gridSpan w:val="3"/>
            <w:tcBorders>
              <w:bottom w:val="single" w:sz="6" w:space="0" w:color="000000"/>
            </w:tcBorders>
            <w:shd w:val="clear" w:color="auto" w:fill="C0C0C0"/>
          </w:tcPr>
          <w:p w14:paraId="1A947D3F" w14:textId="77777777" w:rsidR="00855336" w:rsidRPr="000F53EB" w:rsidDel="001111A8" w:rsidRDefault="00855336" w:rsidP="00D70809">
            <w:pPr>
              <w:pStyle w:val="Tabletext"/>
              <w:rPr>
                <w:del w:id="6239" w:author="VOYER Raphael" w:date="2021-06-16T11:15:00Z"/>
              </w:rPr>
            </w:pPr>
            <w:del w:id="6240" w:author="VOYER Raphael" w:date="2021-06-16T11:15:00Z">
              <w:r w:rsidDel="001111A8">
                <w:delText>Configuration Driven Flows</w:delText>
              </w:r>
            </w:del>
          </w:p>
        </w:tc>
      </w:tr>
      <w:tr w:rsidR="00855336" w:rsidRPr="000F53EB" w:rsidDel="001111A8" w14:paraId="2A5F7865" w14:textId="77777777">
        <w:trPr>
          <w:del w:id="6241" w:author="VOYER Raphael" w:date="2021-06-16T11:15:00Z"/>
        </w:trPr>
        <w:tc>
          <w:tcPr>
            <w:tcW w:w="720" w:type="dxa"/>
            <w:tcBorders>
              <w:right w:val="single" w:sz="6" w:space="0" w:color="000000"/>
            </w:tcBorders>
            <w:shd w:val="clear" w:color="auto" w:fill="auto"/>
          </w:tcPr>
          <w:p w14:paraId="0098D537" w14:textId="77777777" w:rsidR="00855336" w:rsidRPr="000F53EB" w:rsidDel="001111A8" w:rsidRDefault="00855336" w:rsidP="00D70809">
            <w:pPr>
              <w:pStyle w:val="Tabletext"/>
              <w:rPr>
                <w:del w:id="6242" w:author="VOYER Raphael" w:date="2021-06-16T11:15:00Z"/>
              </w:rPr>
            </w:pPr>
            <w:del w:id="6243" w:author="VOYER Raphael" w:date="2021-06-16T11:15:00Z">
              <w:r w:rsidDel="001111A8">
                <w:delText>4.</w:delText>
              </w:r>
            </w:del>
          </w:p>
        </w:tc>
        <w:tc>
          <w:tcPr>
            <w:tcW w:w="2160" w:type="dxa"/>
            <w:tcBorders>
              <w:left w:val="single" w:sz="6" w:space="0" w:color="000000"/>
              <w:right w:val="single" w:sz="6" w:space="0" w:color="000000"/>
            </w:tcBorders>
            <w:shd w:val="clear" w:color="auto" w:fill="auto"/>
          </w:tcPr>
          <w:p w14:paraId="02385469" w14:textId="77777777" w:rsidR="00855336" w:rsidRPr="001A06AD" w:rsidDel="001111A8" w:rsidRDefault="00A87B5C" w:rsidP="00D70809">
            <w:pPr>
              <w:pStyle w:val="Tabletext"/>
              <w:rPr>
                <w:del w:id="6244" w:author="VOYER Raphael" w:date="2021-06-16T11:15:00Z"/>
                <w:u w:val="single"/>
              </w:rPr>
            </w:pPr>
            <w:del w:id="6245" w:author="VOYER Raphael" w:date="2021-06-16T11:15:00Z">
              <w:r w:rsidDel="001111A8">
                <w:fldChar w:fldCharType="begin"/>
              </w:r>
              <w:r w:rsidDel="001111A8">
                <w:delInstrText xml:space="preserve"> HYPERLINK \l "_5.3.3.1_Cluster_Creation" </w:delInstrText>
              </w:r>
              <w:r w:rsidDel="001111A8">
                <w:fldChar w:fldCharType="separate"/>
              </w:r>
              <w:r w:rsidR="00014FB3" w:rsidDel="001111A8">
                <w:rPr>
                  <w:rStyle w:val="Lienhypertexte"/>
                </w:rPr>
                <w:delText>6.3.3.1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60AE0D0" w14:textId="77777777" w:rsidR="00855336" w:rsidRPr="000F53EB" w:rsidDel="001111A8" w:rsidRDefault="00855336" w:rsidP="00D70809">
            <w:pPr>
              <w:pStyle w:val="Tabletext"/>
              <w:rPr>
                <w:del w:id="6246" w:author="VOYER Raphael" w:date="2021-06-16T11:15:00Z"/>
              </w:rPr>
            </w:pPr>
            <w:del w:id="6247" w:author="VOYER Raphael" w:date="2021-06-16T11:15:00Z">
              <w:r w:rsidDel="001111A8">
                <w:delText>Cluster Creation.</w:delText>
              </w:r>
            </w:del>
          </w:p>
        </w:tc>
      </w:tr>
      <w:tr w:rsidR="00855336" w:rsidRPr="000F53EB" w:rsidDel="001111A8" w14:paraId="7FC9C6AD" w14:textId="77777777">
        <w:trPr>
          <w:del w:id="6248" w:author="VOYER Raphael" w:date="2021-06-16T11:15:00Z"/>
        </w:trPr>
        <w:tc>
          <w:tcPr>
            <w:tcW w:w="720" w:type="dxa"/>
            <w:tcBorders>
              <w:right w:val="single" w:sz="6" w:space="0" w:color="000000"/>
            </w:tcBorders>
            <w:shd w:val="clear" w:color="auto" w:fill="auto"/>
          </w:tcPr>
          <w:p w14:paraId="2B9A8A57" w14:textId="77777777" w:rsidR="00855336" w:rsidDel="001111A8" w:rsidRDefault="00855336" w:rsidP="00D70809">
            <w:pPr>
              <w:pStyle w:val="Tabletext"/>
              <w:rPr>
                <w:del w:id="6249" w:author="VOYER Raphael" w:date="2021-06-16T11:15:00Z"/>
              </w:rPr>
            </w:pPr>
            <w:del w:id="6250" w:author="VOYER Raphael" w:date="2021-06-16T11:15:00Z">
              <w:r w:rsidDel="001111A8">
                <w:delText>5.</w:delText>
              </w:r>
            </w:del>
          </w:p>
        </w:tc>
        <w:tc>
          <w:tcPr>
            <w:tcW w:w="2160" w:type="dxa"/>
            <w:tcBorders>
              <w:left w:val="single" w:sz="6" w:space="0" w:color="000000"/>
              <w:right w:val="single" w:sz="6" w:space="0" w:color="000000"/>
            </w:tcBorders>
            <w:shd w:val="clear" w:color="auto" w:fill="auto"/>
          </w:tcPr>
          <w:p w14:paraId="62BA08AA" w14:textId="77777777" w:rsidR="00855336" w:rsidRPr="001A06AD" w:rsidDel="001111A8" w:rsidRDefault="00A87B5C" w:rsidP="00D70809">
            <w:pPr>
              <w:pStyle w:val="Tabletext"/>
              <w:rPr>
                <w:del w:id="6251" w:author="VOYER Raphael" w:date="2021-06-16T11:15:00Z"/>
                <w:u w:val="single"/>
              </w:rPr>
            </w:pPr>
            <w:del w:id="6252" w:author="VOYER Raphael" w:date="2021-06-16T11:15:00Z">
              <w:r w:rsidDel="001111A8">
                <w:fldChar w:fldCharType="begin"/>
              </w:r>
              <w:r w:rsidDel="001111A8">
                <w:delInstrText xml:space="preserve"> HYPERLINK \l "_5.3.3.2_Cluster_Mode_Setting:" </w:delInstrText>
              </w:r>
              <w:r w:rsidDel="001111A8">
                <w:fldChar w:fldCharType="separate"/>
              </w:r>
              <w:r w:rsidR="00014FB3" w:rsidDel="001111A8">
                <w:rPr>
                  <w:rStyle w:val="Lienhypertexte"/>
                </w:rPr>
                <w:delText>6.3.3.2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15EB5287" w14:textId="77777777" w:rsidR="00855336" w:rsidRPr="000F53EB" w:rsidDel="001111A8" w:rsidRDefault="009E50E2" w:rsidP="00D70809">
            <w:pPr>
              <w:pStyle w:val="Tabletext"/>
              <w:rPr>
                <w:del w:id="6253" w:author="VOYER Raphael" w:date="2021-06-16T11:15:00Z"/>
              </w:rPr>
            </w:pPr>
            <w:del w:id="6254" w:author="VOYER Raphael" w:date="2021-06-16T11:15:00Z">
              <w:r w:rsidDel="001111A8">
                <w:delText>Cluster Mode Configuration</w:delText>
              </w:r>
              <w:r w:rsidR="00855336" w:rsidDel="001111A8">
                <w:delText>.</w:delText>
              </w:r>
            </w:del>
          </w:p>
        </w:tc>
      </w:tr>
      <w:tr w:rsidR="00855336" w:rsidRPr="000F53EB" w:rsidDel="001111A8" w14:paraId="3B69C0C8" w14:textId="77777777">
        <w:trPr>
          <w:del w:id="6255" w:author="VOYER Raphael" w:date="2021-06-16T11:15:00Z"/>
        </w:trPr>
        <w:tc>
          <w:tcPr>
            <w:tcW w:w="720" w:type="dxa"/>
            <w:tcBorders>
              <w:right w:val="single" w:sz="6" w:space="0" w:color="000000"/>
            </w:tcBorders>
            <w:shd w:val="clear" w:color="auto" w:fill="auto"/>
          </w:tcPr>
          <w:p w14:paraId="7AD7DF8B" w14:textId="77777777" w:rsidR="00855336" w:rsidDel="001111A8" w:rsidRDefault="00855336" w:rsidP="00D70809">
            <w:pPr>
              <w:pStyle w:val="Tabletext"/>
              <w:rPr>
                <w:del w:id="6256" w:author="VOYER Raphael" w:date="2021-06-16T11:15:00Z"/>
              </w:rPr>
            </w:pPr>
            <w:del w:id="6257" w:author="VOYER Raphael" w:date="2021-06-16T11:15:00Z">
              <w:r w:rsidDel="001111A8">
                <w:delText>6.</w:delText>
              </w:r>
            </w:del>
          </w:p>
        </w:tc>
        <w:tc>
          <w:tcPr>
            <w:tcW w:w="2160" w:type="dxa"/>
            <w:tcBorders>
              <w:left w:val="single" w:sz="6" w:space="0" w:color="000000"/>
              <w:right w:val="single" w:sz="6" w:space="0" w:color="000000"/>
            </w:tcBorders>
            <w:shd w:val="clear" w:color="auto" w:fill="auto"/>
          </w:tcPr>
          <w:p w14:paraId="46A7CBB6" w14:textId="77777777" w:rsidR="00855336" w:rsidRPr="001A06AD" w:rsidDel="001111A8" w:rsidRDefault="00A87B5C" w:rsidP="00D70809">
            <w:pPr>
              <w:pStyle w:val="Tabletext"/>
              <w:rPr>
                <w:del w:id="6258" w:author="VOYER Raphael" w:date="2021-06-16T11:15:00Z"/>
                <w:u w:val="single"/>
              </w:rPr>
            </w:pPr>
            <w:del w:id="6259" w:author="VOYER Raphael" w:date="2021-06-16T11:15:00Z">
              <w:r w:rsidDel="001111A8">
                <w:fldChar w:fldCharType="begin"/>
              </w:r>
              <w:r w:rsidDel="001111A8">
                <w:delInstrText xml:space="preserve"> HYPERLINK \l "_5.3.3.3_L2_Cluster_Configuration Se" </w:delInstrText>
              </w:r>
              <w:r w:rsidDel="001111A8">
                <w:fldChar w:fldCharType="separate"/>
              </w:r>
              <w:r w:rsidR="00014FB3" w:rsidDel="001111A8">
                <w:rPr>
                  <w:rStyle w:val="Lienhypertexte"/>
                </w:rPr>
                <w:delText>6.3.3.3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E3ED478" w14:textId="77777777" w:rsidR="00855336" w:rsidRPr="000F53EB" w:rsidDel="001111A8" w:rsidRDefault="009E50E2" w:rsidP="00D70809">
            <w:pPr>
              <w:pStyle w:val="Tabletext"/>
              <w:rPr>
                <w:del w:id="6260" w:author="VOYER Raphael" w:date="2021-06-16T11:15:00Z"/>
              </w:rPr>
            </w:pPr>
            <w:del w:id="6261" w:author="VOYER Raphael" w:date="2021-06-16T11:15:00Z">
              <w:r w:rsidDel="001111A8">
                <w:delText>L2 Cluster parameters configuration</w:delText>
              </w:r>
            </w:del>
          </w:p>
        </w:tc>
      </w:tr>
      <w:tr w:rsidR="009E50E2" w:rsidRPr="000F53EB" w:rsidDel="001111A8" w14:paraId="00E5B2EC" w14:textId="77777777">
        <w:trPr>
          <w:del w:id="6262" w:author="VOYER Raphael" w:date="2021-06-16T11:15:00Z"/>
        </w:trPr>
        <w:tc>
          <w:tcPr>
            <w:tcW w:w="720" w:type="dxa"/>
            <w:tcBorders>
              <w:right w:val="single" w:sz="6" w:space="0" w:color="000000"/>
            </w:tcBorders>
            <w:shd w:val="clear" w:color="auto" w:fill="auto"/>
          </w:tcPr>
          <w:p w14:paraId="6315938B" w14:textId="77777777" w:rsidR="009E50E2" w:rsidDel="001111A8" w:rsidRDefault="009E50E2" w:rsidP="00D70809">
            <w:pPr>
              <w:pStyle w:val="Tabletext"/>
              <w:rPr>
                <w:del w:id="6263" w:author="VOYER Raphael" w:date="2021-06-16T11:15:00Z"/>
              </w:rPr>
            </w:pPr>
            <w:del w:id="6264"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4DCA21FF" w14:textId="77777777" w:rsidR="009E50E2" w:rsidRPr="001A06AD" w:rsidDel="001111A8" w:rsidRDefault="00A87B5C" w:rsidP="00D70809">
            <w:pPr>
              <w:pStyle w:val="Tabletext"/>
              <w:rPr>
                <w:del w:id="6265" w:author="VOYER Raphael" w:date="2021-06-16T11:15:00Z"/>
                <w:u w:val="single"/>
              </w:rPr>
            </w:pPr>
            <w:del w:id="6266" w:author="VOYER Raphael" w:date="2021-06-16T11:15:00Z">
              <w:r w:rsidDel="001111A8">
                <w:fldChar w:fldCharType="begin"/>
              </w:r>
              <w:r w:rsidDel="001111A8">
                <w:delInstrText xml:space="preserve"> HYPERLINK \l "_5.3.3.4_L3_Cluster_Configuration Se" </w:delInstrText>
              </w:r>
              <w:r w:rsidDel="001111A8">
                <w:fldChar w:fldCharType="separate"/>
              </w:r>
              <w:r w:rsidR="00014FB3" w:rsidDel="001111A8">
                <w:rPr>
                  <w:rStyle w:val="Lienhypertexte"/>
                </w:rPr>
                <w:delText>6.3.3.4</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E87200E" w14:textId="77777777" w:rsidR="009E50E2" w:rsidDel="001111A8" w:rsidRDefault="009E50E2" w:rsidP="00D70809">
            <w:pPr>
              <w:pStyle w:val="Tabletext"/>
              <w:rPr>
                <w:del w:id="6267" w:author="VOYER Raphael" w:date="2021-06-16T11:15:00Z"/>
              </w:rPr>
            </w:pPr>
            <w:del w:id="6268" w:author="VOYER Raphael" w:date="2021-06-16T11:15:00Z">
              <w:r w:rsidDel="001111A8">
                <w:delText>L3 Cluster parameters configuration</w:delText>
              </w:r>
            </w:del>
          </w:p>
        </w:tc>
      </w:tr>
      <w:tr w:rsidR="00855336" w:rsidRPr="000F53EB" w:rsidDel="001111A8" w14:paraId="55FF13EF" w14:textId="77777777">
        <w:trPr>
          <w:del w:id="6269" w:author="VOYER Raphael" w:date="2021-06-16T11:15:00Z"/>
        </w:trPr>
        <w:tc>
          <w:tcPr>
            <w:tcW w:w="720" w:type="dxa"/>
            <w:tcBorders>
              <w:right w:val="single" w:sz="6" w:space="0" w:color="000000"/>
            </w:tcBorders>
            <w:shd w:val="clear" w:color="auto" w:fill="auto"/>
          </w:tcPr>
          <w:p w14:paraId="070DC88D" w14:textId="77777777" w:rsidR="00855336" w:rsidRPr="000F53EB" w:rsidDel="001111A8" w:rsidRDefault="00855336" w:rsidP="00D70809">
            <w:pPr>
              <w:pStyle w:val="Tabletext"/>
              <w:rPr>
                <w:del w:id="6270" w:author="VOYER Raphael" w:date="2021-06-16T11:15:00Z"/>
              </w:rPr>
            </w:pPr>
            <w:del w:id="6271"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36D38145" w14:textId="77777777" w:rsidR="00855336" w:rsidRPr="001A06AD" w:rsidDel="001111A8" w:rsidRDefault="00A87B5C" w:rsidP="00D70809">
            <w:pPr>
              <w:pStyle w:val="Tabletext"/>
              <w:rPr>
                <w:del w:id="6272" w:author="VOYER Raphael" w:date="2021-06-16T11:15:00Z"/>
                <w:u w:val="single"/>
              </w:rPr>
            </w:pPr>
            <w:del w:id="6273" w:author="VOYER Raphael" w:date="2021-06-16T11:15:00Z">
              <w:r w:rsidDel="001111A8">
                <w:fldChar w:fldCharType="begin"/>
              </w:r>
              <w:r w:rsidDel="001111A8">
                <w:delInstrText xml:space="preserve"> HYPERLINK \l "_5.3.3.5_Cluster_port_modification." </w:delInstrText>
              </w:r>
              <w:r w:rsidDel="001111A8">
                <w:fldChar w:fldCharType="separate"/>
              </w:r>
              <w:r w:rsidR="00014FB3" w:rsidDel="001111A8">
                <w:rPr>
                  <w:rStyle w:val="Lienhypertexte"/>
                </w:rPr>
                <w:delText>6.3.3.5</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6B13144F" w14:textId="77777777" w:rsidR="00855336" w:rsidRPr="000F53EB" w:rsidDel="001111A8" w:rsidRDefault="009E50E2" w:rsidP="00D70809">
            <w:pPr>
              <w:pStyle w:val="Tabletext"/>
              <w:rPr>
                <w:del w:id="6274" w:author="VOYER Raphael" w:date="2021-06-16T11:15:00Z"/>
              </w:rPr>
            </w:pPr>
            <w:del w:id="6275" w:author="VOYER Raphael" w:date="2021-06-16T11:15:00Z">
              <w:r w:rsidDel="001111A8">
                <w:delText>Cluster parameters modification</w:delText>
              </w:r>
            </w:del>
          </w:p>
        </w:tc>
      </w:tr>
      <w:tr w:rsidR="009E50E2" w:rsidRPr="000F53EB" w:rsidDel="001111A8" w14:paraId="0FF69961" w14:textId="77777777">
        <w:trPr>
          <w:del w:id="6276" w:author="VOYER Raphael" w:date="2021-06-16T11:15:00Z"/>
        </w:trPr>
        <w:tc>
          <w:tcPr>
            <w:tcW w:w="720" w:type="dxa"/>
            <w:tcBorders>
              <w:right w:val="single" w:sz="6" w:space="0" w:color="000000"/>
            </w:tcBorders>
            <w:shd w:val="clear" w:color="auto" w:fill="auto"/>
          </w:tcPr>
          <w:p w14:paraId="35AC8DC5" w14:textId="77777777" w:rsidR="009E50E2" w:rsidDel="001111A8" w:rsidRDefault="009E50E2" w:rsidP="00D70809">
            <w:pPr>
              <w:pStyle w:val="Tabletext"/>
              <w:rPr>
                <w:del w:id="6277" w:author="VOYER Raphael" w:date="2021-06-16T11:15:00Z"/>
              </w:rPr>
            </w:pPr>
            <w:del w:id="6278" w:author="VOYER Raphael" w:date="2021-06-16T11:15:00Z">
              <w:r w:rsidDel="001111A8">
                <w:delText>8.</w:delText>
              </w:r>
            </w:del>
          </w:p>
        </w:tc>
        <w:tc>
          <w:tcPr>
            <w:tcW w:w="2160" w:type="dxa"/>
            <w:tcBorders>
              <w:left w:val="single" w:sz="6" w:space="0" w:color="000000"/>
              <w:right w:val="single" w:sz="6" w:space="0" w:color="000000"/>
            </w:tcBorders>
            <w:shd w:val="clear" w:color="auto" w:fill="auto"/>
          </w:tcPr>
          <w:p w14:paraId="37C77F28" w14:textId="77777777" w:rsidR="009E50E2" w:rsidRPr="001A06AD" w:rsidDel="001111A8" w:rsidRDefault="00A87B5C" w:rsidP="00D70809">
            <w:pPr>
              <w:pStyle w:val="Tabletext"/>
              <w:rPr>
                <w:del w:id="6279" w:author="VOYER Raphael" w:date="2021-06-16T11:15:00Z"/>
                <w:u w:val="single"/>
              </w:rPr>
            </w:pPr>
            <w:del w:id="6280" w:author="VOYER Raphael" w:date="2021-06-16T11:15:00Z">
              <w:r w:rsidDel="001111A8">
                <w:fldChar w:fldCharType="begin"/>
              </w:r>
              <w:r w:rsidDel="001111A8">
                <w:delInstrText xml:space="preserve"> HYPERLINK \l "_5.3.3.6_Cluster_Deletion" </w:delInstrText>
              </w:r>
              <w:r w:rsidDel="001111A8">
                <w:fldChar w:fldCharType="separate"/>
              </w:r>
              <w:r w:rsidR="00014FB3" w:rsidDel="001111A8">
                <w:rPr>
                  <w:rStyle w:val="Lienhypertexte"/>
                </w:rPr>
                <w:delText>6.3.3.6</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B65EB08" w14:textId="77777777" w:rsidR="009E50E2" w:rsidDel="001111A8" w:rsidRDefault="009E50E2" w:rsidP="00D70809">
            <w:pPr>
              <w:pStyle w:val="Tabletext"/>
              <w:rPr>
                <w:del w:id="6281" w:author="VOYER Raphael" w:date="2021-06-16T11:15:00Z"/>
              </w:rPr>
            </w:pPr>
            <w:del w:id="6282" w:author="VOYER Raphael" w:date="2021-06-16T11:15:00Z">
              <w:r w:rsidDel="001111A8">
                <w:delText>Cluster Deletion</w:delText>
              </w:r>
            </w:del>
          </w:p>
        </w:tc>
      </w:tr>
      <w:tr w:rsidR="00D81D73" w:rsidRPr="000F53EB" w:rsidDel="001111A8" w14:paraId="51DC8D5A" w14:textId="77777777">
        <w:trPr>
          <w:del w:id="6283" w:author="VOYER Raphael" w:date="2021-06-16T11:15:00Z"/>
        </w:trPr>
        <w:tc>
          <w:tcPr>
            <w:tcW w:w="720" w:type="dxa"/>
            <w:tcBorders>
              <w:right w:val="single" w:sz="6" w:space="0" w:color="000000"/>
            </w:tcBorders>
            <w:shd w:val="clear" w:color="auto" w:fill="auto"/>
          </w:tcPr>
          <w:p w14:paraId="0266E14E" w14:textId="77777777" w:rsidR="00D81D73" w:rsidDel="001111A8" w:rsidRDefault="00D81D73" w:rsidP="00D70809">
            <w:pPr>
              <w:pStyle w:val="Tabletext"/>
              <w:rPr>
                <w:del w:id="6284" w:author="VOYER Raphael" w:date="2021-06-16T11:15:00Z"/>
              </w:rPr>
            </w:pPr>
            <w:del w:id="6285" w:author="VOYER Raphael" w:date="2021-06-16T11:15:00Z">
              <w:r w:rsidDel="001111A8">
                <w:delText>9.</w:delText>
              </w:r>
            </w:del>
          </w:p>
        </w:tc>
        <w:tc>
          <w:tcPr>
            <w:tcW w:w="2160" w:type="dxa"/>
            <w:tcBorders>
              <w:left w:val="single" w:sz="6" w:space="0" w:color="000000"/>
              <w:right w:val="single" w:sz="6" w:space="0" w:color="000000"/>
            </w:tcBorders>
            <w:shd w:val="clear" w:color="auto" w:fill="auto"/>
          </w:tcPr>
          <w:p w14:paraId="3FDE1041" w14:textId="77777777" w:rsidR="00D81D73" w:rsidDel="001111A8" w:rsidRDefault="00A87B5C" w:rsidP="00D70809">
            <w:pPr>
              <w:pStyle w:val="Tabletext"/>
              <w:rPr>
                <w:del w:id="6286" w:author="VOYER Raphael" w:date="2021-06-16T11:15:00Z"/>
                <w:u w:val="single"/>
              </w:rPr>
            </w:pPr>
            <w:del w:id="6287" w:author="VOYER Raphael" w:date="2021-06-16T11:15:00Z">
              <w:r w:rsidDel="001111A8">
                <w:fldChar w:fldCharType="begin"/>
              </w:r>
              <w:r w:rsidDel="001111A8">
                <w:delInstrText xml:space="preserve"> HYPERLINK \l "_5.3.3.7_Cluster_Disable:" </w:delInstrText>
              </w:r>
              <w:r w:rsidDel="001111A8">
                <w:fldChar w:fldCharType="separate"/>
              </w:r>
              <w:r w:rsidR="00014FB3" w:rsidDel="001111A8">
                <w:rPr>
                  <w:rStyle w:val="Lienhypertexte"/>
                </w:rPr>
                <w:delText>6.3.3.7</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52259D1" w14:textId="77777777" w:rsidR="00D81D73" w:rsidDel="001111A8" w:rsidRDefault="00D81D73" w:rsidP="00D70809">
            <w:pPr>
              <w:pStyle w:val="Tabletext"/>
              <w:rPr>
                <w:del w:id="6288" w:author="VOYER Raphael" w:date="2021-06-16T11:15:00Z"/>
              </w:rPr>
            </w:pPr>
            <w:del w:id="6289" w:author="VOYER Raphael" w:date="2021-06-16T11:15:00Z">
              <w:r w:rsidDel="001111A8">
                <w:delText>Cluster Disable</w:delText>
              </w:r>
            </w:del>
          </w:p>
        </w:tc>
      </w:tr>
      <w:tr w:rsidR="00B070E5" w:rsidRPr="000F53EB" w:rsidDel="001111A8" w14:paraId="6135A0B4" w14:textId="77777777">
        <w:trPr>
          <w:del w:id="6290" w:author="VOYER Raphael" w:date="2021-06-16T11:15:00Z"/>
        </w:trPr>
        <w:tc>
          <w:tcPr>
            <w:tcW w:w="720" w:type="dxa"/>
            <w:tcBorders>
              <w:right w:val="single" w:sz="6" w:space="0" w:color="000000"/>
            </w:tcBorders>
            <w:shd w:val="clear" w:color="auto" w:fill="auto"/>
          </w:tcPr>
          <w:p w14:paraId="15279B27" w14:textId="77777777" w:rsidR="00B070E5" w:rsidDel="001111A8" w:rsidRDefault="00B070E5" w:rsidP="00D70809">
            <w:pPr>
              <w:pStyle w:val="Tabletext"/>
              <w:rPr>
                <w:del w:id="6291" w:author="VOYER Raphael" w:date="2021-06-16T11:15:00Z"/>
              </w:rPr>
            </w:pPr>
            <w:del w:id="6292" w:author="VOYER Raphael" w:date="2021-06-16T11:15:00Z">
              <w:r w:rsidDel="001111A8">
                <w:delText>10.</w:delText>
              </w:r>
            </w:del>
          </w:p>
        </w:tc>
        <w:tc>
          <w:tcPr>
            <w:tcW w:w="2160" w:type="dxa"/>
            <w:tcBorders>
              <w:left w:val="single" w:sz="6" w:space="0" w:color="000000"/>
              <w:right w:val="single" w:sz="6" w:space="0" w:color="000000"/>
            </w:tcBorders>
            <w:shd w:val="clear" w:color="auto" w:fill="auto"/>
          </w:tcPr>
          <w:p w14:paraId="2B77D866" w14:textId="77777777" w:rsidR="00B070E5" w:rsidDel="001111A8" w:rsidRDefault="00A87B5C" w:rsidP="00D70809">
            <w:pPr>
              <w:pStyle w:val="Tabletext"/>
              <w:rPr>
                <w:del w:id="6293" w:author="VOYER Raphael" w:date="2021-06-16T11:15:00Z"/>
                <w:u w:val="single"/>
              </w:rPr>
            </w:pPr>
            <w:del w:id="6294" w:author="VOYER Raphael" w:date="2021-06-16T11:15:00Z">
              <w:r w:rsidDel="001111A8">
                <w:fldChar w:fldCharType="begin"/>
              </w:r>
              <w:r w:rsidDel="001111A8">
                <w:delInstrText xml:space="preserve"> HYPERLINK \l "_5.3.3.8_Cluster_Enable:" </w:delInstrText>
              </w:r>
              <w:r w:rsidDel="001111A8">
                <w:fldChar w:fldCharType="separate"/>
              </w:r>
              <w:r w:rsidR="00014FB3" w:rsidDel="001111A8">
                <w:rPr>
                  <w:rStyle w:val="Lienhypertexte"/>
                </w:rPr>
                <w:delText>6.3.3.8</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FB5817F" w14:textId="77777777" w:rsidR="00B070E5" w:rsidDel="001111A8" w:rsidRDefault="00B070E5" w:rsidP="00D70809">
            <w:pPr>
              <w:pStyle w:val="Tabletext"/>
              <w:rPr>
                <w:del w:id="6295" w:author="VOYER Raphael" w:date="2021-06-16T11:15:00Z"/>
              </w:rPr>
            </w:pPr>
            <w:del w:id="6296" w:author="VOYER Raphael" w:date="2021-06-16T11:15:00Z">
              <w:r w:rsidDel="001111A8">
                <w:delText>Cluster Enable</w:delText>
              </w:r>
            </w:del>
          </w:p>
        </w:tc>
      </w:tr>
      <w:tr w:rsidR="00855336" w:rsidRPr="000F53EB" w:rsidDel="001111A8" w14:paraId="2E6CF556" w14:textId="77777777">
        <w:trPr>
          <w:trHeight w:val="345"/>
          <w:del w:id="6297" w:author="VOYER Raphael" w:date="2021-06-16T11:15:00Z"/>
        </w:trPr>
        <w:tc>
          <w:tcPr>
            <w:tcW w:w="8820" w:type="dxa"/>
            <w:gridSpan w:val="3"/>
            <w:tcBorders>
              <w:bottom w:val="single" w:sz="6" w:space="0" w:color="000000"/>
            </w:tcBorders>
            <w:shd w:val="clear" w:color="auto" w:fill="C0C0C0"/>
          </w:tcPr>
          <w:p w14:paraId="616302BD" w14:textId="77777777" w:rsidR="00855336" w:rsidRPr="000F53EB" w:rsidDel="001111A8" w:rsidRDefault="00855336" w:rsidP="00D70809">
            <w:pPr>
              <w:pStyle w:val="Tabletext"/>
              <w:rPr>
                <w:del w:id="6298" w:author="VOYER Raphael" w:date="2021-06-16T11:15:00Z"/>
              </w:rPr>
            </w:pPr>
            <w:del w:id="6299" w:author="VOYER Raphael" w:date="2021-06-16T11:15:00Z">
              <w:r w:rsidDel="001111A8">
                <w:delText>Interface Flows</w:delText>
              </w:r>
            </w:del>
          </w:p>
        </w:tc>
      </w:tr>
      <w:tr w:rsidR="00855336" w:rsidRPr="000F53EB" w:rsidDel="001111A8" w14:paraId="0860906A" w14:textId="77777777">
        <w:trPr>
          <w:del w:id="6300" w:author="VOYER Raphael" w:date="2021-06-16T11:15:00Z"/>
        </w:trPr>
        <w:tc>
          <w:tcPr>
            <w:tcW w:w="720" w:type="dxa"/>
            <w:tcBorders>
              <w:right w:val="single" w:sz="6" w:space="0" w:color="000000"/>
            </w:tcBorders>
            <w:shd w:val="clear" w:color="auto" w:fill="auto"/>
          </w:tcPr>
          <w:p w14:paraId="250CB491" w14:textId="77777777" w:rsidR="00855336" w:rsidRPr="000F53EB" w:rsidDel="001111A8" w:rsidRDefault="00B070E5" w:rsidP="00D70809">
            <w:pPr>
              <w:pStyle w:val="Tabletext"/>
              <w:rPr>
                <w:del w:id="6301" w:author="VOYER Raphael" w:date="2021-06-16T11:15:00Z"/>
              </w:rPr>
            </w:pPr>
            <w:del w:id="6302" w:author="VOYER Raphael" w:date="2021-06-16T11:15:00Z">
              <w:r w:rsidDel="001111A8">
                <w:delText>11</w:delText>
              </w:r>
              <w:r w:rsidR="00855336" w:rsidDel="001111A8">
                <w:delText>.</w:delText>
              </w:r>
            </w:del>
          </w:p>
        </w:tc>
        <w:tc>
          <w:tcPr>
            <w:tcW w:w="2160" w:type="dxa"/>
            <w:tcBorders>
              <w:left w:val="single" w:sz="6" w:space="0" w:color="000000"/>
              <w:right w:val="single" w:sz="6" w:space="0" w:color="000000"/>
            </w:tcBorders>
            <w:shd w:val="clear" w:color="auto" w:fill="auto"/>
          </w:tcPr>
          <w:p w14:paraId="7377EDB9" w14:textId="77777777" w:rsidR="00855336" w:rsidRPr="001A06AD" w:rsidDel="001111A8" w:rsidRDefault="00A87B5C" w:rsidP="00D70809">
            <w:pPr>
              <w:pStyle w:val="Tabletext"/>
              <w:rPr>
                <w:del w:id="6303" w:author="VOYER Raphael" w:date="2021-06-16T11:15:00Z"/>
                <w:u w:val="single"/>
              </w:rPr>
            </w:pPr>
            <w:del w:id="6304" w:author="VOYER Raphael" w:date="2021-06-16T11:15:00Z">
              <w:r w:rsidDel="001111A8">
                <w:fldChar w:fldCharType="begin"/>
              </w:r>
              <w:r w:rsidDel="001111A8">
                <w:delInstrText xml:space="preserve"> HYPERLINK \l "_Interface_with_PM" </w:delInstrText>
              </w:r>
              <w:r w:rsidDel="001111A8">
                <w:fldChar w:fldCharType="separate"/>
              </w:r>
              <w:r w:rsidR="00014FB3" w:rsidDel="001111A8">
                <w:rPr>
                  <w:rStyle w:val="Lienhypertexte"/>
                </w:rPr>
                <w:delText>6.3.4.1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AE7C43F" w14:textId="77777777" w:rsidR="00855336" w:rsidRPr="000F53EB" w:rsidDel="001111A8" w:rsidRDefault="00855336" w:rsidP="00D70809">
            <w:pPr>
              <w:pStyle w:val="Tabletext"/>
              <w:rPr>
                <w:del w:id="6305" w:author="VOYER Raphael" w:date="2021-06-16T11:15:00Z"/>
              </w:rPr>
            </w:pPr>
            <w:del w:id="6306" w:author="VOYER Raphael" w:date="2021-06-16T11:15:00Z">
              <w:r w:rsidDel="001111A8">
                <w:delText>Interface with PM</w:delText>
              </w:r>
            </w:del>
          </w:p>
        </w:tc>
      </w:tr>
      <w:tr w:rsidR="00855336" w:rsidRPr="000F53EB" w:rsidDel="001111A8" w14:paraId="0AA20595" w14:textId="77777777">
        <w:trPr>
          <w:del w:id="6307"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7B90D8B8" w14:textId="77777777" w:rsidR="00855336" w:rsidRPr="000F53EB" w:rsidDel="001111A8" w:rsidRDefault="00B070E5" w:rsidP="00D70809">
            <w:pPr>
              <w:pStyle w:val="Tabletext"/>
              <w:rPr>
                <w:del w:id="6308" w:author="VOYER Raphael" w:date="2021-06-16T11:15:00Z"/>
              </w:rPr>
            </w:pPr>
            <w:del w:id="6309" w:author="VOYER Raphael" w:date="2021-06-16T11:15:00Z">
              <w:r w:rsidDel="001111A8">
                <w:delText>12</w:delText>
              </w:r>
              <w:r w:rsidR="00855336" w:rsidDel="001111A8">
                <w:delText>.</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7ED6FD1B" w14:textId="77777777" w:rsidR="00855336" w:rsidRPr="001A06AD" w:rsidDel="001111A8" w:rsidRDefault="00A87B5C" w:rsidP="00D70809">
            <w:pPr>
              <w:pStyle w:val="Tabletext"/>
              <w:rPr>
                <w:del w:id="6310" w:author="VOYER Raphael" w:date="2021-06-16T11:15:00Z"/>
                <w:u w:val="single"/>
              </w:rPr>
            </w:pPr>
            <w:del w:id="6311" w:author="VOYER Raphael" w:date="2021-06-16T11:15:00Z">
              <w:r w:rsidDel="001111A8">
                <w:fldChar w:fldCharType="begin"/>
              </w:r>
              <w:r w:rsidDel="001111A8">
                <w:delInstrText xml:space="preserve"> HYPERLINK \l "_Interface_with_VM" </w:delInstrText>
              </w:r>
              <w:r w:rsidDel="001111A8">
                <w:fldChar w:fldCharType="separate"/>
              </w:r>
              <w:r w:rsidR="00014FB3" w:rsidDel="001111A8">
                <w:rPr>
                  <w:rStyle w:val="Lienhypertexte"/>
                </w:rPr>
                <w:delText>6.3.4.2</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18B8F52A" w14:textId="77777777" w:rsidR="00855336" w:rsidRPr="000F53EB" w:rsidDel="001111A8" w:rsidRDefault="00855336" w:rsidP="00D70809">
            <w:pPr>
              <w:pStyle w:val="Tabletext"/>
              <w:rPr>
                <w:del w:id="6312" w:author="VOYER Raphael" w:date="2021-06-16T11:15:00Z"/>
              </w:rPr>
            </w:pPr>
            <w:del w:id="6313" w:author="VOYER Raphael" w:date="2021-06-16T11:15:00Z">
              <w:r w:rsidDel="001111A8">
                <w:delText>Interface with VM</w:delText>
              </w:r>
            </w:del>
          </w:p>
        </w:tc>
      </w:tr>
      <w:tr w:rsidR="00FD0274" w:rsidRPr="000F53EB" w:rsidDel="001111A8" w14:paraId="76FC59F6" w14:textId="77777777">
        <w:trPr>
          <w:del w:id="6314"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04BCD6E3" w14:textId="77777777" w:rsidR="00FD0274" w:rsidDel="001111A8" w:rsidRDefault="00FD0274" w:rsidP="00D70809">
            <w:pPr>
              <w:pStyle w:val="Tabletext"/>
              <w:rPr>
                <w:del w:id="6315" w:author="VOYER Raphael" w:date="2021-06-16T11:15:00Z"/>
              </w:rPr>
            </w:pPr>
            <w:del w:id="6316" w:author="VOYER Raphael" w:date="2021-06-16T11:15:00Z">
              <w:r w:rsidDel="001111A8">
                <w:delText>13.</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5B8C66F4" w14:textId="77777777" w:rsidR="00FD0274" w:rsidDel="001111A8" w:rsidRDefault="00A87B5C" w:rsidP="00D70809">
            <w:pPr>
              <w:pStyle w:val="Tabletext"/>
              <w:rPr>
                <w:del w:id="6317" w:author="VOYER Raphael" w:date="2021-06-16T11:15:00Z"/>
                <w:u w:val="single"/>
              </w:rPr>
            </w:pPr>
            <w:del w:id="6318" w:author="VOYER Raphael" w:date="2021-06-16T11:15:00Z">
              <w:r w:rsidDel="001111A8">
                <w:fldChar w:fldCharType="begin"/>
              </w:r>
              <w:r w:rsidDel="001111A8">
                <w:delInstrText xml:space="preserve"> HYPERLINK \l "_Interface_with_IP_CMM" </w:delInstrText>
              </w:r>
              <w:r w:rsidDel="001111A8">
                <w:fldChar w:fldCharType="separate"/>
              </w:r>
              <w:r w:rsidR="00FD0274" w:rsidRPr="00FD0274" w:rsidDel="001111A8">
                <w:rPr>
                  <w:rStyle w:val="Lienhypertexte"/>
                </w:rPr>
                <w:delText>6.3.4.3</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34568A17" w14:textId="77777777" w:rsidR="00FD0274" w:rsidDel="001111A8" w:rsidRDefault="00FD0274" w:rsidP="00D70809">
            <w:pPr>
              <w:pStyle w:val="Tabletext"/>
              <w:rPr>
                <w:del w:id="6319" w:author="VOYER Raphael" w:date="2021-06-16T11:15:00Z"/>
              </w:rPr>
            </w:pPr>
            <w:del w:id="6320" w:author="VOYER Raphael" w:date="2021-06-16T11:15:00Z">
              <w:r w:rsidDel="001111A8">
                <w:delText>Interface with IP</w:delText>
              </w:r>
            </w:del>
          </w:p>
        </w:tc>
      </w:tr>
      <w:tr w:rsidR="008F3792" w:rsidRPr="000F53EB" w:rsidDel="001111A8" w14:paraId="665D3DE4" w14:textId="77777777">
        <w:trPr>
          <w:del w:id="6321"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4A1428C1" w14:textId="77777777" w:rsidR="008F3792" w:rsidDel="001111A8" w:rsidRDefault="008F3792" w:rsidP="00D70809">
            <w:pPr>
              <w:pStyle w:val="Tabletext"/>
              <w:rPr>
                <w:del w:id="6322" w:author="VOYER Raphael" w:date="2021-06-16T11:15:00Z"/>
              </w:rPr>
            </w:pPr>
            <w:del w:id="6323" w:author="VOYER Raphael" w:date="2021-06-16T11:15:00Z">
              <w:r w:rsidDel="001111A8">
                <w:delText>14.</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026C4DA8" w14:textId="77777777" w:rsidR="008F3792" w:rsidDel="001111A8" w:rsidRDefault="00A87B5C" w:rsidP="00D70809">
            <w:pPr>
              <w:pStyle w:val="Tabletext"/>
              <w:rPr>
                <w:del w:id="6324" w:author="VOYER Raphael" w:date="2021-06-16T11:15:00Z"/>
                <w:u w:val="single"/>
              </w:rPr>
            </w:pPr>
            <w:del w:id="6325" w:author="VOYER Raphael" w:date="2021-06-16T11:15:00Z">
              <w:r w:rsidDel="001111A8">
                <w:fldChar w:fldCharType="begin"/>
              </w:r>
              <w:r w:rsidDel="001111A8">
                <w:delInstrText xml:space="preserve"> HYPERLINK \l "_Interface_with_IPMS_CMM" </w:delInstrText>
              </w:r>
              <w:r w:rsidDel="001111A8">
                <w:fldChar w:fldCharType="separate"/>
              </w:r>
              <w:r w:rsidR="008F3792" w:rsidRPr="008F3792" w:rsidDel="001111A8">
                <w:rPr>
                  <w:rStyle w:val="Lienhypertexte"/>
                </w:rPr>
                <w:delText>6.3.4.4</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0FEBDBD5" w14:textId="77777777" w:rsidR="008F3792" w:rsidDel="001111A8" w:rsidRDefault="008F3792" w:rsidP="00D70809">
            <w:pPr>
              <w:pStyle w:val="Tabletext"/>
              <w:rPr>
                <w:del w:id="6326" w:author="VOYER Raphael" w:date="2021-06-16T11:15:00Z"/>
              </w:rPr>
            </w:pPr>
            <w:del w:id="6327" w:author="VOYER Raphael" w:date="2021-06-16T11:15:00Z">
              <w:r w:rsidDel="001111A8">
                <w:delText>Interface with IPMS</w:delText>
              </w:r>
            </w:del>
          </w:p>
        </w:tc>
      </w:tr>
    </w:tbl>
    <w:p w14:paraId="221C378F" w14:textId="77777777" w:rsidR="0004373C" w:rsidDel="001111A8" w:rsidRDefault="00924D55" w:rsidP="00924D55">
      <w:pPr>
        <w:pStyle w:val="Lgende"/>
        <w:ind w:left="2160" w:firstLine="720"/>
        <w:rPr>
          <w:del w:id="6328" w:author="VOYER Raphael" w:date="2021-06-16T11:15:00Z"/>
        </w:rPr>
      </w:pPr>
      <w:bookmarkStart w:id="6329" w:name="_Toc270435670"/>
      <w:del w:id="6330"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System Flows</w:delText>
        </w:r>
        <w:bookmarkEnd w:id="6329"/>
      </w:del>
    </w:p>
    <w:p w14:paraId="2F8C39B9" w14:textId="77777777" w:rsidR="0004373C" w:rsidRPr="0004373C" w:rsidDel="001111A8" w:rsidRDefault="0004373C" w:rsidP="0004373C">
      <w:pPr>
        <w:rPr>
          <w:del w:id="6331" w:author="VOYER Raphael" w:date="2021-06-16T11:15:00Z"/>
        </w:rPr>
      </w:pPr>
    </w:p>
    <w:p w14:paraId="318F40B4" w14:textId="77777777" w:rsidR="00855336" w:rsidDel="001111A8" w:rsidRDefault="00855336" w:rsidP="00855336">
      <w:pPr>
        <w:rPr>
          <w:del w:id="6332" w:author="VOYER Raphael" w:date="2021-06-16T11:15:00Z"/>
          <w:lang w:eastAsia="ko-KR"/>
        </w:rPr>
      </w:pPr>
    </w:p>
    <w:p w14:paraId="5FB212B4" w14:textId="77777777" w:rsidR="00855336" w:rsidDel="001111A8" w:rsidRDefault="00855336" w:rsidP="00855336">
      <w:pPr>
        <w:rPr>
          <w:del w:id="6333" w:author="VOYER Raphael" w:date="2021-06-16T11:15:00Z"/>
          <w:lang w:eastAsia="ko-KR"/>
        </w:rPr>
      </w:pPr>
    </w:p>
    <w:p w14:paraId="4D847103" w14:textId="77777777" w:rsidR="00855336" w:rsidDel="001111A8" w:rsidRDefault="00855336" w:rsidP="00622755">
      <w:pPr>
        <w:pStyle w:val="Titre3"/>
        <w:ind w:left="0" w:firstLine="0"/>
        <w:jc w:val="left"/>
        <w:rPr>
          <w:del w:id="6334" w:author="VOYER Raphael" w:date="2021-06-16T11:15:00Z"/>
        </w:rPr>
      </w:pPr>
      <w:bookmarkStart w:id="6335" w:name="_Toc381025837"/>
      <w:del w:id="6336" w:author="VOYER Raphael" w:date="2021-06-16T11:15:00Z">
        <w:r w:rsidDel="001111A8">
          <w:delText>Initialization Flows</w:delText>
        </w:r>
        <w:bookmarkEnd w:id="6335"/>
      </w:del>
    </w:p>
    <w:p w14:paraId="6CF04FF6" w14:textId="77777777" w:rsidR="00F85848" w:rsidDel="001111A8" w:rsidRDefault="00F85848" w:rsidP="00622755">
      <w:pPr>
        <w:pStyle w:val="Titre4"/>
        <w:rPr>
          <w:del w:id="6337" w:author="VOYER Raphael" w:date="2021-06-16T11:15:00Z"/>
        </w:rPr>
      </w:pPr>
      <w:bookmarkStart w:id="6338" w:name="_CMM_Takeover"/>
      <w:bookmarkEnd w:id="6338"/>
      <w:del w:id="6339" w:author="VOYER Raphael" w:date="2021-06-16T11:15:00Z">
        <w:r w:rsidDel="001111A8">
          <w:delText>6.3.2.1 Boot Sequence</w:delText>
        </w:r>
      </w:del>
    </w:p>
    <w:p w14:paraId="5A388255" w14:textId="77777777" w:rsidR="00F85848" w:rsidDel="001111A8" w:rsidRDefault="00F85848" w:rsidP="00F85848">
      <w:pPr>
        <w:rPr>
          <w:del w:id="6340" w:author="VOYER Raphael" w:date="2021-06-16T11:15:00Z"/>
        </w:rPr>
      </w:pPr>
    </w:p>
    <w:p w14:paraId="44ECDB5C" w14:textId="77777777" w:rsidR="0037023E" w:rsidDel="001111A8" w:rsidRDefault="00BB487C" w:rsidP="0037023E">
      <w:pPr>
        <w:keepNext/>
        <w:rPr>
          <w:del w:id="6341" w:author="VOYER Raphael" w:date="2021-06-16T11:15:00Z"/>
        </w:rPr>
      </w:pPr>
      <w:del w:id="6342" w:author="VOYER Raphael" w:date="2021-06-16T11:15:00Z">
        <w:r w:rsidDel="001111A8">
          <w:object w:dxaOrig="9812" w:dyaOrig="4285" w14:anchorId="511C438B">
            <v:shape id="_x0000_i1026" type="#_x0000_t75" style="width:467.25pt;height:203.9pt" o:ole="">
              <v:imagedata r:id="rId24" o:title=""/>
            </v:shape>
            <o:OLEObject Type="Embed" ProgID="Visio.Drawing.6" ShapeID="_x0000_i1026" DrawAspect="Content" ObjectID="_1688451567" r:id="rId25"/>
          </w:object>
        </w:r>
      </w:del>
    </w:p>
    <w:p w14:paraId="4DA82227" w14:textId="77777777" w:rsidR="00855336" w:rsidDel="001111A8" w:rsidRDefault="0037023E" w:rsidP="00622755">
      <w:pPr>
        <w:pStyle w:val="Lgende"/>
        <w:outlineLvl w:val="0"/>
        <w:rPr>
          <w:del w:id="6343" w:author="VOYER Raphael" w:date="2021-06-16T11:15:00Z"/>
        </w:rPr>
      </w:pPr>
      <w:del w:id="6344" w:author="VOYER Raphael" w:date="2021-06-16T11:15:00Z">
        <w:r w:rsidDel="001111A8">
          <w:delText xml:space="preserve">                                                            </w:delText>
        </w:r>
        <w:bookmarkStart w:id="6345" w:name="_Toc381025838"/>
        <w:bookmarkStart w:id="6346" w:name="_Toc424820428"/>
        <w:bookmarkStart w:id="6347" w:name="_Toc436661307"/>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8</w:delText>
        </w:r>
        <w:r w:rsidR="004F358F" w:rsidDel="001111A8">
          <w:rPr>
            <w:noProof/>
          </w:rPr>
          <w:fldChar w:fldCharType="end"/>
        </w:r>
        <w:r w:rsidDel="001111A8">
          <w:delText>: Boot Sequence</w:delText>
        </w:r>
        <w:bookmarkEnd w:id="6345"/>
        <w:bookmarkEnd w:id="6346"/>
        <w:bookmarkEnd w:id="6347"/>
      </w:del>
    </w:p>
    <w:p w14:paraId="463301D1" w14:textId="77777777" w:rsidR="001626E8" w:rsidDel="001111A8" w:rsidRDefault="001626E8" w:rsidP="00855336">
      <w:pPr>
        <w:rPr>
          <w:del w:id="6348" w:author="VOYER Raphael" w:date="2021-06-16T11:15:00Z"/>
        </w:rPr>
      </w:pPr>
    </w:p>
    <w:p w14:paraId="2DD98BFD" w14:textId="77777777" w:rsidR="001626E8" w:rsidDel="001111A8" w:rsidRDefault="0037023E" w:rsidP="00622755">
      <w:pPr>
        <w:outlineLvl w:val="0"/>
        <w:rPr>
          <w:del w:id="6349" w:author="VOYER Raphael" w:date="2021-06-16T11:15:00Z"/>
          <w:b/>
          <w:bCs/>
        </w:rPr>
      </w:pPr>
      <w:bookmarkStart w:id="6350" w:name="_Toc381025839"/>
      <w:bookmarkStart w:id="6351" w:name="_Toc424820429"/>
      <w:del w:id="6352" w:author="VOYER Raphael" w:date="2021-06-16T11:15:00Z">
        <w:r w:rsidRPr="00F3451D" w:rsidDel="001111A8">
          <w:rPr>
            <w:b/>
            <w:bCs/>
          </w:rPr>
          <w:delText>Detailed Steps</w:delText>
        </w:r>
        <w:r w:rsidDel="001111A8">
          <w:rPr>
            <w:b/>
            <w:bCs/>
          </w:rPr>
          <w:delText>:</w:delText>
        </w:r>
        <w:bookmarkEnd w:id="6350"/>
        <w:bookmarkEnd w:id="6351"/>
      </w:del>
    </w:p>
    <w:p w14:paraId="0DDC3351" w14:textId="77777777" w:rsidR="0037023E" w:rsidDel="001111A8" w:rsidRDefault="0037023E" w:rsidP="0037023E">
      <w:pPr>
        <w:numPr>
          <w:ilvl w:val="0"/>
          <w:numId w:val="35"/>
        </w:numPr>
        <w:rPr>
          <w:del w:id="6353" w:author="VOYER Raphael" w:date="2021-06-16T11:15:00Z"/>
        </w:rPr>
      </w:pPr>
      <w:del w:id="6354" w:author="VOYER Raphael" w:date="2021-06-16T11:15:00Z">
        <w:r w:rsidDel="001111A8">
          <w:delText>The Linux start script instructs CS to spawn an application</w:delText>
        </w:r>
      </w:del>
    </w:p>
    <w:p w14:paraId="53A96C10" w14:textId="77777777" w:rsidR="0037023E" w:rsidDel="001111A8" w:rsidRDefault="0037023E" w:rsidP="0037023E">
      <w:pPr>
        <w:numPr>
          <w:ilvl w:val="0"/>
          <w:numId w:val="35"/>
        </w:numPr>
        <w:rPr>
          <w:del w:id="6355" w:author="VOYER Raphael" w:date="2021-06-16T11:15:00Z"/>
        </w:rPr>
      </w:pPr>
      <w:del w:id="6356" w:author="VOYER Raphael" w:date="2021-06-16T11:15:00Z">
        <w:r w:rsidDel="001111A8">
          <w:delText>CS starts the application</w:delText>
        </w:r>
      </w:del>
    </w:p>
    <w:p w14:paraId="25A38026" w14:textId="77777777" w:rsidR="0037023E" w:rsidDel="001111A8" w:rsidRDefault="0037023E" w:rsidP="0037023E">
      <w:pPr>
        <w:numPr>
          <w:ilvl w:val="0"/>
          <w:numId w:val="35"/>
        </w:numPr>
        <w:rPr>
          <w:del w:id="6357" w:author="VOYER Raphael" w:date="2021-06-16T11:15:00Z"/>
        </w:rPr>
      </w:pPr>
      <w:del w:id="6358" w:author="VOYER Raphael" w:date="2021-06-16T11:15:00Z">
        <w:r w:rsidDel="001111A8">
          <w:delText>HAVLAN initialization and socket connections to its peers.</w:delText>
        </w:r>
      </w:del>
    </w:p>
    <w:p w14:paraId="0C77FF95" w14:textId="77777777" w:rsidR="0037023E" w:rsidDel="001111A8" w:rsidRDefault="0037023E" w:rsidP="0037023E">
      <w:pPr>
        <w:numPr>
          <w:ilvl w:val="0"/>
          <w:numId w:val="35"/>
        </w:numPr>
        <w:rPr>
          <w:del w:id="6359" w:author="VOYER Raphael" w:date="2021-06-16T11:15:00Z"/>
        </w:rPr>
      </w:pPr>
      <w:del w:id="6360" w:author="VOYER Raphael" w:date="2021-06-16T11:15:00Z">
        <w:r w:rsidDel="001111A8">
          <w:delText>HAVLAN registers to MIP and downloads configuration</w:delText>
        </w:r>
      </w:del>
    </w:p>
    <w:p w14:paraId="7294BF6F" w14:textId="77777777" w:rsidR="0037023E" w:rsidDel="001111A8" w:rsidRDefault="0037023E" w:rsidP="0037023E">
      <w:pPr>
        <w:numPr>
          <w:ilvl w:val="0"/>
          <w:numId w:val="35"/>
        </w:numPr>
        <w:rPr>
          <w:del w:id="6361" w:author="VOYER Raphael" w:date="2021-06-16T11:15:00Z"/>
        </w:rPr>
      </w:pPr>
      <w:del w:id="6362" w:author="VOYER Raphael" w:date="2021-06-16T11:15:00Z">
        <w:r w:rsidDel="001111A8">
          <w:delText xml:space="preserve">EOIC is sent after all configuration is finished to HAVLAN </w:delText>
        </w:r>
        <w:smartTag w:uri="urn:schemas-microsoft-com:office:smarttags" w:element="stockticker">
          <w:r w:rsidDel="001111A8">
            <w:delText>CMM</w:delText>
          </w:r>
        </w:smartTag>
        <w:r w:rsidDel="001111A8">
          <w:delText>.</w:delText>
        </w:r>
      </w:del>
    </w:p>
    <w:p w14:paraId="4F80EA07" w14:textId="77777777" w:rsidR="0037023E" w:rsidDel="001111A8" w:rsidRDefault="0037023E" w:rsidP="0037023E">
      <w:pPr>
        <w:numPr>
          <w:ilvl w:val="0"/>
          <w:numId w:val="35"/>
        </w:numPr>
        <w:rPr>
          <w:del w:id="6363" w:author="VOYER Raphael" w:date="2021-06-16T11:15:00Z"/>
        </w:rPr>
      </w:pPr>
      <w:del w:id="6364" w:author="VOYER Raphael" w:date="2021-06-16T11:15:00Z">
        <w:r w:rsidDel="001111A8">
          <w:delText>HAVLAN sends a CSLIB_UNBLOCK message to chassis supervisor with “Task Ready” Status</w:delText>
        </w:r>
      </w:del>
    </w:p>
    <w:p w14:paraId="1F9EED2E" w14:textId="77777777" w:rsidR="0037023E" w:rsidDel="001111A8" w:rsidRDefault="0037023E" w:rsidP="0037023E">
      <w:pPr>
        <w:numPr>
          <w:ilvl w:val="0"/>
          <w:numId w:val="35"/>
        </w:numPr>
        <w:rPr>
          <w:del w:id="6365" w:author="VOYER Raphael" w:date="2021-06-16T11:15:00Z"/>
        </w:rPr>
      </w:pPr>
      <w:del w:id="6366" w:author="VOYER Raphael" w:date="2021-06-16T11:15:00Z">
        <w:r w:rsidDel="001111A8">
          <w:delText>Chassis supervisor sends a response to the start script, which then proceeds to start the next application task.</w:delText>
        </w:r>
      </w:del>
    </w:p>
    <w:p w14:paraId="2EFDC0FF" w14:textId="77777777" w:rsidR="0037023E" w:rsidDel="001111A8" w:rsidRDefault="0037023E" w:rsidP="00F3451D">
      <w:pPr>
        <w:rPr>
          <w:del w:id="6367" w:author="VOYER Raphael" w:date="2021-06-16T11:15:00Z"/>
        </w:rPr>
      </w:pPr>
    </w:p>
    <w:p w14:paraId="57E1D4D2" w14:textId="77777777" w:rsidR="00855336" w:rsidDel="001111A8" w:rsidRDefault="00014FB3" w:rsidP="00622755">
      <w:pPr>
        <w:pStyle w:val="Titre4"/>
        <w:rPr>
          <w:del w:id="6368" w:author="VOYER Raphael" w:date="2021-06-16T11:15:00Z"/>
        </w:rPr>
      </w:pPr>
      <w:bookmarkStart w:id="6369" w:name="_5.3.2.2_NI_Down"/>
      <w:bookmarkEnd w:id="6369"/>
      <w:del w:id="6370" w:author="VOYER Raphael" w:date="2021-06-16T11:15:00Z">
        <w:r w:rsidDel="001111A8">
          <w:delText>6</w:delText>
        </w:r>
        <w:r w:rsidR="00453356" w:rsidDel="001111A8">
          <w:delText xml:space="preserve">.3.2.2 </w:delText>
        </w:r>
        <w:r w:rsidR="00855336" w:rsidDel="001111A8">
          <w:delText>NI Down</w:delText>
        </w:r>
      </w:del>
    </w:p>
    <w:p w14:paraId="0DAE627F" w14:textId="77777777" w:rsidR="00855336" w:rsidDel="001111A8" w:rsidRDefault="00855336" w:rsidP="00855336">
      <w:pPr>
        <w:rPr>
          <w:del w:id="6371" w:author="VOYER Raphael" w:date="2021-06-16T11:15:00Z"/>
        </w:rPr>
      </w:pPr>
    </w:p>
    <w:p w14:paraId="76054C52" w14:textId="77777777" w:rsidR="00EF63EA" w:rsidDel="001111A8" w:rsidRDefault="00CA34F4" w:rsidP="00EF63EA">
      <w:pPr>
        <w:keepNext/>
        <w:rPr>
          <w:del w:id="6372" w:author="VOYER Raphael" w:date="2021-06-16T11:15:00Z"/>
        </w:rPr>
      </w:pPr>
      <w:del w:id="6373" w:author="VOYER Raphael" w:date="2021-06-16T11:15:00Z">
        <w:r w:rsidDel="001111A8">
          <w:object w:dxaOrig="8453" w:dyaOrig="3683" w14:anchorId="44581AC4">
            <v:shape id="_x0000_i1027" type="#_x0000_t75" style="width:422.95pt;height:184.8pt" o:ole="">
              <v:imagedata r:id="rId26" o:title=""/>
            </v:shape>
            <o:OLEObject Type="Embed" ProgID="Visio.Drawing.6" ShapeID="_x0000_i1027" DrawAspect="Content" ObjectID="_1688451568" r:id="rId27"/>
          </w:object>
        </w:r>
      </w:del>
    </w:p>
    <w:p w14:paraId="444DC9BE" w14:textId="77777777" w:rsidR="00855336" w:rsidDel="001111A8" w:rsidRDefault="0037023E" w:rsidP="00622755">
      <w:pPr>
        <w:pStyle w:val="Lgende"/>
        <w:ind w:left="1440" w:firstLine="720"/>
        <w:outlineLvl w:val="0"/>
        <w:rPr>
          <w:del w:id="6374" w:author="VOYER Raphael" w:date="2021-06-16T11:15:00Z"/>
        </w:rPr>
      </w:pPr>
      <w:del w:id="6375" w:author="VOYER Raphael" w:date="2021-06-16T11:15:00Z">
        <w:r w:rsidDel="001111A8">
          <w:delText xml:space="preserve">             </w:delText>
        </w:r>
        <w:bookmarkStart w:id="6376" w:name="_Toc381025840"/>
        <w:bookmarkStart w:id="6377" w:name="_Toc424820430"/>
        <w:bookmarkStart w:id="6378" w:name="_Toc436661308"/>
        <w:r w:rsidR="00EF63EA"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9</w:delText>
        </w:r>
        <w:r w:rsidR="004F358F" w:rsidDel="001111A8">
          <w:rPr>
            <w:noProof/>
          </w:rPr>
          <w:fldChar w:fldCharType="end"/>
        </w:r>
        <w:r w:rsidR="00EF63EA" w:rsidDel="001111A8">
          <w:delText>: NI Down</w:delText>
        </w:r>
        <w:bookmarkEnd w:id="6376"/>
        <w:bookmarkEnd w:id="6377"/>
        <w:bookmarkEnd w:id="6378"/>
      </w:del>
    </w:p>
    <w:p w14:paraId="774163D9" w14:textId="77777777" w:rsidR="00855336" w:rsidDel="001111A8" w:rsidRDefault="00855336" w:rsidP="00855336">
      <w:pPr>
        <w:rPr>
          <w:del w:id="6379" w:author="VOYER Raphael" w:date="2021-06-16T11:15:00Z"/>
        </w:rPr>
      </w:pPr>
    </w:p>
    <w:p w14:paraId="22A07644" w14:textId="77777777" w:rsidR="00F3451D" w:rsidDel="001111A8" w:rsidRDefault="00F3451D" w:rsidP="00F3451D">
      <w:pPr>
        <w:rPr>
          <w:del w:id="6380" w:author="VOYER Raphael" w:date="2021-06-16T11:15:00Z"/>
        </w:rPr>
      </w:pPr>
    </w:p>
    <w:p w14:paraId="00E5E10E" w14:textId="77777777" w:rsidR="00F3451D" w:rsidDel="001111A8" w:rsidRDefault="00F3451D" w:rsidP="00622755">
      <w:pPr>
        <w:outlineLvl w:val="0"/>
        <w:rPr>
          <w:del w:id="6381" w:author="VOYER Raphael" w:date="2021-06-16T11:15:00Z"/>
          <w:b/>
          <w:bCs/>
        </w:rPr>
      </w:pPr>
      <w:bookmarkStart w:id="6382" w:name="_Toc381025841"/>
      <w:bookmarkStart w:id="6383" w:name="_Toc424820431"/>
      <w:del w:id="6384" w:author="VOYER Raphael" w:date="2021-06-16T11:15:00Z">
        <w:r w:rsidRPr="00F3451D" w:rsidDel="001111A8">
          <w:rPr>
            <w:b/>
            <w:bCs/>
          </w:rPr>
          <w:delText>Detailed Steps</w:delText>
        </w:r>
        <w:r w:rsidDel="001111A8">
          <w:rPr>
            <w:b/>
            <w:bCs/>
          </w:rPr>
          <w:delText>:</w:delText>
        </w:r>
        <w:bookmarkEnd w:id="6382"/>
        <w:bookmarkEnd w:id="6383"/>
      </w:del>
    </w:p>
    <w:p w14:paraId="0DF77B1B" w14:textId="77777777" w:rsidR="00F3451D" w:rsidDel="001111A8" w:rsidRDefault="00F3451D" w:rsidP="00F3451D">
      <w:pPr>
        <w:numPr>
          <w:ilvl w:val="0"/>
          <w:numId w:val="23"/>
        </w:numPr>
        <w:rPr>
          <w:del w:id="6385" w:author="VOYER Raphael" w:date="2021-06-16T11:15:00Z"/>
        </w:rPr>
      </w:pPr>
      <w:del w:id="6386" w:author="VOYER Raphael" w:date="2021-06-16T11:15:00Z">
        <w:r w:rsidDel="001111A8">
          <w:delText xml:space="preserve">Chassis Supervisor sends a NI_DOWN Message to HA VLAN </w:delText>
        </w:r>
        <w:smartTag w:uri="urn:schemas-microsoft-com:office:smarttags" w:element="stockticker">
          <w:r w:rsidDel="001111A8">
            <w:delText>CMM</w:delText>
          </w:r>
        </w:smartTag>
      </w:del>
    </w:p>
    <w:p w14:paraId="6A3A63F1" w14:textId="77777777" w:rsidR="00F3451D" w:rsidDel="001111A8" w:rsidRDefault="00F3451D" w:rsidP="00F3451D">
      <w:pPr>
        <w:numPr>
          <w:ilvl w:val="0"/>
          <w:numId w:val="23"/>
        </w:numPr>
        <w:rPr>
          <w:del w:id="6387" w:author="VOYER Raphael" w:date="2021-06-16T11:15:00Z"/>
        </w:rPr>
      </w:pPr>
      <w:del w:id="6388" w:author="VOYER Raphael" w:date="2021-06-16T11:15:00Z">
        <w:r w:rsidDel="001111A8">
          <w:delText>On receiving the NI_DOWN command HA VLAN flushes the DB related to that NI.</w:delText>
        </w:r>
      </w:del>
    </w:p>
    <w:p w14:paraId="5D19158A" w14:textId="77777777" w:rsidR="00F3451D" w:rsidDel="001111A8" w:rsidRDefault="00F3451D" w:rsidP="00F3451D">
      <w:pPr>
        <w:numPr>
          <w:ilvl w:val="0"/>
          <w:numId w:val="23"/>
        </w:numPr>
        <w:rPr>
          <w:del w:id="6389" w:author="VOYER Raphael" w:date="2021-06-16T11:15:00Z"/>
        </w:rPr>
      </w:pPr>
      <w:del w:id="6390" w:author="VOYER Raphael" w:date="2021-06-16T11:15:00Z">
        <w:r w:rsidDel="001111A8">
          <w:delText xml:space="preserve">The other applications </w:delText>
        </w:r>
        <w:r w:rsidR="00BB487C" w:rsidDel="001111A8">
          <w:delText xml:space="preserve">SL </w:delText>
        </w:r>
        <w:smartTag w:uri="urn:schemas-microsoft-com:office:smarttags" w:element="stockticker">
          <w:r w:rsidR="00BB487C" w:rsidDel="001111A8">
            <w:delText>CMM</w:delText>
          </w:r>
        </w:smartTag>
        <w:r w:rsidDel="001111A8">
          <w:delText xml:space="preserve">/IP </w:delText>
        </w:r>
        <w:smartTag w:uri="urn:schemas-microsoft-com:office:smarttags" w:element="stockticker">
          <w:r w:rsidDel="001111A8">
            <w:delText>CMM</w:delText>
          </w:r>
        </w:smartTag>
        <w:r w:rsidR="00CA34F4" w:rsidDel="001111A8">
          <w:delText xml:space="preserve">/IPMS </w:delText>
        </w:r>
        <w:smartTag w:uri="urn:schemas-microsoft-com:office:smarttags" w:element="stockticker">
          <w:r w:rsidR="00CA34F4" w:rsidDel="001111A8">
            <w:delText>CMM</w:delText>
          </w:r>
        </w:smartTag>
        <w:r w:rsidDel="001111A8">
          <w:delText xml:space="preserve"> and QOS </w:delText>
        </w:r>
        <w:smartTag w:uri="urn:schemas-microsoft-com:office:smarttags" w:element="stockticker">
          <w:r w:rsidDel="001111A8">
            <w:delText>CMM</w:delText>
          </w:r>
        </w:smartTag>
        <w:r w:rsidDel="001111A8">
          <w:delText xml:space="preserve"> flush the DB internally.</w:delText>
        </w:r>
      </w:del>
    </w:p>
    <w:p w14:paraId="265C3064" w14:textId="77777777" w:rsidR="00F3451D" w:rsidRPr="00F3451D" w:rsidDel="001111A8" w:rsidRDefault="00F3451D" w:rsidP="00F3451D">
      <w:pPr>
        <w:ind w:left="720"/>
        <w:rPr>
          <w:del w:id="6391" w:author="VOYER Raphael" w:date="2021-06-16T11:15:00Z"/>
          <w:b/>
          <w:bCs/>
        </w:rPr>
      </w:pPr>
      <w:del w:id="6392" w:author="VOYER Raphael" w:date="2021-06-16T11:15:00Z">
        <w:r w:rsidDel="001111A8">
          <w:delText>.</w:delText>
        </w:r>
      </w:del>
    </w:p>
    <w:p w14:paraId="39B93D54" w14:textId="77777777" w:rsidR="00855336" w:rsidDel="001111A8" w:rsidRDefault="00855336" w:rsidP="00855336">
      <w:pPr>
        <w:rPr>
          <w:del w:id="6393" w:author="VOYER Raphael" w:date="2021-06-16T11:15:00Z"/>
        </w:rPr>
      </w:pPr>
    </w:p>
    <w:p w14:paraId="1272808E" w14:textId="77777777" w:rsidR="009B51E0" w:rsidDel="001111A8" w:rsidRDefault="009B51E0" w:rsidP="00855336">
      <w:pPr>
        <w:rPr>
          <w:del w:id="6394" w:author="VOYER Raphael" w:date="2021-06-16T11:15:00Z"/>
        </w:rPr>
      </w:pPr>
    </w:p>
    <w:p w14:paraId="4DBA9489" w14:textId="77777777" w:rsidR="009B51E0" w:rsidDel="001111A8" w:rsidRDefault="009B51E0" w:rsidP="00855336">
      <w:pPr>
        <w:rPr>
          <w:del w:id="6395" w:author="VOYER Raphael" w:date="2021-06-16T11:15:00Z"/>
        </w:rPr>
      </w:pPr>
    </w:p>
    <w:p w14:paraId="09E13A84" w14:textId="77777777" w:rsidR="009B51E0" w:rsidDel="001111A8" w:rsidRDefault="009B51E0" w:rsidP="00855336">
      <w:pPr>
        <w:rPr>
          <w:del w:id="6396" w:author="VOYER Raphael" w:date="2021-06-16T11:15:00Z"/>
        </w:rPr>
      </w:pPr>
    </w:p>
    <w:p w14:paraId="208E9F44" w14:textId="77777777" w:rsidR="009B51E0" w:rsidDel="001111A8" w:rsidRDefault="009B51E0" w:rsidP="00855336">
      <w:pPr>
        <w:rPr>
          <w:del w:id="6397" w:author="VOYER Raphael" w:date="2021-06-16T11:15:00Z"/>
        </w:rPr>
      </w:pPr>
    </w:p>
    <w:p w14:paraId="1A80A7DB" w14:textId="77777777" w:rsidR="009B51E0" w:rsidDel="001111A8" w:rsidRDefault="009B51E0" w:rsidP="00855336">
      <w:pPr>
        <w:rPr>
          <w:del w:id="6398" w:author="VOYER Raphael" w:date="2021-06-16T11:15:00Z"/>
        </w:rPr>
      </w:pPr>
    </w:p>
    <w:p w14:paraId="54B44038" w14:textId="77777777" w:rsidR="009B51E0" w:rsidDel="001111A8" w:rsidRDefault="009B51E0" w:rsidP="00855336">
      <w:pPr>
        <w:rPr>
          <w:del w:id="6399" w:author="VOYER Raphael" w:date="2021-06-16T11:15:00Z"/>
        </w:rPr>
      </w:pPr>
    </w:p>
    <w:p w14:paraId="22107F02" w14:textId="77777777" w:rsidR="009B51E0" w:rsidDel="001111A8" w:rsidRDefault="009B51E0" w:rsidP="00855336">
      <w:pPr>
        <w:rPr>
          <w:del w:id="6400" w:author="VOYER Raphael" w:date="2021-06-16T11:15:00Z"/>
        </w:rPr>
      </w:pPr>
    </w:p>
    <w:p w14:paraId="6DE54152" w14:textId="77777777" w:rsidR="009B51E0" w:rsidDel="001111A8" w:rsidRDefault="009B51E0" w:rsidP="00855336">
      <w:pPr>
        <w:rPr>
          <w:del w:id="6401" w:author="VOYER Raphael" w:date="2021-06-16T11:15:00Z"/>
        </w:rPr>
      </w:pPr>
    </w:p>
    <w:p w14:paraId="0F07DF94" w14:textId="77777777" w:rsidR="009B51E0" w:rsidDel="001111A8" w:rsidRDefault="009B51E0" w:rsidP="00855336">
      <w:pPr>
        <w:rPr>
          <w:del w:id="6402" w:author="VOYER Raphael" w:date="2021-06-16T11:15:00Z"/>
        </w:rPr>
      </w:pPr>
    </w:p>
    <w:p w14:paraId="3C18DCC0" w14:textId="77777777" w:rsidR="00F85848" w:rsidDel="001111A8" w:rsidRDefault="00F85848" w:rsidP="00622755">
      <w:pPr>
        <w:pStyle w:val="Titre4"/>
        <w:numPr>
          <w:ilvl w:val="3"/>
          <w:numId w:val="36"/>
        </w:numPr>
        <w:rPr>
          <w:del w:id="6403" w:author="VOYER Raphael" w:date="2021-06-16T11:15:00Z"/>
        </w:rPr>
      </w:pPr>
      <w:bookmarkStart w:id="6404" w:name="_5.3.2.3_Boot_Sequence"/>
      <w:bookmarkStart w:id="6405" w:name="_Ref239478784"/>
      <w:bookmarkEnd w:id="6404"/>
      <w:smartTag w:uri="urn:schemas-microsoft-com:office:smarttags" w:element="stockticker">
        <w:del w:id="6406" w:author="VOYER Raphael" w:date="2021-06-16T11:15:00Z">
          <w:r w:rsidDel="001111A8">
            <w:delText>CMM</w:delText>
          </w:r>
        </w:del>
      </w:smartTag>
      <w:del w:id="6407" w:author="VOYER Raphael" w:date="2021-06-16T11:15:00Z">
        <w:r w:rsidDel="001111A8">
          <w:delText xml:space="preserve"> Takeover</w:delText>
        </w:r>
        <w:bookmarkEnd w:id="6405"/>
      </w:del>
    </w:p>
    <w:p w14:paraId="20D97D21" w14:textId="77777777" w:rsidR="00F85848" w:rsidRPr="00EF63EA" w:rsidDel="001111A8" w:rsidRDefault="00F85848" w:rsidP="00F85848">
      <w:pPr>
        <w:rPr>
          <w:del w:id="6408" w:author="VOYER Raphael" w:date="2021-06-16T11:15:00Z"/>
        </w:rPr>
      </w:pPr>
    </w:p>
    <w:p w14:paraId="52A22A7D" w14:textId="77777777" w:rsidR="00F85848" w:rsidDel="001111A8" w:rsidRDefault="00F85848" w:rsidP="00F85848">
      <w:pPr>
        <w:keepNext/>
        <w:rPr>
          <w:del w:id="6409" w:author="VOYER Raphael" w:date="2021-06-16T11:15:00Z"/>
        </w:rPr>
      </w:pPr>
      <w:del w:id="6410" w:author="VOYER Raphael" w:date="2021-06-16T11:15:00Z">
        <w:r w:rsidDel="001111A8">
          <w:object w:dxaOrig="10142" w:dyaOrig="3662" w14:anchorId="0307A0EE">
            <v:shape id="_x0000_i1028" type="#_x0000_t75" style="width:467.25pt;height:168.65pt" o:ole="">
              <v:imagedata r:id="rId28" o:title=""/>
            </v:shape>
            <o:OLEObject Type="Embed" ProgID="Visio.Drawing.6" ShapeID="_x0000_i1028" DrawAspect="Content" ObjectID="_1688451569" r:id="rId29"/>
          </w:object>
        </w:r>
      </w:del>
    </w:p>
    <w:p w14:paraId="3244CC89" w14:textId="77777777" w:rsidR="00F85848" w:rsidDel="001111A8" w:rsidRDefault="00F85848" w:rsidP="00622755">
      <w:pPr>
        <w:pStyle w:val="Lgende"/>
        <w:ind w:left="720" w:firstLine="720"/>
        <w:outlineLvl w:val="0"/>
        <w:rPr>
          <w:del w:id="6411" w:author="VOYER Raphael" w:date="2021-06-16T11:15:00Z"/>
          <w:lang w:eastAsia="ko-KR"/>
        </w:rPr>
      </w:pPr>
      <w:del w:id="6412" w:author="VOYER Raphael" w:date="2021-06-16T11:15:00Z">
        <w:r w:rsidDel="001111A8">
          <w:delText xml:space="preserve">        </w:delText>
        </w:r>
        <w:r w:rsidR="001E4165" w:rsidDel="001111A8">
          <w:delText xml:space="preserve">                     </w:delText>
        </w:r>
        <w:bookmarkStart w:id="6413" w:name="_Toc381025842"/>
        <w:bookmarkStart w:id="6414" w:name="_Toc424820432"/>
        <w:bookmarkStart w:id="6415" w:name="_Toc43666130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10</w:delText>
        </w:r>
        <w:r w:rsidR="004F358F" w:rsidDel="001111A8">
          <w:rPr>
            <w:noProof/>
          </w:rPr>
          <w:fldChar w:fldCharType="end"/>
        </w:r>
        <w:r w:rsidDel="001111A8">
          <w:delText xml:space="preserve">: </w:delText>
        </w:r>
        <w:smartTag w:uri="urn:schemas-microsoft-com:office:smarttags" w:element="stockticker">
          <w:r w:rsidDel="001111A8">
            <w:delText>CMM</w:delText>
          </w:r>
        </w:smartTag>
        <w:r w:rsidDel="001111A8">
          <w:delText xml:space="preserve"> Takeover</w:delText>
        </w:r>
        <w:bookmarkEnd w:id="6413"/>
        <w:bookmarkEnd w:id="6414"/>
        <w:bookmarkEnd w:id="6415"/>
      </w:del>
    </w:p>
    <w:p w14:paraId="1467766B" w14:textId="77777777" w:rsidR="00F85848" w:rsidDel="001111A8" w:rsidRDefault="00F85848" w:rsidP="00F85848">
      <w:pPr>
        <w:rPr>
          <w:del w:id="6416" w:author="VOYER Raphael" w:date="2021-06-16T11:15:00Z"/>
        </w:rPr>
      </w:pPr>
    </w:p>
    <w:p w14:paraId="6036A7C2" w14:textId="77777777" w:rsidR="00F85848" w:rsidDel="001111A8" w:rsidRDefault="00F85848" w:rsidP="00F85848">
      <w:pPr>
        <w:rPr>
          <w:del w:id="6417" w:author="VOYER Raphael" w:date="2021-06-16T11:15:00Z"/>
        </w:rPr>
      </w:pPr>
      <w:del w:id="6418" w:author="VOYER Raphael" w:date="2021-06-16T11:15:00Z">
        <w:r w:rsidDel="001111A8">
          <w:br w:type="textWrapping" w:clear="all"/>
        </w:r>
      </w:del>
    </w:p>
    <w:p w14:paraId="2BCEA2DB" w14:textId="77777777" w:rsidR="00F85848" w:rsidDel="001111A8" w:rsidRDefault="00F85848" w:rsidP="00F85848">
      <w:pPr>
        <w:rPr>
          <w:del w:id="6419" w:author="VOYER Raphael" w:date="2021-06-16T11:15:00Z"/>
        </w:rPr>
      </w:pPr>
    </w:p>
    <w:p w14:paraId="314A7C2F" w14:textId="77777777" w:rsidR="00F85848" w:rsidDel="001111A8" w:rsidRDefault="00F85848" w:rsidP="00622755">
      <w:pPr>
        <w:outlineLvl w:val="0"/>
        <w:rPr>
          <w:del w:id="6420" w:author="VOYER Raphael" w:date="2021-06-16T11:15:00Z"/>
          <w:b/>
          <w:bCs/>
        </w:rPr>
      </w:pPr>
      <w:bookmarkStart w:id="6421" w:name="_Toc381025843"/>
      <w:bookmarkStart w:id="6422" w:name="_Toc424820433"/>
      <w:del w:id="6423" w:author="VOYER Raphael" w:date="2021-06-16T11:15:00Z">
        <w:r w:rsidRPr="00F3451D" w:rsidDel="001111A8">
          <w:rPr>
            <w:b/>
            <w:bCs/>
          </w:rPr>
          <w:delText>Detailed Steps</w:delText>
        </w:r>
        <w:r w:rsidDel="001111A8">
          <w:rPr>
            <w:b/>
            <w:bCs/>
          </w:rPr>
          <w:delText>:</w:delText>
        </w:r>
        <w:bookmarkEnd w:id="6421"/>
        <w:bookmarkEnd w:id="6422"/>
      </w:del>
    </w:p>
    <w:p w14:paraId="118ADBA3" w14:textId="77777777" w:rsidR="00F85848" w:rsidDel="001111A8" w:rsidRDefault="00F85848" w:rsidP="00F85848">
      <w:pPr>
        <w:numPr>
          <w:ilvl w:val="0"/>
          <w:numId w:val="22"/>
        </w:numPr>
        <w:rPr>
          <w:del w:id="6424" w:author="VOYER Raphael" w:date="2021-06-16T11:15:00Z"/>
        </w:rPr>
      </w:pPr>
      <w:del w:id="6425" w:author="VOYER Raphael" w:date="2021-06-16T11:15:00Z">
        <w:r w:rsidDel="001111A8">
          <w:delText xml:space="preserve">Chassis Supervisor sends a CS_TAKEOVER Message to HA VLAN </w:delText>
        </w:r>
        <w:smartTag w:uri="urn:schemas-microsoft-com:office:smarttags" w:element="stockticker">
          <w:r w:rsidDel="001111A8">
            <w:delText>CMM</w:delText>
          </w:r>
        </w:smartTag>
      </w:del>
    </w:p>
    <w:p w14:paraId="1718B769" w14:textId="77777777" w:rsidR="00F85848" w:rsidDel="001111A8" w:rsidRDefault="00F85848" w:rsidP="00F85848">
      <w:pPr>
        <w:numPr>
          <w:ilvl w:val="0"/>
          <w:numId w:val="22"/>
        </w:numPr>
        <w:rPr>
          <w:del w:id="6426" w:author="VOYER Raphael" w:date="2021-06-16T11:15:00Z"/>
        </w:rPr>
      </w:pPr>
      <w:del w:id="6427" w:author="VOYER Raphael" w:date="2021-06-16T11:15:00Z">
        <w:r w:rsidDel="001111A8">
          <w:delText xml:space="preserve">On receiving the takeover it fetches dynamic data from IP </w:delText>
        </w:r>
        <w:smartTag w:uri="urn:schemas-microsoft-com:office:smarttags" w:element="stockticker">
          <w:r w:rsidDel="001111A8">
            <w:delText>CMM</w:delText>
          </w:r>
        </w:smartTag>
        <w:r w:rsidDel="001111A8">
          <w:delText xml:space="preserve"> for ARP entries.</w:delText>
        </w:r>
      </w:del>
    </w:p>
    <w:p w14:paraId="2A40FDA7" w14:textId="77777777" w:rsidR="00F85848" w:rsidDel="001111A8" w:rsidRDefault="00F85848" w:rsidP="00F85848">
      <w:pPr>
        <w:numPr>
          <w:ilvl w:val="0"/>
          <w:numId w:val="22"/>
        </w:numPr>
        <w:rPr>
          <w:del w:id="6428" w:author="VOYER Raphael" w:date="2021-06-16T11:15:00Z"/>
        </w:rPr>
      </w:pPr>
      <w:del w:id="6429" w:author="VOYER Raphael" w:date="2021-06-16T11:15:00Z">
        <w:r w:rsidDel="001111A8">
          <w:delText xml:space="preserve">Fetch the IGMP dynamic reports from IPMS </w:delText>
        </w:r>
        <w:smartTag w:uri="urn:schemas-microsoft-com:office:smarttags" w:element="stockticker">
          <w:r w:rsidDel="001111A8">
            <w:delText>CMM</w:delText>
          </w:r>
        </w:smartTag>
        <w:r w:rsidDel="001111A8">
          <w:delText>.</w:delText>
        </w:r>
      </w:del>
    </w:p>
    <w:p w14:paraId="1A4FC696" w14:textId="77777777" w:rsidR="0036122D" w:rsidDel="001111A8" w:rsidRDefault="0036122D" w:rsidP="00F85848">
      <w:pPr>
        <w:numPr>
          <w:ilvl w:val="0"/>
          <w:numId w:val="22"/>
        </w:numPr>
        <w:rPr>
          <w:del w:id="6430" w:author="VOYER Raphael" w:date="2021-06-16T11:15:00Z"/>
        </w:rPr>
      </w:pPr>
      <w:del w:id="6431" w:author="VOYER Raphael" w:date="2021-06-16T11:15:00Z">
        <w:r w:rsidDel="001111A8">
          <w:delText xml:space="preserve">Fetch the VPA state changes from VM </w:delText>
        </w:r>
        <w:smartTag w:uri="urn:schemas-microsoft-com:office:smarttags" w:element="stockticker">
          <w:r w:rsidDel="001111A8">
            <w:delText>CMM</w:delText>
          </w:r>
        </w:smartTag>
        <w:r w:rsidDel="001111A8">
          <w:delText>.</w:delText>
        </w:r>
      </w:del>
    </w:p>
    <w:p w14:paraId="018236F2" w14:textId="77777777" w:rsidR="00F85848" w:rsidDel="001111A8" w:rsidRDefault="00F85848" w:rsidP="00F85848">
      <w:pPr>
        <w:numPr>
          <w:ilvl w:val="0"/>
          <w:numId w:val="22"/>
        </w:numPr>
        <w:rPr>
          <w:del w:id="6432" w:author="VOYER Raphael" w:date="2021-06-16T11:15:00Z"/>
        </w:rPr>
      </w:pPr>
      <w:del w:id="6433" w:author="VOYER Raphael" w:date="2021-06-16T11:15:00Z">
        <w:r w:rsidDel="001111A8">
          <w:delText>It sends a takeover complete acknowledgement.</w:delText>
        </w:r>
      </w:del>
    </w:p>
    <w:p w14:paraId="7B829C34" w14:textId="77777777" w:rsidR="00F85848" w:rsidRPr="00C20763" w:rsidDel="001111A8" w:rsidRDefault="00F85848" w:rsidP="00F85848">
      <w:pPr>
        <w:numPr>
          <w:ilvl w:val="0"/>
          <w:numId w:val="22"/>
        </w:numPr>
        <w:rPr>
          <w:del w:id="6434" w:author="VOYER Raphael" w:date="2021-06-16T11:15:00Z"/>
        </w:rPr>
      </w:pPr>
      <w:del w:id="6435" w:author="VOYER Raphael" w:date="2021-06-16T11:15:00Z">
        <w:r w:rsidDel="001111A8">
          <w:delText>Static Database is already in sync by Configuration Manager.</w:delText>
        </w:r>
      </w:del>
    </w:p>
    <w:p w14:paraId="5CAF833B" w14:textId="77777777" w:rsidR="00F85848" w:rsidDel="001111A8" w:rsidRDefault="00F85848" w:rsidP="00855336">
      <w:pPr>
        <w:rPr>
          <w:del w:id="6436" w:author="VOYER Raphael" w:date="2021-06-16T11:15:00Z"/>
        </w:rPr>
      </w:pPr>
    </w:p>
    <w:p w14:paraId="544A5C0E" w14:textId="77777777" w:rsidR="00F63A30" w:rsidDel="001111A8" w:rsidRDefault="00F63A30" w:rsidP="00855336">
      <w:pPr>
        <w:rPr>
          <w:del w:id="6437" w:author="VOYER Raphael" w:date="2021-06-16T11:15:00Z"/>
        </w:rPr>
      </w:pPr>
    </w:p>
    <w:p w14:paraId="43BA54F6" w14:textId="77777777" w:rsidR="00F63A30" w:rsidDel="001111A8" w:rsidRDefault="00F63A30" w:rsidP="00855336">
      <w:pPr>
        <w:rPr>
          <w:del w:id="6438" w:author="VOYER Raphael" w:date="2021-06-16T11:15:00Z"/>
        </w:rPr>
      </w:pPr>
    </w:p>
    <w:p w14:paraId="5E5A2CF8" w14:textId="77777777" w:rsidR="00F63A30" w:rsidDel="001111A8" w:rsidRDefault="00F63A30" w:rsidP="00855336">
      <w:pPr>
        <w:rPr>
          <w:del w:id="6439" w:author="VOYER Raphael" w:date="2021-06-16T11:15:00Z"/>
        </w:rPr>
      </w:pPr>
    </w:p>
    <w:p w14:paraId="447C0A7F" w14:textId="77777777" w:rsidR="00F63A30" w:rsidDel="001111A8" w:rsidRDefault="00F63A30" w:rsidP="00855336">
      <w:pPr>
        <w:rPr>
          <w:del w:id="6440" w:author="VOYER Raphael" w:date="2021-06-16T11:15:00Z"/>
        </w:rPr>
      </w:pPr>
    </w:p>
    <w:p w14:paraId="65AB9342" w14:textId="77777777" w:rsidR="00F63A30" w:rsidDel="001111A8" w:rsidRDefault="00F63A30" w:rsidP="00855336">
      <w:pPr>
        <w:rPr>
          <w:del w:id="6441" w:author="VOYER Raphael" w:date="2021-06-16T11:15:00Z"/>
        </w:rPr>
      </w:pPr>
    </w:p>
    <w:p w14:paraId="023D451D" w14:textId="77777777" w:rsidR="00855336" w:rsidDel="001111A8" w:rsidRDefault="00855336" w:rsidP="00622755">
      <w:pPr>
        <w:pStyle w:val="Titre3"/>
        <w:ind w:left="0" w:firstLine="0"/>
        <w:jc w:val="left"/>
        <w:rPr>
          <w:del w:id="6442" w:author="VOYER Raphael" w:date="2021-06-16T11:15:00Z"/>
        </w:rPr>
      </w:pPr>
      <w:bookmarkStart w:id="6443" w:name="_Toc381025844"/>
      <w:del w:id="6444" w:author="VOYER Raphael" w:date="2021-06-16T11:15:00Z">
        <w:r w:rsidDel="001111A8">
          <w:delText>Configuration Flows</w:delText>
        </w:r>
        <w:bookmarkEnd w:id="6443"/>
      </w:del>
    </w:p>
    <w:p w14:paraId="03911FDD" w14:textId="77777777" w:rsidR="00855336" w:rsidDel="001111A8" w:rsidRDefault="00014FB3" w:rsidP="00622755">
      <w:pPr>
        <w:pStyle w:val="Titre4"/>
        <w:rPr>
          <w:del w:id="6445" w:author="VOYER Raphael" w:date="2021-06-16T11:15:00Z"/>
        </w:rPr>
      </w:pPr>
      <w:bookmarkStart w:id="6446" w:name="_5.3.3.1_Cluster_Creation"/>
      <w:bookmarkEnd w:id="6446"/>
      <w:del w:id="6447" w:author="VOYER Raphael" w:date="2021-06-16T11:15:00Z">
        <w:r w:rsidDel="001111A8">
          <w:delText>6</w:delText>
        </w:r>
        <w:r w:rsidR="00556E4A" w:rsidRPr="00556E4A" w:rsidDel="001111A8">
          <w:delText>.3.3.1</w:delText>
        </w:r>
        <w:r w:rsidR="00556E4A" w:rsidDel="001111A8">
          <w:delText xml:space="preserve"> </w:delText>
        </w:r>
        <w:r w:rsidR="00855336" w:rsidDel="001111A8">
          <w:delText>Cluster Creation</w:delText>
        </w:r>
      </w:del>
    </w:p>
    <w:p w14:paraId="718008D9" w14:textId="77777777" w:rsidR="00855336" w:rsidDel="001111A8" w:rsidRDefault="00855336" w:rsidP="00855336">
      <w:pPr>
        <w:rPr>
          <w:del w:id="6448" w:author="VOYER Raphael" w:date="2021-06-16T11:15:00Z"/>
        </w:rPr>
      </w:pPr>
    </w:p>
    <w:p w14:paraId="57E05A11" w14:textId="77777777" w:rsidR="00EF63EA" w:rsidDel="001111A8" w:rsidRDefault="00D919EA" w:rsidP="00EF63EA">
      <w:pPr>
        <w:keepNext/>
        <w:rPr>
          <w:del w:id="6449" w:author="VOYER Raphael" w:date="2021-06-16T11:15:00Z"/>
        </w:rPr>
      </w:pPr>
      <w:del w:id="6450" w:author="VOYER Raphael" w:date="2021-06-16T11:15:00Z">
        <w:r w:rsidDel="001111A8">
          <w:object w:dxaOrig="6318" w:dyaOrig="3934" w14:anchorId="56B58820">
            <v:shape id="_x0000_i1029" type="#_x0000_t75" style="width:315.2pt;height:196.35pt" o:ole="">
              <v:imagedata r:id="rId30" o:title=""/>
            </v:shape>
            <o:OLEObject Type="Embed" ProgID="Visio.Drawing.6" ShapeID="_x0000_i1029" DrawAspect="Content" ObjectID="_1688451570" r:id="rId31"/>
          </w:object>
        </w:r>
      </w:del>
    </w:p>
    <w:p w14:paraId="54EC28CC" w14:textId="77777777" w:rsidR="00855336" w:rsidDel="001111A8" w:rsidRDefault="00EF63EA" w:rsidP="00622755">
      <w:pPr>
        <w:pStyle w:val="Lgende"/>
        <w:outlineLvl w:val="0"/>
        <w:rPr>
          <w:del w:id="6451" w:author="VOYER Raphael" w:date="2021-06-16T11:15:00Z"/>
        </w:rPr>
      </w:pPr>
      <w:del w:id="6452" w:author="VOYER Raphael" w:date="2021-06-16T11:15:00Z">
        <w:r w:rsidDel="001111A8">
          <w:delText xml:space="preserve">             </w:delText>
        </w:r>
        <w:bookmarkStart w:id="6453" w:name="_Toc381025845"/>
        <w:bookmarkStart w:id="6454" w:name="_Toc424820435"/>
        <w:bookmarkStart w:id="6455" w:name="_Toc43666131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11</w:delText>
        </w:r>
        <w:r w:rsidR="004F358F" w:rsidDel="001111A8">
          <w:rPr>
            <w:noProof/>
          </w:rPr>
          <w:fldChar w:fldCharType="end"/>
        </w:r>
        <w:r w:rsidDel="001111A8">
          <w:delText>: Cluster creation</w:delText>
        </w:r>
        <w:bookmarkEnd w:id="6453"/>
        <w:bookmarkEnd w:id="6454"/>
        <w:bookmarkEnd w:id="6455"/>
      </w:del>
    </w:p>
    <w:p w14:paraId="02E60629" w14:textId="77777777" w:rsidR="00855336" w:rsidRPr="00762E5A" w:rsidDel="001111A8" w:rsidRDefault="00855336" w:rsidP="00855336">
      <w:pPr>
        <w:rPr>
          <w:del w:id="6456" w:author="VOYER Raphael" w:date="2021-06-16T11:15:00Z"/>
        </w:rPr>
      </w:pPr>
    </w:p>
    <w:p w14:paraId="4D870386" w14:textId="77777777" w:rsidR="00855336" w:rsidDel="001111A8" w:rsidRDefault="00855336" w:rsidP="00855336">
      <w:pPr>
        <w:rPr>
          <w:del w:id="6457" w:author="VOYER Raphael" w:date="2021-06-16T11:15:00Z"/>
        </w:rPr>
      </w:pPr>
    </w:p>
    <w:p w14:paraId="4F9F011A" w14:textId="77777777" w:rsidR="00F63A30" w:rsidDel="001111A8" w:rsidRDefault="00F63A30" w:rsidP="00622755">
      <w:pPr>
        <w:outlineLvl w:val="0"/>
        <w:rPr>
          <w:del w:id="6458" w:author="VOYER Raphael" w:date="2021-06-16T11:15:00Z"/>
          <w:b/>
          <w:bCs/>
        </w:rPr>
      </w:pPr>
      <w:bookmarkStart w:id="6459" w:name="_Toc381025846"/>
      <w:bookmarkStart w:id="6460" w:name="_Toc424820436"/>
      <w:del w:id="6461" w:author="VOYER Raphael" w:date="2021-06-16T11:15:00Z">
        <w:r w:rsidRPr="00F3451D" w:rsidDel="001111A8">
          <w:rPr>
            <w:b/>
            <w:bCs/>
          </w:rPr>
          <w:delText>Detailed Steps</w:delText>
        </w:r>
        <w:r w:rsidDel="001111A8">
          <w:rPr>
            <w:b/>
            <w:bCs/>
          </w:rPr>
          <w:delText>:</w:delText>
        </w:r>
        <w:bookmarkEnd w:id="6459"/>
        <w:bookmarkEnd w:id="6460"/>
      </w:del>
    </w:p>
    <w:p w14:paraId="21FA0FA0" w14:textId="77777777" w:rsidR="00F63A30" w:rsidDel="001111A8" w:rsidRDefault="00F63A30" w:rsidP="00F63A30">
      <w:pPr>
        <w:numPr>
          <w:ilvl w:val="0"/>
          <w:numId w:val="24"/>
        </w:numPr>
        <w:rPr>
          <w:del w:id="6462" w:author="VOYER Raphael" w:date="2021-06-16T11:15:00Z"/>
        </w:rPr>
      </w:pPr>
      <w:del w:id="6463" w:author="VOYER Raphael" w:date="2021-06-16T11:15:00Z">
        <w:r w:rsidDel="001111A8">
          <w:delText>Cluster create message from MIP</w:delText>
        </w:r>
      </w:del>
    </w:p>
    <w:p w14:paraId="1136240D" w14:textId="77777777" w:rsidR="00F63A30" w:rsidDel="001111A8" w:rsidRDefault="00F63A30" w:rsidP="00F63A30">
      <w:pPr>
        <w:numPr>
          <w:ilvl w:val="0"/>
          <w:numId w:val="24"/>
        </w:numPr>
        <w:rPr>
          <w:del w:id="6464" w:author="VOYER Raphael" w:date="2021-06-16T11:15:00Z"/>
        </w:rPr>
      </w:pPr>
      <w:del w:id="6465" w:author="VOYER Raphael" w:date="2021-06-16T11:15:00Z">
        <w:r w:rsidDel="001111A8">
          <w:delText>Sanity check to see if the maximum</w:delText>
        </w:r>
        <w:r w:rsidR="00EF63EA" w:rsidDel="001111A8">
          <w:delText xml:space="preserve"> </w:delText>
        </w:r>
        <w:r w:rsidDel="001111A8">
          <w:delText>cluster limit has reached and returns error in that case.</w:delText>
        </w:r>
      </w:del>
    </w:p>
    <w:p w14:paraId="6511BFAB" w14:textId="77777777" w:rsidR="00D919EA" w:rsidDel="001111A8" w:rsidRDefault="00D919EA" w:rsidP="00F63A30">
      <w:pPr>
        <w:numPr>
          <w:ilvl w:val="0"/>
          <w:numId w:val="24"/>
        </w:numPr>
        <w:rPr>
          <w:del w:id="6466" w:author="VOYER Raphael" w:date="2021-06-16T11:15:00Z"/>
        </w:rPr>
      </w:pPr>
      <w:del w:id="6467" w:author="VOYER Raphael" w:date="2021-06-16T11:15:00Z">
        <w:r w:rsidDel="001111A8">
          <w:delText>Send a message to SL to allocate the L2MC index.</w:delText>
        </w:r>
      </w:del>
    </w:p>
    <w:p w14:paraId="74F2DEC1" w14:textId="77777777" w:rsidR="00D919EA" w:rsidDel="001111A8" w:rsidRDefault="00D919EA" w:rsidP="00F63A30">
      <w:pPr>
        <w:numPr>
          <w:ilvl w:val="0"/>
          <w:numId w:val="24"/>
        </w:numPr>
        <w:rPr>
          <w:del w:id="6468" w:author="VOYER Raphael" w:date="2021-06-16T11:15:00Z"/>
        </w:rPr>
      </w:pPr>
      <w:del w:id="6469" w:author="VOYER Raphael" w:date="2021-06-16T11:15:00Z">
        <w:r w:rsidDel="001111A8">
          <w:delText>SL sends a message to HAVLAN regarding the L2MC index created.</w:delText>
        </w:r>
      </w:del>
    </w:p>
    <w:p w14:paraId="245897F0" w14:textId="77777777" w:rsidR="003963F3" w:rsidDel="001111A8" w:rsidRDefault="00D919EA" w:rsidP="00855336">
      <w:pPr>
        <w:numPr>
          <w:ilvl w:val="0"/>
          <w:numId w:val="24"/>
        </w:numPr>
        <w:rPr>
          <w:del w:id="6470" w:author="VOYER Raphael" w:date="2021-06-16T11:15:00Z"/>
        </w:rPr>
      </w:pPr>
      <w:del w:id="6471" w:author="VOYER Raphael" w:date="2021-06-16T11:15:00Z">
        <w:r w:rsidDel="001111A8">
          <w:delText xml:space="preserve">Initialize the </w:delText>
        </w:r>
        <w:smartTag w:uri="urn:schemas-microsoft-com:office:smarttags" w:element="stockticker">
          <w:r w:rsidDel="001111A8">
            <w:delText>CMM</w:delText>
          </w:r>
        </w:smartTag>
        <w:r w:rsidDel="001111A8">
          <w:delText xml:space="preserve"> DB with cluster parameters configured.    </w:delText>
        </w:r>
      </w:del>
    </w:p>
    <w:p w14:paraId="75C9958C" w14:textId="77777777" w:rsidR="003963F3" w:rsidDel="001111A8" w:rsidRDefault="003963F3" w:rsidP="00855336">
      <w:pPr>
        <w:rPr>
          <w:del w:id="6472" w:author="VOYER Raphael" w:date="2021-06-16T11:15:00Z"/>
        </w:rPr>
      </w:pPr>
    </w:p>
    <w:p w14:paraId="517B0103" w14:textId="77777777" w:rsidR="003963F3" w:rsidDel="001111A8" w:rsidRDefault="003963F3" w:rsidP="00855336">
      <w:pPr>
        <w:rPr>
          <w:del w:id="6473" w:author="VOYER Raphael" w:date="2021-06-16T11:15:00Z"/>
        </w:rPr>
      </w:pPr>
    </w:p>
    <w:p w14:paraId="76E2B251" w14:textId="77777777" w:rsidR="003963F3" w:rsidDel="001111A8" w:rsidRDefault="003963F3" w:rsidP="00855336">
      <w:pPr>
        <w:rPr>
          <w:del w:id="6474" w:author="VOYER Raphael" w:date="2021-06-16T11:15:00Z"/>
        </w:rPr>
      </w:pPr>
    </w:p>
    <w:p w14:paraId="71DFD2A5" w14:textId="77777777" w:rsidR="003963F3" w:rsidDel="001111A8" w:rsidRDefault="003963F3" w:rsidP="00855336">
      <w:pPr>
        <w:rPr>
          <w:del w:id="6475" w:author="VOYER Raphael" w:date="2021-06-16T11:15:00Z"/>
        </w:rPr>
      </w:pPr>
    </w:p>
    <w:p w14:paraId="32A102A5" w14:textId="77777777" w:rsidR="003963F3" w:rsidDel="001111A8" w:rsidRDefault="003963F3" w:rsidP="00855336">
      <w:pPr>
        <w:rPr>
          <w:del w:id="6476" w:author="VOYER Raphael" w:date="2021-06-16T11:15:00Z"/>
        </w:rPr>
      </w:pPr>
    </w:p>
    <w:p w14:paraId="65EF53C6" w14:textId="77777777" w:rsidR="003963F3" w:rsidDel="001111A8" w:rsidRDefault="003963F3" w:rsidP="00855336">
      <w:pPr>
        <w:rPr>
          <w:del w:id="6477" w:author="VOYER Raphael" w:date="2021-06-16T11:15:00Z"/>
        </w:rPr>
      </w:pPr>
    </w:p>
    <w:p w14:paraId="296DB8FC" w14:textId="77777777" w:rsidR="00855336" w:rsidDel="001111A8" w:rsidRDefault="00014FB3" w:rsidP="00622755">
      <w:pPr>
        <w:pStyle w:val="Titre4"/>
        <w:rPr>
          <w:del w:id="6478" w:author="VOYER Raphael" w:date="2021-06-16T11:15:00Z"/>
        </w:rPr>
      </w:pPr>
      <w:bookmarkStart w:id="6479" w:name="_5.3.3.2_Cluster_Mode_Setting:"/>
      <w:bookmarkStart w:id="6480" w:name="_5.3.3.3_L2_Cluster_Configuration_Se"/>
      <w:bookmarkEnd w:id="6479"/>
      <w:bookmarkEnd w:id="6480"/>
      <w:del w:id="6481" w:author="VOYER Raphael" w:date="2021-06-16T11:15:00Z">
        <w:r w:rsidDel="001111A8">
          <w:delText>6</w:delText>
        </w:r>
        <w:r w:rsidR="00EB0EB8" w:rsidDel="001111A8">
          <w:delText>.3.3.</w:delText>
        </w:r>
        <w:r w:rsidR="00F47B44" w:rsidDel="001111A8">
          <w:delText>2</w:delText>
        </w:r>
        <w:r w:rsidR="00556E4A" w:rsidDel="001111A8">
          <w:delText xml:space="preserve"> L2 Cluster Configuration Setting:</w:delText>
        </w:r>
      </w:del>
    </w:p>
    <w:p w14:paraId="715E5E28" w14:textId="77777777" w:rsidR="00EF63EA" w:rsidDel="001111A8" w:rsidRDefault="0071273D" w:rsidP="00EF63EA">
      <w:pPr>
        <w:keepNext/>
        <w:rPr>
          <w:del w:id="6482" w:author="VOYER Raphael" w:date="2021-06-16T11:15:00Z"/>
        </w:rPr>
      </w:pPr>
      <w:del w:id="6483" w:author="VOYER Raphael" w:date="2021-06-16T11:15:00Z">
        <w:r w:rsidDel="001111A8">
          <w:object w:dxaOrig="11229" w:dyaOrig="9924" w14:anchorId="0D342047">
            <v:shape id="_x0000_i1030" type="#_x0000_t75" style="width:468.25pt;height:413.85pt" o:ole="">
              <v:imagedata r:id="rId32" o:title=""/>
            </v:shape>
            <o:OLEObject Type="Embed" ProgID="Visio.Drawing.6" ShapeID="_x0000_i1030" DrawAspect="Content" ObjectID="_1688451571" r:id="rId33"/>
          </w:object>
        </w:r>
      </w:del>
    </w:p>
    <w:p w14:paraId="4C4F10BA" w14:textId="77777777" w:rsidR="005D1CA9" w:rsidDel="001111A8" w:rsidRDefault="00EF63EA" w:rsidP="00622755">
      <w:pPr>
        <w:pStyle w:val="Lgende"/>
        <w:ind w:left="2160" w:firstLine="720"/>
        <w:outlineLvl w:val="0"/>
        <w:rPr>
          <w:del w:id="6484" w:author="VOYER Raphael" w:date="2021-06-16T11:15:00Z"/>
        </w:rPr>
      </w:pPr>
      <w:bookmarkStart w:id="6485" w:name="_Toc381025847"/>
      <w:bookmarkStart w:id="6486" w:name="_Toc424820437"/>
      <w:bookmarkStart w:id="6487" w:name="_Toc436661311"/>
      <w:del w:id="6488"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12</w:delText>
        </w:r>
        <w:r w:rsidR="004F358F" w:rsidDel="001111A8">
          <w:rPr>
            <w:noProof/>
          </w:rPr>
          <w:fldChar w:fldCharType="end"/>
        </w:r>
        <w:r w:rsidDel="001111A8">
          <w:delText>: L2 Cluster</w:delText>
        </w:r>
        <w:bookmarkEnd w:id="6485"/>
        <w:bookmarkEnd w:id="6486"/>
        <w:bookmarkEnd w:id="6487"/>
      </w:del>
    </w:p>
    <w:p w14:paraId="10419481" w14:textId="77777777" w:rsidR="00175691" w:rsidDel="001111A8" w:rsidRDefault="00175691" w:rsidP="00622755">
      <w:pPr>
        <w:pStyle w:val="Titre4"/>
        <w:rPr>
          <w:del w:id="6489" w:author="VOYER Raphael" w:date="2021-06-16T11:15:00Z"/>
        </w:rPr>
      </w:pPr>
      <w:del w:id="6490" w:author="VOYER Raphael" w:date="2021-06-16T11:15:00Z">
        <w:r w:rsidDel="001111A8">
          <w:delText>Detailed Steps:</w:delText>
        </w:r>
      </w:del>
    </w:p>
    <w:p w14:paraId="3EEABFAD" w14:textId="77777777" w:rsidR="00175691" w:rsidDel="001111A8" w:rsidRDefault="00175691" w:rsidP="0001376D">
      <w:pPr>
        <w:ind w:right="540"/>
        <w:rPr>
          <w:del w:id="6491" w:author="VOYER Raphael" w:date="2021-06-16T11:15:00Z"/>
        </w:rPr>
      </w:pPr>
      <w:del w:id="6492"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L2 cluster with parameters: cluster-id/vlan/port list/mac-address</w:delText>
        </w:r>
      </w:del>
    </w:p>
    <w:p w14:paraId="4EC82D22" w14:textId="77777777" w:rsidR="00175691" w:rsidDel="001111A8" w:rsidRDefault="00175691" w:rsidP="00175691">
      <w:pPr>
        <w:rPr>
          <w:del w:id="6493" w:author="VOYER Raphael" w:date="2021-06-16T11:15:00Z"/>
        </w:rPr>
      </w:pPr>
      <w:del w:id="6494" w:author="VOYER Raphael" w:date="2021-06-16T11:15:00Z">
        <w:r w:rsidDel="001111A8">
          <w:delText>2) The following sanity checks are performed</w:delText>
        </w:r>
      </w:del>
    </w:p>
    <w:p w14:paraId="707850A8" w14:textId="77777777" w:rsidR="00175691" w:rsidDel="001111A8" w:rsidRDefault="00175691" w:rsidP="00175691">
      <w:pPr>
        <w:rPr>
          <w:del w:id="6495" w:author="VOYER Raphael" w:date="2021-06-16T11:15:00Z"/>
        </w:rPr>
      </w:pPr>
      <w:del w:id="6496" w:author="VOYER Raphael" w:date="2021-06-16T11:15:00Z">
        <w:r w:rsidDel="001111A8">
          <w:delText xml:space="preserve">     a) Cluster Id specified should be valid</w:delText>
        </w:r>
      </w:del>
    </w:p>
    <w:p w14:paraId="52BB3F08" w14:textId="77777777" w:rsidR="00175691" w:rsidDel="001111A8" w:rsidRDefault="00175691" w:rsidP="00175691">
      <w:pPr>
        <w:rPr>
          <w:del w:id="6497" w:author="VOYER Raphael" w:date="2021-06-16T11:15:00Z"/>
        </w:rPr>
      </w:pPr>
      <w:del w:id="6498" w:author="VOYER Raphael" w:date="2021-06-16T11:15:00Z">
        <w:r w:rsidDel="001111A8">
          <w:delText xml:space="preserve">     b) Cluster id should have been configured with L2 mode.</w:delText>
        </w:r>
      </w:del>
    </w:p>
    <w:p w14:paraId="746DF570" w14:textId="77777777" w:rsidR="00175691" w:rsidDel="001111A8" w:rsidRDefault="00175691" w:rsidP="00175691">
      <w:pPr>
        <w:rPr>
          <w:del w:id="6499" w:author="VOYER Raphael" w:date="2021-06-16T11:15:00Z"/>
        </w:rPr>
      </w:pPr>
      <w:del w:id="6500" w:author="VOYER Raphael" w:date="2021-06-16T11:15:00Z">
        <w:r w:rsidDel="001111A8">
          <w:delText xml:space="preserve">     c) Cluster Limit should not have been reached</w:delText>
        </w:r>
      </w:del>
    </w:p>
    <w:p w14:paraId="396DBA3B" w14:textId="77777777" w:rsidR="0001376D" w:rsidDel="001111A8" w:rsidRDefault="00175691" w:rsidP="00175691">
      <w:pPr>
        <w:rPr>
          <w:del w:id="6501" w:author="VOYER Raphael" w:date="2021-06-16T11:15:00Z"/>
        </w:rPr>
      </w:pPr>
      <w:del w:id="6502" w:author="VOYER Raphael" w:date="2021-06-16T11:15:00Z">
        <w:r w:rsidDel="001111A8">
          <w:delText xml:space="preserve">     d) </w:delText>
        </w:r>
        <w:r w:rsidR="00BB487C" w:rsidDel="001111A8">
          <w:delText>Slot/Port should be valid.</w:delText>
        </w:r>
      </w:del>
    </w:p>
    <w:p w14:paraId="418E3CAE" w14:textId="77777777" w:rsidR="00074F08" w:rsidDel="001111A8" w:rsidRDefault="00BB487C" w:rsidP="00175691">
      <w:pPr>
        <w:rPr>
          <w:del w:id="6503" w:author="VOYER Raphael" w:date="2021-06-16T11:15:00Z"/>
        </w:rPr>
      </w:pPr>
      <w:del w:id="6504" w:author="VOYER Raphael" w:date="2021-06-16T11:15:00Z">
        <w:r w:rsidDel="001111A8">
          <w:delText xml:space="preserve">     e</w:delText>
        </w:r>
        <w:r w:rsidR="0001376D" w:rsidDel="001111A8">
          <w:delText>) Mac-address should be a valid unicast/multicast mac</w:delText>
        </w:r>
      </w:del>
    </w:p>
    <w:p w14:paraId="08BAB17C" w14:textId="77777777" w:rsidR="0001376D" w:rsidDel="001111A8" w:rsidRDefault="00074F08" w:rsidP="00175691">
      <w:pPr>
        <w:rPr>
          <w:del w:id="6505" w:author="VOYER Raphael" w:date="2021-06-16T11:15:00Z"/>
        </w:rPr>
      </w:pPr>
      <w:del w:id="6506" w:author="VOYER Raphael" w:date="2021-06-16T11:15:00Z">
        <w:r w:rsidDel="001111A8">
          <w:delText xml:space="preserve">         </w:delText>
        </w:r>
        <w:r w:rsidR="0001376D" w:rsidDel="001111A8">
          <w:delText xml:space="preserve"> (Reserved mac-address cannot be input)</w:delText>
        </w:r>
      </w:del>
    </w:p>
    <w:p w14:paraId="7D37A674" w14:textId="77777777" w:rsidR="00C26CE6" w:rsidDel="001111A8" w:rsidRDefault="00C26CE6" w:rsidP="00175691">
      <w:pPr>
        <w:rPr>
          <w:del w:id="6507" w:author="VOYER Raphael" w:date="2021-06-16T11:15:00Z"/>
        </w:rPr>
      </w:pPr>
      <w:del w:id="6508" w:author="VOYER Raphael" w:date="2021-06-16T11:15:00Z">
        <w:r w:rsidDel="001111A8">
          <w:delText>3)Return error in case 2 fails.</w:delText>
        </w:r>
      </w:del>
    </w:p>
    <w:p w14:paraId="5AF9AA1F" w14:textId="77777777" w:rsidR="00074F08" w:rsidDel="001111A8" w:rsidRDefault="00C26CE6" w:rsidP="00175691">
      <w:pPr>
        <w:rPr>
          <w:del w:id="6509" w:author="VOYER Raphael" w:date="2021-06-16T11:15:00Z"/>
        </w:rPr>
      </w:pPr>
      <w:del w:id="6510" w:author="VOYER Raphael" w:date="2021-06-16T11:15:00Z">
        <w:r w:rsidDel="001111A8">
          <w:delText>4)</w:delText>
        </w:r>
        <w:r w:rsidR="00074F08" w:rsidDel="001111A8">
          <w:delText xml:space="preserve"> If sanity checks pass then a message is sent to SLN </w:delText>
        </w:r>
        <w:smartTag w:uri="urn:schemas-microsoft-com:office:smarttags" w:element="stockticker">
          <w:r w:rsidR="00074F08" w:rsidDel="001111A8">
            <w:delText>CMM</w:delText>
          </w:r>
        </w:smartTag>
        <w:r w:rsidR="00074F08" w:rsidDel="001111A8">
          <w:delText xml:space="preserve"> to assign a multicast index to </w:delText>
        </w:r>
      </w:del>
    </w:p>
    <w:p w14:paraId="37005C60" w14:textId="77777777" w:rsidR="00074F08" w:rsidDel="001111A8" w:rsidRDefault="00074F08" w:rsidP="00175691">
      <w:pPr>
        <w:rPr>
          <w:del w:id="6511" w:author="VOYER Raphael" w:date="2021-06-16T11:15:00Z"/>
        </w:rPr>
      </w:pPr>
      <w:del w:id="6512" w:author="VOYER Raphael" w:date="2021-06-16T11:15:00Z">
        <w:r w:rsidDel="001111A8">
          <w:delText xml:space="preserve">    Program the given port.</w:delText>
        </w:r>
      </w:del>
    </w:p>
    <w:p w14:paraId="23E4A50B" w14:textId="77777777" w:rsidR="00074F08" w:rsidDel="001111A8" w:rsidRDefault="00074F08" w:rsidP="00175691">
      <w:pPr>
        <w:rPr>
          <w:del w:id="6513" w:author="VOYER Raphael" w:date="2021-06-16T11:15:00Z"/>
        </w:rPr>
      </w:pPr>
      <w:del w:id="6514" w:author="VOYER Raphael" w:date="2021-06-16T11:15:00Z">
        <w:r w:rsidDel="001111A8">
          <w:delText xml:space="preserve">5) </w:delText>
        </w:r>
        <w:r w:rsidR="00A90CDA" w:rsidDel="001111A8">
          <w:delText>SL programs the L2MC index with port specified.</w:delText>
        </w:r>
      </w:del>
    </w:p>
    <w:p w14:paraId="159C6C7E" w14:textId="77777777" w:rsidR="00074F08" w:rsidDel="001111A8" w:rsidRDefault="00A90CDA" w:rsidP="00175691">
      <w:pPr>
        <w:rPr>
          <w:del w:id="6515" w:author="VOYER Raphael" w:date="2021-06-16T11:15:00Z"/>
        </w:rPr>
      </w:pPr>
      <w:del w:id="6516" w:author="VOYER Raphael" w:date="2021-06-16T11:15:00Z">
        <w:r w:rsidDel="001111A8">
          <w:delText>6</w:delText>
        </w:r>
        <w:r w:rsidR="00074F08" w:rsidDel="001111A8">
          <w:delText xml:space="preserve">) Sends a request to QOS </w:delText>
        </w:r>
        <w:smartTag w:uri="urn:schemas-microsoft-com:office:smarttags" w:element="stockticker">
          <w:r w:rsidR="00074F08" w:rsidDel="001111A8">
            <w:delText>CMM</w:delText>
          </w:r>
        </w:smartTag>
        <w:r w:rsidR="00074F08" w:rsidDel="001111A8">
          <w:delText xml:space="preserve"> to create an IFP entry with the specified mac-address</w:delText>
        </w:r>
      </w:del>
    </w:p>
    <w:p w14:paraId="2CFADAEB" w14:textId="77777777" w:rsidR="00074F08" w:rsidDel="001111A8" w:rsidRDefault="00074F08" w:rsidP="00175691">
      <w:pPr>
        <w:rPr>
          <w:del w:id="6517" w:author="VOYER Raphael" w:date="2021-06-16T11:15:00Z"/>
        </w:rPr>
      </w:pPr>
      <w:del w:id="6518" w:author="VOYER Raphael" w:date="2021-06-16T11:15:00Z">
        <w:r w:rsidDel="001111A8">
          <w:delText xml:space="preserve">    /vlan/STP FWD state and redirect to the MC_INDEX.</w:delText>
        </w:r>
      </w:del>
    </w:p>
    <w:p w14:paraId="2EAD253D" w14:textId="77777777" w:rsidR="00A90CDA" w:rsidDel="001111A8" w:rsidRDefault="00A90CDA" w:rsidP="00175691">
      <w:pPr>
        <w:rPr>
          <w:del w:id="6519" w:author="VOYER Raphael" w:date="2021-06-16T11:15:00Z"/>
        </w:rPr>
      </w:pPr>
      <w:del w:id="6520" w:author="VOYER Raphael" w:date="2021-06-16T11:15:00Z">
        <w:r w:rsidDel="001111A8">
          <w:delText>7</w:delText>
        </w:r>
        <w:r w:rsidR="00074F08" w:rsidDel="001111A8">
          <w:delText xml:space="preserve">) QOS Creates an IFP in hardware if entry is free </w:delText>
        </w:r>
      </w:del>
    </w:p>
    <w:p w14:paraId="437A7405" w14:textId="77777777" w:rsidR="00A90CDA" w:rsidDel="001111A8" w:rsidRDefault="00A90CDA" w:rsidP="00175691">
      <w:pPr>
        <w:rPr>
          <w:del w:id="6521" w:author="VOYER Raphael" w:date="2021-06-16T11:15:00Z"/>
        </w:rPr>
      </w:pPr>
      <w:del w:id="6522" w:author="VOYER Raphael" w:date="2021-06-16T11:15:00Z">
        <w:r w:rsidDel="001111A8">
          <w:delText>8) On no free index QOS returns failure.</w:delText>
        </w:r>
      </w:del>
    </w:p>
    <w:p w14:paraId="4BC1BC02" w14:textId="77777777" w:rsidR="00074F08" w:rsidDel="001111A8" w:rsidRDefault="00074F08" w:rsidP="00175691">
      <w:pPr>
        <w:rPr>
          <w:del w:id="6523" w:author="VOYER Raphael" w:date="2021-06-16T11:15:00Z"/>
        </w:rPr>
      </w:pPr>
      <w:del w:id="6524" w:author="VOYER Raphael" w:date="2021-06-16T11:15:00Z">
        <w:r w:rsidDel="001111A8">
          <w:delText xml:space="preserve">9) On failure HAVLAN </w:delText>
        </w:r>
        <w:smartTag w:uri="urn:schemas-microsoft-com:office:smarttags" w:element="stockticker">
          <w:r w:rsidDel="001111A8">
            <w:delText>CMM</w:delText>
          </w:r>
        </w:smartTag>
        <w:r w:rsidDel="001111A8">
          <w:delText xml:space="preserve"> requests the SL </w:delText>
        </w:r>
        <w:smartTag w:uri="urn:schemas-microsoft-com:office:smarttags" w:element="stockticker">
          <w:r w:rsidDel="001111A8">
            <w:delText>CMM</w:delText>
          </w:r>
        </w:smartTag>
        <w:r w:rsidDel="001111A8">
          <w:delText xml:space="preserve"> to flush the MC_INDEX allocated </w:delText>
        </w:r>
      </w:del>
    </w:p>
    <w:p w14:paraId="62566A8C" w14:textId="77777777" w:rsidR="00074F08" w:rsidDel="001111A8" w:rsidRDefault="00074F08" w:rsidP="00175691">
      <w:pPr>
        <w:rPr>
          <w:del w:id="6525" w:author="VOYER Raphael" w:date="2021-06-16T11:15:00Z"/>
        </w:rPr>
      </w:pPr>
      <w:del w:id="6526" w:author="VOYER Raphael" w:date="2021-06-16T11:15:00Z">
        <w:r w:rsidDel="001111A8">
          <w:delText xml:space="preserve">10)  </w:delText>
        </w:r>
        <w:r w:rsidR="00F93DB1" w:rsidDel="001111A8">
          <w:delText xml:space="preserve">SL </w:delText>
        </w:r>
        <w:smartTag w:uri="urn:schemas-microsoft-com:office:smarttags" w:element="stockticker">
          <w:r w:rsidR="00F93DB1" w:rsidDel="001111A8">
            <w:delText>CMM</w:delText>
          </w:r>
        </w:smartTag>
        <w:r w:rsidR="00F93DB1" w:rsidDel="001111A8">
          <w:delText xml:space="preserve"> flushes the mc-index</w:delText>
        </w:r>
      </w:del>
    </w:p>
    <w:p w14:paraId="28426430" w14:textId="77777777" w:rsidR="00F93DB1" w:rsidDel="001111A8" w:rsidRDefault="00F93DB1" w:rsidP="00175691">
      <w:pPr>
        <w:rPr>
          <w:del w:id="6527" w:author="VOYER Raphael" w:date="2021-06-16T11:15:00Z"/>
        </w:rPr>
      </w:pPr>
      <w:del w:id="6528" w:author="VOYER Raphael" w:date="2021-06-16T11:15:00Z">
        <w:r w:rsidDel="001111A8">
          <w:delText xml:space="preserve">11) HA VLAN </w:delText>
        </w:r>
        <w:smartTag w:uri="urn:schemas-microsoft-com:office:smarttags" w:element="stockticker">
          <w:r w:rsidDel="001111A8">
            <w:delText>CMM</w:delText>
          </w:r>
        </w:smartTag>
        <w:r w:rsidDel="001111A8">
          <w:delText xml:space="preserve"> re</w:delText>
        </w:r>
        <w:r w:rsidR="00D57736" w:rsidDel="001111A8">
          <w:delText>t</w:delText>
        </w:r>
        <w:r w:rsidDel="001111A8">
          <w:delText>urns failure to the user.</w:delText>
        </w:r>
      </w:del>
    </w:p>
    <w:p w14:paraId="160A4B6C" w14:textId="77777777" w:rsidR="00F93DB1" w:rsidRPr="00175691" w:rsidDel="001111A8" w:rsidRDefault="00F93DB1" w:rsidP="00175691">
      <w:pPr>
        <w:rPr>
          <w:del w:id="6529" w:author="VOYER Raphael" w:date="2021-06-16T11:15:00Z"/>
        </w:rPr>
      </w:pPr>
      <w:del w:id="6530" w:author="VOYER Raphael" w:date="2021-06-16T11:15:00Z">
        <w:r w:rsidDel="001111A8">
          <w:delText>12) On successful IFP creation in step 8 updates the cluster DB with all the cluster properties.</w:delText>
        </w:r>
      </w:del>
    </w:p>
    <w:p w14:paraId="23FC3ABD" w14:textId="77777777" w:rsidR="002C116C" w:rsidDel="001111A8" w:rsidRDefault="002C116C" w:rsidP="005D1CA9">
      <w:pPr>
        <w:pStyle w:val="Titre4"/>
        <w:rPr>
          <w:del w:id="6531" w:author="VOYER Raphael" w:date="2021-06-16T11:15:00Z"/>
        </w:rPr>
      </w:pPr>
    </w:p>
    <w:p w14:paraId="1E662999" w14:textId="77777777" w:rsidR="00A90CDA" w:rsidDel="001111A8" w:rsidRDefault="00A90CDA" w:rsidP="00A90CDA">
      <w:pPr>
        <w:rPr>
          <w:del w:id="6532" w:author="VOYER Raphael" w:date="2021-06-16T11:15:00Z"/>
        </w:rPr>
      </w:pPr>
    </w:p>
    <w:p w14:paraId="50568A41" w14:textId="77777777" w:rsidR="00A90CDA" w:rsidDel="001111A8" w:rsidRDefault="00A90CDA" w:rsidP="00A90CDA">
      <w:pPr>
        <w:rPr>
          <w:del w:id="6533" w:author="VOYER Raphael" w:date="2021-06-16T11:15:00Z"/>
        </w:rPr>
      </w:pPr>
    </w:p>
    <w:p w14:paraId="2302B7E2" w14:textId="77777777" w:rsidR="00A90CDA" w:rsidDel="001111A8" w:rsidRDefault="00A90CDA" w:rsidP="00A90CDA">
      <w:pPr>
        <w:rPr>
          <w:del w:id="6534" w:author="VOYER Raphael" w:date="2021-06-16T11:15:00Z"/>
        </w:rPr>
      </w:pPr>
    </w:p>
    <w:p w14:paraId="3A550B87" w14:textId="77777777" w:rsidR="00A90CDA" w:rsidRPr="00A90CDA" w:rsidDel="001111A8" w:rsidRDefault="00A90CDA" w:rsidP="00A90CDA">
      <w:pPr>
        <w:rPr>
          <w:del w:id="6535" w:author="VOYER Raphael" w:date="2021-06-16T11:15:00Z"/>
        </w:rPr>
      </w:pPr>
    </w:p>
    <w:p w14:paraId="6BA81D3F" w14:textId="77777777" w:rsidR="002C116C" w:rsidDel="001111A8" w:rsidRDefault="002C116C" w:rsidP="005D1CA9">
      <w:pPr>
        <w:pStyle w:val="Titre4"/>
        <w:rPr>
          <w:del w:id="6536" w:author="VOYER Raphael" w:date="2021-06-16T11:15:00Z"/>
        </w:rPr>
      </w:pPr>
    </w:p>
    <w:p w14:paraId="2B76E69C" w14:textId="77777777" w:rsidR="002C116C" w:rsidRPr="002C116C" w:rsidDel="001111A8" w:rsidRDefault="002C116C" w:rsidP="002C116C">
      <w:pPr>
        <w:rPr>
          <w:del w:id="6537" w:author="VOYER Raphael" w:date="2021-06-16T11:15:00Z"/>
        </w:rPr>
      </w:pPr>
    </w:p>
    <w:p w14:paraId="0B79B7BB" w14:textId="77777777" w:rsidR="002C116C" w:rsidDel="001111A8" w:rsidRDefault="002C116C" w:rsidP="002C116C">
      <w:pPr>
        <w:rPr>
          <w:del w:id="6538" w:author="VOYER Raphael" w:date="2021-06-16T11:15:00Z"/>
        </w:rPr>
      </w:pPr>
    </w:p>
    <w:p w14:paraId="578A383B" w14:textId="77777777" w:rsidR="00814E94" w:rsidDel="001111A8" w:rsidRDefault="00814E94" w:rsidP="002C116C">
      <w:pPr>
        <w:rPr>
          <w:del w:id="6539" w:author="VOYER Raphael" w:date="2021-06-16T11:15:00Z"/>
        </w:rPr>
      </w:pPr>
    </w:p>
    <w:p w14:paraId="6C9C0B38" w14:textId="77777777" w:rsidR="00814E94" w:rsidDel="001111A8" w:rsidRDefault="00814E94" w:rsidP="002C116C">
      <w:pPr>
        <w:rPr>
          <w:del w:id="6540" w:author="VOYER Raphael" w:date="2021-06-16T11:15:00Z"/>
        </w:rPr>
      </w:pPr>
    </w:p>
    <w:p w14:paraId="396750BD" w14:textId="77777777" w:rsidR="00814E94" w:rsidRPr="002C116C" w:rsidDel="001111A8" w:rsidRDefault="00814E94" w:rsidP="002C116C">
      <w:pPr>
        <w:rPr>
          <w:del w:id="6541" w:author="VOYER Raphael" w:date="2021-06-16T11:15:00Z"/>
        </w:rPr>
      </w:pPr>
    </w:p>
    <w:p w14:paraId="4B9143FE" w14:textId="77777777" w:rsidR="005D1CA9" w:rsidDel="001111A8" w:rsidRDefault="00014FB3" w:rsidP="00622755">
      <w:pPr>
        <w:pStyle w:val="Titre4"/>
        <w:rPr>
          <w:del w:id="6542" w:author="VOYER Raphael" w:date="2021-06-16T11:15:00Z"/>
        </w:rPr>
      </w:pPr>
      <w:bookmarkStart w:id="6543" w:name="_5.3.3.4_L3_Cluster_Configuration_Se"/>
      <w:bookmarkEnd w:id="6543"/>
      <w:del w:id="6544" w:author="VOYER Raphael" w:date="2021-06-16T11:15:00Z">
        <w:r w:rsidDel="001111A8">
          <w:delText>6</w:delText>
        </w:r>
        <w:r w:rsidR="00EB0EB8" w:rsidDel="001111A8">
          <w:delText>.3.3.</w:delText>
        </w:r>
        <w:r w:rsidR="00F47B44" w:rsidDel="001111A8">
          <w:delText>3</w:delText>
        </w:r>
        <w:r w:rsidR="005D1CA9" w:rsidDel="001111A8">
          <w:delText xml:space="preserve"> L3 Cluster Configuration Setting:</w:delText>
        </w:r>
      </w:del>
    </w:p>
    <w:p w14:paraId="1EEA3F3E" w14:textId="77777777" w:rsidR="002C116C" w:rsidDel="001111A8" w:rsidRDefault="00014FB3" w:rsidP="00622755">
      <w:pPr>
        <w:outlineLvl w:val="0"/>
        <w:rPr>
          <w:del w:id="6545" w:author="VOYER Raphael" w:date="2021-06-16T11:15:00Z"/>
          <w:b/>
          <w:bCs/>
        </w:rPr>
      </w:pPr>
      <w:bookmarkStart w:id="6546" w:name="_Toc381025848"/>
      <w:bookmarkStart w:id="6547" w:name="_Toc424820438"/>
      <w:del w:id="6548" w:author="VOYER Raphael" w:date="2021-06-16T11:15:00Z">
        <w:r w:rsidDel="001111A8">
          <w:rPr>
            <w:b/>
            <w:bCs/>
          </w:rPr>
          <w:delText>6</w:delText>
        </w:r>
        <w:r w:rsidR="00EB0EB8" w:rsidDel="001111A8">
          <w:rPr>
            <w:b/>
            <w:bCs/>
          </w:rPr>
          <w:delText>.3.3.</w:delText>
        </w:r>
        <w:r w:rsidR="00F47B44" w:rsidDel="001111A8">
          <w:rPr>
            <w:b/>
            <w:bCs/>
          </w:rPr>
          <w:delText>3</w:delText>
        </w:r>
        <w:r w:rsidR="004F0F43" w:rsidRPr="004F0F43" w:rsidDel="001111A8">
          <w:rPr>
            <w:b/>
            <w:bCs/>
          </w:rPr>
          <w:delText>.1 L3 cluster with static mac-address</w:delText>
        </w:r>
        <w:r w:rsidR="004F0F43" w:rsidDel="001111A8">
          <w:rPr>
            <w:b/>
            <w:bCs/>
          </w:rPr>
          <w:delText xml:space="preserve"> (ARP)</w:delText>
        </w:r>
        <w:bookmarkEnd w:id="6546"/>
        <w:bookmarkEnd w:id="6547"/>
      </w:del>
    </w:p>
    <w:p w14:paraId="1B88EA71" w14:textId="77777777" w:rsidR="00451BD3" w:rsidRPr="002C116C" w:rsidDel="001111A8" w:rsidRDefault="00C83BFC" w:rsidP="00855336">
      <w:pPr>
        <w:rPr>
          <w:del w:id="6549" w:author="VOYER Raphael" w:date="2021-06-16T11:15:00Z"/>
          <w:b/>
          <w:bCs/>
        </w:rPr>
      </w:pPr>
      <w:del w:id="6550" w:author="VOYER Raphael" w:date="2021-06-16T11:15:00Z">
        <w:r w:rsidDel="001111A8">
          <w:object w:dxaOrig="11035" w:dyaOrig="11589" w14:anchorId="23C6F672">
            <v:shape id="_x0000_i1031" type="#_x0000_t75" style="width:467.75pt;height:491.4pt" o:ole="">
              <v:imagedata r:id="rId34" o:title=""/>
            </v:shape>
            <o:OLEObject Type="Embed" ProgID="Visio.Drawing.6" ShapeID="_x0000_i1031" DrawAspect="Content" ObjectID="_1688451572" r:id="rId35"/>
          </w:object>
        </w:r>
      </w:del>
    </w:p>
    <w:p w14:paraId="6E96BE60" w14:textId="77777777" w:rsidR="00EF63EA" w:rsidDel="001111A8" w:rsidRDefault="00EF63EA" w:rsidP="00EF63EA">
      <w:pPr>
        <w:keepNext/>
        <w:ind w:firstLine="720"/>
        <w:rPr>
          <w:del w:id="6551" w:author="VOYER Raphael" w:date="2021-06-16T11:15:00Z"/>
        </w:rPr>
      </w:pPr>
    </w:p>
    <w:p w14:paraId="28125419" w14:textId="77777777" w:rsidR="002C116C" w:rsidDel="001111A8" w:rsidRDefault="00EF63EA" w:rsidP="00622755">
      <w:pPr>
        <w:pStyle w:val="Lgende"/>
        <w:ind w:left="2160" w:firstLine="720"/>
        <w:outlineLvl w:val="0"/>
        <w:rPr>
          <w:del w:id="6552" w:author="VOYER Raphael" w:date="2021-06-16T11:15:00Z"/>
        </w:rPr>
      </w:pPr>
      <w:bookmarkStart w:id="6553" w:name="_Toc381025849"/>
      <w:bookmarkStart w:id="6554" w:name="_Toc424820439"/>
      <w:bookmarkStart w:id="6555" w:name="_Toc436661312"/>
      <w:del w:id="6556"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13</w:delText>
        </w:r>
        <w:r w:rsidR="004F358F" w:rsidDel="001111A8">
          <w:rPr>
            <w:noProof/>
          </w:rPr>
          <w:fldChar w:fldCharType="end"/>
        </w:r>
        <w:r w:rsidDel="001111A8">
          <w:delText>: L3 Cluster</w:delText>
        </w:r>
        <w:bookmarkEnd w:id="6553"/>
        <w:bookmarkEnd w:id="6554"/>
        <w:bookmarkEnd w:id="6555"/>
      </w:del>
    </w:p>
    <w:p w14:paraId="62311A39" w14:textId="77777777" w:rsidR="002C116C" w:rsidDel="001111A8" w:rsidRDefault="002C116C" w:rsidP="00622755">
      <w:pPr>
        <w:pStyle w:val="Titre4"/>
        <w:rPr>
          <w:del w:id="6557" w:author="VOYER Raphael" w:date="2021-06-16T11:15:00Z"/>
        </w:rPr>
      </w:pPr>
      <w:del w:id="6558" w:author="VOYER Raphael" w:date="2021-06-16T11:15:00Z">
        <w:r w:rsidDel="001111A8">
          <w:delText>Detailed Steps:</w:delText>
        </w:r>
      </w:del>
    </w:p>
    <w:p w14:paraId="10C7E011" w14:textId="77777777" w:rsidR="002C116C" w:rsidDel="001111A8" w:rsidRDefault="002C116C" w:rsidP="002C116C">
      <w:pPr>
        <w:ind w:right="540"/>
        <w:rPr>
          <w:del w:id="6559" w:author="VOYER Raphael" w:date="2021-06-16T11:15:00Z"/>
        </w:rPr>
      </w:pPr>
      <w:del w:id="6560"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L3 cluster with parameters: cluster-id/ip-addr/mac-address/portlist</w:delText>
        </w:r>
      </w:del>
    </w:p>
    <w:p w14:paraId="5EEB9A1B" w14:textId="77777777" w:rsidR="002C116C" w:rsidDel="001111A8" w:rsidRDefault="002C116C" w:rsidP="002C116C">
      <w:pPr>
        <w:rPr>
          <w:del w:id="6561" w:author="VOYER Raphael" w:date="2021-06-16T11:15:00Z"/>
        </w:rPr>
      </w:pPr>
      <w:del w:id="6562" w:author="VOYER Raphael" w:date="2021-06-16T11:15:00Z">
        <w:r w:rsidDel="001111A8">
          <w:delText>2) The following sanity checks are performed</w:delText>
        </w:r>
      </w:del>
    </w:p>
    <w:p w14:paraId="0F83E4EA" w14:textId="77777777" w:rsidR="002C116C" w:rsidDel="001111A8" w:rsidRDefault="002C116C" w:rsidP="002C116C">
      <w:pPr>
        <w:rPr>
          <w:del w:id="6563" w:author="VOYER Raphael" w:date="2021-06-16T11:15:00Z"/>
        </w:rPr>
      </w:pPr>
      <w:del w:id="6564" w:author="VOYER Raphael" w:date="2021-06-16T11:15:00Z">
        <w:r w:rsidDel="001111A8">
          <w:delText xml:space="preserve">     a) Cluster Id specified should be valid</w:delText>
        </w:r>
      </w:del>
    </w:p>
    <w:p w14:paraId="51F19616" w14:textId="77777777" w:rsidR="002C116C" w:rsidDel="001111A8" w:rsidRDefault="002C116C" w:rsidP="002C116C">
      <w:pPr>
        <w:rPr>
          <w:del w:id="6565" w:author="VOYER Raphael" w:date="2021-06-16T11:15:00Z"/>
        </w:rPr>
      </w:pPr>
      <w:del w:id="6566" w:author="VOYER Raphael" w:date="2021-06-16T11:15:00Z">
        <w:r w:rsidDel="001111A8">
          <w:delText xml:space="preserve">     b) Cluster id should have been configured with L3mode.</w:delText>
        </w:r>
      </w:del>
    </w:p>
    <w:p w14:paraId="3C17A2DC" w14:textId="77777777" w:rsidR="002C116C" w:rsidDel="001111A8" w:rsidRDefault="002C116C" w:rsidP="002C116C">
      <w:pPr>
        <w:rPr>
          <w:del w:id="6567" w:author="VOYER Raphael" w:date="2021-06-16T11:15:00Z"/>
        </w:rPr>
      </w:pPr>
      <w:del w:id="6568" w:author="VOYER Raphael" w:date="2021-06-16T11:15:00Z">
        <w:r w:rsidDel="001111A8">
          <w:delText xml:space="preserve">     c) Cluster Limit should not have been reached</w:delText>
        </w:r>
      </w:del>
    </w:p>
    <w:p w14:paraId="71CF95BB" w14:textId="77777777" w:rsidR="002C116C" w:rsidDel="001111A8" w:rsidRDefault="002C116C" w:rsidP="002C116C">
      <w:pPr>
        <w:rPr>
          <w:del w:id="6569" w:author="VOYER Raphael" w:date="2021-06-16T11:15:00Z"/>
        </w:rPr>
      </w:pPr>
      <w:del w:id="6570" w:author="VOYER Raphael" w:date="2021-06-16T11:15:00Z">
        <w:r w:rsidDel="001111A8">
          <w:delText xml:space="preserve">     d) Slot/Port should be valid</w:delText>
        </w:r>
      </w:del>
    </w:p>
    <w:p w14:paraId="43B00F89" w14:textId="77777777" w:rsidR="002C116C" w:rsidDel="001111A8" w:rsidRDefault="009F5A35" w:rsidP="002C116C">
      <w:pPr>
        <w:rPr>
          <w:del w:id="6571" w:author="VOYER Raphael" w:date="2021-06-16T11:15:00Z"/>
        </w:rPr>
      </w:pPr>
      <w:del w:id="6572" w:author="VOYER Raphael" w:date="2021-06-16T11:15:00Z">
        <w:r w:rsidDel="001111A8">
          <w:delText xml:space="preserve">     e</w:delText>
        </w:r>
        <w:r w:rsidR="00451BD3" w:rsidDel="001111A8">
          <w:delText xml:space="preserve">) haVlan </w:delText>
        </w:r>
        <w:r w:rsidR="0038795D" w:rsidDel="001111A8">
          <w:delText xml:space="preserve">uses a shared library </w:delText>
        </w:r>
        <w:smartTag w:uri="urn:schemas-microsoft-com:office:smarttags" w:element="stockticker">
          <w:r w:rsidR="0038795D" w:rsidDel="001111A8">
            <w:delText>API</w:delText>
          </w:r>
        </w:smartTag>
        <w:r w:rsidR="0038795D" w:rsidDel="001111A8">
          <w:delText xml:space="preserve"> from </w:delText>
        </w:r>
        <w:r w:rsidR="00451BD3" w:rsidDel="001111A8">
          <w:delText xml:space="preserve"> IP </w:delText>
        </w:r>
        <w:smartTag w:uri="urn:schemas-microsoft-com:office:smarttags" w:element="stockticker">
          <w:r w:rsidR="00451BD3" w:rsidDel="001111A8">
            <w:delText>CMM</w:delText>
          </w:r>
        </w:smartTag>
        <w:r w:rsidR="00451BD3" w:rsidDel="001111A8">
          <w:delText xml:space="preserve"> to get the IP interface details.</w:delText>
        </w:r>
        <w:r w:rsidR="00040BC2" w:rsidDel="001111A8">
          <w:delText>.</w:delText>
        </w:r>
      </w:del>
    </w:p>
    <w:p w14:paraId="5450C420" w14:textId="77777777" w:rsidR="002C116C" w:rsidDel="001111A8" w:rsidRDefault="009F5A35" w:rsidP="002C116C">
      <w:pPr>
        <w:rPr>
          <w:del w:id="6573" w:author="VOYER Raphael" w:date="2021-06-16T11:15:00Z"/>
        </w:rPr>
      </w:pPr>
      <w:del w:id="6574" w:author="VOYER Raphael" w:date="2021-06-16T11:15:00Z">
        <w:r w:rsidDel="001111A8">
          <w:delText xml:space="preserve">     f</w:delText>
        </w:r>
        <w:r w:rsidR="002C116C" w:rsidDel="001111A8">
          <w:delText>) Mac-address should be a valid unicast/multicast mac</w:delText>
        </w:r>
      </w:del>
    </w:p>
    <w:p w14:paraId="3980D2CC" w14:textId="77777777" w:rsidR="002C116C" w:rsidDel="001111A8" w:rsidRDefault="002C116C" w:rsidP="002C116C">
      <w:pPr>
        <w:rPr>
          <w:del w:id="6575" w:author="VOYER Raphael" w:date="2021-06-16T11:15:00Z"/>
        </w:rPr>
      </w:pPr>
      <w:del w:id="6576" w:author="VOYER Raphael" w:date="2021-06-16T11:15:00Z">
        <w:r w:rsidDel="001111A8">
          <w:delText xml:space="preserve">          (Reserved mac-address cannot be input)</w:delText>
        </w:r>
      </w:del>
    </w:p>
    <w:p w14:paraId="1E23A76A" w14:textId="77777777" w:rsidR="009F5A35" w:rsidDel="001111A8" w:rsidRDefault="009F5A35" w:rsidP="002C116C">
      <w:pPr>
        <w:rPr>
          <w:del w:id="6577" w:author="VOYER Raphael" w:date="2021-06-16T11:15:00Z"/>
        </w:rPr>
      </w:pPr>
      <w:del w:id="6578" w:author="VOYER Raphael" w:date="2021-06-16T11:15:00Z">
        <w:r w:rsidDel="001111A8">
          <w:delText>3) Returns error if sanity checks fail.</w:delText>
        </w:r>
      </w:del>
    </w:p>
    <w:p w14:paraId="58DA560A" w14:textId="77777777" w:rsidR="00040BC2" w:rsidDel="001111A8" w:rsidRDefault="00451BD3" w:rsidP="00040BC2">
      <w:pPr>
        <w:rPr>
          <w:del w:id="6579" w:author="VOYER Raphael" w:date="2021-06-16T11:15:00Z"/>
        </w:rPr>
      </w:pPr>
      <w:del w:id="6580" w:author="VOYER Raphael" w:date="2021-06-16T11:15:00Z">
        <w:r w:rsidDel="001111A8">
          <w:delText>4</w:delText>
        </w:r>
        <w:r w:rsidR="00040BC2" w:rsidDel="001111A8">
          <w:delText xml:space="preserve">) If sanity checks pass then a message is sent to IPCMM to create and ARP entry with </w:delText>
        </w:r>
      </w:del>
    </w:p>
    <w:p w14:paraId="4B2390E1" w14:textId="77777777" w:rsidR="00040BC2" w:rsidDel="001111A8" w:rsidRDefault="00040BC2" w:rsidP="00040BC2">
      <w:pPr>
        <w:rPr>
          <w:del w:id="6581" w:author="VOYER Raphael" w:date="2021-06-16T11:15:00Z"/>
        </w:rPr>
      </w:pPr>
      <w:del w:id="6582" w:author="VOYER Raphael" w:date="2021-06-16T11:15:00Z">
        <w:r w:rsidDel="001111A8">
          <w:delText xml:space="preserve">    Specified IP mac and the </w:delText>
        </w:r>
        <w:r w:rsidR="0038795D" w:rsidDel="001111A8">
          <w:delText>dummy</w:delText>
        </w:r>
        <w:r w:rsidDel="001111A8">
          <w:delText xml:space="preserve"> port.</w:delText>
        </w:r>
      </w:del>
    </w:p>
    <w:p w14:paraId="2E79DA03" w14:textId="77777777" w:rsidR="00040BC2" w:rsidDel="001111A8" w:rsidRDefault="00451BD3" w:rsidP="00040BC2">
      <w:pPr>
        <w:rPr>
          <w:del w:id="6583" w:author="VOYER Raphael" w:date="2021-06-16T11:15:00Z"/>
        </w:rPr>
      </w:pPr>
      <w:del w:id="6584" w:author="VOYER Raphael" w:date="2021-06-16T11:15:00Z">
        <w:r w:rsidDel="001111A8">
          <w:delText>5</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w:delText>
        </w:r>
        <w:r w:rsidDel="001111A8">
          <w:delText>creates the ARP entry.</w:delText>
        </w:r>
      </w:del>
    </w:p>
    <w:p w14:paraId="13AD6981" w14:textId="77777777" w:rsidR="002C116C" w:rsidDel="001111A8" w:rsidRDefault="00040BC2" w:rsidP="002C116C">
      <w:pPr>
        <w:rPr>
          <w:del w:id="6585" w:author="VOYER Raphael" w:date="2021-06-16T11:15:00Z"/>
        </w:rPr>
      </w:pPr>
      <w:del w:id="6586" w:author="VOYER Raphael" w:date="2021-06-16T11:15:00Z">
        <w:r w:rsidDel="001111A8">
          <w:delText>6</w:delText>
        </w:r>
        <w:r w:rsidR="002C116C" w:rsidDel="001111A8">
          <w:delText>)</w:delText>
        </w:r>
        <w:r w:rsidR="00567606" w:rsidRPr="00567606" w:rsidDel="001111A8">
          <w:delText xml:space="preserve"> </w:delText>
        </w:r>
        <w:r w:rsidR="00567606" w:rsidDel="001111A8">
          <w:delText>If 2 e) returns an enabled IP interface</w:delText>
        </w:r>
        <w:r w:rsidR="002C116C" w:rsidDel="001111A8">
          <w:delText xml:space="preserve"> </w:delText>
        </w:r>
        <w:r w:rsidR="00567606" w:rsidDel="001111A8">
          <w:delText>then proceed until 16).</w:delText>
        </w:r>
        <w:r w:rsidDel="001111A8">
          <w:delText>T</w:delText>
        </w:r>
        <w:r w:rsidR="002C116C" w:rsidDel="001111A8">
          <w:delText xml:space="preserve">hen a message is sent to SLN </w:delText>
        </w:r>
        <w:smartTag w:uri="urn:schemas-microsoft-com:office:smarttags" w:element="stockticker">
          <w:r w:rsidR="002C116C" w:rsidDel="001111A8">
            <w:delText>CMM</w:delText>
          </w:r>
        </w:smartTag>
        <w:r w:rsidR="002C116C" w:rsidDel="001111A8">
          <w:delText xml:space="preserve"> to </w:delText>
        </w:r>
        <w:r w:rsidR="00C83BFC" w:rsidDel="001111A8">
          <w:delText xml:space="preserve">  </w:delText>
        </w:r>
        <w:r w:rsidR="002C116C" w:rsidDel="001111A8">
          <w:delText>to Program the given port</w:delText>
        </w:r>
        <w:r w:rsidDel="001111A8">
          <w:delText xml:space="preserve"> list</w:delText>
        </w:r>
      </w:del>
    </w:p>
    <w:p w14:paraId="7EB5271E" w14:textId="77777777" w:rsidR="00C83BFC" w:rsidDel="001111A8" w:rsidRDefault="00C83BFC" w:rsidP="002C116C">
      <w:pPr>
        <w:rPr>
          <w:del w:id="6587" w:author="VOYER Raphael" w:date="2021-06-16T11:15:00Z"/>
        </w:rPr>
      </w:pPr>
      <w:del w:id="6588" w:author="VOYER Raphael" w:date="2021-06-16T11:15:00Z">
        <w:r w:rsidDel="001111A8">
          <w:delText xml:space="preserve">7) SL </w:delText>
        </w:r>
        <w:smartTag w:uri="urn:schemas-microsoft-com:office:smarttags" w:element="stockticker">
          <w:r w:rsidDel="001111A8">
            <w:delText>CMM</w:delText>
          </w:r>
        </w:smartTag>
        <w:r w:rsidDel="001111A8">
          <w:delText xml:space="preserve"> programs the L2mc index with port specified.</w:delText>
        </w:r>
      </w:del>
    </w:p>
    <w:p w14:paraId="06AA9F04" w14:textId="77777777" w:rsidR="00B83E2A" w:rsidDel="001111A8" w:rsidRDefault="00C83BFC" w:rsidP="002C116C">
      <w:pPr>
        <w:rPr>
          <w:del w:id="6589" w:author="VOYER Raphael" w:date="2021-06-16T11:15:00Z"/>
        </w:rPr>
      </w:pPr>
      <w:del w:id="6590" w:author="VOYER Raphael" w:date="2021-06-16T11:15:00Z">
        <w:r w:rsidDel="001111A8">
          <w:delText>8)</w:delText>
        </w:r>
        <w:r w:rsidR="00040BC2" w:rsidDel="001111A8">
          <w:delText xml:space="preserve"> HA VLAN </w:delText>
        </w:r>
        <w:smartTag w:uri="urn:schemas-microsoft-com:office:smarttags" w:element="stockticker">
          <w:r w:rsidR="00040BC2" w:rsidDel="001111A8">
            <w:delText>CMM</w:delText>
          </w:r>
        </w:smartTag>
        <w:r w:rsidR="00040BC2" w:rsidDel="001111A8">
          <w:delText xml:space="preserve"> s</w:delText>
        </w:r>
        <w:r w:rsidR="002C116C" w:rsidDel="001111A8">
          <w:delText xml:space="preserve">ends a request to QOS </w:delText>
        </w:r>
        <w:smartTag w:uri="urn:schemas-microsoft-com:office:smarttags" w:element="stockticker">
          <w:r w:rsidR="002C116C" w:rsidDel="001111A8">
            <w:delText>CMM</w:delText>
          </w:r>
        </w:smartTag>
        <w:r w:rsidR="002C116C" w:rsidDel="001111A8">
          <w:delText xml:space="preserve"> to create an IFP entry with the </w:delText>
        </w:r>
        <w:r w:rsidR="00040BC2" w:rsidDel="001111A8">
          <w:delText xml:space="preserve"> </w:delText>
        </w:r>
        <w:r w:rsidR="002C116C" w:rsidDel="001111A8">
          <w:delText xml:space="preserve">specified </w:delText>
        </w:r>
        <w:r w:rsidR="00B83E2A" w:rsidDel="001111A8">
          <w:delText>IP</w:delText>
        </w:r>
        <w:r w:rsidR="002C116C" w:rsidDel="001111A8">
          <w:delText xml:space="preserve"> and redirect to the M</w:delText>
        </w:r>
        <w:r w:rsidR="00040BC2" w:rsidDel="001111A8">
          <w:delText>C_INDEX returned by SL in step 7</w:delText>
        </w:r>
        <w:r w:rsidR="00B83E2A" w:rsidDel="001111A8">
          <w:delText xml:space="preserve"> and a VFP entry to match cluster IP</w:delText>
        </w:r>
        <w:r w:rsidDel="001111A8">
          <w:delText xml:space="preserve"> a</w:delText>
        </w:r>
        <w:r w:rsidR="00B83E2A" w:rsidDel="001111A8">
          <w:delText>nd action to disable vlan checks.</w:delText>
        </w:r>
      </w:del>
    </w:p>
    <w:p w14:paraId="5AA30C55" w14:textId="77777777" w:rsidR="00C83BFC" w:rsidDel="001111A8" w:rsidRDefault="00C83BFC" w:rsidP="002C116C">
      <w:pPr>
        <w:rPr>
          <w:del w:id="6591" w:author="VOYER Raphael" w:date="2021-06-16T11:15:00Z"/>
        </w:rPr>
      </w:pPr>
      <w:del w:id="6592" w:author="VOYER Raphael" w:date="2021-06-16T11:15:00Z">
        <w:r w:rsidDel="001111A8">
          <w:delText>9)</w:delText>
        </w:r>
        <w:r w:rsidR="002C116C" w:rsidDel="001111A8">
          <w:delText xml:space="preserve"> QOS Creates an IFP</w:delText>
        </w:r>
        <w:r w:rsidR="00B83E2A" w:rsidDel="001111A8">
          <w:delText>/VFP</w:delText>
        </w:r>
        <w:r w:rsidR="002C116C" w:rsidDel="001111A8">
          <w:delText xml:space="preserve"> in hardware if entry is free </w:delText>
        </w:r>
      </w:del>
    </w:p>
    <w:p w14:paraId="3C1CF557" w14:textId="77777777" w:rsidR="002C116C" w:rsidDel="001111A8" w:rsidRDefault="00C83BFC" w:rsidP="002C116C">
      <w:pPr>
        <w:rPr>
          <w:del w:id="6593" w:author="VOYER Raphael" w:date="2021-06-16T11:15:00Z"/>
        </w:rPr>
      </w:pPr>
      <w:del w:id="6594" w:author="VOYER Raphael" w:date="2021-06-16T11:15:00Z">
        <w:r w:rsidDel="001111A8">
          <w:delText>10) E</w:delText>
        </w:r>
        <w:r w:rsidR="002C116C" w:rsidDel="001111A8">
          <w:delText>lse returns failure</w:delText>
        </w:r>
      </w:del>
    </w:p>
    <w:p w14:paraId="3DFCE9FD" w14:textId="77777777" w:rsidR="002C116C" w:rsidDel="001111A8" w:rsidRDefault="00C83BFC" w:rsidP="002C116C">
      <w:pPr>
        <w:rPr>
          <w:del w:id="6595" w:author="VOYER Raphael" w:date="2021-06-16T11:15:00Z"/>
        </w:rPr>
      </w:pPr>
      <w:del w:id="6596" w:author="VOYER Raphael" w:date="2021-06-16T11:15:00Z">
        <w:r w:rsidDel="001111A8">
          <w:delText>11</w:delText>
        </w:r>
        <w:r w:rsidR="002C116C" w:rsidDel="001111A8">
          <w:delText xml:space="preserve">) On failure </w:delText>
        </w:r>
        <w:r w:rsidDel="001111A8">
          <w:delText xml:space="preserve">in 9 </w:delText>
        </w:r>
        <w:r w:rsidR="002C116C" w:rsidDel="001111A8">
          <w:delText xml:space="preserve">HAVLAN </w:delText>
        </w:r>
        <w:smartTag w:uri="urn:schemas-microsoft-com:office:smarttags" w:element="stockticker">
          <w:r w:rsidR="002C116C" w:rsidDel="001111A8">
            <w:delText>CMM</w:delText>
          </w:r>
        </w:smartTag>
        <w:r w:rsidR="002C116C" w:rsidDel="001111A8">
          <w:delText xml:space="preserve"> requests the </w:delText>
        </w:r>
        <w:r w:rsidR="00040BC2" w:rsidDel="001111A8">
          <w:delText xml:space="preserve">IP </w:delText>
        </w:r>
        <w:smartTag w:uri="urn:schemas-microsoft-com:office:smarttags" w:element="stockticker">
          <w:r w:rsidR="00040BC2" w:rsidDel="001111A8">
            <w:delText>CMM</w:delText>
          </w:r>
        </w:smartTag>
        <w:r w:rsidR="00040BC2" w:rsidDel="001111A8">
          <w:delText xml:space="preserve"> to flush ARP and </w:delText>
        </w:r>
        <w:r w:rsidR="002C116C" w:rsidDel="001111A8">
          <w:delText xml:space="preserve">SL </w:delText>
        </w:r>
        <w:smartTag w:uri="urn:schemas-microsoft-com:office:smarttags" w:element="stockticker">
          <w:r w:rsidR="002C116C" w:rsidDel="001111A8">
            <w:delText>CMM</w:delText>
          </w:r>
        </w:smartTag>
        <w:r w:rsidR="002C116C" w:rsidDel="001111A8">
          <w:delText xml:space="preserve"> to flush the MC_INDEX </w:delText>
        </w:r>
        <w:r w:rsidDel="001111A8">
          <w:delText xml:space="preserve"> </w:delText>
        </w:r>
        <w:r w:rsidR="002C116C" w:rsidDel="001111A8">
          <w:delText xml:space="preserve">allocated </w:delText>
        </w:r>
        <w:r w:rsidR="00040BC2" w:rsidDel="001111A8">
          <w:delText>.</w:delText>
        </w:r>
      </w:del>
    </w:p>
    <w:p w14:paraId="2AA97184" w14:textId="77777777" w:rsidR="00040BC2" w:rsidDel="001111A8" w:rsidRDefault="00C83BFC" w:rsidP="002C116C">
      <w:pPr>
        <w:rPr>
          <w:del w:id="6597" w:author="VOYER Raphael" w:date="2021-06-16T11:15:00Z"/>
        </w:rPr>
      </w:pPr>
      <w:del w:id="6598" w:author="VOYER Raphael" w:date="2021-06-16T11:15:00Z">
        <w:r w:rsidDel="001111A8">
          <w:delText>12</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deletes ARP entry.</w:delText>
        </w:r>
      </w:del>
    </w:p>
    <w:p w14:paraId="4174B04A" w14:textId="77777777" w:rsidR="002C116C" w:rsidDel="001111A8" w:rsidRDefault="00C83BFC" w:rsidP="002C116C">
      <w:pPr>
        <w:rPr>
          <w:del w:id="6599" w:author="VOYER Raphael" w:date="2021-06-16T11:15:00Z"/>
        </w:rPr>
      </w:pPr>
      <w:del w:id="6600" w:author="VOYER Raphael" w:date="2021-06-16T11:15:00Z">
        <w:r w:rsidDel="001111A8">
          <w:delText>13</w:delText>
        </w:r>
        <w:r w:rsidR="002C116C" w:rsidDel="001111A8">
          <w:delText xml:space="preserve">)  SL </w:delText>
        </w:r>
        <w:smartTag w:uri="urn:schemas-microsoft-com:office:smarttags" w:element="stockticker">
          <w:r w:rsidR="002C116C" w:rsidDel="001111A8">
            <w:delText>CMM</w:delText>
          </w:r>
        </w:smartTag>
        <w:r w:rsidR="002C116C" w:rsidDel="001111A8">
          <w:delText xml:space="preserve"> flushes the mc-index</w:delText>
        </w:r>
      </w:del>
    </w:p>
    <w:p w14:paraId="349BF0D5" w14:textId="77777777" w:rsidR="002C116C" w:rsidDel="001111A8" w:rsidRDefault="00C83BFC" w:rsidP="002C116C">
      <w:pPr>
        <w:rPr>
          <w:del w:id="6601" w:author="VOYER Raphael" w:date="2021-06-16T11:15:00Z"/>
        </w:rPr>
      </w:pPr>
      <w:del w:id="6602" w:author="VOYER Raphael" w:date="2021-06-16T11:15:00Z">
        <w:r w:rsidDel="001111A8">
          <w:delText>14</w:delText>
        </w:r>
        <w:r w:rsidR="002C116C" w:rsidDel="001111A8">
          <w:delText xml:space="preserve">) HA VLAN </w:delText>
        </w:r>
        <w:smartTag w:uri="urn:schemas-microsoft-com:office:smarttags" w:element="stockticker">
          <w:r w:rsidR="002C116C" w:rsidDel="001111A8">
            <w:delText>CMM</w:delText>
          </w:r>
        </w:smartTag>
        <w:r w:rsidR="002C116C" w:rsidDel="001111A8">
          <w:delText xml:space="preserve"> reurns failure to the user.</w:delText>
        </w:r>
      </w:del>
    </w:p>
    <w:p w14:paraId="5D72EF13" w14:textId="77777777" w:rsidR="002C116C" w:rsidRPr="00175691" w:rsidDel="001111A8" w:rsidRDefault="00C83BFC" w:rsidP="002C116C">
      <w:pPr>
        <w:rPr>
          <w:del w:id="6603" w:author="VOYER Raphael" w:date="2021-06-16T11:15:00Z"/>
        </w:rPr>
      </w:pPr>
      <w:del w:id="6604" w:author="VOYER Raphael" w:date="2021-06-16T11:15:00Z">
        <w:r w:rsidDel="001111A8">
          <w:delText>15</w:delText>
        </w:r>
        <w:r w:rsidR="002C116C" w:rsidDel="001111A8">
          <w:delText>) On s</w:delText>
        </w:r>
        <w:r w:rsidR="00040BC2" w:rsidDel="001111A8">
          <w:delText>uccessful IFP creation in step 12</w:delText>
        </w:r>
        <w:r w:rsidR="002C116C" w:rsidDel="001111A8">
          <w:delText xml:space="preserve"> updates the cluster DB with all the cluster properties.</w:delText>
        </w:r>
      </w:del>
    </w:p>
    <w:p w14:paraId="1D4A819F" w14:textId="77777777" w:rsidR="002C116C" w:rsidDel="001111A8" w:rsidRDefault="002C116C" w:rsidP="00855336">
      <w:pPr>
        <w:rPr>
          <w:del w:id="6605" w:author="VOYER Raphael" w:date="2021-06-16T11:15:00Z"/>
        </w:rPr>
      </w:pPr>
    </w:p>
    <w:p w14:paraId="4E5B82CF" w14:textId="77777777" w:rsidR="00697FB2" w:rsidDel="001111A8" w:rsidRDefault="00697FB2" w:rsidP="00855336">
      <w:pPr>
        <w:rPr>
          <w:del w:id="6606" w:author="VOYER Raphael" w:date="2021-06-16T11:15:00Z"/>
        </w:rPr>
      </w:pPr>
    </w:p>
    <w:p w14:paraId="27B61512" w14:textId="77777777" w:rsidR="00697FB2" w:rsidDel="001111A8" w:rsidRDefault="00014FB3" w:rsidP="00622755">
      <w:pPr>
        <w:outlineLvl w:val="0"/>
        <w:rPr>
          <w:del w:id="6607" w:author="VOYER Raphael" w:date="2021-06-16T11:15:00Z"/>
          <w:b/>
          <w:bCs/>
        </w:rPr>
      </w:pPr>
      <w:bookmarkStart w:id="6608" w:name="_Toc381025850"/>
      <w:bookmarkStart w:id="6609" w:name="_Toc424820440"/>
      <w:del w:id="6610" w:author="VOYER Raphael" w:date="2021-06-16T11:15:00Z">
        <w:r w:rsidDel="001111A8">
          <w:rPr>
            <w:b/>
            <w:bCs/>
          </w:rPr>
          <w:delText>6</w:delText>
        </w:r>
        <w:r w:rsidR="00EB0EB8" w:rsidDel="001111A8">
          <w:rPr>
            <w:b/>
            <w:bCs/>
          </w:rPr>
          <w:delText>.3.3.</w:delText>
        </w:r>
        <w:r w:rsidR="00F47B44" w:rsidDel="001111A8">
          <w:rPr>
            <w:b/>
            <w:bCs/>
          </w:rPr>
          <w:delText>3</w:delText>
        </w:r>
        <w:r w:rsidR="00697FB2" w:rsidDel="001111A8">
          <w:rPr>
            <w:b/>
            <w:bCs/>
          </w:rPr>
          <w:delText>.2</w:delText>
        </w:r>
        <w:r w:rsidR="00697FB2" w:rsidRPr="004F0F43" w:rsidDel="001111A8">
          <w:rPr>
            <w:b/>
            <w:bCs/>
          </w:rPr>
          <w:delText xml:space="preserve"> L3 cluster with </w:delText>
        </w:r>
        <w:r w:rsidR="00697FB2" w:rsidDel="001111A8">
          <w:rPr>
            <w:b/>
            <w:bCs/>
          </w:rPr>
          <w:delText>dynamic</w:delText>
        </w:r>
        <w:r w:rsidR="00697FB2" w:rsidRPr="004F0F43" w:rsidDel="001111A8">
          <w:rPr>
            <w:b/>
            <w:bCs/>
          </w:rPr>
          <w:delText xml:space="preserve"> mac-address</w:delText>
        </w:r>
        <w:r w:rsidR="00697FB2" w:rsidDel="001111A8">
          <w:rPr>
            <w:b/>
            <w:bCs/>
          </w:rPr>
          <w:delText xml:space="preserve"> (ARP)</w:delText>
        </w:r>
        <w:bookmarkEnd w:id="6608"/>
        <w:bookmarkEnd w:id="6609"/>
      </w:del>
    </w:p>
    <w:p w14:paraId="0F530D2A" w14:textId="77777777" w:rsidR="00697FB2" w:rsidDel="001111A8" w:rsidRDefault="00697FB2" w:rsidP="00697FB2">
      <w:pPr>
        <w:rPr>
          <w:del w:id="6611" w:author="VOYER Raphael" w:date="2021-06-16T11:15:00Z"/>
          <w:bCs/>
        </w:rPr>
      </w:pPr>
      <w:del w:id="6612" w:author="VOYER Raphael" w:date="2021-06-16T11:15:00Z">
        <w:r w:rsidDel="001111A8">
          <w:rPr>
            <w:b/>
            <w:bCs/>
          </w:rPr>
          <w:delText xml:space="preserve">   </w:delText>
        </w:r>
        <w:r w:rsidDel="001111A8">
          <w:rPr>
            <w:bCs/>
          </w:rPr>
          <w:delText>Same as the case of L3 cluster with static mac-address with the following exception</w:delText>
        </w:r>
      </w:del>
    </w:p>
    <w:p w14:paraId="002CAB86" w14:textId="77777777" w:rsidR="00697FB2" w:rsidDel="001111A8" w:rsidRDefault="00697FB2" w:rsidP="00697FB2">
      <w:pPr>
        <w:numPr>
          <w:ilvl w:val="0"/>
          <w:numId w:val="21"/>
        </w:numPr>
        <w:rPr>
          <w:del w:id="6613" w:author="VOYER Raphael" w:date="2021-06-16T11:15:00Z"/>
          <w:bCs/>
        </w:rPr>
      </w:pPr>
      <w:del w:id="6614" w:author="VOYER Raphael" w:date="2021-06-16T11:15:00Z">
        <w:r w:rsidDel="001111A8">
          <w:rPr>
            <w:bCs/>
          </w:rPr>
          <w:delText xml:space="preserve">The IP </w:delText>
        </w:r>
        <w:smartTag w:uri="urn:schemas-microsoft-com:office:smarttags" w:element="stockticker">
          <w:r w:rsidDel="001111A8">
            <w:rPr>
              <w:bCs/>
            </w:rPr>
            <w:delText>CMM</w:delText>
          </w:r>
        </w:smartTag>
        <w:r w:rsidDel="001111A8">
          <w:rPr>
            <w:bCs/>
          </w:rPr>
          <w:delText xml:space="preserve"> when receives a dynamic ARP entry for the cluster mac-address it should use</w:delText>
        </w:r>
      </w:del>
    </w:p>
    <w:p w14:paraId="4CBCEE0C" w14:textId="77777777" w:rsidR="00CC2F03" w:rsidDel="001111A8" w:rsidRDefault="00BD71E1" w:rsidP="00697FB2">
      <w:pPr>
        <w:ind w:left="360"/>
        <w:rPr>
          <w:del w:id="6615" w:author="VOYER Raphael" w:date="2021-06-16T11:15:00Z"/>
          <w:bCs/>
        </w:rPr>
      </w:pPr>
      <w:del w:id="6616" w:author="VOYER Raphael" w:date="2021-06-16T11:15:00Z">
        <w:r w:rsidDel="001111A8">
          <w:rPr>
            <w:bCs/>
          </w:rPr>
          <w:delText xml:space="preserve">   t</w:delText>
        </w:r>
        <w:r w:rsidR="00697FB2" w:rsidDel="001111A8">
          <w:rPr>
            <w:bCs/>
          </w:rPr>
          <w:delText xml:space="preserve">he mac-address from ARP reply and the port should be always the </w:delText>
        </w:r>
        <w:r w:rsidR="00CC2F03" w:rsidDel="001111A8">
          <w:rPr>
            <w:bCs/>
          </w:rPr>
          <w:delText xml:space="preserve">egress </w:delText>
        </w:r>
        <w:r w:rsidR="00697FB2" w:rsidDel="001111A8">
          <w:rPr>
            <w:bCs/>
          </w:rPr>
          <w:delText>port</w:delText>
        </w:r>
        <w:r w:rsidR="00CC2F03" w:rsidDel="001111A8">
          <w:rPr>
            <w:bCs/>
          </w:rPr>
          <w:delText xml:space="preserve"> specified</w:delText>
        </w:r>
      </w:del>
    </w:p>
    <w:p w14:paraId="07052F4F" w14:textId="77777777" w:rsidR="00697FB2" w:rsidDel="001111A8" w:rsidRDefault="00BD71E1" w:rsidP="00697FB2">
      <w:pPr>
        <w:ind w:left="360"/>
        <w:rPr>
          <w:del w:id="6617" w:author="VOYER Raphael" w:date="2021-06-16T11:15:00Z"/>
          <w:bCs/>
        </w:rPr>
      </w:pPr>
      <w:del w:id="6618" w:author="VOYER Raphael" w:date="2021-06-16T11:15:00Z">
        <w:r w:rsidDel="001111A8">
          <w:rPr>
            <w:bCs/>
          </w:rPr>
          <w:delText xml:space="preserve">    by</w:delText>
        </w:r>
        <w:r w:rsidR="00CC2F03" w:rsidDel="001111A8">
          <w:rPr>
            <w:bCs/>
          </w:rPr>
          <w:delText xml:space="preserve"> HAVLAN</w:delText>
        </w:r>
        <w:r w:rsidR="00697FB2" w:rsidDel="001111A8">
          <w:rPr>
            <w:bCs/>
          </w:rPr>
          <w:delText>.</w:delText>
        </w:r>
      </w:del>
    </w:p>
    <w:p w14:paraId="6CF4AF9B" w14:textId="77777777" w:rsidR="00697FB2" w:rsidRPr="00697FB2" w:rsidDel="001111A8" w:rsidRDefault="00697FB2" w:rsidP="00697FB2">
      <w:pPr>
        <w:ind w:left="360"/>
        <w:rPr>
          <w:del w:id="6619" w:author="VOYER Raphael" w:date="2021-06-16T11:15:00Z"/>
          <w:bCs/>
        </w:rPr>
      </w:pPr>
      <w:del w:id="6620" w:author="VOYER Raphael" w:date="2021-06-16T11:15:00Z">
        <w:r w:rsidDel="001111A8">
          <w:rPr>
            <w:bCs/>
          </w:rPr>
          <w:delText xml:space="preserve">b) IP </w:delText>
        </w:r>
        <w:smartTag w:uri="urn:schemas-microsoft-com:office:smarttags" w:element="stockticker">
          <w:r w:rsidDel="001111A8">
            <w:rPr>
              <w:bCs/>
            </w:rPr>
            <w:delText>CMM</w:delText>
          </w:r>
        </w:smartTag>
        <w:r w:rsidDel="001111A8">
          <w:rPr>
            <w:bCs/>
          </w:rPr>
          <w:delText xml:space="preserve"> should know i</w:delText>
        </w:r>
        <w:r w:rsidR="002A397D" w:rsidDel="001111A8">
          <w:rPr>
            <w:bCs/>
          </w:rPr>
          <w:delText xml:space="preserve">f the cluster is dynamic or not from HA VLAN </w:delText>
        </w:r>
        <w:smartTag w:uri="urn:schemas-microsoft-com:office:smarttags" w:element="stockticker">
          <w:r w:rsidR="002A397D" w:rsidDel="001111A8">
            <w:rPr>
              <w:bCs/>
            </w:rPr>
            <w:delText>CMM</w:delText>
          </w:r>
        </w:smartTag>
        <w:r w:rsidR="002A397D" w:rsidDel="001111A8">
          <w:rPr>
            <w:bCs/>
          </w:rPr>
          <w:delText>.</w:delText>
        </w:r>
      </w:del>
    </w:p>
    <w:p w14:paraId="0201B936" w14:textId="77777777" w:rsidR="00697FB2" w:rsidDel="001111A8" w:rsidRDefault="00697FB2" w:rsidP="00855336">
      <w:pPr>
        <w:rPr>
          <w:del w:id="6621" w:author="VOYER Raphael" w:date="2021-06-16T11:15:00Z"/>
        </w:rPr>
      </w:pPr>
    </w:p>
    <w:p w14:paraId="172AEF50" w14:textId="77777777" w:rsidR="002A397D" w:rsidDel="001111A8" w:rsidRDefault="002A397D" w:rsidP="00855336">
      <w:pPr>
        <w:rPr>
          <w:del w:id="6622" w:author="VOYER Raphael" w:date="2021-06-16T11:15:00Z"/>
        </w:rPr>
      </w:pPr>
    </w:p>
    <w:p w14:paraId="652B875C" w14:textId="77777777" w:rsidR="00814E94" w:rsidDel="00384699" w:rsidRDefault="00814E94" w:rsidP="00855336">
      <w:pPr>
        <w:rPr>
          <w:del w:id="6623" w:author="VOYER Raphael" w:date="2021-06-16T11:41:00Z"/>
        </w:rPr>
      </w:pPr>
    </w:p>
    <w:p w14:paraId="51F4C736" w14:textId="77777777" w:rsidR="00814E94" w:rsidDel="00384699" w:rsidRDefault="00814E94" w:rsidP="00855336">
      <w:pPr>
        <w:rPr>
          <w:del w:id="6624" w:author="VOYER Raphael" w:date="2021-06-16T11:41:00Z"/>
        </w:rPr>
      </w:pPr>
    </w:p>
    <w:p w14:paraId="368B46F2" w14:textId="77777777" w:rsidR="00814E94" w:rsidDel="00374C6A" w:rsidRDefault="00814E94" w:rsidP="00855336">
      <w:pPr>
        <w:rPr>
          <w:del w:id="6625" w:author="VOYER Raphael" w:date="2021-06-16T11:17:00Z"/>
        </w:rPr>
      </w:pPr>
    </w:p>
    <w:p w14:paraId="182D9413" w14:textId="77777777" w:rsidR="00814E94" w:rsidDel="00374C6A" w:rsidRDefault="00814E94" w:rsidP="00855336">
      <w:pPr>
        <w:rPr>
          <w:del w:id="6626" w:author="VOYER Raphael" w:date="2021-06-16T11:17:00Z"/>
        </w:rPr>
      </w:pPr>
    </w:p>
    <w:p w14:paraId="27964E6F" w14:textId="77777777" w:rsidR="00814E94" w:rsidDel="00374C6A" w:rsidRDefault="00814E94" w:rsidP="00855336">
      <w:pPr>
        <w:rPr>
          <w:del w:id="6627" w:author="VOYER Raphael" w:date="2021-06-16T11:17:00Z"/>
        </w:rPr>
      </w:pPr>
    </w:p>
    <w:p w14:paraId="4C4BAE46" w14:textId="77777777" w:rsidR="00814E94" w:rsidDel="00374C6A" w:rsidRDefault="00814E94" w:rsidP="00855336">
      <w:pPr>
        <w:rPr>
          <w:del w:id="6628" w:author="VOYER Raphael" w:date="2021-06-16T11:17:00Z"/>
        </w:rPr>
      </w:pPr>
    </w:p>
    <w:p w14:paraId="0E6984E1" w14:textId="77777777" w:rsidR="00814E94" w:rsidDel="00374C6A" w:rsidRDefault="00814E94" w:rsidP="00855336">
      <w:pPr>
        <w:rPr>
          <w:del w:id="6629" w:author="VOYER Raphael" w:date="2021-06-16T11:17:00Z"/>
        </w:rPr>
      </w:pPr>
    </w:p>
    <w:p w14:paraId="011B703A" w14:textId="77777777" w:rsidR="00814E94" w:rsidDel="00374C6A" w:rsidRDefault="00814E94" w:rsidP="00855336">
      <w:pPr>
        <w:rPr>
          <w:del w:id="6630" w:author="VOYER Raphael" w:date="2021-06-16T11:17:00Z"/>
        </w:rPr>
      </w:pPr>
    </w:p>
    <w:p w14:paraId="14AD154C" w14:textId="77777777" w:rsidR="00814E94" w:rsidDel="00374C6A" w:rsidRDefault="00814E94" w:rsidP="00855336">
      <w:pPr>
        <w:rPr>
          <w:del w:id="6631" w:author="VOYER Raphael" w:date="2021-06-16T11:17:00Z"/>
        </w:rPr>
      </w:pPr>
    </w:p>
    <w:p w14:paraId="4F16CF3D" w14:textId="77777777" w:rsidR="00814E94" w:rsidDel="00374C6A" w:rsidRDefault="00814E94" w:rsidP="00855336">
      <w:pPr>
        <w:rPr>
          <w:del w:id="6632" w:author="VOYER Raphael" w:date="2021-06-16T11:17:00Z"/>
        </w:rPr>
      </w:pPr>
    </w:p>
    <w:p w14:paraId="39193934" w14:textId="77777777" w:rsidR="00814E94" w:rsidDel="00374C6A" w:rsidRDefault="00814E94" w:rsidP="00855336">
      <w:pPr>
        <w:rPr>
          <w:del w:id="6633" w:author="VOYER Raphael" w:date="2021-06-16T11:17:00Z"/>
        </w:rPr>
      </w:pPr>
    </w:p>
    <w:p w14:paraId="17B4608D" w14:textId="77777777" w:rsidR="00814E94" w:rsidDel="00374C6A" w:rsidRDefault="00814E94" w:rsidP="00855336">
      <w:pPr>
        <w:rPr>
          <w:del w:id="6634" w:author="VOYER Raphael" w:date="2021-06-16T11:17:00Z"/>
        </w:rPr>
      </w:pPr>
    </w:p>
    <w:p w14:paraId="7DE8C0D5" w14:textId="77777777" w:rsidR="00814E94" w:rsidDel="00374C6A" w:rsidRDefault="00814E94" w:rsidP="00855336">
      <w:pPr>
        <w:rPr>
          <w:del w:id="6635" w:author="VOYER Raphael" w:date="2021-06-16T11:17:00Z"/>
        </w:rPr>
      </w:pPr>
    </w:p>
    <w:p w14:paraId="653AB3BF" w14:textId="77777777" w:rsidR="00814E94" w:rsidDel="00374C6A" w:rsidRDefault="00814E94" w:rsidP="00855336">
      <w:pPr>
        <w:rPr>
          <w:del w:id="6636" w:author="VOYER Raphael" w:date="2021-06-16T11:17:00Z"/>
        </w:rPr>
      </w:pPr>
    </w:p>
    <w:p w14:paraId="180E96B5" w14:textId="77777777" w:rsidR="00814E94" w:rsidDel="00374C6A" w:rsidRDefault="00814E94" w:rsidP="00855336">
      <w:pPr>
        <w:rPr>
          <w:del w:id="6637" w:author="VOYER Raphael" w:date="2021-06-16T11:17:00Z"/>
        </w:rPr>
      </w:pPr>
    </w:p>
    <w:p w14:paraId="02B85BF3" w14:textId="77777777" w:rsidR="00814E94" w:rsidDel="00374C6A" w:rsidRDefault="00814E94" w:rsidP="00855336">
      <w:pPr>
        <w:rPr>
          <w:del w:id="6638" w:author="VOYER Raphael" w:date="2021-06-16T11:17:00Z"/>
        </w:rPr>
      </w:pPr>
    </w:p>
    <w:p w14:paraId="75AC239C" w14:textId="77777777" w:rsidR="00814E94" w:rsidDel="00374C6A" w:rsidRDefault="00814E94" w:rsidP="00855336">
      <w:pPr>
        <w:rPr>
          <w:del w:id="6639" w:author="VOYER Raphael" w:date="2021-06-16T11:17:00Z"/>
        </w:rPr>
      </w:pPr>
    </w:p>
    <w:p w14:paraId="67DF0990" w14:textId="77777777" w:rsidR="00814E94" w:rsidDel="00374C6A" w:rsidRDefault="00814E94" w:rsidP="00855336">
      <w:pPr>
        <w:rPr>
          <w:del w:id="6640" w:author="VOYER Raphael" w:date="2021-06-16T11:17:00Z"/>
        </w:rPr>
      </w:pPr>
    </w:p>
    <w:p w14:paraId="727ECDD3" w14:textId="77777777" w:rsidR="00814E94" w:rsidDel="00374C6A" w:rsidRDefault="00814E94" w:rsidP="00855336">
      <w:pPr>
        <w:rPr>
          <w:del w:id="6641" w:author="VOYER Raphael" w:date="2021-06-16T11:17:00Z"/>
        </w:rPr>
      </w:pPr>
    </w:p>
    <w:p w14:paraId="05AB02CE" w14:textId="77777777" w:rsidR="00814E94" w:rsidDel="00374C6A" w:rsidRDefault="00814E94" w:rsidP="00855336">
      <w:pPr>
        <w:rPr>
          <w:del w:id="6642" w:author="VOYER Raphael" w:date="2021-06-16T11:17:00Z"/>
        </w:rPr>
      </w:pPr>
    </w:p>
    <w:p w14:paraId="0C9742B9" w14:textId="77777777" w:rsidR="00814E94" w:rsidDel="00374C6A" w:rsidRDefault="00814E94" w:rsidP="00855336">
      <w:pPr>
        <w:rPr>
          <w:del w:id="6643" w:author="VOYER Raphael" w:date="2021-06-16T11:17:00Z"/>
        </w:rPr>
      </w:pPr>
    </w:p>
    <w:p w14:paraId="21E77B4A" w14:textId="77777777" w:rsidR="00814E94" w:rsidDel="00374C6A" w:rsidRDefault="00814E94" w:rsidP="00855336">
      <w:pPr>
        <w:rPr>
          <w:del w:id="6644" w:author="VOYER Raphael" w:date="2021-06-16T11:17:00Z"/>
        </w:rPr>
      </w:pPr>
    </w:p>
    <w:p w14:paraId="487195AE" w14:textId="77777777" w:rsidR="00814E94" w:rsidDel="00374C6A" w:rsidRDefault="00814E94" w:rsidP="00855336">
      <w:pPr>
        <w:rPr>
          <w:del w:id="6645" w:author="VOYER Raphael" w:date="2021-06-16T11:17:00Z"/>
        </w:rPr>
      </w:pPr>
    </w:p>
    <w:p w14:paraId="48881F35" w14:textId="77777777" w:rsidR="00814E94" w:rsidDel="00374C6A" w:rsidRDefault="00814E94" w:rsidP="00855336">
      <w:pPr>
        <w:rPr>
          <w:del w:id="6646" w:author="VOYER Raphael" w:date="2021-06-16T11:17:00Z"/>
        </w:rPr>
      </w:pPr>
    </w:p>
    <w:p w14:paraId="29221CC8" w14:textId="77777777" w:rsidR="00814E94" w:rsidDel="00374C6A" w:rsidRDefault="00814E94" w:rsidP="00855336">
      <w:pPr>
        <w:rPr>
          <w:del w:id="6647" w:author="VOYER Raphael" w:date="2021-06-16T11:17:00Z"/>
        </w:rPr>
      </w:pPr>
    </w:p>
    <w:p w14:paraId="1CB6E70C" w14:textId="77777777" w:rsidR="00814E94" w:rsidDel="00374C6A" w:rsidRDefault="00814E94" w:rsidP="00855336">
      <w:pPr>
        <w:rPr>
          <w:del w:id="6648" w:author="VOYER Raphael" w:date="2021-06-16T11:17:00Z"/>
        </w:rPr>
      </w:pPr>
    </w:p>
    <w:p w14:paraId="2FCA684A" w14:textId="77777777" w:rsidR="00814E94" w:rsidDel="00374C6A" w:rsidRDefault="00814E94" w:rsidP="00855336">
      <w:pPr>
        <w:rPr>
          <w:del w:id="6649" w:author="VOYER Raphael" w:date="2021-06-16T11:17:00Z"/>
        </w:rPr>
      </w:pPr>
    </w:p>
    <w:p w14:paraId="030FA9D1" w14:textId="77777777" w:rsidR="00814E94" w:rsidDel="00374C6A" w:rsidRDefault="00814E94" w:rsidP="00855336">
      <w:pPr>
        <w:rPr>
          <w:del w:id="6650" w:author="VOYER Raphael" w:date="2021-06-16T11:17:00Z"/>
        </w:rPr>
      </w:pPr>
    </w:p>
    <w:p w14:paraId="0AF25C9E" w14:textId="77777777" w:rsidR="00814E94" w:rsidDel="00374C6A" w:rsidRDefault="00814E94" w:rsidP="00855336">
      <w:pPr>
        <w:rPr>
          <w:del w:id="6651" w:author="VOYER Raphael" w:date="2021-06-16T11:17:00Z"/>
        </w:rPr>
      </w:pPr>
    </w:p>
    <w:p w14:paraId="0ED7DAE4" w14:textId="77777777" w:rsidR="002A397D" w:rsidDel="00374C6A" w:rsidRDefault="002A397D" w:rsidP="00855336">
      <w:pPr>
        <w:rPr>
          <w:del w:id="6652" w:author="VOYER Raphael" w:date="2021-06-16T11:17:00Z"/>
        </w:rPr>
      </w:pPr>
    </w:p>
    <w:p w14:paraId="09F51DDC" w14:textId="77777777" w:rsidR="002A397D" w:rsidDel="00374C6A" w:rsidRDefault="002A397D" w:rsidP="00855336">
      <w:pPr>
        <w:rPr>
          <w:del w:id="6653" w:author="VOYER Raphael" w:date="2021-06-16T11:17:00Z"/>
        </w:rPr>
      </w:pPr>
    </w:p>
    <w:p w14:paraId="1B873EA1" w14:textId="77777777" w:rsidR="002A397D" w:rsidDel="00374C6A" w:rsidRDefault="00014FB3" w:rsidP="00622755">
      <w:pPr>
        <w:outlineLvl w:val="0"/>
        <w:rPr>
          <w:del w:id="6654" w:author="VOYER Raphael" w:date="2021-06-16T11:17:00Z"/>
          <w:b/>
          <w:bCs/>
        </w:rPr>
      </w:pPr>
      <w:bookmarkStart w:id="6655" w:name="_Toc381025851"/>
      <w:bookmarkStart w:id="6656" w:name="_Toc424820441"/>
      <w:del w:id="6657" w:author="VOYER Raphael" w:date="2021-06-16T11:17:00Z">
        <w:r w:rsidDel="00374C6A">
          <w:rPr>
            <w:b/>
            <w:bCs/>
          </w:rPr>
          <w:delText>6</w:delText>
        </w:r>
        <w:r w:rsidR="00EB0EB8" w:rsidDel="00374C6A">
          <w:rPr>
            <w:b/>
            <w:bCs/>
          </w:rPr>
          <w:delText>.3.3.</w:delText>
        </w:r>
        <w:r w:rsidR="00F47B44" w:rsidDel="00374C6A">
          <w:rPr>
            <w:b/>
            <w:bCs/>
          </w:rPr>
          <w:delText>3</w:delText>
        </w:r>
        <w:r w:rsidR="002A397D" w:rsidDel="00374C6A">
          <w:rPr>
            <w:b/>
            <w:bCs/>
          </w:rPr>
          <w:delText>.3</w:delText>
        </w:r>
        <w:r w:rsidR="002A397D" w:rsidRPr="004F0F43" w:rsidDel="00374C6A">
          <w:rPr>
            <w:b/>
            <w:bCs/>
          </w:rPr>
          <w:delText xml:space="preserve"> L3 cluster with </w:delText>
        </w:r>
        <w:r w:rsidR="002A397D" w:rsidDel="00374C6A">
          <w:rPr>
            <w:b/>
            <w:bCs/>
          </w:rPr>
          <w:delText>IP multicast.</w:delText>
        </w:r>
        <w:bookmarkEnd w:id="6655"/>
        <w:bookmarkEnd w:id="6656"/>
      </w:del>
    </w:p>
    <w:p w14:paraId="2E7A5D13" w14:textId="77777777" w:rsidR="00F9324C" w:rsidDel="00374C6A" w:rsidRDefault="00F9324C" w:rsidP="002A397D">
      <w:pPr>
        <w:rPr>
          <w:del w:id="6658" w:author="VOYER Raphael" w:date="2021-06-16T11:17:00Z"/>
        </w:rPr>
      </w:pPr>
    </w:p>
    <w:p w14:paraId="2751750A" w14:textId="77777777" w:rsidR="001E4165" w:rsidDel="00374C6A" w:rsidRDefault="002D7081" w:rsidP="001E4165">
      <w:pPr>
        <w:keepNext/>
        <w:rPr>
          <w:del w:id="6659" w:author="VOYER Raphael" w:date="2021-06-16T11:17:00Z"/>
        </w:rPr>
      </w:pPr>
      <w:del w:id="6660" w:author="VOYER Raphael" w:date="2021-06-16T11:17:00Z">
        <w:r w:rsidDel="00374C6A">
          <w:object w:dxaOrig="11030" w:dyaOrig="11386" w14:anchorId="22E9452A">
            <v:shape id="_x0000_i1032" type="#_x0000_t75" style="width:468.25pt;height:482.85pt" o:ole="">
              <v:imagedata r:id="rId36" o:title=""/>
            </v:shape>
            <o:OLEObject Type="Embed" ProgID="Visio.Drawing.6" ShapeID="_x0000_i1032" DrawAspect="Content" ObjectID="_1688451573" r:id="rId37"/>
          </w:object>
        </w:r>
      </w:del>
    </w:p>
    <w:p w14:paraId="7B03B544" w14:textId="77777777" w:rsidR="00F9324C" w:rsidDel="00374C6A" w:rsidRDefault="001E4165" w:rsidP="00622755">
      <w:pPr>
        <w:pStyle w:val="Lgende"/>
        <w:outlineLvl w:val="0"/>
        <w:rPr>
          <w:del w:id="6661" w:author="VOYER Raphael" w:date="2021-06-16T11:17:00Z"/>
          <w:b w:val="0"/>
          <w:bCs w:val="0"/>
        </w:rPr>
      </w:pPr>
      <w:del w:id="6662" w:author="VOYER Raphael" w:date="2021-06-16T11:17:00Z">
        <w:r w:rsidDel="00374C6A">
          <w:delText xml:space="preserve">                                                 </w:delText>
        </w:r>
        <w:bookmarkStart w:id="6663" w:name="_Toc381025852"/>
        <w:bookmarkStart w:id="6664" w:name="_Toc424820442"/>
        <w:bookmarkStart w:id="6665" w:name="_Toc436661313"/>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14</w:delText>
        </w:r>
        <w:r w:rsidR="004F358F" w:rsidDel="00374C6A">
          <w:rPr>
            <w:noProof/>
          </w:rPr>
          <w:fldChar w:fldCharType="end"/>
        </w:r>
        <w:r w:rsidDel="00374C6A">
          <w:delText>: L3 cluster(IGMP)</w:delText>
        </w:r>
        <w:bookmarkEnd w:id="6663"/>
        <w:bookmarkEnd w:id="6664"/>
        <w:bookmarkEnd w:id="6665"/>
      </w:del>
    </w:p>
    <w:p w14:paraId="584DF5D7" w14:textId="77777777" w:rsidR="001E4165" w:rsidDel="00374C6A" w:rsidRDefault="002A397D" w:rsidP="002A397D">
      <w:pPr>
        <w:rPr>
          <w:del w:id="6666" w:author="VOYER Raphael" w:date="2021-06-16T11:17:00Z"/>
          <w:b/>
          <w:bCs/>
        </w:rPr>
      </w:pPr>
      <w:del w:id="6667" w:author="VOYER Raphael" w:date="2021-06-16T11:17:00Z">
        <w:r w:rsidDel="00374C6A">
          <w:rPr>
            <w:b/>
            <w:bCs/>
          </w:rPr>
          <w:delText xml:space="preserve">  </w:delText>
        </w:r>
      </w:del>
    </w:p>
    <w:p w14:paraId="41DD0C33" w14:textId="77777777" w:rsidR="002A397D" w:rsidRPr="00616769" w:rsidDel="00374C6A" w:rsidRDefault="002A397D" w:rsidP="00622755">
      <w:pPr>
        <w:outlineLvl w:val="0"/>
        <w:rPr>
          <w:del w:id="6668" w:author="VOYER Raphael" w:date="2021-06-16T11:17:00Z"/>
          <w:bCs/>
        </w:rPr>
      </w:pPr>
      <w:del w:id="6669" w:author="VOYER Raphael" w:date="2021-06-16T11:17:00Z">
        <w:r w:rsidDel="00374C6A">
          <w:rPr>
            <w:b/>
            <w:bCs/>
          </w:rPr>
          <w:delText xml:space="preserve"> </w:delText>
        </w:r>
        <w:bookmarkStart w:id="6670" w:name="_Toc381025853"/>
        <w:bookmarkStart w:id="6671" w:name="_Toc424820443"/>
        <w:r w:rsidDel="00374C6A">
          <w:rPr>
            <w:bCs/>
          </w:rPr>
          <w:delText>Same as the case of L3 cluster with static mac-address with the following exception</w:delText>
        </w:r>
        <w:r w:rsidR="00616769" w:rsidDel="00374C6A">
          <w:rPr>
            <w:bCs/>
          </w:rPr>
          <w:delText>/step</w:delText>
        </w:r>
        <w:bookmarkEnd w:id="6670"/>
        <w:bookmarkEnd w:id="6671"/>
      </w:del>
    </w:p>
    <w:p w14:paraId="5829EB39" w14:textId="77777777" w:rsidR="002A397D" w:rsidDel="00374C6A" w:rsidRDefault="003553E7" w:rsidP="00F9324C">
      <w:pPr>
        <w:ind w:left="360"/>
        <w:rPr>
          <w:del w:id="6672" w:author="VOYER Raphael" w:date="2021-06-16T11:17:00Z"/>
        </w:rPr>
      </w:pPr>
      <w:del w:id="6673" w:author="VOYER Raphael" w:date="2021-06-16T11:17:00Z">
        <w:r w:rsidDel="00374C6A">
          <w:delText>12 and 13</w:delText>
        </w:r>
        <w:r w:rsidR="00F9324C" w:rsidDel="00374C6A">
          <w:delText xml:space="preserve">) </w:delText>
        </w:r>
        <w:r w:rsidR="002A397D" w:rsidDel="00374C6A">
          <w:delText>Port list to the MC_INDEX is controlled by the dynamic IGMP reports to which HA</w:delText>
        </w:r>
        <w:r w:rsidR="00E456FB" w:rsidDel="00374C6A">
          <w:delText>V</w:delText>
        </w:r>
        <w:r w:rsidR="002A397D" w:rsidDel="00374C6A">
          <w:delText>LAN</w:delText>
        </w:r>
      </w:del>
    </w:p>
    <w:p w14:paraId="5B31DCB8" w14:textId="77777777" w:rsidR="002A397D" w:rsidDel="00374C6A" w:rsidRDefault="002A397D" w:rsidP="002A397D">
      <w:pPr>
        <w:ind w:left="720"/>
        <w:rPr>
          <w:del w:id="6674" w:author="VOYER Raphael" w:date="2021-06-16T11:17:00Z"/>
        </w:rPr>
      </w:pPr>
      <w:del w:id="6675" w:author="VOYER Raphael" w:date="2021-06-16T11:17:00Z">
        <w:r w:rsidDel="00374C6A">
          <w:delText>Is registered.</w:delText>
        </w:r>
      </w:del>
    </w:p>
    <w:p w14:paraId="22ED7814" w14:textId="77777777" w:rsidR="002A397D" w:rsidDel="00374C6A" w:rsidRDefault="002A397D" w:rsidP="002A397D">
      <w:pPr>
        <w:rPr>
          <w:del w:id="6676" w:author="VOYER Raphael" w:date="2021-06-16T11:17:00Z"/>
        </w:rPr>
      </w:pPr>
    </w:p>
    <w:p w14:paraId="0B246D10" w14:textId="77777777" w:rsidR="00445EC4" w:rsidDel="00374C6A" w:rsidRDefault="00445EC4" w:rsidP="002A397D">
      <w:pPr>
        <w:rPr>
          <w:del w:id="6677" w:author="VOYER Raphael" w:date="2021-06-16T11:17:00Z"/>
        </w:rPr>
      </w:pPr>
    </w:p>
    <w:p w14:paraId="0F78B178" w14:textId="77777777" w:rsidR="002A397D" w:rsidRPr="007107E1" w:rsidDel="00374C6A" w:rsidRDefault="00014FB3" w:rsidP="00622755">
      <w:pPr>
        <w:pStyle w:val="Titre4"/>
        <w:rPr>
          <w:del w:id="6678" w:author="VOYER Raphael" w:date="2021-06-16T11:17:00Z"/>
        </w:rPr>
      </w:pPr>
      <w:bookmarkStart w:id="6679" w:name="_5.3.3.5_Cluster_port_modification."/>
      <w:bookmarkEnd w:id="6679"/>
      <w:del w:id="6680" w:author="VOYER Raphael" w:date="2021-06-16T11:17:00Z">
        <w:r w:rsidDel="00374C6A">
          <w:delText>6</w:delText>
        </w:r>
        <w:r w:rsidR="00EB0EB8" w:rsidRPr="007107E1" w:rsidDel="00374C6A">
          <w:delText>.3.3.</w:delText>
        </w:r>
        <w:r w:rsidR="00F47B44" w:rsidDel="00374C6A">
          <w:delText>4</w:delText>
        </w:r>
        <w:r w:rsidR="00EB0EB8" w:rsidRPr="007107E1" w:rsidDel="00374C6A">
          <w:delText xml:space="preserve"> </w:delText>
        </w:r>
        <w:r w:rsidR="002A397D" w:rsidRPr="007107E1" w:rsidDel="00374C6A">
          <w:delText>Cluster port modification.</w:delText>
        </w:r>
      </w:del>
    </w:p>
    <w:p w14:paraId="243CF3FB" w14:textId="77777777" w:rsidR="002A397D" w:rsidDel="00374C6A" w:rsidRDefault="002A397D" w:rsidP="002A397D">
      <w:pPr>
        <w:rPr>
          <w:del w:id="6681" w:author="VOYER Raphael" w:date="2021-06-16T11:17:00Z"/>
        </w:rPr>
      </w:pPr>
      <w:del w:id="6682" w:author="VOYER Raphael" w:date="2021-06-16T11:17:00Z">
        <w:r w:rsidDel="00374C6A">
          <w:delText xml:space="preserve">     The user is allowed </w:delText>
        </w:r>
        <w:r w:rsidR="00EB0EB8" w:rsidDel="00374C6A">
          <w:delText xml:space="preserve">to modify the port lists of an </w:delText>
        </w:r>
        <w:r w:rsidDel="00374C6A">
          <w:delText>existing cluster.</w:delText>
        </w:r>
      </w:del>
    </w:p>
    <w:p w14:paraId="51689E2D" w14:textId="77777777" w:rsidR="00F3451D" w:rsidDel="00374C6A" w:rsidRDefault="00F3451D" w:rsidP="002A397D">
      <w:pPr>
        <w:rPr>
          <w:del w:id="6683" w:author="VOYER Raphael" w:date="2021-06-16T11:17:00Z"/>
        </w:rPr>
      </w:pPr>
    </w:p>
    <w:p w14:paraId="358914D1" w14:textId="77777777" w:rsidR="00EF63EA" w:rsidDel="00374C6A" w:rsidRDefault="00F3451D" w:rsidP="00EF63EA">
      <w:pPr>
        <w:keepNext/>
        <w:rPr>
          <w:del w:id="6684" w:author="VOYER Raphael" w:date="2021-06-16T11:17:00Z"/>
        </w:rPr>
      </w:pPr>
      <w:del w:id="6685" w:author="VOYER Raphael" w:date="2021-06-16T11:17:00Z">
        <w:r w:rsidDel="00374C6A">
          <w:delText xml:space="preserve">      </w:delText>
        </w:r>
        <w:r w:rsidDel="00374C6A">
          <w:object w:dxaOrig="7444" w:dyaOrig="4384" w14:anchorId="6A0F1640">
            <v:shape id="_x0000_i1033" type="#_x0000_t75" style="width:371.6pt;height:218.5pt" o:ole="">
              <v:imagedata r:id="rId38" o:title=""/>
            </v:shape>
            <o:OLEObject Type="Embed" ProgID="Visio.Drawing.6" ShapeID="_x0000_i1033" DrawAspect="Content" ObjectID="_1688451574" r:id="rId39"/>
          </w:object>
        </w:r>
      </w:del>
    </w:p>
    <w:p w14:paraId="66F0620D" w14:textId="77777777" w:rsidR="00F3451D" w:rsidDel="00374C6A" w:rsidRDefault="00EF63EA" w:rsidP="00622755">
      <w:pPr>
        <w:pStyle w:val="Lgende"/>
        <w:ind w:left="1440" w:firstLine="720"/>
        <w:outlineLvl w:val="0"/>
        <w:rPr>
          <w:del w:id="6686" w:author="VOYER Raphael" w:date="2021-06-16T11:17:00Z"/>
        </w:rPr>
      </w:pPr>
      <w:bookmarkStart w:id="6687" w:name="_Toc381025854"/>
      <w:bookmarkStart w:id="6688" w:name="_Toc424820444"/>
      <w:bookmarkStart w:id="6689" w:name="_Toc436661314"/>
      <w:del w:id="6690" w:author="VOYER Raphael" w:date="2021-06-16T11:17:00Z">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15</w:delText>
        </w:r>
        <w:r w:rsidR="004F358F" w:rsidDel="00374C6A">
          <w:rPr>
            <w:noProof/>
          </w:rPr>
          <w:fldChar w:fldCharType="end"/>
        </w:r>
        <w:r w:rsidDel="00374C6A">
          <w:delText xml:space="preserve"> Cluster Modification</w:delText>
        </w:r>
        <w:bookmarkEnd w:id="6687"/>
        <w:bookmarkEnd w:id="6688"/>
        <w:bookmarkEnd w:id="6689"/>
      </w:del>
    </w:p>
    <w:p w14:paraId="2EEE7B8B" w14:textId="77777777" w:rsidR="002A397D" w:rsidDel="00374C6A" w:rsidRDefault="002A397D" w:rsidP="002A397D">
      <w:pPr>
        <w:rPr>
          <w:del w:id="6691" w:author="VOYER Raphael" w:date="2021-06-16T11:17:00Z"/>
        </w:rPr>
      </w:pPr>
    </w:p>
    <w:p w14:paraId="0E064FC7" w14:textId="77777777" w:rsidR="00E47C0E" w:rsidDel="001111A8" w:rsidRDefault="00E47C0E">
      <w:pPr>
        <w:pStyle w:val="Titre4"/>
        <w:rPr>
          <w:del w:id="6692" w:author="VOYER Raphael" w:date="2021-06-16T11:15:00Z"/>
        </w:rPr>
      </w:pPr>
      <w:del w:id="6693" w:author="VOYER Raphael" w:date="2021-06-16T11:17:00Z">
        <w:r w:rsidDel="00374C6A">
          <w:delText>Detail</w:delText>
        </w:r>
      </w:del>
      <w:del w:id="6694" w:author="VOYER Raphael" w:date="2021-06-16T11:15:00Z">
        <w:r w:rsidDel="001111A8">
          <w:delText>ed Steps:</w:delText>
        </w:r>
      </w:del>
    </w:p>
    <w:p w14:paraId="232F3553" w14:textId="77777777" w:rsidR="00E47C0E" w:rsidDel="001111A8" w:rsidRDefault="00E47C0E">
      <w:pPr>
        <w:pStyle w:val="Titre4"/>
        <w:rPr>
          <w:del w:id="6695" w:author="VOYER Raphael" w:date="2021-06-16T11:15:00Z"/>
        </w:rPr>
        <w:pPrChange w:id="6696" w:author="VOYER Raphael" w:date="2021-06-16T11:15:00Z">
          <w:pPr>
            <w:ind w:right="540"/>
          </w:pPr>
        </w:pPrChange>
      </w:pPr>
      <w:del w:id="6697" w:author="VOYER Raphael" w:date="2021-06-16T11:15:00Z">
        <w:r w:rsidDel="001111A8">
          <w:delText xml:space="preserve">1) </w:delText>
        </w:r>
        <w:smartTag w:uri="urn:schemas-microsoft-com:office:smarttags" w:element="stockticker">
          <w:r w:rsidDel="001111A8">
            <w:delText>CLI</w:delText>
          </w:r>
        </w:smartTag>
        <w:r w:rsidDel="001111A8">
          <w:delText xml:space="preserve"> to add/remove ports to the specified clusters</w:delText>
        </w:r>
      </w:del>
    </w:p>
    <w:p w14:paraId="651D752F" w14:textId="77777777" w:rsidR="00E47C0E" w:rsidDel="001111A8" w:rsidRDefault="00E47C0E">
      <w:pPr>
        <w:pStyle w:val="Titre4"/>
        <w:rPr>
          <w:del w:id="6698" w:author="VOYER Raphael" w:date="2021-06-16T11:15:00Z"/>
        </w:rPr>
        <w:pPrChange w:id="6699" w:author="VOYER Raphael" w:date="2021-06-16T11:15:00Z">
          <w:pPr/>
        </w:pPrChange>
      </w:pPr>
      <w:del w:id="6700" w:author="VOYER Raphael" w:date="2021-06-16T11:15:00Z">
        <w:r w:rsidDel="001111A8">
          <w:delText>2) The following sanity checks are performed</w:delText>
        </w:r>
      </w:del>
    </w:p>
    <w:p w14:paraId="36258994" w14:textId="77777777" w:rsidR="00E47C0E" w:rsidDel="001111A8" w:rsidRDefault="00E47C0E">
      <w:pPr>
        <w:pStyle w:val="Titre4"/>
        <w:rPr>
          <w:del w:id="6701" w:author="VOYER Raphael" w:date="2021-06-16T11:15:00Z"/>
        </w:rPr>
        <w:pPrChange w:id="6702" w:author="VOYER Raphael" w:date="2021-06-16T11:15:00Z">
          <w:pPr/>
        </w:pPrChange>
      </w:pPr>
      <w:del w:id="6703" w:author="VOYER Raphael" w:date="2021-06-16T11:15:00Z">
        <w:r w:rsidDel="001111A8">
          <w:delText xml:space="preserve">     a) Cluster Id specified should be valid</w:delText>
        </w:r>
      </w:del>
    </w:p>
    <w:p w14:paraId="591BD61F" w14:textId="77777777" w:rsidR="00F3451D" w:rsidDel="001111A8" w:rsidRDefault="00E47C0E">
      <w:pPr>
        <w:pStyle w:val="Titre4"/>
        <w:rPr>
          <w:del w:id="6704" w:author="VOYER Raphael" w:date="2021-06-16T11:15:00Z"/>
        </w:rPr>
        <w:pPrChange w:id="6705" w:author="VOYER Raphael" w:date="2021-06-16T11:15:00Z">
          <w:pPr/>
        </w:pPrChange>
      </w:pPr>
      <w:del w:id="6706" w:author="VOYER Raphael" w:date="2021-06-16T11:15:00Z">
        <w:r w:rsidDel="001111A8">
          <w:delText xml:space="preserve">     b) Port list should be valid</w:delText>
        </w:r>
      </w:del>
    </w:p>
    <w:p w14:paraId="1BF2378F" w14:textId="77777777" w:rsidR="00E47C0E" w:rsidDel="001111A8" w:rsidRDefault="00E47C0E">
      <w:pPr>
        <w:pStyle w:val="Titre4"/>
        <w:rPr>
          <w:del w:id="6707" w:author="VOYER Raphael" w:date="2021-06-16T11:15:00Z"/>
        </w:rPr>
        <w:pPrChange w:id="6708" w:author="VOYER Raphael" w:date="2021-06-16T11:15:00Z">
          <w:pPr/>
        </w:pPrChange>
      </w:pPr>
      <w:del w:id="6709" w:author="VOYER Raphael" w:date="2021-06-16T11:15:00Z">
        <w:r w:rsidDel="001111A8">
          <w:delText>3) Error if sanity checks fail</w:delText>
        </w:r>
      </w:del>
    </w:p>
    <w:p w14:paraId="364A29B0" w14:textId="77777777" w:rsidR="00E47C0E" w:rsidDel="001111A8" w:rsidRDefault="00E47C0E">
      <w:pPr>
        <w:pStyle w:val="Titre4"/>
        <w:rPr>
          <w:del w:id="6710" w:author="VOYER Raphael" w:date="2021-06-16T11:15:00Z"/>
        </w:rPr>
        <w:pPrChange w:id="6711" w:author="VOYER Raphael" w:date="2021-06-16T11:15:00Z">
          <w:pPr/>
        </w:pPrChange>
      </w:pPr>
      <w:del w:id="6712" w:author="VOYER Raphael" w:date="2021-06-16T11:15:00Z">
        <w:r w:rsidDel="001111A8">
          <w:delText>4) If 2 returns success a message to modify the port bitmap of the L2MC index</w:delText>
        </w:r>
      </w:del>
    </w:p>
    <w:p w14:paraId="562E1C61" w14:textId="77777777" w:rsidR="00E47C0E" w:rsidDel="001111A8" w:rsidRDefault="00E47C0E">
      <w:pPr>
        <w:pStyle w:val="Titre4"/>
        <w:rPr>
          <w:del w:id="6713" w:author="VOYER Raphael" w:date="2021-06-16T11:15:00Z"/>
        </w:rPr>
        <w:pPrChange w:id="6714" w:author="VOYER Raphael" w:date="2021-06-16T11:15:00Z">
          <w:pPr/>
        </w:pPrChange>
      </w:pPr>
      <w:del w:id="6715" w:author="VOYER Raphael" w:date="2021-06-16T11:15:00Z">
        <w:r w:rsidDel="001111A8">
          <w:delText xml:space="preserve">    Is sent to SL_</w:delText>
        </w:r>
        <w:smartTag w:uri="urn:schemas-microsoft-com:office:smarttags" w:element="stockticker">
          <w:r w:rsidDel="001111A8">
            <w:delText>CMM</w:delText>
          </w:r>
        </w:smartTag>
      </w:del>
    </w:p>
    <w:p w14:paraId="42038E1A" w14:textId="77777777" w:rsidR="00E47C0E" w:rsidDel="001111A8" w:rsidRDefault="00E47C0E">
      <w:pPr>
        <w:pStyle w:val="Titre4"/>
        <w:rPr>
          <w:del w:id="6716" w:author="VOYER Raphael" w:date="2021-06-16T11:15:00Z"/>
        </w:rPr>
        <w:pPrChange w:id="6717" w:author="VOYER Raphael" w:date="2021-06-16T11:15:00Z">
          <w:pPr/>
        </w:pPrChange>
      </w:pPr>
      <w:del w:id="6718" w:author="VOYER Raphael" w:date="2021-06-16T11:15:00Z">
        <w:r w:rsidDel="001111A8">
          <w:delText xml:space="preserve">5) SL </w:delText>
        </w:r>
        <w:smartTag w:uri="urn:schemas-microsoft-com:office:smarttags" w:element="stockticker">
          <w:r w:rsidDel="001111A8">
            <w:delText>CMM</w:delText>
          </w:r>
        </w:smartTag>
        <w:r w:rsidDel="001111A8">
          <w:delText xml:space="preserve"> modifies the L2MC bitmap</w:delText>
        </w:r>
      </w:del>
    </w:p>
    <w:p w14:paraId="1D6F659F" w14:textId="77777777" w:rsidR="00E47C0E" w:rsidDel="001111A8" w:rsidRDefault="00E47C0E">
      <w:pPr>
        <w:pStyle w:val="Titre4"/>
        <w:rPr>
          <w:del w:id="6719" w:author="VOYER Raphael" w:date="2021-06-16T11:15:00Z"/>
        </w:rPr>
        <w:pPrChange w:id="6720" w:author="VOYER Raphael" w:date="2021-06-16T11:15:00Z">
          <w:pPr/>
        </w:pPrChange>
      </w:pPr>
      <w:del w:id="6721" w:author="VOYER Raphael" w:date="2021-06-16T11:15:00Z">
        <w:r w:rsidDel="001111A8">
          <w:delText xml:space="preserve">6) HA VLAN </w:delText>
        </w:r>
        <w:smartTag w:uri="urn:schemas-microsoft-com:office:smarttags" w:element="stockticker">
          <w:r w:rsidDel="001111A8">
            <w:delText>CMM</w:delText>
          </w:r>
        </w:smartTag>
        <w:r w:rsidDel="001111A8">
          <w:delText xml:space="preserve"> updates the port bitmap of the cluster in the DB.</w:delText>
        </w:r>
      </w:del>
    </w:p>
    <w:p w14:paraId="559A46FF" w14:textId="77777777" w:rsidR="00F3451D" w:rsidDel="001111A8" w:rsidRDefault="00F3451D">
      <w:pPr>
        <w:pStyle w:val="Titre4"/>
        <w:rPr>
          <w:del w:id="6722" w:author="VOYER Raphael" w:date="2021-06-16T11:15:00Z"/>
        </w:rPr>
        <w:pPrChange w:id="6723" w:author="VOYER Raphael" w:date="2021-06-16T11:15:00Z">
          <w:pPr/>
        </w:pPrChange>
      </w:pPr>
    </w:p>
    <w:p w14:paraId="1AA2945B" w14:textId="77777777" w:rsidR="004300F7" w:rsidDel="001111A8" w:rsidRDefault="004300F7">
      <w:pPr>
        <w:pStyle w:val="Titre4"/>
        <w:rPr>
          <w:del w:id="6724" w:author="VOYER Raphael" w:date="2021-06-16T11:15:00Z"/>
        </w:rPr>
        <w:pPrChange w:id="6725" w:author="VOYER Raphael" w:date="2021-06-16T11:15:00Z">
          <w:pPr/>
        </w:pPrChange>
      </w:pPr>
    </w:p>
    <w:p w14:paraId="6A223A3A" w14:textId="77777777" w:rsidR="004300F7" w:rsidDel="001111A8" w:rsidRDefault="004300F7">
      <w:pPr>
        <w:pStyle w:val="Titre4"/>
        <w:rPr>
          <w:del w:id="6726" w:author="VOYER Raphael" w:date="2021-06-16T11:15:00Z"/>
        </w:rPr>
        <w:pPrChange w:id="6727" w:author="VOYER Raphael" w:date="2021-06-16T11:15:00Z">
          <w:pPr/>
        </w:pPrChange>
      </w:pPr>
    </w:p>
    <w:p w14:paraId="3E20B4BD" w14:textId="77777777" w:rsidR="004300F7" w:rsidDel="001111A8" w:rsidRDefault="004300F7">
      <w:pPr>
        <w:pStyle w:val="Titre4"/>
        <w:rPr>
          <w:del w:id="6728" w:author="VOYER Raphael" w:date="2021-06-16T11:15:00Z"/>
        </w:rPr>
        <w:pPrChange w:id="6729" w:author="VOYER Raphael" w:date="2021-06-16T11:15:00Z">
          <w:pPr/>
        </w:pPrChange>
      </w:pPr>
    </w:p>
    <w:p w14:paraId="07C27F32" w14:textId="77777777" w:rsidR="004300F7" w:rsidDel="001111A8" w:rsidRDefault="004300F7">
      <w:pPr>
        <w:pStyle w:val="Titre4"/>
        <w:rPr>
          <w:del w:id="6730" w:author="VOYER Raphael" w:date="2021-06-16T11:15:00Z"/>
        </w:rPr>
        <w:pPrChange w:id="6731" w:author="VOYER Raphael" w:date="2021-06-16T11:15:00Z">
          <w:pPr/>
        </w:pPrChange>
      </w:pPr>
    </w:p>
    <w:p w14:paraId="4B964E0C" w14:textId="77777777" w:rsidR="004300F7" w:rsidDel="001111A8" w:rsidRDefault="004300F7">
      <w:pPr>
        <w:pStyle w:val="Titre4"/>
        <w:rPr>
          <w:del w:id="6732" w:author="VOYER Raphael" w:date="2021-06-16T11:15:00Z"/>
        </w:rPr>
        <w:pPrChange w:id="6733" w:author="VOYER Raphael" w:date="2021-06-16T11:15:00Z">
          <w:pPr/>
        </w:pPrChange>
      </w:pPr>
    </w:p>
    <w:p w14:paraId="603CF4A1" w14:textId="77777777" w:rsidR="004300F7" w:rsidDel="001111A8" w:rsidRDefault="004300F7">
      <w:pPr>
        <w:pStyle w:val="Titre4"/>
        <w:rPr>
          <w:del w:id="6734" w:author="VOYER Raphael" w:date="2021-06-16T11:15:00Z"/>
        </w:rPr>
        <w:pPrChange w:id="6735" w:author="VOYER Raphael" w:date="2021-06-16T11:15:00Z">
          <w:pPr/>
        </w:pPrChange>
      </w:pPr>
    </w:p>
    <w:p w14:paraId="1D81AF43" w14:textId="77777777" w:rsidR="004300F7" w:rsidDel="001111A8" w:rsidRDefault="004300F7">
      <w:pPr>
        <w:pStyle w:val="Titre4"/>
        <w:rPr>
          <w:del w:id="6736" w:author="VOYER Raphael" w:date="2021-06-16T11:15:00Z"/>
        </w:rPr>
        <w:pPrChange w:id="6737" w:author="VOYER Raphael" w:date="2021-06-16T11:15:00Z">
          <w:pPr/>
        </w:pPrChange>
      </w:pPr>
    </w:p>
    <w:p w14:paraId="132D70F6" w14:textId="77777777" w:rsidR="004300F7" w:rsidDel="001111A8" w:rsidRDefault="004300F7">
      <w:pPr>
        <w:pStyle w:val="Titre4"/>
        <w:rPr>
          <w:del w:id="6738" w:author="VOYER Raphael" w:date="2021-06-16T11:15:00Z"/>
        </w:rPr>
        <w:pPrChange w:id="6739" w:author="VOYER Raphael" w:date="2021-06-16T11:15:00Z">
          <w:pPr/>
        </w:pPrChange>
      </w:pPr>
    </w:p>
    <w:p w14:paraId="51535C1E" w14:textId="77777777" w:rsidR="004300F7" w:rsidDel="001111A8" w:rsidRDefault="004300F7">
      <w:pPr>
        <w:pStyle w:val="Titre4"/>
        <w:rPr>
          <w:del w:id="6740" w:author="VOYER Raphael" w:date="2021-06-16T11:15:00Z"/>
        </w:rPr>
        <w:pPrChange w:id="6741" w:author="VOYER Raphael" w:date="2021-06-16T11:15:00Z">
          <w:pPr/>
        </w:pPrChange>
      </w:pPr>
    </w:p>
    <w:p w14:paraId="0601C112" w14:textId="77777777" w:rsidR="004300F7" w:rsidDel="001111A8" w:rsidRDefault="004300F7">
      <w:pPr>
        <w:pStyle w:val="Titre4"/>
        <w:rPr>
          <w:del w:id="6742" w:author="VOYER Raphael" w:date="2021-06-16T11:15:00Z"/>
        </w:rPr>
        <w:pPrChange w:id="6743" w:author="VOYER Raphael" w:date="2021-06-16T11:15:00Z">
          <w:pPr/>
        </w:pPrChange>
      </w:pPr>
    </w:p>
    <w:p w14:paraId="0C587EAC" w14:textId="77777777" w:rsidR="004300F7" w:rsidDel="001111A8" w:rsidRDefault="004300F7">
      <w:pPr>
        <w:pStyle w:val="Titre4"/>
        <w:rPr>
          <w:del w:id="6744" w:author="VOYER Raphael" w:date="2021-06-16T11:15:00Z"/>
        </w:rPr>
        <w:pPrChange w:id="6745" w:author="VOYER Raphael" w:date="2021-06-16T11:15:00Z">
          <w:pPr/>
        </w:pPrChange>
      </w:pPr>
    </w:p>
    <w:p w14:paraId="3A0049A0" w14:textId="77777777" w:rsidR="004300F7" w:rsidDel="001111A8" w:rsidRDefault="004300F7">
      <w:pPr>
        <w:pStyle w:val="Titre4"/>
        <w:rPr>
          <w:del w:id="6746" w:author="VOYER Raphael" w:date="2021-06-16T11:15:00Z"/>
        </w:rPr>
        <w:pPrChange w:id="6747" w:author="VOYER Raphael" w:date="2021-06-16T11:15:00Z">
          <w:pPr/>
        </w:pPrChange>
      </w:pPr>
    </w:p>
    <w:p w14:paraId="3815615B" w14:textId="77777777" w:rsidR="004300F7" w:rsidDel="001111A8" w:rsidRDefault="004300F7">
      <w:pPr>
        <w:pStyle w:val="Titre4"/>
        <w:rPr>
          <w:del w:id="6748" w:author="VOYER Raphael" w:date="2021-06-16T11:15:00Z"/>
        </w:rPr>
        <w:pPrChange w:id="6749" w:author="VOYER Raphael" w:date="2021-06-16T11:15:00Z">
          <w:pPr/>
        </w:pPrChange>
      </w:pPr>
    </w:p>
    <w:p w14:paraId="2744BEEB" w14:textId="77777777" w:rsidR="004300F7" w:rsidDel="001111A8" w:rsidRDefault="004300F7">
      <w:pPr>
        <w:pStyle w:val="Titre4"/>
        <w:rPr>
          <w:del w:id="6750" w:author="VOYER Raphael" w:date="2021-06-16T11:15:00Z"/>
        </w:rPr>
        <w:pPrChange w:id="6751" w:author="VOYER Raphael" w:date="2021-06-16T11:15:00Z">
          <w:pPr/>
        </w:pPrChange>
      </w:pPr>
    </w:p>
    <w:p w14:paraId="135D1591" w14:textId="77777777" w:rsidR="004300F7" w:rsidDel="001111A8" w:rsidRDefault="004300F7">
      <w:pPr>
        <w:pStyle w:val="Titre4"/>
        <w:rPr>
          <w:del w:id="6752" w:author="VOYER Raphael" w:date="2021-06-16T11:15:00Z"/>
        </w:rPr>
        <w:pPrChange w:id="6753" w:author="VOYER Raphael" w:date="2021-06-16T11:15:00Z">
          <w:pPr/>
        </w:pPrChange>
      </w:pPr>
    </w:p>
    <w:p w14:paraId="75110722" w14:textId="77777777" w:rsidR="004300F7" w:rsidDel="001111A8" w:rsidRDefault="004300F7">
      <w:pPr>
        <w:pStyle w:val="Titre4"/>
        <w:rPr>
          <w:del w:id="6754" w:author="VOYER Raphael" w:date="2021-06-16T11:15:00Z"/>
        </w:rPr>
        <w:pPrChange w:id="6755" w:author="VOYER Raphael" w:date="2021-06-16T11:15:00Z">
          <w:pPr/>
        </w:pPrChange>
      </w:pPr>
    </w:p>
    <w:p w14:paraId="294B8AAE" w14:textId="77777777" w:rsidR="004300F7" w:rsidDel="001111A8" w:rsidRDefault="004300F7">
      <w:pPr>
        <w:pStyle w:val="Titre4"/>
        <w:rPr>
          <w:del w:id="6756" w:author="VOYER Raphael" w:date="2021-06-16T11:15:00Z"/>
        </w:rPr>
        <w:pPrChange w:id="6757" w:author="VOYER Raphael" w:date="2021-06-16T11:15:00Z">
          <w:pPr/>
        </w:pPrChange>
      </w:pPr>
    </w:p>
    <w:p w14:paraId="5213FB45" w14:textId="77777777" w:rsidR="004300F7" w:rsidDel="001111A8" w:rsidRDefault="004300F7">
      <w:pPr>
        <w:pStyle w:val="Titre4"/>
        <w:rPr>
          <w:del w:id="6758" w:author="VOYER Raphael" w:date="2021-06-16T11:15:00Z"/>
        </w:rPr>
        <w:pPrChange w:id="6759" w:author="VOYER Raphael" w:date="2021-06-16T11:15:00Z">
          <w:pPr/>
        </w:pPrChange>
      </w:pPr>
    </w:p>
    <w:p w14:paraId="639B5989" w14:textId="77777777" w:rsidR="004300F7" w:rsidDel="001111A8" w:rsidRDefault="004300F7">
      <w:pPr>
        <w:pStyle w:val="Titre4"/>
        <w:rPr>
          <w:del w:id="6760" w:author="VOYER Raphael" w:date="2021-06-16T11:15:00Z"/>
        </w:rPr>
        <w:pPrChange w:id="6761" w:author="VOYER Raphael" w:date="2021-06-16T11:15:00Z">
          <w:pPr/>
        </w:pPrChange>
      </w:pPr>
    </w:p>
    <w:p w14:paraId="59C6C3F2" w14:textId="77777777" w:rsidR="004300F7" w:rsidDel="001111A8" w:rsidRDefault="004300F7">
      <w:pPr>
        <w:pStyle w:val="Titre4"/>
        <w:rPr>
          <w:del w:id="6762" w:author="VOYER Raphael" w:date="2021-06-16T11:15:00Z"/>
        </w:rPr>
        <w:pPrChange w:id="6763" w:author="VOYER Raphael" w:date="2021-06-16T11:15:00Z">
          <w:pPr/>
        </w:pPrChange>
      </w:pPr>
    </w:p>
    <w:p w14:paraId="3957F953" w14:textId="77777777" w:rsidR="004300F7" w:rsidDel="001111A8" w:rsidRDefault="004300F7">
      <w:pPr>
        <w:pStyle w:val="Titre4"/>
        <w:rPr>
          <w:del w:id="6764" w:author="VOYER Raphael" w:date="2021-06-16T11:15:00Z"/>
        </w:rPr>
        <w:pPrChange w:id="6765" w:author="VOYER Raphael" w:date="2021-06-16T11:15:00Z">
          <w:pPr/>
        </w:pPrChange>
      </w:pPr>
    </w:p>
    <w:p w14:paraId="7F04B9E5" w14:textId="77777777" w:rsidR="004300F7" w:rsidDel="001111A8" w:rsidRDefault="004300F7">
      <w:pPr>
        <w:pStyle w:val="Titre4"/>
        <w:rPr>
          <w:del w:id="6766" w:author="VOYER Raphael" w:date="2021-06-16T11:15:00Z"/>
        </w:rPr>
        <w:pPrChange w:id="6767" w:author="VOYER Raphael" w:date="2021-06-16T11:15:00Z">
          <w:pPr/>
        </w:pPrChange>
      </w:pPr>
    </w:p>
    <w:p w14:paraId="735C70BD" w14:textId="77777777" w:rsidR="004300F7" w:rsidDel="001111A8" w:rsidRDefault="004300F7">
      <w:pPr>
        <w:pStyle w:val="Titre4"/>
        <w:rPr>
          <w:del w:id="6768" w:author="VOYER Raphael" w:date="2021-06-16T11:15:00Z"/>
        </w:rPr>
        <w:pPrChange w:id="6769" w:author="VOYER Raphael" w:date="2021-06-16T11:15:00Z">
          <w:pPr/>
        </w:pPrChange>
      </w:pPr>
    </w:p>
    <w:p w14:paraId="3C5DE7E4" w14:textId="77777777" w:rsidR="004300F7" w:rsidDel="001111A8" w:rsidRDefault="004300F7">
      <w:pPr>
        <w:pStyle w:val="Titre4"/>
        <w:rPr>
          <w:del w:id="6770" w:author="VOYER Raphael" w:date="2021-06-16T11:15:00Z"/>
        </w:rPr>
        <w:pPrChange w:id="6771" w:author="VOYER Raphael" w:date="2021-06-16T11:15:00Z">
          <w:pPr/>
        </w:pPrChange>
      </w:pPr>
    </w:p>
    <w:p w14:paraId="7995D896" w14:textId="77777777" w:rsidR="004300F7" w:rsidDel="001111A8" w:rsidRDefault="004300F7">
      <w:pPr>
        <w:pStyle w:val="Titre4"/>
        <w:rPr>
          <w:del w:id="6772" w:author="VOYER Raphael" w:date="2021-06-16T11:15:00Z"/>
        </w:rPr>
        <w:pPrChange w:id="6773" w:author="VOYER Raphael" w:date="2021-06-16T11:15:00Z">
          <w:pPr/>
        </w:pPrChange>
      </w:pPr>
    </w:p>
    <w:p w14:paraId="04A2ECA1" w14:textId="77777777" w:rsidR="004300F7" w:rsidDel="001111A8" w:rsidRDefault="004300F7">
      <w:pPr>
        <w:pStyle w:val="Titre4"/>
        <w:rPr>
          <w:del w:id="6774" w:author="VOYER Raphael" w:date="2021-06-16T11:15:00Z"/>
        </w:rPr>
        <w:pPrChange w:id="6775" w:author="VOYER Raphael" w:date="2021-06-16T11:15:00Z">
          <w:pPr/>
        </w:pPrChange>
      </w:pPr>
    </w:p>
    <w:p w14:paraId="795C92F5" w14:textId="77777777" w:rsidR="004300F7" w:rsidDel="001111A8" w:rsidRDefault="004300F7">
      <w:pPr>
        <w:pStyle w:val="Titre4"/>
        <w:rPr>
          <w:del w:id="6776" w:author="VOYER Raphael" w:date="2021-06-16T11:15:00Z"/>
        </w:rPr>
        <w:pPrChange w:id="6777" w:author="VOYER Raphael" w:date="2021-06-16T11:15:00Z">
          <w:pPr/>
        </w:pPrChange>
      </w:pPr>
    </w:p>
    <w:p w14:paraId="6F7EC33A" w14:textId="77777777" w:rsidR="004300F7" w:rsidDel="001111A8" w:rsidRDefault="004300F7">
      <w:pPr>
        <w:pStyle w:val="Titre4"/>
        <w:rPr>
          <w:del w:id="6778" w:author="VOYER Raphael" w:date="2021-06-16T11:15:00Z"/>
        </w:rPr>
        <w:pPrChange w:id="6779" w:author="VOYER Raphael" w:date="2021-06-16T11:15:00Z">
          <w:pPr/>
        </w:pPrChange>
      </w:pPr>
    </w:p>
    <w:p w14:paraId="6D147C95" w14:textId="77777777" w:rsidR="002A397D" w:rsidRPr="007107E1" w:rsidDel="001111A8" w:rsidRDefault="00014FB3">
      <w:pPr>
        <w:pStyle w:val="Titre4"/>
        <w:rPr>
          <w:del w:id="6780" w:author="VOYER Raphael" w:date="2021-06-16T11:15:00Z"/>
        </w:rPr>
      </w:pPr>
      <w:bookmarkStart w:id="6781" w:name="_5.3.3.6_Cluster_Deletion"/>
      <w:bookmarkEnd w:id="6781"/>
      <w:del w:id="6782" w:author="VOYER Raphael" w:date="2021-06-16T11:15:00Z">
        <w:r w:rsidDel="001111A8">
          <w:delText>6</w:delText>
        </w:r>
        <w:r w:rsidR="00EB0EB8" w:rsidRPr="007107E1" w:rsidDel="001111A8">
          <w:delText>.3.3.</w:delText>
        </w:r>
        <w:r w:rsidR="00F47B44" w:rsidDel="001111A8">
          <w:delText>5</w:delText>
        </w:r>
        <w:r w:rsidR="00EB0EB8" w:rsidRPr="007107E1" w:rsidDel="001111A8">
          <w:delText xml:space="preserve"> </w:delText>
        </w:r>
        <w:r w:rsidR="002A397D" w:rsidRPr="007107E1" w:rsidDel="001111A8">
          <w:delText>Cluster Deletion</w:delText>
        </w:r>
      </w:del>
    </w:p>
    <w:p w14:paraId="45FC4B5A" w14:textId="77777777" w:rsidR="002A397D" w:rsidRPr="002A397D" w:rsidDel="001111A8" w:rsidRDefault="002A397D">
      <w:pPr>
        <w:pStyle w:val="Titre4"/>
        <w:rPr>
          <w:del w:id="6783" w:author="VOYER Raphael" w:date="2021-06-16T11:15:00Z"/>
        </w:rPr>
        <w:pPrChange w:id="6784" w:author="VOYER Raphael" w:date="2021-06-16T11:15:00Z">
          <w:pPr/>
        </w:pPrChange>
      </w:pPr>
      <w:del w:id="6785" w:author="VOYER Raphael" w:date="2021-06-16T11:15:00Z">
        <w:r w:rsidDel="001111A8">
          <w:rPr>
            <w:b w:val="0"/>
            <w:bCs w:val="0"/>
          </w:rPr>
          <w:delText xml:space="preserve">      </w:delText>
        </w:r>
      </w:del>
    </w:p>
    <w:p w14:paraId="7AE392D5" w14:textId="77777777" w:rsidR="00EF63EA" w:rsidDel="001111A8" w:rsidRDefault="00CC2F03">
      <w:pPr>
        <w:pStyle w:val="Titre4"/>
        <w:rPr>
          <w:del w:id="6786" w:author="VOYER Raphael" w:date="2021-06-16T11:15:00Z"/>
        </w:rPr>
        <w:pPrChange w:id="6787" w:author="VOYER Raphael" w:date="2021-06-16T11:15:00Z">
          <w:pPr>
            <w:keepNext/>
          </w:pPr>
        </w:pPrChange>
      </w:pPr>
      <w:del w:id="6788" w:author="VOYER Raphael" w:date="2021-06-16T11:15:00Z">
        <w:r w:rsidDel="001111A8">
          <w:object w:dxaOrig="10305" w:dyaOrig="6223" w14:anchorId="5FD585B7">
            <v:shape id="_x0000_i1034" type="#_x0000_t75" style="width:467.75pt;height:282.95pt" o:ole="">
              <v:imagedata r:id="rId40" o:title=""/>
            </v:shape>
            <o:OLEObject Type="Embed" ProgID="Visio.Drawing.6" ShapeID="_x0000_i1034" DrawAspect="Content" ObjectID="_1688451575" r:id="rId41"/>
          </w:object>
        </w:r>
      </w:del>
    </w:p>
    <w:p w14:paraId="0784FF1A" w14:textId="77777777" w:rsidR="002A397D" w:rsidDel="001111A8" w:rsidRDefault="00EF63EA">
      <w:pPr>
        <w:pStyle w:val="Titre4"/>
        <w:rPr>
          <w:del w:id="6789" w:author="VOYER Raphael" w:date="2021-06-16T11:15:00Z"/>
        </w:rPr>
        <w:pPrChange w:id="6790" w:author="VOYER Raphael" w:date="2021-06-16T11:15:00Z">
          <w:pPr>
            <w:pStyle w:val="Lgende"/>
            <w:ind w:left="2880" w:firstLine="720"/>
            <w:outlineLvl w:val="0"/>
          </w:pPr>
        </w:pPrChange>
      </w:pPr>
      <w:bookmarkStart w:id="6791" w:name="_Toc381025855"/>
      <w:bookmarkStart w:id="6792" w:name="_Toc424820445"/>
      <w:bookmarkStart w:id="6793" w:name="_Toc436661315"/>
      <w:del w:id="6794"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16</w:delText>
        </w:r>
        <w:r w:rsidR="004F358F" w:rsidDel="001111A8">
          <w:rPr>
            <w:noProof/>
          </w:rPr>
          <w:fldChar w:fldCharType="end"/>
        </w:r>
        <w:r w:rsidDel="001111A8">
          <w:delText>: Cluster Deletion</w:delText>
        </w:r>
        <w:bookmarkEnd w:id="6791"/>
        <w:bookmarkEnd w:id="6792"/>
        <w:bookmarkEnd w:id="6793"/>
      </w:del>
    </w:p>
    <w:p w14:paraId="143B3687" w14:textId="77777777" w:rsidR="00E47C0E" w:rsidDel="001111A8" w:rsidRDefault="00E47C0E">
      <w:pPr>
        <w:pStyle w:val="Titre4"/>
        <w:rPr>
          <w:del w:id="6795" w:author="VOYER Raphael" w:date="2021-06-16T11:15:00Z"/>
        </w:rPr>
        <w:pPrChange w:id="6796" w:author="VOYER Raphael" w:date="2021-06-16T11:15:00Z">
          <w:pPr/>
        </w:pPrChange>
      </w:pPr>
    </w:p>
    <w:p w14:paraId="3EA7A7B8" w14:textId="77777777" w:rsidR="00E47C0E" w:rsidDel="001111A8" w:rsidRDefault="00E47C0E">
      <w:pPr>
        <w:pStyle w:val="Titre4"/>
        <w:rPr>
          <w:del w:id="6797" w:author="VOYER Raphael" w:date="2021-06-16T11:15:00Z"/>
        </w:rPr>
      </w:pPr>
      <w:del w:id="6798" w:author="VOYER Raphael" w:date="2021-06-16T11:15:00Z">
        <w:r w:rsidDel="001111A8">
          <w:delText>Detailed Steps:</w:delText>
        </w:r>
      </w:del>
    </w:p>
    <w:p w14:paraId="40DA0D0B" w14:textId="77777777" w:rsidR="00E47C0E" w:rsidDel="001111A8" w:rsidRDefault="00E47C0E">
      <w:pPr>
        <w:pStyle w:val="Titre4"/>
        <w:rPr>
          <w:del w:id="6799" w:author="VOYER Raphael" w:date="2021-06-16T11:15:00Z"/>
        </w:rPr>
        <w:pPrChange w:id="6800" w:author="VOYER Raphael" w:date="2021-06-16T11:15:00Z">
          <w:pPr>
            <w:ind w:right="540"/>
          </w:pPr>
        </w:pPrChange>
      </w:pPr>
      <w:del w:id="6801" w:author="VOYER Raphael" w:date="2021-06-16T11:15:00Z">
        <w:r w:rsidDel="001111A8">
          <w:delText xml:space="preserve">1) </w:delText>
        </w:r>
        <w:smartTag w:uri="urn:schemas-microsoft-com:office:smarttags" w:element="stockticker">
          <w:r w:rsidDel="001111A8">
            <w:delText>CLI</w:delText>
          </w:r>
        </w:smartTag>
        <w:r w:rsidDel="001111A8">
          <w:delText xml:space="preserve"> to delete a cluster</w:delText>
        </w:r>
      </w:del>
    </w:p>
    <w:p w14:paraId="0833389D" w14:textId="77777777" w:rsidR="00E47C0E" w:rsidDel="001111A8" w:rsidRDefault="00E47C0E">
      <w:pPr>
        <w:pStyle w:val="Titre4"/>
        <w:rPr>
          <w:del w:id="6802" w:author="VOYER Raphael" w:date="2021-06-16T11:15:00Z"/>
        </w:rPr>
        <w:pPrChange w:id="6803" w:author="VOYER Raphael" w:date="2021-06-16T11:15:00Z">
          <w:pPr/>
        </w:pPrChange>
      </w:pPr>
      <w:del w:id="6804" w:author="VOYER Raphael" w:date="2021-06-16T11:15:00Z">
        <w:r w:rsidDel="001111A8">
          <w:delText xml:space="preserve">2) </w:delText>
        </w:r>
        <w:r w:rsidR="0043760D" w:rsidDel="001111A8">
          <w:delText>Sanity check to see if cluster is invalid and returns e</w:delText>
        </w:r>
        <w:r w:rsidDel="001111A8">
          <w:delText>rror if sanity checks fail</w:delText>
        </w:r>
      </w:del>
    </w:p>
    <w:p w14:paraId="300F9BCE" w14:textId="77777777" w:rsidR="0043760D" w:rsidDel="001111A8" w:rsidRDefault="0043760D">
      <w:pPr>
        <w:pStyle w:val="Titre4"/>
        <w:rPr>
          <w:del w:id="6805" w:author="VOYER Raphael" w:date="2021-06-16T11:15:00Z"/>
        </w:rPr>
        <w:pPrChange w:id="6806" w:author="VOYER Raphael" w:date="2021-06-16T11:15:00Z">
          <w:pPr/>
        </w:pPrChange>
      </w:pPr>
      <w:del w:id="6807" w:author="VOYER Raphael" w:date="2021-06-16T11:15:00Z">
        <w:r w:rsidDel="001111A8">
          <w:delText>3) Derives the mode of the cluster</w:delText>
        </w:r>
      </w:del>
    </w:p>
    <w:p w14:paraId="61D8ED39" w14:textId="77777777" w:rsidR="00E47C0E" w:rsidDel="001111A8" w:rsidRDefault="0043760D">
      <w:pPr>
        <w:pStyle w:val="Titre4"/>
        <w:rPr>
          <w:del w:id="6808" w:author="VOYER Raphael" w:date="2021-06-16T11:15:00Z"/>
        </w:rPr>
        <w:pPrChange w:id="6809" w:author="VOYER Raphael" w:date="2021-06-16T11:15:00Z">
          <w:pPr/>
        </w:pPrChange>
      </w:pPr>
      <w:del w:id="6810" w:author="VOYER Raphael" w:date="2021-06-16T11:15:00Z">
        <w:r w:rsidDel="001111A8">
          <w:delText xml:space="preserve">4) If L2/L3 cluster sends a message to SL </w:delText>
        </w:r>
        <w:smartTag w:uri="urn:schemas-microsoft-com:office:smarttags" w:element="stockticker">
          <w:r w:rsidDel="001111A8">
            <w:delText>CMM</w:delText>
          </w:r>
        </w:smartTag>
        <w:r w:rsidDel="001111A8">
          <w:delText xml:space="preserve"> to delete the L2 Table/L2MC index</w:delText>
        </w:r>
      </w:del>
    </w:p>
    <w:p w14:paraId="5A11972C" w14:textId="77777777" w:rsidR="0043760D" w:rsidDel="001111A8" w:rsidRDefault="0043760D">
      <w:pPr>
        <w:pStyle w:val="Titre4"/>
        <w:rPr>
          <w:del w:id="6811" w:author="VOYER Raphael" w:date="2021-06-16T11:15:00Z"/>
        </w:rPr>
        <w:pPrChange w:id="6812" w:author="VOYER Raphael" w:date="2021-06-16T11:15:00Z">
          <w:pPr/>
        </w:pPrChange>
      </w:pPr>
      <w:del w:id="6813" w:author="VOYER Raphael" w:date="2021-06-16T11:15:00Z">
        <w:r w:rsidDel="001111A8">
          <w:delText xml:space="preserve">5) If L3 cluster sends a message to IP </w:delText>
        </w:r>
        <w:smartTag w:uri="urn:schemas-microsoft-com:office:smarttags" w:element="stockticker">
          <w:r w:rsidDel="001111A8">
            <w:delText>CMM</w:delText>
          </w:r>
        </w:smartTag>
        <w:r w:rsidDel="001111A8">
          <w:delText xml:space="preserve"> to delete the ARP entry.</w:delText>
        </w:r>
      </w:del>
    </w:p>
    <w:p w14:paraId="6FE1494D" w14:textId="77777777" w:rsidR="0043760D" w:rsidDel="001111A8" w:rsidRDefault="0043760D">
      <w:pPr>
        <w:pStyle w:val="Titre4"/>
        <w:rPr>
          <w:del w:id="6814" w:author="VOYER Raphael" w:date="2021-06-16T11:15:00Z"/>
        </w:rPr>
        <w:pPrChange w:id="6815" w:author="VOYER Raphael" w:date="2021-06-16T11:15:00Z">
          <w:pPr/>
        </w:pPrChange>
      </w:pPr>
      <w:del w:id="6816" w:author="VOYER Raphael" w:date="2021-06-16T11:15:00Z">
        <w:r w:rsidDel="001111A8">
          <w:delText xml:space="preserve">6) If L2/L3 cluster sends a Message to QOS </w:delText>
        </w:r>
        <w:smartTag w:uri="urn:schemas-microsoft-com:office:smarttags" w:element="stockticker">
          <w:r w:rsidDel="001111A8">
            <w:delText>CMM</w:delText>
          </w:r>
        </w:smartTag>
        <w:r w:rsidDel="001111A8">
          <w:delText xml:space="preserve"> to remove the IFP entry.</w:delText>
        </w:r>
      </w:del>
    </w:p>
    <w:p w14:paraId="30C5F267" w14:textId="77777777" w:rsidR="0043760D" w:rsidDel="001111A8" w:rsidRDefault="0043760D">
      <w:pPr>
        <w:pStyle w:val="Titre4"/>
        <w:rPr>
          <w:del w:id="6817" w:author="VOYER Raphael" w:date="2021-06-16T11:15:00Z"/>
        </w:rPr>
        <w:pPrChange w:id="6818" w:author="VOYER Raphael" w:date="2021-06-16T11:15:00Z">
          <w:pPr/>
        </w:pPrChange>
      </w:pPr>
      <w:del w:id="6819" w:author="VOYER Raphael" w:date="2021-06-16T11:15:00Z">
        <w:r w:rsidDel="001111A8">
          <w:delText xml:space="preserve">7) If L3 cluster with IP multicast sends a message to IPMS </w:delText>
        </w:r>
        <w:smartTag w:uri="urn:schemas-microsoft-com:office:smarttags" w:element="stockticker">
          <w:r w:rsidDel="001111A8">
            <w:delText>CMM</w:delText>
          </w:r>
        </w:smartTag>
        <w:r w:rsidDel="001111A8">
          <w:delText xml:space="preserve"> to deregister reports</w:delText>
        </w:r>
      </w:del>
    </w:p>
    <w:p w14:paraId="34F134C2" w14:textId="77777777" w:rsidR="0043760D" w:rsidDel="001111A8" w:rsidRDefault="0043760D">
      <w:pPr>
        <w:pStyle w:val="Titre4"/>
        <w:rPr>
          <w:del w:id="6820" w:author="VOYER Raphael" w:date="2021-06-16T11:15:00Z"/>
        </w:rPr>
        <w:pPrChange w:id="6821" w:author="VOYER Raphael" w:date="2021-06-16T11:15:00Z">
          <w:pPr/>
        </w:pPrChange>
      </w:pPr>
      <w:del w:id="6822" w:author="VOYER Raphael" w:date="2021-06-16T11:15:00Z">
        <w:r w:rsidDel="001111A8">
          <w:delText xml:space="preserve">8) Flushes the DB related to the specified cluster in the HA VLAN </w:delText>
        </w:r>
        <w:smartTag w:uri="urn:schemas-microsoft-com:office:smarttags" w:element="stockticker">
          <w:r w:rsidDel="001111A8">
            <w:delText>CMM</w:delText>
          </w:r>
        </w:smartTag>
        <w:r w:rsidDel="001111A8">
          <w:delText>.</w:delText>
        </w:r>
      </w:del>
    </w:p>
    <w:p w14:paraId="2481BA10" w14:textId="77777777" w:rsidR="001E4165" w:rsidDel="001111A8" w:rsidRDefault="001E4165">
      <w:pPr>
        <w:pStyle w:val="Titre4"/>
        <w:rPr>
          <w:del w:id="6823" w:author="VOYER Raphael" w:date="2021-06-16T11:15:00Z"/>
        </w:rPr>
      </w:pPr>
      <w:bookmarkStart w:id="6824" w:name="_5.3.3.7_Cluster_Disable:"/>
      <w:bookmarkEnd w:id="6824"/>
    </w:p>
    <w:p w14:paraId="1FCBCB82" w14:textId="77777777" w:rsidR="00814E94" w:rsidDel="001111A8" w:rsidRDefault="00814E94">
      <w:pPr>
        <w:pStyle w:val="Titre4"/>
        <w:rPr>
          <w:del w:id="6825" w:author="VOYER Raphael" w:date="2021-06-16T11:15:00Z"/>
        </w:rPr>
        <w:pPrChange w:id="6826" w:author="VOYER Raphael" w:date="2021-06-16T11:15:00Z">
          <w:pPr/>
        </w:pPrChange>
      </w:pPr>
    </w:p>
    <w:p w14:paraId="684B0FF1" w14:textId="77777777" w:rsidR="00814E94" w:rsidDel="001111A8" w:rsidRDefault="00814E94">
      <w:pPr>
        <w:pStyle w:val="Titre4"/>
        <w:rPr>
          <w:del w:id="6827" w:author="VOYER Raphael" w:date="2021-06-16T11:15:00Z"/>
        </w:rPr>
        <w:pPrChange w:id="6828" w:author="VOYER Raphael" w:date="2021-06-16T11:15:00Z">
          <w:pPr/>
        </w:pPrChange>
      </w:pPr>
    </w:p>
    <w:p w14:paraId="22AF88F6" w14:textId="77777777" w:rsidR="00814E94" w:rsidDel="001111A8" w:rsidRDefault="00814E94">
      <w:pPr>
        <w:pStyle w:val="Titre4"/>
        <w:rPr>
          <w:del w:id="6829" w:author="VOYER Raphael" w:date="2021-06-16T11:15:00Z"/>
        </w:rPr>
        <w:pPrChange w:id="6830" w:author="VOYER Raphael" w:date="2021-06-16T11:15:00Z">
          <w:pPr/>
        </w:pPrChange>
      </w:pPr>
    </w:p>
    <w:p w14:paraId="43261B3C" w14:textId="77777777" w:rsidR="00814E94" w:rsidDel="001111A8" w:rsidRDefault="00814E94">
      <w:pPr>
        <w:pStyle w:val="Titre4"/>
        <w:rPr>
          <w:del w:id="6831" w:author="VOYER Raphael" w:date="2021-06-16T11:15:00Z"/>
        </w:rPr>
        <w:pPrChange w:id="6832" w:author="VOYER Raphael" w:date="2021-06-16T11:15:00Z">
          <w:pPr/>
        </w:pPrChange>
      </w:pPr>
    </w:p>
    <w:p w14:paraId="27EFACC8" w14:textId="77777777" w:rsidR="00814E94" w:rsidDel="001111A8" w:rsidRDefault="00814E94">
      <w:pPr>
        <w:pStyle w:val="Titre4"/>
        <w:rPr>
          <w:del w:id="6833" w:author="VOYER Raphael" w:date="2021-06-16T11:15:00Z"/>
        </w:rPr>
        <w:pPrChange w:id="6834" w:author="VOYER Raphael" w:date="2021-06-16T11:15:00Z">
          <w:pPr/>
        </w:pPrChange>
      </w:pPr>
    </w:p>
    <w:p w14:paraId="30C44249" w14:textId="77777777" w:rsidR="00814E94" w:rsidDel="001111A8" w:rsidRDefault="00814E94">
      <w:pPr>
        <w:pStyle w:val="Titre4"/>
        <w:rPr>
          <w:del w:id="6835" w:author="VOYER Raphael" w:date="2021-06-16T11:15:00Z"/>
        </w:rPr>
        <w:pPrChange w:id="6836" w:author="VOYER Raphael" w:date="2021-06-16T11:15:00Z">
          <w:pPr/>
        </w:pPrChange>
      </w:pPr>
    </w:p>
    <w:p w14:paraId="742FA4E3" w14:textId="77777777" w:rsidR="00814E94" w:rsidDel="001111A8" w:rsidRDefault="00814E94">
      <w:pPr>
        <w:pStyle w:val="Titre4"/>
        <w:rPr>
          <w:del w:id="6837" w:author="VOYER Raphael" w:date="2021-06-16T11:15:00Z"/>
        </w:rPr>
        <w:pPrChange w:id="6838" w:author="VOYER Raphael" w:date="2021-06-16T11:15:00Z">
          <w:pPr/>
        </w:pPrChange>
      </w:pPr>
    </w:p>
    <w:p w14:paraId="62D58569" w14:textId="77777777" w:rsidR="00814E94" w:rsidDel="001111A8" w:rsidRDefault="00814E94">
      <w:pPr>
        <w:pStyle w:val="Titre4"/>
        <w:rPr>
          <w:del w:id="6839" w:author="VOYER Raphael" w:date="2021-06-16T11:15:00Z"/>
        </w:rPr>
        <w:pPrChange w:id="6840" w:author="VOYER Raphael" w:date="2021-06-16T11:15:00Z">
          <w:pPr/>
        </w:pPrChange>
      </w:pPr>
    </w:p>
    <w:p w14:paraId="346BEB2E" w14:textId="77777777" w:rsidR="00814E94" w:rsidDel="001111A8" w:rsidRDefault="00814E94">
      <w:pPr>
        <w:pStyle w:val="Titre4"/>
        <w:rPr>
          <w:del w:id="6841" w:author="VOYER Raphael" w:date="2021-06-16T11:15:00Z"/>
        </w:rPr>
        <w:pPrChange w:id="6842" w:author="VOYER Raphael" w:date="2021-06-16T11:15:00Z">
          <w:pPr/>
        </w:pPrChange>
      </w:pPr>
    </w:p>
    <w:p w14:paraId="2B2A1BFA" w14:textId="77777777" w:rsidR="00814E94" w:rsidDel="001111A8" w:rsidRDefault="00814E94">
      <w:pPr>
        <w:pStyle w:val="Titre4"/>
        <w:rPr>
          <w:del w:id="6843" w:author="VOYER Raphael" w:date="2021-06-16T11:15:00Z"/>
        </w:rPr>
        <w:pPrChange w:id="6844" w:author="VOYER Raphael" w:date="2021-06-16T11:15:00Z">
          <w:pPr/>
        </w:pPrChange>
      </w:pPr>
    </w:p>
    <w:p w14:paraId="09801E9D" w14:textId="77777777" w:rsidR="00814E94" w:rsidDel="001111A8" w:rsidRDefault="00814E94">
      <w:pPr>
        <w:pStyle w:val="Titre4"/>
        <w:rPr>
          <w:del w:id="6845" w:author="VOYER Raphael" w:date="2021-06-16T11:15:00Z"/>
        </w:rPr>
        <w:pPrChange w:id="6846" w:author="VOYER Raphael" w:date="2021-06-16T11:15:00Z">
          <w:pPr/>
        </w:pPrChange>
      </w:pPr>
    </w:p>
    <w:p w14:paraId="132329E1" w14:textId="77777777" w:rsidR="00814E94" w:rsidDel="001111A8" w:rsidRDefault="00814E94">
      <w:pPr>
        <w:pStyle w:val="Titre4"/>
        <w:rPr>
          <w:del w:id="6847" w:author="VOYER Raphael" w:date="2021-06-16T11:15:00Z"/>
        </w:rPr>
        <w:pPrChange w:id="6848" w:author="VOYER Raphael" w:date="2021-06-16T11:15:00Z">
          <w:pPr/>
        </w:pPrChange>
      </w:pPr>
    </w:p>
    <w:p w14:paraId="470A6319" w14:textId="77777777" w:rsidR="00814E94" w:rsidDel="001111A8" w:rsidRDefault="00814E94">
      <w:pPr>
        <w:pStyle w:val="Titre4"/>
        <w:rPr>
          <w:del w:id="6849" w:author="VOYER Raphael" w:date="2021-06-16T11:15:00Z"/>
        </w:rPr>
        <w:pPrChange w:id="6850" w:author="VOYER Raphael" w:date="2021-06-16T11:15:00Z">
          <w:pPr/>
        </w:pPrChange>
      </w:pPr>
    </w:p>
    <w:p w14:paraId="74887F0F" w14:textId="77777777" w:rsidR="00814E94" w:rsidDel="001111A8" w:rsidRDefault="00814E94">
      <w:pPr>
        <w:pStyle w:val="Titre4"/>
        <w:rPr>
          <w:del w:id="6851" w:author="VOYER Raphael" w:date="2021-06-16T11:15:00Z"/>
        </w:rPr>
        <w:pPrChange w:id="6852" w:author="VOYER Raphael" w:date="2021-06-16T11:15:00Z">
          <w:pPr/>
        </w:pPrChange>
      </w:pPr>
    </w:p>
    <w:p w14:paraId="337F5F81" w14:textId="77777777" w:rsidR="00814E94" w:rsidDel="001111A8" w:rsidRDefault="00814E94">
      <w:pPr>
        <w:pStyle w:val="Titre4"/>
        <w:rPr>
          <w:del w:id="6853" w:author="VOYER Raphael" w:date="2021-06-16T11:15:00Z"/>
        </w:rPr>
        <w:pPrChange w:id="6854" w:author="VOYER Raphael" w:date="2021-06-16T11:15:00Z">
          <w:pPr/>
        </w:pPrChange>
      </w:pPr>
    </w:p>
    <w:p w14:paraId="387FB7D9" w14:textId="77777777" w:rsidR="00814E94" w:rsidDel="001111A8" w:rsidRDefault="00814E94">
      <w:pPr>
        <w:pStyle w:val="Titre4"/>
        <w:rPr>
          <w:del w:id="6855" w:author="VOYER Raphael" w:date="2021-06-16T11:15:00Z"/>
        </w:rPr>
        <w:pPrChange w:id="6856" w:author="VOYER Raphael" w:date="2021-06-16T11:15:00Z">
          <w:pPr/>
        </w:pPrChange>
      </w:pPr>
    </w:p>
    <w:p w14:paraId="16BCCD76" w14:textId="77777777" w:rsidR="00814E94" w:rsidDel="001111A8" w:rsidRDefault="00814E94">
      <w:pPr>
        <w:pStyle w:val="Titre4"/>
        <w:rPr>
          <w:del w:id="6857" w:author="VOYER Raphael" w:date="2021-06-16T11:15:00Z"/>
        </w:rPr>
        <w:pPrChange w:id="6858" w:author="VOYER Raphael" w:date="2021-06-16T11:15:00Z">
          <w:pPr/>
        </w:pPrChange>
      </w:pPr>
    </w:p>
    <w:p w14:paraId="6422E23C" w14:textId="77777777" w:rsidR="00814E94" w:rsidDel="001111A8" w:rsidRDefault="00814E94">
      <w:pPr>
        <w:pStyle w:val="Titre4"/>
        <w:rPr>
          <w:del w:id="6859" w:author="VOYER Raphael" w:date="2021-06-16T11:15:00Z"/>
        </w:rPr>
        <w:pPrChange w:id="6860" w:author="VOYER Raphael" w:date="2021-06-16T11:15:00Z">
          <w:pPr/>
        </w:pPrChange>
      </w:pPr>
    </w:p>
    <w:p w14:paraId="294E04BF" w14:textId="77777777" w:rsidR="00814E94" w:rsidDel="001111A8" w:rsidRDefault="00814E94">
      <w:pPr>
        <w:pStyle w:val="Titre4"/>
        <w:rPr>
          <w:del w:id="6861" w:author="VOYER Raphael" w:date="2021-06-16T11:15:00Z"/>
        </w:rPr>
        <w:pPrChange w:id="6862" w:author="VOYER Raphael" w:date="2021-06-16T11:15:00Z">
          <w:pPr/>
        </w:pPrChange>
      </w:pPr>
    </w:p>
    <w:p w14:paraId="3118CAE9" w14:textId="77777777" w:rsidR="00814E94" w:rsidDel="001111A8" w:rsidRDefault="00814E94">
      <w:pPr>
        <w:pStyle w:val="Titre4"/>
        <w:rPr>
          <w:del w:id="6863" w:author="VOYER Raphael" w:date="2021-06-16T11:15:00Z"/>
        </w:rPr>
        <w:pPrChange w:id="6864" w:author="VOYER Raphael" w:date="2021-06-16T11:15:00Z">
          <w:pPr/>
        </w:pPrChange>
      </w:pPr>
    </w:p>
    <w:p w14:paraId="1F2D16FA" w14:textId="77777777" w:rsidR="00814E94" w:rsidDel="001111A8" w:rsidRDefault="00814E94">
      <w:pPr>
        <w:pStyle w:val="Titre4"/>
        <w:rPr>
          <w:del w:id="6865" w:author="VOYER Raphael" w:date="2021-06-16T11:15:00Z"/>
        </w:rPr>
        <w:pPrChange w:id="6866" w:author="VOYER Raphael" w:date="2021-06-16T11:15:00Z">
          <w:pPr/>
        </w:pPrChange>
      </w:pPr>
    </w:p>
    <w:p w14:paraId="1FD72F7E" w14:textId="77777777" w:rsidR="00814E94" w:rsidDel="001111A8" w:rsidRDefault="00814E94">
      <w:pPr>
        <w:pStyle w:val="Titre4"/>
        <w:rPr>
          <w:del w:id="6867" w:author="VOYER Raphael" w:date="2021-06-16T11:15:00Z"/>
        </w:rPr>
        <w:pPrChange w:id="6868" w:author="VOYER Raphael" w:date="2021-06-16T11:15:00Z">
          <w:pPr/>
        </w:pPrChange>
      </w:pPr>
    </w:p>
    <w:p w14:paraId="1D45B0DE" w14:textId="77777777" w:rsidR="00814E94" w:rsidDel="001111A8" w:rsidRDefault="00814E94">
      <w:pPr>
        <w:pStyle w:val="Titre4"/>
        <w:rPr>
          <w:del w:id="6869" w:author="VOYER Raphael" w:date="2021-06-16T11:15:00Z"/>
        </w:rPr>
        <w:pPrChange w:id="6870" w:author="VOYER Raphael" w:date="2021-06-16T11:15:00Z">
          <w:pPr/>
        </w:pPrChange>
      </w:pPr>
    </w:p>
    <w:p w14:paraId="159F020D" w14:textId="77777777" w:rsidR="00814E94" w:rsidDel="001111A8" w:rsidRDefault="00814E94">
      <w:pPr>
        <w:pStyle w:val="Titre4"/>
        <w:rPr>
          <w:del w:id="6871" w:author="VOYER Raphael" w:date="2021-06-16T11:15:00Z"/>
        </w:rPr>
        <w:pPrChange w:id="6872" w:author="VOYER Raphael" w:date="2021-06-16T11:15:00Z">
          <w:pPr/>
        </w:pPrChange>
      </w:pPr>
    </w:p>
    <w:p w14:paraId="101E788E" w14:textId="77777777" w:rsidR="00814E94" w:rsidDel="001111A8" w:rsidRDefault="00814E94">
      <w:pPr>
        <w:pStyle w:val="Titre4"/>
        <w:rPr>
          <w:del w:id="6873" w:author="VOYER Raphael" w:date="2021-06-16T11:15:00Z"/>
        </w:rPr>
        <w:pPrChange w:id="6874" w:author="VOYER Raphael" w:date="2021-06-16T11:15:00Z">
          <w:pPr/>
        </w:pPrChange>
      </w:pPr>
    </w:p>
    <w:p w14:paraId="7C038C2A" w14:textId="77777777" w:rsidR="00814E94" w:rsidDel="001111A8" w:rsidRDefault="00814E94">
      <w:pPr>
        <w:pStyle w:val="Titre4"/>
        <w:rPr>
          <w:del w:id="6875" w:author="VOYER Raphael" w:date="2021-06-16T11:15:00Z"/>
        </w:rPr>
        <w:pPrChange w:id="6876" w:author="VOYER Raphael" w:date="2021-06-16T11:15:00Z">
          <w:pPr/>
        </w:pPrChange>
      </w:pPr>
    </w:p>
    <w:p w14:paraId="2F252A62" w14:textId="77777777" w:rsidR="004300F7" w:rsidDel="001111A8" w:rsidRDefault="004300F7">
      <w:pPr>
        <w:pStyle w:val="Titre4"/>
        <w:rPr>
          <w:del w:id="6877" w:author="VOYER Raphael" w:date="2021-06-16T11:15:00Z"/>
        </w:rPr>
        <w:pPrChange w:id="6878" w:author="VOYER Raphael" w:date="2021-06-16T11:15:00Z">
          <w:pPr/>
        </w:pPrChange>
      </w:pPr>
    </w:p>
    <w:p w14:paraId="3FD7C6A5" w14:textId="77777777" w:rsidR="004300F7" w:rsidDel="001111A8" w:rsidRDefault="004300F7">
      <w:pPr>
        <w:pStyle w:val="Titre4"/>
        <w:rPr>
          <w:del w:id="6879" w:author="VOYER Raphael" w:date="2021-06-16T11:15:00Z"/>
        </w:rPr>
        <w:pPrChange w:id="6880" w:author="VOYER Raphael" w:date="2021-06-16T11:15:00Z">
          <w:pPr/>
        </w:pPrChange>
      </w:pPr>
    </w:p>
    <w:p w14:paraId="53EC8800" w14:textId="77777777" w:rsidR="004300F7" w:rsidDel="001111A8" w:rsidRDefault="004300F7">
      <w:pPr>
        <w:pStyle w:val="Titre4"/>
        <w:rPr>
          <w:del w:id="6881" w:author="VOYER Raphael" w:date="2021-06-16T11:15:00Z"/>
        </w:rPr>
        <w:pPrChange w:id="6882" w:author="VOYER Raphael" w:date="2021-06-16T11:15:00Z">
          <w:pPr/>
        </w:pPrChange>
      </w:pPr>
    </w:p>
    <w:p w14:paraId="342A3C98" w14:textId="77777777" w:rsidR="004300F7" w:rsidDel="001111A8" w:rsidRDefault="004300F7">
      <w:pPr>
        <w:pStyle w:val="Titre4"/>
        <w:rPr>
          <w:del w:id="6883" w:author="VOYER Raphael" w:date="2021-06-16T11:15:00Z"/>
        </w:rPr>
        <w:pPrChange w:id="6884" w:author="VOYER Raphael" w:date="2021-06-16T11:15:00Z">
          <w:pPr/>
        </w:pPrChange>
      </w:pPr>
    </w:p>
    <w:p w14:paraId="53636FD4" w14:textId="77777777" w:rsidR="004300F7" w:rsidDel="001111A8" w:rsidRDefault="004300F7">
      <w:pPr>
        <w:pStyle w:val="Titre4"/>
        <w:rPr>
          <w:del w:id="6885" w:author="VOYER Raphael" w:date="2021-06-16T11:15:00Z"/>
        </w:rPr>
        <w:pPrChange w:id="6886" w:author="VOYER Raphael" w:date="2021-06-16T11:15:00Z">
          <w:pPr/>
        </w:pPrChange>
      </w:pPr>
    </w:p>
    <w:p w14:paraId="28C60556" w14:textId="77777777" w:rsidR="00814E94" w:rsidRPr="00814E94" w:rsidDel="001111A8" w:rsidRDefault="00814E94">
      <w:pPr>
        <w:pStyle w:val="Titre4"/>
        <w:rPr>
          <w:del w:id="6887" w:author="VOYER Raphael" w:date="2021-06-16T11:15:00Z"/>
        </w:rPr>
        <w:pPrChange w:id="6888" w:author="VOYER Raphael" w:date="2021-06-16T11:15:00Z">
          <w:pPr/>
        </w:pPrChange>
      </w:pPr>
    </w:p>
    <w:p w14:paraId="4FC78E9B" w14:textId="77777777" w:rsidR="00D81D73" w:rsidDel="001111A8" w:rsidRDefault="00014FB3">
      <w:pPr>
        <w:pStyle w:val="Titre4"/>
        <w:rPr>
          <w:del w:id="6889" w:author="VOYER Raphael" w:date="2021-06-16T11:15:00Z"/>
        </w:rPr>
      </w:pPr>
      <w:del w:id="6890" w:author="VOYER Raphael" w:date="2021-06-16T11:15:00Z">
        <w:r w:rsidDel="001111A8">
          <w:delText>6</w:delText>
        </w:r>
        <w:r w:rsidR="00D81D73" w:rsidRPr="007107E1" w:rsidDel="001111A8">
          <w:delText>.3.3.</w:delText>
        </w:r>
        <w:r w:rsidR="00F47B44" w:rsidDel="001111A8">
          <w:delText>6</w:delText>
        </w:r>
        <w:r w:rsidR="00D81D73" w:rsidRPr="007107E1" w:rsidDel="001111A8">
          <w:delText xml:space="preserve"> Cluster </w:delText>
        </w:r>
        <w:r w:rsidR="00D81D73" w:rsidDel="001111A8">
          <w:delText>Disable:</w:delText>
        </w:r>
      </w:del>
    </w:p>
    <w:p w14:paraId="35B6AC65" w14:textId="77777777" w:rsidR="00D81D73" w:rsidDel="001111A8" w:rsidRDefault="00CF65AB">
      <w:pPr>
        <w:pStyle w:val="Titre4"/>
        <w:rPr>
          <w:del w:id="6891" w:author="VOYER Raphael" w:date="2021-06-16T11:15:00Z"/>
        </w:rPr>
        <w:pPrChange w:id="6892" w:author="VOYER Raphael" w:date="2021-06-16T11:15:00Z">
          <w:pPr/>
        </w:pPrChange>
      </w:pPr>
      <w:del w:id="6893" w:author="VOYER Raphael" w:date="2021-06-16T11:15:00Z">
        <w:r w:rsidDel="001111A8">
          <w:delText xml:space="preserve"> </w:delText>
        </w:r>
        <w:r w:rsidR="00D81D73" w:rsidDel="001111A8">
          <w:delText xml:space="preserve"> Cluster Disable is similar to cluster delete with the exception that the </w:delText>
        </w:r>
        <w:smartTag w:uri="urn:schemas-microsoft-com:office:smarttags" w:element="stockticker">
          <w:r w:rsidR="00D81D73" w:rsidDel="001111A8">
            <w:delText>CMM</w:delText>
          </w:r>
        </w:smartTag>
        <w:r w:rsidR="00D81D73" w:rsidDel="001111A8">
          <w:delText xml:space="preserve"> database </w:delText>
        </w:r>
      </w:del>
    </w:p>
    <w:p w14:paraId="3C008199" w14:textId="77777777" w:rsidR="00CF65AB" w:rsidDel="001111A8" w:rsidRDefault="00D81D73">
      <w:pPr>
        <w:pStyle w:val="Titre4"/>
        <w:rPr>
          <w:del w:id="6894" w:author="VOYER Raphael" w:date="2021-06-16T11:15:00Z"/>
        </w:rPr>
        <w:pPrChange w:id="6895" w:author="VOYER Raphael" w:date="2021-06-16T11:15:00Z">
          <w:pPr>
            <w:tabs>
              <w:tab w:val="left" w:pos="7320"/>
            </w:tabs>
          </w:pPr>
        </w:pPrChange>
      </w:pPr>
      <w:del w:id="6896" w:author="VOYER Raphael" w:date="2021-06-16T11:15:00Z">
        <w:r w:rsidDel="001111A8">
          <w:delText xml:space="preserve">   Will </w:delText>
        </w:r>
        <w:r w:rsidR="00116661" w:rsidDel="001111A8">
          <w:delText>be retained and admin state parameter would be changed to disabled.</w:delText>
        </w:r>
      </w:del>
    </w:p>
    <w:p w14:paraId="7A789B6D" w14:textId="77777777" w:rsidR="00814E94" w:rsidDel="001111A8" w:rsidRDefault="00814E94">
      <w:pPr>
        <w:pStyle w:val="Titre4"/>
        <w:rPr>
          <w:del w:id="6897" w:author="VOYER Raphael" w:date="2021-06-16T11:15:00Z"/>
        </w:rPr>
        <w:pPrChange w:id="6898" w:author="VOYER Raphael" w:date="2021-06-16T11:15:00Z">
          <w:pPr>
            <w:tabs>
              <w:tab w:val="left" w:pos="7320"/>
            </w:tabs>
          </w:pPr>
        </w:pPrChange>
      </w:pPr>
    </w:p>
    <w:p w14:paraId="7FEFA46C" w14:textId="77777777" w:rsidR="00814E94" w:rsidDel="001111A8" w:rsidRDefault="00814E94">
      <w:pPr>
        <w:pStyle w:val="Titre4"/>
        <w:rPr>
          <w:del w:id="6899" w:author="VOYER Raphael" w:date="2021-06-16T11:15:00Z"/>
        </w:rPr>
        <w:pPrChange w:id="6900" w:author="VOYER Raphael" w:date="2021-06-16T11:15:00Z">
          <w:pPr>
            <w:tabs>
              <w:tab w:val="left" w:pos="7320"/>
            </w:tabs>
          </w:pPr>
        </w:pPrChange>
      </w:pPr>
    </w:p>
    <w:p w14:paraId="2783BEF1" w14:textId="77777777" w:rsidR="00EF63EA" w:rsidDel="001111A8" w:rsidRDefault="00116661">
      <w:pPr>
        <w:pStyle w:val="Titre4"/>
        <w:rPr>
          <w:del w:id="6901" w:author="VOYER Raphael" w:date="2021-06-16T11:15:00Z"/>
        </w:rPr>
        <w:pPrChange w:id="6902" w:author="VOYER Raphael" w:date="2021-06-16T11:15:00Z">
          <w:pPr>
            <w:keepNext/>
          </w:pPr>
        </w:pPrChange>
      </w:pPr>
      <w:del w:id="6903" w:author="VOYER Raphael" w:date="2021-06-16T11:15:00Z">
        <w:r w:rsidDel="001111A8">
          <w:object w:dxaOrig="10305" w:dyaOrig="6223" w14:anchorId="1D77AFF9">
            <v:shape id="_x0000_i1035" type="#_x0000_t75" style="width:467.75pt;height:282.95pt" o:ole="">
              <v:imagedata r:id="rId42" o:title=""/>
            </v:shape>
            <o:OLEObject Type="Embed" ProgID="Visio.Drawing.6" ShapeID="_x0000_i1035" DrawAspect="Content" ObjectID="_1688451576" r:id="rId43"/>
          </w:object>
        </w:r>
      </w:del>
    </w:p>
    <w:p w14:paraId="0440F933" w14:textId="77777777" w:rsidR="00CF65AB" w:rsidRPr="00D81D73" w:rsidDel="001111A8" w:rsidRDefault="00EF63EA">
      <w:pPr>
        <w:pStyle w:val="Titre4"/>
        <w:rPr>
          <w:del w:id="6904" w:author="VOYER Raphael" w:date="2021-06-16T11:15:00Z"/>
        </w:rPr>
        <w:pPrChange w:id="6905" w:author="VOYER Raphael" w:date="2021-06-16T11:15:00Z">
          <w:pPr>
            <w:pStyle w:val="Lgende"/>
            <w:ind w:left="2880" w:firstLine="720"/>
            <w:outlineLvl w:val="0"/>
          </w:pPr>
        </w:pPrChange>
      </w:pPr>
      <w:bookmarkStart w:id="6906" w:name="_Toc381025856"/>
      <w:bookmarkStart w:id="6907" w:name="_Toc424820446"/>
      <w:bookmarkStart w:id="6908" w:name="_Toc436661316"/>
      <w:del w:id="6909"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17</w:delText>
        </w:r>
        <w:r w:rsidR="004F358F" w:rsidDel="001111A8">
          <w:rPr>
            <w:noProof/>
          </w:rPr>
          <w:fldChar w:fldCharType="end"/>
        </w:r>
        <w:r w:rsidDel="001111A8">
          <w:delText>: Cluster Disable</w:delText>
        </w:r>
        <w:bookmarkEnd w:id="6906"/>
        <w:bookmarkEnd w:id="6907"/>
        <w:bookmarkEnd w:id="6908"/>
      </w:del>
    </w:p>
    <w:p w14:paraId="4BA4BE3E" w14:textId="77777777" w:rsidR="00D81D73" w:rsidDel="001111A8" w:rsidRDefault="00D81D73">
      <w:pPr>
        <w:pStyle w:val="Titre4"/>
        <w:rPr>
          <w:del w:id="6910" w:author="VOYER Raphael" w:date="2021-06-16T11:15:00Z"/>
        </w:rPr>
        <w:pPrChange w:id="6911" w:author="VOYER Raphael" w:date="2021-06-16T11:15:00Z">
          <w:pPr/>
        </w:pPrChange>
      </w:pPr>
    </w:p>
    <w:p w14:paraId="0A232A84" w14:textId="77777777" w:rsidR="00CF65AB" w:rsidDel="001111A8" w:rsidRDefault="00CF65AB">
      <w:pPr>
        <w:pStyle w:val="Titre4"/>
        <w:rPr>
          <w:del w:id="6912" w:author="VOYER Raphael" w:date="2021-06-16T11:15:00Z"/>
        </w:rPr>
        <w:pPrChange w:id="6913" w:author="VOYER Raphael" w:date="2021-06-16T11:15:00Z">
          <w:pPr/>
        </w:pPrChange>
      </w:pPr>
    </w:p>
    <w:p w14:paraId="0222C334" w14:textId="77777777" w:rsidR="00CF65AB" w:rsidDel="001111A8" w:rsidRDefault="00CF65AB">
      <w:pPr>
        <w:pStyle w:val="Titre4"/>
        <w:rPr>
          <w:del w:id="6914" w:author="VOYER Raphael" w:date="2021-06-16T11:15:00Z"/>
        </w:rPr>
        <w:pPrChange w:id="6915" w:author="VOYER Raphael" w:date="2021-06-16T11:15:00Z">
          <w:pPr/>
        </w:pPrChange>
      </w:pPr>
    </w:p>
    <w:p w14:paraId="0AA74CAE" w14:textId="77777777" w:rsidR="00814E94" w:rsidDel="001111A8" w:rsidRDefault="00814E94">
      <w:pPr>
        <w:pStyle w:val="Titre4"/>
        <w:rPr>
          <w:del w:id="6916" w:author="VOYER Raphael" w:date="2021-06-16T11:15:00Z"/>
        </w:rPr>
        <w:pPrChange w:id="6917" w:author="VOYER Raphael" w:date="2021-06-16T11:15:00Z">
          <w:pPr/>
        </w:pPrChange>
      </w:pPr>
    </w:p>
    <w:p w14:paraId="4F3557D3" w14:textId="77777777" w:rsidR="00814E94" w:rsidDel="001111A8" w:rsidRDefault="00814E94">
      <w:pPr>
        <w:pStyle w:val="Titre4"/>
        <w:rPr>
          <w:del w:id="6918" w:author="VOYER Raphael" w:date="2021-06-16T11:15:00Z"/>
        </w:rPr>
        <w:pPrChange w:id="6919" w:author="VOYER Raphael" w:date="2021-06-16T11:15:00Z">
          <w:pPr/>
        </w:pPrChange>
      </w:pPr>
    </w:p>
    <w:p w14:paraId="4C77155B" w14:textId="77777777" w:rsidR="00814E94" w:rsidDel="001111A8" w:rsidRDefault="00814E94">
      <w:pPr>
        <w:pStyle w:val="Titre4"/>
        <w:rPr>
          <w:del w:id="6920" w:author="VOYER Raphael" w:date="2021-06-16T11:15:00Z"/>
        </w:rPr>
        <w:pPrChange w:id="6921" w:author="VOYER Raphael" w:date="2021-06-16T11:15:00Z">
          <w:pPr/>
        </w:pPrChange>
      </w:pPr>
    </w:p>
    <w:p w14:paraId="0F7B1B34" w14:textId="77777777" w:rsidR="00CF65AB" w:rsidRPr="00B070E5" w:rsidDel="001111A8" w:rsidRDefault="00014FB3">
      <w:pPr>
        <w:pStyle w:val="Titre4"/>
        <w:rPr>
          <w:del w:id="6922" w:author="VOYER Raphael" w:date="2021-06-16T11:15:00Z"/>
        </w:rPr>
      </w:pPr>
      <w:bookmarkStart w:id="6923" w:name="_5.3.3.8_Cluster_Enable:"/>
      <w:bookmarkEnd w:id="6923"/>
      <w:del w:id="6924" w:author="VOYER Raphael" w:date="2021-06-16T11:15:00Z">
        <w:r w:rsidDel="001111A8">
          <w:delText>6</w:delText>
        </w:r>
        <w:r w:rsidR="00CF65AB" w:rsidRPr="00B070E5" w:rsidDel="001111A8">
          <w:delText>.3.3.</w:delText>
        </w:r>
        <w:r w:rsidR="00F47B44" w:rsidDel="001111A8">
          <w:delText>7</w:delText>
        </w:r>
        <w:r w:rsidR="00CF65AB" w:rsidRPr="00B070E5" w:rsidDel="001111A8">
          <w:delText xml:space="preserve"> Cluster Enable:</w:delText>
        </w:r>
      </w:del>
    </w:p>
    <w:p w14:paraId="00CF56E3" w14:textId="77777777" w:rsidR="00CF65AB" w:rsidDel="001111A8" w:rsidRDefault="00CF65AB">
      <w:pPr>
        <w:pStyle w:val="Titre4"/>
        <w:rPr>
          <w:del w:id="6925" w:author="VOYER Raphael" w:date="2021-06-16T11:15:00Z"/>
        </w:rPr>
        <w:pPrChange w:id="6926" w:author="VOYER Raphael" w:date="2021-06-16T11:15:00Z">
          <w:pPr/>
        </w:pPrChange>
      </w:pPr>
      <w:del w:id="6927" w:author="VOYER Raphael" w:date="2021-06-16T11:15:00Z">
        <w:r w:rsidDel="001111A8">
          <w:rPr>
            <w:b w:val="0"/>
            <w:bCs w:val="0"/>
          </w:rPr>
          <w:delText xml:space="preserve">   </w:delText>
        </w:r>
        <w:r w:rsidRPr="00CF65AB" w:rsidDel="001111A8">
          <w:delText xml:space="preserve">Cluster enable is same as cluster parameter setting with the exception </w:delText>
        </w:r>
        <w:r w:rsidR="00B070E5" w:rsidRPr="00CF65AB" w:rsidDel="001111A8">
          <w:delText xml:space="preserve">that </w:delText>
        </w:r>
        <w:r w:rsidR="00B070E5" w:rsidDel="001111A8">
          <w:delText>messages</w:delText>
        </w:r>
      </w:del>
    </w:p>
    <w:p w14:paraId="2D44F066" w14:textId="77777777" w:rsidR="00CF65AB" w:rsidDel="001111A8" w:rsidRDefault="00CF65AB">
      <w:pPr>
        <w:pStyle w:val="Titre4"/>
        <w:rPr>
          <w:del w:id="6928" w:author="VOYER Raphael" w:date="2021-06-16T11:15:00Z"/>
        </w:rPr>
        <w:pPrChange w:id="6929" w:author="VOYER Raphael" w:date="2021-06-16T11:15:00Z">
          <w:pPr/>
        </w:pPrChange>
      </w:pPr>
      <w:del w:id="6930" w:author="VOYER Raphael" w:date="2021-06-16T11:15:00Z">
        <w:r w:rsidDel="001111A8">
          <w:delText xml:space="preserve">   are sent</w:delText>
        </w:r>
        <w:r w:rsidRPr="00CF65AB" w:rsidDel="001111A8">
          <w:delText xml:space="preserve"> </w:delText>
        </w:r>
        <w:smartTag w:uri="urn:schemas-microsoft-com:office:smarttags" w:element="stockticker">
          <w:r w:rsidRPr="00CF65AB" w:rsidDel="001111A8">
            <w:delText>CMM</w:delText>
          </w:r>
        </w:smartTag>
        <w:r w:rsidRPr="00CF65AB" w:rsidDel="001111A8">
          <w:delText xml:space="preserve"> DB</w:delText>
        </w:r>
        <w:r w:rsidDel="001111A8">
          <w:delText xml:space="preserve"> by referring the existing </w:delText>
        </w:r>
        <w:smartTag w:uri="urn:schemas-microsoft-com:office:smarttags" w:element="stockticker">
          <w:r w:rsidDel="001111A8">
            <w:delText>CMM</w:delText>
          </w:r>
        </w:smartTag>
        <w:r w:rsidDel="001111A8">
          <w:delText xml:space="preserve"> DB.</w:delText>
        </w:r>
        <w:r w:rsidR="00ED0890" w:rsidDel="001111A8">
          <w:delText xml:space="preserve"> If any of the h/w settings fail we </w:delText>
        </w:r>
      </w:del>
    </w:p>
    <w:p w14:paraId="48C739CB" w14:textId="77777777" w:rsidR="00ED0890" w:rsidRPr="00CF65AB" w:rsidDel="001111A8" w:rsidRDefault="00ED0890">
      <w:pPr>
        <w:pStyle w:val="Titre4"/>
        <w:rPr>
          <w:del w:id="6931" w:author="VOYER Raphael" w:date="2021-06-16T11:15:00Z"/>
        </w:rPr>
        <w:pPrChange w:id="6932" w:author="VOYER Raphael" w:date="2021-06-16T11:15:00Z">
          <w:pPr/>
        </w:pPrChange>
      </w:pPr>
      <w:del w:id="6933" w:author="VOYER Raphael" w:date="2021-06-16T11:15:00Z">
        <w:r w:rsidDel="001111A8">
          <w:delText xml:space="preserve">   roll back and return error to the user as in the case of cluster creation case.</w:delText>
        </w:r>
      </w:del>
    </w:p>
    <w:p w14:paraId="1E0103B1" w14:textId="77777777" w:rsidR="00CF65AB" w:rsidDel="001111A8" w:rsidRDefault="00CF65AB">
      <w:pPr>
        <w:pStyle w:val="Titre4"/>
        <w:rPr>
          <w:del w:id="6934" w:author="VOYER Raphael" w:date="2021-06-16T11:15:00Z"/>
        </w:rPr>
        <w:pPrChange w:id="6935" w:author="VOYER Raphael" w:date="2021-06-16T11:15:00Z">
          <w:pPr/>
        </w:pPrChange>
      </w:pPr>
      <w:del w:id="6936" w:author="VOYER Raphael" w:date="2021-06-16T11:15:00Z">
        <w:r w:rsidRPr="00CF65AB" w:rsidDel="001111A8">
          <w:delText xml:space="preserve">   </w:delText>
        </w:r>
      </w:del>
    </w:p>
    <w:p w14:paraId="27F75E7D" w14:textId="77777777" w:rsidR="00EF63EA" w:rsidDel="001111A8" w:rsidRDefault="00CF65AB">
      <w:pPr>
        <w:pStyle w:val="Titre4"/>
        <w:rPr>
          <w:del w:id="6937" w:author="VOYER Raphael" w:date="2021-06-16T11:15:00Z"/>
        </w:rPr>
        <w:pPrChange w:id="6938" w:author="VOYER Raphael" w:date="2021-06-16T11:15:00Z">
          <w:pPr/>
        </w:pPrChange>
      </w:pPr>
      <w:del w:id="6939" w:author="VOYER Raphael" w:date="2021-06-16T11:15:00Z">
        <w:r w:rsidDel="001111A8">
          <w:delText xml:space="preserve">       </w:delText>
        </w:r>
        <w:r w:rsidR="00116661" w:rsidDel="001111A8">
          <w:object w:dxaOrig="10305" w:dyaOrig="7596" w14:anchorId="13A6ABEA">
            <v:shape id="_x0000_i1036" type="#_x0000_t75" style="width:467.75pt;height:344.9pt" o:ole="">
              <v:imagedata r:id="rId44" o:title=""/>
            </v:shape>
            <o:OLEObject Type="Embed" ProgID="Visio.Drawing.6" ShapeID="_x0000_i1036" DrawAspect="Content" ObjectID="_1688451577" r:id="rId45"/>
          </w:object>
        </w:r>
      </w:del>
    </w:p>
    <w:p w14:paraId="57F0BC4C" w14:textId="77777777" w:rsidR="00D57736" w:rsidDel="001111A8" w:rsidRDefault="00EF63EA">
      <w:pPr>
        <w:pStyle w:val="Titre4"/>
        <w:rPr>
          <w:del w:id="6940" w:author="VOYER Raphael" w:date="2021-06-16T11:15:00Z"/>
        </w:rPr>
        <w:pPrChange w:id="6941" w:author="VOYER Raphael" w:date="2021-06-16T11:15:00Z">
          <w:pPr>
            <w:pStyle w:val="Lgende"/>
            <w:ind w:left="2880" w:firstLine="720"/>
            <w:outlineLvl w:val="0"/>
          </w:pPr>
        </w:pPrChange>
      </w:pPr>
      <w:bookmarkStart w:id="6942" w:name="_Toc381025857"/>
      <w:bookmarkStart w:id="6943" w:name="_Toc424820447"/>
      <w:bookmarkStart w:id="6944" w:name="_Toc436661317"/>
      <w:del w:id="6945"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18</w:delText>
        </w:r>
        <w:r w:rsidR="004F358F" w:rsidDel="001111A8">
          <w:rPr>
            <w:noProof/>
          </w:rPr>
          <w:fldChar w:fldCharType="end"/>
        </w:r>
        <w:r w:rsidDel="001111A8">
          <w:delText>: Cluster Enable</w:delText>
        </w:r>
        <w:bookmarkEnd w:id="6942"/>
        <w:bookmarkEnd w:id="6943"/>
        <w:bookmarkEnd w:id="6944"/>
      </w:del>
    </w:p>
    <w:p w14:paraId="4974961C" w14:textId="77777777" w:rsidR="007107E1" w:rsidDel="001111A8" w:rsidRDefault="007107E1">
      <w:pPr>
        <w:pStyle w:val="Titre4"/>
        <w:rPr>
          <w:del w:id="6946" w:author="VOYER Raphael" w:date="2021-06-16T11:15:00Z"/>
        </w:rPr>
        <w:pPrChange w:id="6947" w:author="VOYER Raphael" w:date="2021-06-16T11:15:00Z">
          <w:pPr>
            <w:pStyle w:val="Titre3"/>
          </w:pPr>
        </w:pPrChange>
      </w:pPr>
      <w:bookmarkStart w:id="6948" w:name="_Toc381025858"/>
      <w:del w:id="6949" w:author="VOYER Raphael" w:date="2021-06-16T11:15:00Z">
        <w:r w:rsidDel="001111A8">
          <w:delText>Interface Flows</w:delText>
        </w:r>
        <w:bookmarkEnd w:id="6948"/>
      </w:del>
    </w:p>
    <w:p w14:paraId="18AF9C99" w14:textId="77777777" w:rsidR="007107E1" w:rsidDel="001111A8" w:rsidRDefault="007107E1">
      <w:pPr>
        <w:pStyle w:val="Titre4"/>
        <w:rPr>
          <w:del w:id="6950" w:author="VOYER Raphael" w:date="2021-06-16T11:15:00Z"/>
        </w:rPr>
        <w:pPrChange w:id="6951" w:author="VOYER Raphael" w:date="2021-06-16T11:15:00Z">
          <w:pPr>
            <w:pStyle w:val="Titre4"/>
            <w:numPr>
              <w:ilvl w:val="3"/>
              <w:numId w:val="1"/>
            </w:numPr>
            <w:tabs>
              <w:tab w:val="num" w:pos="864"/>
            </w:tabs>
            <w:ind w:left="864" w:hanging="864"/>
          </w:pPr>
        </w:pPrChange>
      </w:pPr>
      <w:bookmarkStart w:id="6952" w:name="_Interface_with_PM"/>
      <w:bookmarkEnd w:id="6952"/>
      <w:del w:id="6953" w:author="VOYER Raphael" w:date="2021-06-16T11:15:00Z">
        <w:r w:rsidDel="001111A8">
          <w:delText>Interface with PM</w:delText>
        </w:r>
      </w:del>
    </w:p>
    <w:p w14:paraId="241746B1" w14:textId="77777777" w:rsidR="007107E1" w:rsidDel="001111A8" w:rsidRDefault="007107E1">
      <w:pPr>
        <w:pStyle w:val="Titre4"/>
        <w:rPr>
          <w:del w:id="6954" w:author="VOYER Raphael" w:date="2021-06-16T11:15:00Z"/>
        </w:rPr>
        <w:pPrChange w:id="6955" w:author="VOYER Raphael" w:date="2021-06-16T11:15:00Z">
          <w:pPr/>
        </w:pPrChange>
      </w:pPr>
    </w:p>
    <w:p w14:paraId="2BFFB51E" w14:textId="77777777" w:rsidR="00EF63EA" w:rsidDel="001111A8" w:rsidRDefault="00CA2D14">
      <w:pPr>
        <w:pStyle w:val="Titre4"/>
        <w:rPr>
          <w:del w:id="6956" w:author="VOYER Raphael" w:date="2021-06-16T11:15:00Z"/>
        </w:rPr>
        <w:pPrChange w:id="6957" w:author="VOYER Raphael" w:date="2021-06-16T11:15:00Z">
          <w:pPr>
            <w:keepNext/>
          </w:pPr>
        </w:pPrChange>
      </w:pPr>
      <w:del w:id="6958" w:author="VOYER Raphael" w:date="2021-06-16T11:15:00Z">
        <w:r w:rsidDel="001111A8">
          <w:object w:dxaOrig="4014" w:dyaOrig="4014" w14:anchorId="7C1DFC48">
            <v:shape id="_x0000_i1037" type="#_x0000_t75" style="width:200.9pt;height:200.9pt" o:ole="">
              <v:imagedata r:id="rId46" o:title=""/>
            </v:shape>
            <o:OLEObject Type="Embed" ProgID="Visio.Drawing.6" ShapeID="_x0000_i1037" DrawAspect="Content" ObjectID="_1688451578" r:id="rId47"/>
          </w:object>
        </w:r>
      </w:del>
    </w:p>
    <w:p w14:paraId="0BD3F7F3" w14:textId="77777777" w:rsidR="007107E1" w:rsidDel="001111A8" w:rsidRDefault="00EF63EA">
      <w:pPr>
        <w:pStyle w:val="Titre4"/>
        <w:rPr>
          <w:del w:id="6959" w:author="VOYER Raphael" w:date="2021-06-16T11:15:00Z"/>
        </w:rPr>
        <w:pPrChange w:id="6960" w:author="VOYER Raphael" w:date="2021-06-16T11:15:00Z">
          <w:pPr>
            <w:pStyle w:val="Lgende"/>
            <w:ind w:firstLine="720"/>
            <w:outlineLvl w:val="0"/>
          </w:pPr>
        </w:pPrChange>
      </w:pPr>
      <w:del w:id="6961" w:author="VOYER Raphael" w:date="2021-06-16T11:15:00Z">
        <w:r w:rsidDel="001111A8">
          <w:delText xml:space="preserve">   </w:delText>
        </w:r>
        <w:bookmarkStart w:id="6962" w:name="_Toc381025859"/>
        <w:bookmarkStart w:id="6963" w:name="_Toc424820449"/>
        <w:bookmarkStart w:id="6964" w:name="_Toc436661318"/>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19</w:delText>
        </w:r>
        <w:r w:rsidR="004F358F" w:rsidDel="001111A8">
          <w:rPr>
            <w:noProof/>
          </w:rPr>
          <w:fldChar w:fldCharType="end"/>
        </w:r>
        <w:r w:rsidDel="001111A8">
          <w:delText>: PM Interface</w:delText>
        </w:r>
        <w:bookmarkEnd w:id="6962"/>
        <w:bookmarkEnd w:id="6963"/>
        <w:bookmarkEnd w:id="6964"/>
      </w:del>
    </w:p>
    <w:p w14:paraId="5DDBD3A8" w14:textId="77777777" w:rsidR="007107E1" w:rsidDel="001111A8" w:rsidRDefault="007107E1">
      <w:pPr>
        <w:pStyle w:val="Titre4"/>
        <w:rPr>
          <w:del w:id="6965" w:author="VOYER Raphael" w:date="2021-06-16T11:15:00Z"/>
        </w:rPr>
        <w:pPrChange w:id="6966" w:author="VOYER Raphael" w:date="2021-06-16T11:15:00Z">
          <w:pPr/>
        </w:pPrChange>
      </w:pPr>
    </w:p>
    <w:p w14:paraId="5553BE94" w14:textId="77777777" w:rsidR="007107E1" w:rsidDel="001111A8" w:rsidRDefault="007107E1">
      <w:pPr>
        <w:pStyle w:val="Titre4"/>
        <w:rPr>
          <w:del w:id="6967" w:author="VOYER Raphael" w:date="2021-06-16T11:15:00Z"/>
        </w:rPr>
        <w:pPrChange w:id="6968" w:author="VOYER Raphael" w:date="2021-06-16T11:15:00Z">
          <w:pPr/>
        </w:pPrChange>
      </w:pPr>
    </w:p>
    <w:p w14:paraId="08C318D9" w14:textId="77777777" w:rsidR="007107E1" w:rsidRPr="007107E1" w:rsidDel="001111A8" w:rsidRDefault="007107E1">
      <w:pPr>
        <w:pStyle w:val="Titre4"/>
        <w:rPr>
          <w:del w:id="6969" w:author="VOYER Raphael" w:date="2021-06-16T11:15:00Z"/>
        </w:rPr>
      </w:pPr>
      <w:del w:id="6970" w:author="VOYER Raphael" w:date="2021-06-16T11:15:00Z">
        <w:r w:rsidDel="001111A8">
          <w:delText>Detailed Steps:</w:delText>
        </w:r>
      </w:del>
    </w:p>
    <w:p w14:paraId="3F9CF195" w14:textId="77777777" w:rsidR="007107E1" w:rsidDel="001111A8" w:rsidRDefault="007107E1">
      <w:pPr>
        <w:pStyle w:val="Titre4"/>
        <w:rPr>
          <w:del w:id="6971" w:author="VOYER Raphael" w:date="2021-06-16T11:15:00Z"/>
        </w:rPr>
        <w:pPrChange w:id="6972" w:author="VOYER Raphael" w:date="2021-06-16T11:15:00Z">
          <w:pPr>
            <w:numPr>
              <w:numId w:val="25"/>
            </w:numPr>
            <w:tabs>
              <w:tab w:val="num" w:pos="420"/>
            </w:tabs>
            <w:ind w:left="420" w:hanging="360"/>
          </w:pPr>
        </w:pPrChange>
      </w:pPr>
      <w:del w:id="6973" w:author="VOYER Raphael" w:date="2021-06-16T11:15:00Z">
        <w:r w:rsidDel="001111A8">
          <w:delText>Connects to the PM shared memory and PL shared memory.</w:delText>
        </w:r>
      </w:del>
    </w:p>
    <w:p w14:paraId="02ECB62D" w14:textId="77777777" w:rsidR="007107E1" w:rsidRPr="007107E1" w:rsidDel="001111A8" w:rsidRDefault="007107E1">
      <w:pPr>
        <w:pStyle w:val="Titre4"/>
        <w:rPr>
          <w:del w:id="6974" w:author="VOYER Raphael" w:date="2021-06-16T11:15:00Z"/>
        </w:rPr>
        <w:pPrChange w:id="6975" w:author="VOYER Raphael" w:date="2021-06-16T11:15:00Z">
          <w:pPr>
            <w:numPr>
              <w:numId w:val="25"/>
            </w:numPr>
            <w:tabs>
              <w:tab w:val="num" w:pos="420"/>
            </w:tabs>
            <w:ind w:left="420" w:hanging="360"/>
          </w:pPr>
        </w:pPrChange>
      </w:pPr>
      <w:del w:id="6976" w:author="VOYER Raphael" w:date="2021-06-16T11:15:00Z">
        <w:r w:rsidDel="001111A8">
          <w:delText>Sends a registration request to PM for Link status/Linkagg related changes</w:delText>
        </w:r>
        <w:r w:rsidR="005E48BF" w:rsidDel="001111A8">
          <w:delText>.</w:delText>
        </w:r>
      </w:del>
    </w:p>
    <w:p w14:paraId="4E15960B" w14:textId="77777777" w:rsidR="007107E1" w:rsidDel="001111A8" w:rsidRDefault="007107E1">
      <w:pPr>
        <w:pStyle w:val="Titre4"/>
        <w:rPr>
          <w:del w:id="6977" w:author="VOYER Raphael" w:date="2021-06-16T11:15:00Z"/>
        </w:rPr>
        <w:pPrChange w:id="6978" w:author="VOYER Raphael" w:date="2021-06-16T11:15:00Z">
          <w:pPr/>
        </w:pPrChange>
      </w:pPr>
    </w:p>
    <w:p w14:paraId="2D29F898" w14:textId="77777777" w:rsidR="0003119D" w:rsidDel="001111A8" w:rsidRDefault="0003119D">
      <w:pPr>
        <w:pStyle w:val="Titre4"/>
        <w:rPr>
          <w:del w:id="6979" w:author="VOYER Raphael" w:date="2021-06-16T11:15:00Z"/>
        </w:rPr>
        <w:pPrChange w:id="6980" w:author="VOYER Raphael" w:date="2021-06-16T11:15:00Z">
          <w:pPr/>
        </w:pPrChange>
      </w:pPr>
    </w:p>
    <w:p w14:paraId="3E32AC78" w14:textId="77777777" w:rsidR="0003119D" w:rsidDel="001111A8" w:rsidRDefault="0003119D">
      <w:pPr>
        <w:pStyle w:val="Titre4"/>
        <w:rPr>
          <w:del w:id="6981" w:author="VOYER Raphael" w:date="2021-06-16T11:15:00Z"/>
        </w:rPr>
        <w:pPrChange w:id="6982" w:author="VOYER Raphael" w:date="2021-06-16T11:15:00Z">
          <w:pPr/>
        </w:pPrChange>
      </w:pPr>
    </w:p>
    <w:p w14:paraId="390F5BD9" w14:textId="77777777" w:rsidR="0003119D" w:rsidDel="001111A8" w:rsidRDefault="0003119D">
      <w:pPr>
        <w:pStyle w:val="Titre4"/>
        <w:rPr>
          <w:del w:id="6983" w:author="VOYER Raphael" w:date="2021-06-16T11:15:00Z"/>
        </w:rPr>
        <w:pPrChange w:id="6984" w:author="VOYER Raphael" w:date="2021-06-16T11:15:00Z">
          <w:pPr/>
        </w:pPrChange>
      </w:pPr>
    </w:p>
    <w:p w14:paraId="1D436F06" w14:textId="77777777" w:rsidR="0003119D" w:rsidDel="001111A8" w:rsidRDefault="0003119D">
      <w:pPr>
        <w:pStyle w:val="Titre4"/>
        <w:rPr>
          <w:del w:id="6985" w:author="VOYER Raphael" w:date="2021-06-16T11:15:00Z"/>
        </w:rPr>
        <w:pPrChange w:id="6986" w:author="VOYER Raphael" w:date="2021-06-16T11:15:00Z">
          <w:pPr/>
        </w:pPrChange>
      </w:pPr>
    </w:p>
    <w:p w14:paraId="3F06EED4" w14:textId="77777777" w:rsidR="0003119D" w:rsidDel="001111A8" w:rsidRDefault="0003119D">
      <w:pPr>
        <w:pStyle w:val="Titre4"/>
        <w:rPr>
          <w:del w:id="6987" w:author="VOYER Raphael" w:date="2021-06-16T11:15:00Z"/>
        </w:rPr>
        <w:pPrChange w:id="6988" w:author="VOYER Raphael" w:date="2021-06-16T11:15:00Z">
          <w:pPr/>
        </w:pPrChange>
      </w:pPr>
    </w:p>
    <w:p w14:paraId="080516F5" w14:textId="77777777" w:rsidR="0003119D" w:rsidDel="001111A8" w:rsidRDefault="0003119D">
      <w:pPr>
        <w:pStyle w:val="Titre4"/>
        <w:rPr>
          <w:del w:id="6989" w:author="VOYER Raphael" w:date="2021-06-16T11:15:00Z"/>
        </w:rPr>
        <w:pPrChange w:id="6990" w:author="VOYER Raphael" w:date="2021-06-16T11:15:00Z">
          <w:pPr/>
        </w:pPrChange>
      </w:pPr>
    </w:p>
    <w:p w14:paraId="464E639C" w14:textId="77777777" w:rsidR="00E6734B" w:rsidDel="001111A8" w:rsidRDefault="00E6734B">
      <w:pPr>
        <w:pStyle w:val="Titre4"/>
        <w:rPr>
          <w:del w:id="6991" w:author="VOYER Raphael" w:date="2021-06-16T11:15:00Z"/>
        </w:rPr>
        <w:pPrChange w:id="6992" w:author="VOYER Raphael" w:date="2021-06-16T11:15:00Z">
          <w:pPr>
            <w:pStyle w:val="Titre4"/>
            <w:numPr>
              <w:ilvl w:val="3"/>
              <w:numId w:val="1"/>
            </w:numPr>
            <w:tabs>
              <w:tab w:val="num" w:pos="864"/>
            </w:tabs>
            <w:ind w:left="864" w:hanging="864"/>
          </w:pPr>
        </w:pPrChange>
      </w:pPr>
      <w:bookmarkStart w:id="6993" w:name="_Interface_with_VM"/>
      <w:bookmarkEnd w:id="6993"/>
      <w:del w:id="6994" w:author="VOYER Raphael" w:date="2021-06-16T11:15:00Z">
        <w:r w:rsidDel="001111A8">
          <w:delText xml:space="preserve">Interface with </w:delText>
        </w:r>
        <w:r w:rsidR="0003119D" w:rsidDel="001111A8">
          <w:delText>VM</w:delText>
        </w:r>
      </w:del>
    </w:p>
    <w:p w14:paraId="485030C3" w14:textId="77777777" w:rsidR="0003119D" w:rsidDel="001111A8" w:rsidRDefault="0003119D">
      <w:pPr>
        <w:pStyle w:val="Titre4"/>
        <w:rPr>
          <w:del w:id="6995" w:author="VOYER Raphael" w:date="2021-06-16T11:15:00Z"/>
        </w:rPr>
        <w:pPrChange w:id="6996" w:author="VOYER Raphael" w:date="2021-06-16T11:15:00Z">
          <w:pPr/>
        </w:pPrChange>
      </w:pPr>
    </w:p>
    <w:p w14:paraId="476B818E" w14:textId="77777777" w:rsidR="00EF63EA" w:rsidDel="001111A8" w:rsidRDefault="0003119D">
      <w:pPr>
        <w:pStyle w:val="Titre4"/>
        <w:rPr>
          <w:del w:id="6997" w:author="VOYER Raphael" w:date="2021-06-16T11:15:00Z"/>
        </w:rPr>
        <w:pPrChange w:id="6998" w:author="VOYER Raphael" w:date="2021-06-16T11:15:00Z">
          <w:pPr>
            <w:keepNext/>
          </w:pPr>
        </w:pPrChange>
      </w:pPr>
      <w:del w:id="6999" w:author="VOYER Raphael" w:date="2021-06-16T11:15:00Z">
        <w:r w:rsidDel="001111A8">
          <w:object w:dxaOrig="4014" w:dyaOrig="4014" w14:anchorId="256452EA">
            <v:shape id="_x0000_i1038" type="#_x0000_t75" style="width:200.9pt;height:200.9pt" o:ole="">
              <v:imagedata r:id="rId48" o:title=""/>
            </v:shape>
            <o:OLEObject Type="Embed" ProgID="Visio.Drawing.6" ShapeID="_x0000_i1038" DrawAspect="Content" ObjectID="_1688451579" r:id="rId49"/>
          </w:object>
        </w:r>
      </w:del>
    </w:p>
    <w:p w14:paraId="025600D4" w14:textId="77777777" w:rsidR="0003119D" w:rsidRPr="0003119D" w:rsidDel="001111A8" w:rsidRDefault="00EF63EA">
      <w:pPr>
        <w:pStyle w:val="Titre4"/>
        <w:rPr>
          <w:del w:id="7000" w:author="VOYER Raphael" w:date="2021-06-16T11:15:00Z"/>
        </w:rPr>
        <w:pPrChange w:id="7001" w:author="VOYER Raphael" w:date="2021-06-16T11:15:00Z">
          <w:pPr>
            <w:pStyle w:val="Lgende"/>
            <w:ind w:left="720"/>
            <w:outlineLvl w:val="0"/>
          </w:pPr>
        </w:pPrChange>
      </w:pPr>
      <w:del w:id="7002" w:author="VOYER Raphael" w:date="2021-06-16T11:15:00Z">
        <w:r w:rsidDel="001111A8">
          <w:delText xml:space="preserve">    </w:delText>
        </w:r>
        <w:bookmarkStart w:id="7003" w:name="_Toc381025860"/>
        <w:bookmarkStart w:id="7004" w:name="_Toc424820450"/>
        <w:bookmarkStart w:id="7005" w:name="_Toc43666131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20</w:delText>
        </w:r>
        <w:r w:rsidR="004F358F" w:rsidDel="001111A8">
          <w:rPr>
            <w:noProof/>
          </w:rPr>
          <w:fldChar w:fldCharType="end"/>
        </w:r>
        <w:r w:rsidDel="001111A8">
          <w:delText>: VM Interface</w:delText>
        </w:r>
        <w:bookmarkEnd w:id="7003"/>
        <w:bookmarkEnd w:id="7004"/>
        <w:bookmarkEnd w:id="7005"/>
      </w:del>
    </w:p>
    <w:p w14:paraId="386A6922" w14:textId="77777777" w:rsidR="00E6734B" w:rsidRPr="007107E1" w:rsidDel="001111A8" w:rsidRDefault="00E6734B">
      <w:pPr>
        <w:pStyle w:val="Titre4"/>
        <w:rPr>
          <w:del w:id="7006" w:author="VOYER Raphael" w:date="2021-06-16T11:15:00Z"/>
        </w:rPr>
        <w:pPrChange w:id="7007" w:author="VOYER Raphael" w:date="2021-06-16T11:15:00Z">
          <w:pPr/>
        </w:pPrChange>
      </w:pPr>
    </w:p>
    <w:p w14:paraId="655005F5" w14:textId="77777777" w:rsidR="0003119D" w:rsidRPr="007107E1" w:rsidDel="001111A8" w:rsidRDefault="0003119D">
      <w:pPr>
        <w:pStyle w:val="Titre4"/>
        <w:rPr>
          <w:del w:id="7008" w:author="VOYER Raphael" w:date="2021-06-16T11:15:00Z"/>
        </w:rPr>
      </w:pPr>
      <w:del w:id="7009" w:author="VOYER Raphael" w:date="2021-06-16T11:15:00Z">
        <w:r w:rsidDel="001111A8">
          <w:delText>Detailed Steps:</w:delText>
        </w:r>
      </w:del>
    </w:p>
    <w:p w14:paraId="4A017938" w14:textId="77777777" w:rsidR="0003119D" w:rsidDel="001111A8" w:rsidRDefault="0003119D">
      <w:pPr>
        <w:pStyle w:val="Titre4"/>
        <w:rPr>
          <w:del w:id="7010" w:author="VOYER Raphael" w:date="2021-06-16T11:15:00Z"/>
        </w:rPr>
        <w:pPrChange w:id="7011" w:author="VOYER Raphael" w:date="2021-06-16T11:15:00Z">
          <w:pPr>
            <w:numPr>
              <w:numId w:val="26"/>
            </w:numPr>
            <w:tabs>
              <w:tab w:val="num" w:pos="420"/>
            </w:tabs>
            <w:ind w:left="420" w:hanging="360"/>
          </w:pPr>
        </w:pPrChange>
      </w:pPr>
      <w:del w:id="7012" w:author="VOYER Raphael" w:date="2021-06-16T11:15:00Z">
        <w:r w:rsidDel="001111A8">
          <w:delText xml:space="preserve">Connects to the VM shared </w:delText>
        </w:r>
        <w:r w:rsidR="005E48BF" w:rsidDel="001111A8">
          <w:delText>memory.</w:delText>
        </w:r>
      </w:del>
    </w:p>
    <w:p w14:paraId="359444CB" w14:textId="77777777" w:rsidR="0003119D" w:rsidDel="001111A8" w:rsidRDefault="0003119D">
      <w:pPr>
        <w:pStyle w:val="Titre4"/>
        <w:rPr>
          <w:del w:id="7013" w:author="VOYER Raphael" w:date="2021-06-16T11:15:00Z"/>
        </w:rPr>
        <w:pPrChange w:id="7014" w:author="VOYER Raphael" w:date="2021-06-16T11:15:00Z">
          <w:pPr>
            <w:numPr>
              <w:numId w:val="26"/>
            </w:numPr>
            <w:tabs>
              <w:tab w:val="num" w:pos="420"/>
            </w:tabs>
            <w:ind w:left="420" w:hanging="360"/>
          </w:pPr>
        </w:pPrChange>
      </w:pPr>
      <w:del w:id="7015" w:author="VOYER Raphael" w:date="2021-06-16T11:15:00Z">
        <w:r w:rsidDel="001111A8">
          <w:delText>Sends a registration request to VM for Vlan/VPA related changes</w:delText>
        </w:r>
      </w:del>
    </w:p>
    <w:p w14:paraId="141FE55C" w14:textId="77777777" w:rsidR="0066678D" w:rsidDel="001111A8" w:rsidRDefault="0066678D">
      <w:pPr>
        <w:pStyle w:val="Titre4"/>
        <w:rPr>
          <w:del w:id="7016" w:author="VOYER Raphael" w:date="2021-06-16T11:15:00Z"/>
        </w:rPr>
        <w:pPrChange w:id="7017" w:author="VOYER Raphael" w:date="2021-06-16T11:15:00Z">
          <w:pPr>
            <w:numPr>
              <w:numId w:val="26"/>
            </w:numPr>
            <w:tabs>
              <w:tab w:val="num" w:pos="420"/>
            </w:tabs>
            <w:ind w:left="420" w:hanging="360"/>
          </w:pPr>
        </w:pPrChange>
      </w:pPr>
      <w:del w:id="7018" w:author="VOYER Raphael" w:date="2021-06-16T11:15:00Z">
        <w:r w:rsidDel="001111A8">
          <w:delText>This shall be useful in controlling the cluster port bitmap.</w:delText>
        </w:r>
      </w:del>
    </w:p>
    <w:p w14:paraId="26AEA415" w14:textId="77777777" w:rsidR="004F2711" w:rsidDel="001111A8" w:rsidRDefault="004F2711">
      <w:pPr>
        <w:pStyle w:val="Titre4"/>
        <w:rPr>
          <w:del w:id="7019" w:author="VOYER Raphael" w:date="2021-06-16T11:15:00Z"/>
        </w:rPr>
        <w:pPrChange w:id="7020" w:author="VOYER Raphael" w:date="2021-06-16T11:15:00Z">
          <w:pPr>
            <w:numPr>
              <w:numId w:val="26"/>
            </w:numPr>
            <w:tabs>
              <w:tab w:val="num" w:pos="420"/>
            </w:tabs>
            <w:ind w:left="420" w:hanging="360"/>
          </w:pPr>
        </w:pPrChange>
      </w:pPr>
      <w:del w:id="7021" w:author="VOYER Raphael" w:date="2021-06-16T11:15:00Z">
        <w:r w:rsidDel="001111A8">
          <w:delText>On vlan delete/vpa delete we display the cluster as invalid and operationally down.</w:delText>
        </w:r>
      </w:del>
    </w:p>
    <w:p w14:paraId="14D9932C" w14:textId="77777777" w:rsidR="00940AA5" w:rsidRPr="007107E1" w:rsidDel="001111A8" w:rsidRDefault="00940AA5">
      <w:pPr>
        <w:pStyle w:val="Titre4"/>
        <w:rPr>
          <w:del w:id="7022" w:author="VOYER Raphael" w:date="2021-06-16T11:15:00Z"/>
        </w:rPr>
        <w:pPrChange w:id="7023" w:author="VOYER Raphael" w:date="2021-06-16T11:15:00Z">
          <w:pPr>
            <w:numPr>
              <w:numId w:val="26"/>
            </w:numPr>
            <w:tabs>
              <w:tab w:val="num" w:pos="420"/>
            </w:tabs>
            <w:ind w:left="420" w:hanging="360"/>
          </w:pPr>
        </w:pPrChange>
      </w:pPr>
      <w:del w:id="7024" w:author="VOYER Raphael" w:date="2021-06-16T11:15:00Z">
        <w:r w:rsidDel="001111A8">
          <w:delText>This shall also be required for maintaining the operational status of the cluster.</w:delText>
        </w:r>
      </w:del>
    </w:p>
    <w:p w14:paraId="79EFB4C8" w14:textId="77777777" w:rsidR="007107E1" w:rsidDel="001111A8" w:rsidRDefault="007107E1">
      <w:pPr>
        <w:pStyle w:val="Titre4"/>
        <w:rPr>
          <w:del w:id="7025" w:author="VOYER Raphael" w:date="2021-06-16T11:15:00Z"/>
        </w:rPr>
      </w:pPr>
    </w:p>
    <w:p w14:paraId="7BF74687" w14:textId="77777777" w:rsidR="00FD0274" w:rsidDel="001111A8" w:rsidRDefault="00FD0274">
      <w:pPr>
        <w:pStyle w:val="Titre4"/>
        <w:rPr>
          <w:del w:id="7026" w:author="VOYER Raphael" w:date="2021-06-16T11:15:00Z"/>
        </w:rPr>
        <w:pPrChange w:id="7027" w:author="VOYER Raphael" w:date="2021-06-16T11:15:00Z">
          <w:pPr/>
        </w:pPrChange>
      </w:pPr>
    </w:p>
    <w:p w14:paraId="58599C35" w14:textId="77777777" w:rsidR="00FD0274" w:rsidDel="001111A8" w:rsidRDefault="00FD0274">
      <w:pPr>
        <w:pStyle w:val="Titre4"/>
        <w:rPr>
          <w:del w:id="7028" w:author="VOYER Raphael" w:date="2021-06-16T11:15:00Z"/>
        </w:rPr>
        <w:pPrChange w:id="7029" w:author="VOYER Raphael" w:date="2021-06-16T11:15:00Z">
          <w:pPr/>
        </w:pPrChange>
      </w:pPr>
    </w:p>
    <w:p w14:paraId="00CA7E24" w14:textId="77777777" w:rsidR="00FD0274" w:rsidDel="001111A8" w:rsidRDefault="00FD0274">
      <w:pPr>
        <w:pStyle w:val="Titre4"/>
        <w:rPr>
          <w:del w:id="7030" w:author="VOYER Raphael" w:date="2021-06-16T11:15:00Z"/>
        </w:rPr>
        <w:pPrChange w:id="7031" w:author="VOYER Raphael" w:date="2021-06-16T11:15:00Z">
          <w:pPr/>
        </w:pPrChange>
      </w:pPr>
    </w:p>
    <w:p w14:paraId="7355D93B" w14:textId="77777777" w:rsidR="00FD0274" w:rsidDel="001111A8" w:rsidRDefault="00FD0274">
      <w:pPr>
        <w:pStyle w:val="Titre4"/>
        <w:rPr>
          <w:del w:id="7032" w:author="VOYER Raphael" w:date="2021-06-16T11:15:00Z"/>
        </w:rPr>
        <w:pPrChange w:id="7033" w:author="VOYER Raphael" w:date="2021-06-16T11:15:00Z">
          <w:pPr/>
        </w:pPrChange>
      </w:pPr>
    </w:p>
    <w:p w14:paraId="3F7BA871" w14:textId="77777777" w:rsidR="00FD0274" w:rsidRPr="00FD0274" w:rsidDel="001111A8" w:rsidRDefault="00FD0274">
      <w:pPr>
        <w:pStyle w:val="Titre4"/>
        <w:rPr>
          <w:del w:id="7034" w:author="VOYER Raphael" w:date="2021-06-16T11:15:00Z"/>
        </w:rPr>
        <w:pPrChange w:id="7035" w:author="VOYER Raphael" w:date="2021-06-16T11:15:00Z">
          <w:pPr/>
        </w:pPrChange>
      </w:pPr>
    </w:p>
    <w:p w14:paraId="05F9CDBF" w14:textId="77777777" w:rsidR="00FD0274" w:rsidDel="001111A8" w:rsidRDefault="00FD0274">
      <w:pPr>
        <w:pStyle w:val="Titre4"/>
        <w:rPr>
          <w:del w:id="7036" w:author="VOYER Raphael" w:date="2021-06-16T11:15:00Z"/>
        </w:rPr>
        <w:pPrChange w:id="7037" w:author="VOYER Raphael" w:date="2021-06-16T11:15:00Z">
          <w:pPr>
            <w:pStyle w:val="Titre4"/>
            <w:numPr>
              <w:ilvl w:val="3"/>
              <w:numId w:val="1"/>
            </w:numPr>
            <w:tabs>
              <w:tab w:val="num" w:pos="864"/>
            </w:tabs>
            <w:ind w:left="864" w:hanging="864"/>
          </w:pPr>
        </w:pPrChange>
      </w:pPr>
      <w:bookmarkStart w:id="7038" w:name="_Interface_with_IP_CMM"/>
      <w:bookmarkEnd w:id="7038"/>
      <w:del w:id="7039" w:author="VOYER Raphael" w:date="2021-06-16T11:15:00Z">
        <w:r w:rsidDel="001111A8">
          <w:delText xml:space="preserve">Interface with IP </w:delText>
        </w:r>
        <w:smartTag w:uri="urn:schemas-microsoft-com:office:smarttags" w:element="stockticker">
          <w:r w:rsidDel="001111A8">
            <w:delText>CMM</w:delText>
          </w:r>
        </w:smartTag>
      </w:del>
    </w:p>
    <w:p w14:paraId="5B56D1EE" w14:textId="77777777" w:rsidR="00FD0274" w:rsidDel="001111A8" w:rsidRDefault="00FD0274">
      <w:pPr>
        <w:pStyle w:val="Titre4"/>
        <w:rPr>
          <w:del w:id="7040" w:author="VOYER Raphael" w:date="2021-06-16T11:15:00Z"/>
        </w:rPr>
        <w:pPrChange w:id="7041" w:author="VOYER Raphael" w:date="2021-06-16T11:15:00Z">
          <w:pPr/>
        </w:pPrChange>
      </w:pPr>
    </w:p>
    <w:p w14:paraId="2CC0847C" w14:textId="77777777" w:rsidR="00FD0274" w:rsidDel="001111A8" w:rsidRDefault="00FD0274">
      <w:pPr>
        <w:pStyle w:val="Titre4"/>
        <w:rPr>
          <w:del w:id="7042" w:author="VOYER Raphael" w:date="2021-06-16T11:15:00Z"/>
        </w:rPr>
        <w:pPrChange w:id="7043" w:author="VOYER Raphael" w:date="2021-06-16T11:15:00Z">
          <w:pPr>
            <w:keepNext/>
          </w:pPr>
        </w:pPrChange>
      </w:pPr>
      <w:del w:id="7044" w:author="VOYER Raphael" w:date="2021-06-16T11:15:00Z">
        <w:r w:rsidDel="001111A8">
          <w:object w:dxaOrig="4014" w:dyaOrig="4014" w14:anchorId="14CD9F1F">
            <v:shape id="_x0000_i1039" type="#_x0000_t75" style="width:200.9pt;height:200.9pt" o:ole="">
              <v:imagedata r:id="rId50" o:title=""/>
            </v:shape>
            <o:OLEObject Type="Embed" ProgID="Visio.Drawing.6" ShapeID="_x0000_i1039" DrawAspect="Content" ObjectID="_1688451580" r:id="rId51"/>
          </w:object>
        </w:r>
      </w:del>
    </w:p>
    <w:p w14:paraId="70A74789" w14:textId="77777777" w:rsidR="00FD0274" w:rsidDel="001111A8" w:rsidRDefault="00FD0274">
      <w:pPr>
        <w:pStyle w:val="Titre4"/>
        <w:rPr>
          <w:del w:id="7045" w:author="VOYER Raphael" w:date="2021-06-16T11:15:00Z"/>
        </w:rPr>
        <w:pPrChange w:id="7046" w:author="VOYER Raphael" w:date="2021-06-16T11:15:00Z">
          <w:pPr>
            <w:pStyle w:val="Lgende"/>
            <w:outlineLvl w:val="0"/>
          </w:pPr>
        </w:pPrChange>
      </w:pPr>
      <w:del w:id="7047" w:author="VOYER Raphael" w:date="2021-06-16T11:15:00Z">
        <w:r w:rsidDel="001111A8">
          <w:delText xml:space="preserve">                         </w:delText>
        </w:r>
        <w:bookmarkStart w:id="7048" w:name="_Toc381025861"/>
        <w:bookmarkStart w:id="7049" w:name="_Toc424820451"/>
        <w:bookmarkStart w:id="7050" w:name="_Toc43666132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21</w:delText>
        </w:r>
        <w:r w:rsidR="004F358F" w:rsidDel="001111A8">
          <w:rPr>
            <w:noProof/>
          </w:rPr>
          <w:fldChar w:fldCharType="end"/>
        </w:r>
        <w:r w:rsidDel="001111A8">
          <w:delText xml:space="preserve">: IP </w:delText>
        </w:r>
        <w:smartTag w:uri="urn:schemas-microsoft-com:office:smarttags" w:element="stockticker">
          <w:r w:rsidDel="001111A8">
            <w:delText>CMM</w:delText>
          </w:r>
        </w:smartTag>
        <w:r w:rsidDel="001111A8">
          <w:delText xml:space="preserve"> interface.</w:delText>
        </w:r>
        <w:bookmarkEnd w:id="7048"/>
        <w:bookmarkEnd w:id="7049"/>
        <w:bookmarkEnd w:id="7050"/>
      </w:del>
    </w:p>
    <w:p w14:paraId="5C703F57" w14:textId="77777777" w:rsidR="00FD0274" w:rsidRPr="007107E1" w:rsidDel="001111A8" w:rsidRDefault="00FD0274">
      <w:pPr>
        <w:pStyle w:val="Titre4"/>
        <w:rPr>
          <w:del w:id="7051" w:author="VOYER Raphael" w:date="2021-06-16T11:15:00Z"/>
        </w:rPr>
        <w:pPrChange w:id="7052" w:author="VOYER Raphael" w:date="2021-06-16T11:15:00Z">
          <w:pPr/>
        </w:pPrChange>
      </w:pPr>
    </w:p>
    <w:p w14:paraId="593ACE16" w14:textId="77777777" w:rsidR="00FD0274" w:rsidRPr="007107E1" w:rsidDel="001111A8" w:rsidRDefault="00FD0274">
      <w:pPr>
        <w:pStyle w:val="Titre4"/>
        <w:rPr>
          <w:del w:id="7053" w:author="VOYER Raphael" w:date="2021-06-16T11:15:00Z"/>
        </w:rPr>
      </w:pPr>
      <w:del w:id="7054" w:author="VOYER Raphael" w:date="2021-06-16T11:15:00Z">
        <w:r w:rsidDel="001111A8">
          <w:delText>Detailed Steps:</w:delText>
        </w:r>
      </w:del>
    </w:p>
    <w:p w14:paraId="400107E5" w14:textId="77777777" w:rsidR="00FD0274" w:rsidDel="001111A8" w:rsidRDefault="00FD0274">
      <w:pPr>
        <w:pStyle w:val="Titre4"/>
        <w:rPr>
          <w:del w:id="7055" w:author="VOYER Raphael" w:date="2021-06-16T11:15:00Z"/>
        </w:rPr>
        <w:pPrChange w:id="7056" w:author="VOYER Raphael" w:date="2021-06-16T11:15:00Z">
          <w:pPr>
            <w:numPr>
              <w:numId w:val="40"/>
            </w:numPr>
            <w:tabs>
              <w:tab w:val="num" w:pos="420"/>
            </w:tabs>
            <w:ind w:left="420" w:hanging="360"/>
          </w:pPr>
        </w:pPrChange>
      </w:pPr>
      <w:del w:id="7057" w:author="VOYER Raphael" w:date="2021-06-16T11:15:00Z">
        <w:r w:rsidDel="001111A8">
          <w:delText>Connects to the IP shared memory.</w:delText>
        </w:r>
      </w:del>
    </w:p>
    <w:p w14:paraId="0298B73C" w14:textId="77777777" w:rsidR="00FD0274" w:rsidDel="001111A8" w:rsidRDefault="00FD0274">
      <w:pPr>
        <w:pStyle w:val="Titre4"/>
        <w:rPr>
          <w:del w:id="7058" w:author="VOYER Raphael" w:date="2021-06-16T11:15:00Z"/>
        </w:rPr>
        <w:pPrChange w:id="7059" w:author="VOYER Raphael" w:date="2021-06-16T11:15:00Z">
          <w:pPr>
            <w:numPr>
              <w:numId w:val="40"/>
            </w:numPr>
            <w:tabs>
              <w:tab w:val="num" w:pos="420"/>
            </w:tabs>
            <w:ind w:left="420" w:hanging="360"/>
          </w:pPr>
        </w:pPrChange>
      </w:pPr>
      <w:del w:id="7060" w:author="VOYER Raphael" w:date="2021-06-16T11:15:00Z">
        <w:r w:rsidDel="001111A8">
          <w:delText>Sends a registration request to IP for interface related changes</w:delText>
        </w:r>
        <w:r w:rsidR="004F2711" w:rsidDel="001111A8">
          <w:delText xml:space="preserve"> and the ARP in case of</w:delText>
        </w:r>
      </w:del>
    </w:p>
    <w:p w14:paraId="37BA2082" w14:textId="77777777" w:rsidR="004F2711" w:rsidDel="001111A8" w:rsidRDefault="004F2711">
      <w:pPr>
        <w:pStyle w:val="Titre4"/>
        <w:rPr>
          <w:del w:id="7061" w:author="VOYER Raphael" w:date="2021-06-16T11:15:00Z"/>
        </w:rPr>
        <w:pPrChange w:id="7062" w:author="VOYER Raphael" w:date="2021-06-16T11:15:00Z">
          <w:pPr>
            <w:ind w:left="420"/>
          </w:pPr>
        </w:pPrChange>
      </w:pPr>
      <w:del w:id="7063" w:author="VOYER Raphael" w:date="2021-06-16T11:15:00Z">
        <w:r w:rsidDel="001111A8">
          <w:delText>Cluster with dynamic mac.</w:delText>
        </w:r>
      </w:del>
    </w:p>
    <w:p w14:paraId="7A7DFF68" w14:textId="77777777" w:rsidR="00FD0274" w:rsidDel="001111A8" w:rsidRDefault="00FD0274">
      <w:pPr>
        <w:pStyle w:val="Titre4"/>
        <w:rPr>
          <w:del w:id="7064" w:author="VOYER Raphael" w:date="2021-06-16T11:15:00Z"/>
        </w:rPr>
        <w:pPrChange w:id="7065" w:author="VOYER Raphael" w:date="2021-06-16T11:15:00Z">
          <w:pPr>
            <w:numPr>
              <w:numId w:val="40"/>
            </w:numPr>
            <w:tabs>
              <w:tab w:val="num" w:pos="420"/>
            </w:tabs>
            <w:ind w:left="420" w:hanging="360"/>
          </w:pPr>
        </w:pPrChange>
      </w:pPr>
      <w:del w:id="7066" w:author="VOYER Raphael" w:date="2021-06-16T11:15:00Z">
        <w:r w:rsidDel="001111A8">
          <w:delText>This shall be useful in controlling the cluster port bitmap.</w:delText>
        </w:r>
      </w:del>
    </w:p>
    <w:p w14:paraId="4EBC2401" w14:textId="77777777" w:rsidR="004F2711" w:rsidDel="001111A8" w:rsidRDefault="004F2711">
      <w:pPr>
        <w:pStyle w:val="Titre4"/>
        <w:rPr>
          <w:del w:id="7067" w:author="VOYER Raphael" w:date="2021-06-16T11:15:00Z"/>
        </w:rPr>
        <w:pPrChange w:id="7068" w:author="VOYER Raphael" w:date="2021-06-16T11:15:00Z">
          <w:pPr>
            <w:numPr>
              <w:numId w:val="40"/>
            </w:numPr>
            <w:tabs>
              <w:tab w:val="num" w:pos="420"/>
            </w:tabs>
            <w:ind w:left="420" w:hanging="360"/>
          </w:pPr>
        </w:pPrChange>
      </w:pPr>
      <w:del w:id="7069" w:author="VOYER Raphael" w:date="2021-06-16T11:15:00Z">
        <w:r w:rsidDel="001111A8">
          <w:delText>Deletion of ARP or deletion of ip interface results in displaying the cluster as operationally</w:delText>
        </w:r>
      </w:del>
    </w:p>
    <w:p w14:paraId="22BE1182" w14:textId="77777777" w:rsidR="004F2711" w:rsidDel="001111A8" w:rsidRDefault="004F2711">
      <w:pPr>
        <w:pStyle w:val="Titre4"/>
        <w:rPr>
          <w:del w:id="7070" w:author="VOYER Raphael" w:date="2021-06-16T11:15:00Z"/>
        </w:rPr>
        <w:pPrChange w:id="7071" w:author="VOYER Raphael" w:date="2021-06-16T11:15:00Z">
          <w:pPr>
            <w:ind w:left="420"/>
          </w:pPr>
        </w:pPrChange>
      </w:pPr>
      <w:del w:id="7072" w:author="VOYER Raphael" w:date="2021-06-16T11:15:00Z">
        <w:r w:rsidDel="001111A8">
          <w:delText>down.</w:delText>
        </w:r>
      </w:del>
    </w:p>
    <w:p w14:paraId="70B26537" w14:textId="77777777" w:rsidR="00FD0274" w:rsidRPr="007107E1" w:rsidDel="001111A8" w:rsidRDefault="00FD0274">
      <w:pPr>
        <w:pStyle w:val="Titre4"/>
        <w:rPr>
          <w:del w:id="7073" w:author="VOYER Raphael" w:date="2021-06-16T11:15:00Z"/>
        </w:rPr>
        <w:pPrChange w:id="7074" w:author="VOYER Raphael" w:date="2021-06-16T11:15:00Z">
          <w:pPr>
            <w:numPr>
              <w:numId w:val="40"/>
            </w:numPr>
            <w:tabs>
              <w:tab w:val="num" w:pos="420"/>
            </w:tabs>
            <w:ind w:left="420" w:hanging="360"/>
          </w:pPr>
        </w:pPrChange>
      </w:pPr>
      <w:del w:id="7075" w:author="VOYER Raphael" w:date="2021-06-16T11:15:00Z">
        <w:r w:rsidDel="001111A8">
          <w:delText>This shall also be required for maintaining the operational status of the cluster.</w:delText>
        </w:r>
      </w:del>
    </w:p>
    <w:p w14:paraId="06E1E9A4" w14:textId="77777777" w:rsidR="007107E1" w:rsidDel="001111A8" w:rsidRDefault="007107E1">
      <w:pPr>
        <w:pStyle w:val="Titre4"/>
        <w:rPr>
          <w:del w:id="7076" w:author="VOYER Raphael" w:date="2021-06-16T11:15:00Z"/>
        </w:rPr>
        <w:pPrChange w:id="7077" w:author="VOYER Raphael" w:date="2021-06-16T11:15:00Z">
          <w:pPr/>
        </w:pPrChange>
      </w:pPr>
    </w:p>
    <w:p w14:paraId="23CCF965" w14:textId="77777777" w:rsidR="00EA34C3" w:rsidDel="001111A8" w:rsidRDefault="00EA34C3">
      <w:pPr>
        <w:pStyle w:val="Titre4"/>
        <w:rPr>
          <w:del w:id="7078" w:author="VOYER Raphael" w:date="2021-06-16T11:15:00Z"/>
        </w:rPr>
        <w:pPrChange w:id="7079" w:author="VOYER Raphael" w:date="2021-06-16T11:15:00Z">
          <w:pPr/>
        </w:pPrChange>
      </w:pPr>
    </w:p>
    <w:p w14:paraId="09884FBE" w14:textId="77777777" w:rsidR="00EA34C3" w:rsidDel="001111A8" w:rsidRDefault="00EA34C3">
      <w:pPr>
        <w:pStyle w:val="Titre4"/>
        <w:rPr>
          <w:del w:id="7080" w:author="VOYER Raphael" w:date="2021-06-16T11:15:00Z"/>
        </w:rPr>
        <w:pPrChange w:id="7081" w:author="VOYER Raphael" w:date="2021-06-16T11:15:00Z">
          <w:pPr/>
        </w:pPrChange>
      </w:pPr>
    </w:p>
    <w:p w14:paraId="4D67DA67" w14:textId="77777777" w:rsidR="00EA34C3" w:rsidDel="001111A8" w:rsidRDefault="00EA34C3">
      <w:pPr>
        <w:pStyle w:val="Titre4"/>
        <w:rPr>
          <w:del w:id="7082" w:author="VOYER Raphael" w:date="2021-06-16T11:15:00Z"/>
        </w:rPr>
        <w:pPrChange w:id="7083" w:author="VOYER Raphael" w:date="2021-06-16T11:15:00Z">
          <w:pPr/>
        </w:pPrChange>
      </w:pPr>
    </w:p>
    <w:p w14:paraId="24328BF8" w14:textId="77777777" w:rsidR="00EA34C3" w:rsidDel="001111A8" w:rsidRDefault="00EA34C3">
      <w:pPr>
        <w:pStyle w:val="Titre4"/>
        <w:rPr>
          <w:del w:id="7084" w:author="VOYER Raphael" w:date="2021-06-16T11:15:00Z"/>
        </w:rPr>
        <w:pPrChange w:id="7085" w:author="VOYER Raphael" w:date="2021-06-16T11:15:00Z">
          <w:pPr/>
        </w:pPrChange>
      </w:pPr>
    </w:p>
    <w:p w14:paraId="423067CF" w14:textId="77777777" w:rsidR="00EA34C3" w:rsidDel="001111A8" w:rsidRDefault="00EA34C3">
      <w:pPr>
        <w:pStyle w:val="Titre4"/>
        <w:rPr>
          <w:del w:id="7086" w:author="VOYER Raphael" w:date="2021-06-16T11:15:00Z"/>
        </w:rPr>
        <w:pPrChange w:id="7087" w:author="VOYER Raphael" w:date="2021-06-16T11:15:00Z">
          <w:pPr/>
        </w:pPrChange>
      </w:pPr>
    </w:p>
    <w:p w14:paraId="560B4B50" w14:textId="77777777" w:rsidR="00EA34C3" w:rsidDel="001111A8" w:rsidRDefault="00EA34C3">
      <w:pPr>
        <w:pStyle w:val="Titre4"/>
        <w:rPr>
          <w:del w:id="7088" w:author="VOYER Raphael" w:date="2021-06-16T11:15:00Z"/>
        </w:rPr>
        <w:pPrChange w:id="7089" w:author="VOYER Raphael" w:date="2021-06-16T11:15:00Z">
          <w:pPr/>
        </w:pPrChange>
      </w:pPr>
    </w:p>
    <w:p w14:paraId="0A55111C" w14:textId="77777777" w:rsidR="00EA34C3" w:rsidDel="001111A8" w:rsidRDefault="00EA34C3">
      <w:pPr>
        <w:pStyle w:val="Titre4"/>
        <w:rPr>
          <w:del w:id="7090" w:author="VOYER Raphael" w:date="2021-06-16T11:15:00Z"/>
        </w:rPr>
        <w:pPrChange w:id="7091" w:author="VOYER Raphael" w:date="2021-06-16T11:15:00Z">
          <w:pPr/>
        </w:pPrChange>
      </w:pPr>
    </w:p>
    <w:p w14:paraId="7C7E18DD" w14:textId="77777777" w:rsidR="00EA34C3" w:rsidDel="001111A8" w:rsidRDefault="00EA34C3">
      <w:pPr>
        <w:pStyle w:val="Titre4"/>
        <w:rPr>
          <w:del w:id="7092" w:author="VOYER Raphael" w:date="2021-06-16T11:15:00Z"/>
        </w:rPr>
        <w:pPrChange w:id="7093" w:author="VOYER Raphael" w:date="2021-06-16T11:15:00Z">
          <w:pPr>
            <w:pStyle w:val="Titre4"/>
            <w:numPr>
              <w:ilvl w:val="3"/>
              <w:numId w:val="1"/>
            </w:numPr>
            <w:tabs>
              <w:tab w:val="num" w:pos="864"/>
            </w:tabs>
            <w:ind w:left="864" w:hanging="864"/>
          </w:pPr>
        </w:pPrChange>
      </w:pPr>
      <w:bookmarkStart w:id="7094" w:name="_Interface_with_IPMS_CMM"/>
      <w:bookmarkEnd w:id="7094"/>
      <w:del w:id="7095" w:author="VOYER Raphael" w:date="2021-06-16T11:15:00Z">
        <w:r w:rsidDel="001111A8">
          <w:delText xml:space="preserve">Interface with IPMS </w:delText>
        </w:r>
        <w:smartTag w:uri="urn:schemas-microsoft-com:office:smarttags" w:element="stockticker">
          <w:r w:rsidDel="001111A8">
            <w:delText>CMM</w:delText>
          </w:r>
        </w:smartTag>
      </w:del>
    </w:p>
    <w:p w14:paraId="0C8CD13F" w14:textId="77777777" w:rsidR="00EA34C3" w:rsidRPr="00EA34C3" w:rsidDel="001111A8" w:rsidRDefault="00EA34C3">
      <w:pPr>
        <w:pStyle w:val="Titre4"/>
        <w:rPr>
          <w:del w:id="7096" w:author="VOYER Raphael" w:date="2021-06-16T11:15:00Z"/>
        </w:rPr>
        <w:pPrChange w:id="7097" w:author="VOYER Raphael" w:date="2021-06-16T11:15:00Z">
          <w:pPr/>
        </w:pPrChange>
      </w:pPr>
    </w:p>
    <w:p w14:paraId="11441437" w14:textId="77777777" w:rsidR="00EA34C3" w:rsidDel="001111A8" w:rsidRDefault="00EA34C3">
      <w:pPr>
        <w:pStyle w:val="Titre4"/>
        <w:rPr>
          <w:del w:id="7098" w:author="VOYER Raphael" w:date="2021-06-16T11:15:00Z"/>
        </w:rPr>
        <w:pPrChange w:id="7099" w:author="VOYER Raphael" w:date="2021-06-16T11:15:00Z">
          <w:pPr>
            <w:keepNext/>
          </w:pPr>
        </w:pPrChange>
      </w:pPr>
      <w:del w:id="7100" w:author="VOYER Raphael" w:date="2021-06-16T11:15:00Z">
        <w:r w:rsidDel="001111A8">
          <w:object w:dxaOrig="4014" w:dyaOrig="4014" w14:anchorId="2F5E2002">
            <v:shape id="_x0000_i1040" type="#_x0000_t75" style="width:200.9pt;height:200.9pt" o:ole="">
              <v:imagedata r:id="rId52" o:title=""/>
            </v:shape>
            <o:OLEObject Type="Embed" ProgID="Visio.Drawing.6" ShapeID="_x0000_i1040" DrawAspect="Content" ObjectID="_1688451581" r:id="rId53"/>
          </w:object>
        </w:r>
      </w:del>
    </w:p>
    <w:p w14:paraId="7BC8298A" w14:textId="77777777" w:rsidR="00EA34C3" w:rsidDel="001111A8" w:rsidRDefault="00EA34C3">
      <w:pPr>
        <w:pStyle w:val="Titre4"/>
        <w:rPr>
          <w:del w:id="7101" w:author="VOYER Raphael" w:date="2021-06-16T11:15:00Z"/>
        </w:rPr>
        <w:pPrChange w:id="7102" w:author="VOYER Raphael" w:date="2021-06-16T11:15:00Z">
          <w:pPr>
            <w:pStyle w:val="Lgende"/>
            <w:outlineLvl w:val="0"/>
          </w:pPr>
        </w:pPrChange>
      </w:pPr>
      <w:del w:id="7103" w:author="VOYER Raphael" w:date="2021-06-16T11:15:00Z">
        <w:r w:rsidDel="001111A8">
          <w:delText xml:space="preserve">           </w:delText>
        </w:r>
        <w:bookmarkStart w:id="7104" w:name="_Toc381025862"/>
        <w:bookmarkStart w:id="7105" w:name="_Toc424820452"/>
        <w:bookmarkStart w:id="7106" w:name="_Toc436661321"/>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22</w:delText>
        </w:r>
        <w:r w:rsidR="004F358F" w:rsidDel="001111A8">
          <w:rPr>
            <w:noProof/>
          </w:rPr>
          <w:fldChar w:fldCharType="end"/>
        </w:r>
        <w:r w:rsidDel="001111A8">
          <w:delText xml:space="preserve"> : Interface with IPMS </w:delText>
        </w:r>
        <w:smartTag w:uri="urn:schemas-microsoft-com:office:smarttags" w:element="stockticker">
          <w:r w:rsidDel="001111A8">
            <w:delText>CMM</w:delText>
          </w:r>
        </w:smartTag>
        <w:bookmarkEnd w:id="7104"/>
        <w:bookmarkEnd w:id="7105"/>
        <w:bookmarkEnd w:id="7106"/>
      </w:del>
    </w:p>
    <w:p w14:paraId="48EE8FBD" w14:textId="77777777" w:rsidR="00EA34C3" w:rsidDel="001111A8" w:rsidRDefault="00EA34C3">
      <w:pPr>
        <w:pStyle w:val="Titre4"/>
        <w:rPr>
          <w:del w:id="7107" w:author="VOYER Raphael" w:date="2021-06-16T11:15:00Z"/>
        </w:rPr>
        <w:pPrChange w:id="7108" w:author="VOYER Raphael" w:date="2021-06-16T11:15:00Z">
          <w:pPr/>
        </w:pPrChange>
      </w:pPr>
    </w:p>
    <w:p w14:paraId="030D2233" w14:textId="77777777" w:rsidR="00EA34C3" w:rsidDel="001111A8" w:rsidRDefault="00EA34C3">
      <w:pPr>
        <w:pStyle w:val="Titre4"/>
        <w:rPr>
          <w:del w:id="7109" w:author="VOYER Raphael" w:date="2021-06-16T11:15:00Z"/>
        </w:rPr>
        <w:pPrChange w:id="7110" w:author="VOYER Raphael" w:date="2021-06-16T11:15:00Z">
          <w:pPr/>
        </w:pPrChange>
      </w:pPr>
    </w:p>
    <w:p w14:paraId="29E5BE85" w14:textId="77777777" w:rsidR="00EA34C3" w:rsidRPr="007107E1" w:rsidDel="001111A8" w:rsidRDefault="00EA34C3">
      <w:pPr>
        <w:pStyle w:val="Titre4"/>
        <w:rPr>
          <w:del w:id="7111" w:author="VOYER Raphael" w:date="2021-06-16T11:15:00Z"/>
        </w:rPr>
      </w:pPr>
      <w:del w:id="7112" w:author="VOYER Raphael" w:date="2021-06-16T11:15:00Z">
        <w:r w:rsidDel="001111A8">
          <w:delText>Detailed Steps:</w:delText>
        </w:r>
      </w:del>
    </w:p>
    <w:p w14:paraId="6DCAAC70" w14:textId="77777777" w:rsidR="00EA34C3" w:rsidDel="001111A8" w:rsidRDefault="00EA34C3">
      <w:pPr>
        <w:pStyle w:val="Titre4"/>
        <w:rPr>
          <w:del w:id="7113" w:author="VOYER Raphael" w:date="2021-06-16T11:15:00Z"/>
        </w:rPr>
        <w:pPrChange w:id="7114" w:author="VOYER Raphael" w:date="2021-06-16T11:15:00Z">
          <w:pPr>
            <w:numPr>
              <w:numId w:val="41"/>
            </w:numPr>
            <w:tabs>
              <w:tab w:val="num" w:pos="420"/>
            </w:tabs>
            <w:ind w:left="420" w:hanging="360"/>
            <w:outlineLvl w:val="0"/>
          </w:pPr>
        </w:pPrChange>
      </w:pPr>
      <w:bookmarkStart w:id="7115" w:name="_Toc381025863"/>
      <w:bookmarkStart w:id="7116" w:name="_Toc424820453"/>
      <w:del w:id="7117" w:author="VOYER Raphael" w:date="2021-06-16T11:15:00Z">
        <w:r w:rsidDel="001111A8">
          <w:delText>Registers with IGMP memberships of cluster multicast IP.</w:delText>
        </w:r>
        <w:bookmarkEnd w:id="7115"/>
        <w:bookmarkEnd w:id="7116"/>
      </w:del>
    </w:p>
    <w:p w14:paraId="13463768" w14:textId="77777777" w:rsidR="00EA34C3" w:rsidDel="001111A8" w:rsidRDefault="00EA34C3">
      <w:pPr>
        <w:pStyle w:val="Titre4"/>
        <w:rPr>
          <w:del w:id="7118" w:author="VOYER Raphael" w:date="2021-06-16T11:15:00Z"/>
        </w:rPr>
        <w:pPrChange w:id="7119" w:author="VOYER Raphael" w:date="2021-06-16T11:15:00Z">
          <w:pPr>
            <w:numPr>
              <w:numId w:val="41"/>
            </w:numPr>
            <w:tabs>
              <w:tab w:val="num" w:pos="420"/>
            </w:tabs>
            <w:ind w:left="420" w:hanging="360"/>
            <w:outlineLvl w:val="0"/>
          </w:pPr>
        </w:pPrChange>
      </w:pPr>
      <w:bookmarkStart w:id="7120" w:name="_Toc381025864"/>
      <w:bookmarkStart w:id="7121" w:name="_Toc424820454"/>
      <w:del w:id="7122" w:author="VOYER Raphael" w:date="2021-06-16T11:15:00Z">
        <w:r w:rsidDel="001111A8">
          <w:delText>Receives the dynamic updates  from IPMS</w:delText>
        </w:r>
        <w:bookmarkEnd w:id="7120"/>
        <w:bookmarkEnd w:id="7121"/>
      </w:del>
    </w:p>
    <w:p w14:paraId="07C847DB" w14:textId="77777777" w:rsidR="00EA34C3" w:rsidDel="001111A8" w:rsidRDefault="00EA34C3">
      <w:pPr>
        <w:pStyle w:val="Titre4"/>
        <w:rPr>
          <w:del w:id="7123" w:author="VOYER Raphael" w:date="2021-06-16T11:15:00Z"/>
        </w:rPr>
        <w:pPrChange w:id="7124" w:author="VOYER Raphael" w:date="2021-06-16T11:15:00Z">
          <w:pPr>
            <w:numPr>
              <w:numId w:val="41"/>
            </w:numPr>
            <w:tabs>
              <w:tab w:val="num" w:pos="420"/>
            </w:tabs>
            <w:ind w:left="420" w:hanging="360"/>
            <w:outlineLvl w:val="0"/>
          </w:pPr>
        </w:pPrChange>
      </w:pPr>
      <w:bookmarkStart w:id="7125" w:name="_Toc381025865"/>
      <w:bookmarkStart w:id="7126" w:name="_Toc424820455"/>
      <w:del w:id="7127" w:author="VOYER Raphael" w:date="2021-06-16T11:15:00Z">
        <w:r w:rsidDel="001111A8">
          <w:delText>This shall be useful in controlling the cluster port bitmap.</w:delText>
        </w:r>
        <w:bookmarkEnd w:id="7125"/>
        <w:bookmarkEnd w:id="7126"/>
      </w:del>
    </w:p>
    <w:p w14:paraId="29796371" w14:textId="77777777" w:rsidR="00EA34C3" w:rsidRPr="007107E1" w:rsidDel="001111A8" w:rsidRDefault="00EA34C3">
      <w:pPr>
        <w:pStyle w:val="Titre4"/>
        <w:rPr>
          <w:del w:id="7128" w:author="VOYER Raphael" w:date="2021-06-16T11:15:00Z"/>
        </w:rPr>
        <w:pPrChange w:id="7129" w:author="VOYER Raphael" w:date="2021-06-16T11:15:00Z">
          <w:pPr>
            <w:numPr>
              <w:numId w:val="41"/>
            </w:numPr>
            <w:tabs>
              <w:tab w:val="num" w:pos="420"/>
            </w:tabs>
            <w:ind w:left="420" w:hanging="360"/>
            <w:outlineLvl w:val="0"/>
          </w:pPr>
        </w:pPrChange>
      </w:pPr>
      <w:bookmarkStart w:id="7130" w:name="_Toc381025866"/>
      <w:bookmarkStart w:id="7131" w:name="_Toc424820456"/>
      <w:del w:id="7132" w:author="VOYER Raphael" w:date="2021-06-16T11:15:00Z">
        <w:r w:rsidDel="001111A8">
          <w:delText>This shall also be required for maintaining the operational status of the cluster.</w:delText>
        </w:r>
        <w:bookmarkEnd w:id="7130"/>
        <w:bookmarkEnd w:id="7131"/>
      </w:del>
    </w:p>
    <w:p w14:paraId="30E8B972" w14:textId="77777777" w:rsidR="00EA34C3" w:rsidRPr="00EA34C3" w:rsidDel="001111A8" w:rsidRDefault="00EA34C3">
      <w:pPr>
        <w:pStyle w:val="Titre4"/>
        <w:rPr>
          <w:del w:id="7133" w:author="VOYER Raphael" w:date="2021-06-16T11:15:00Z"/>
        </w:rPr>
        <w:pPrChange w:id="7134" w:author="VOYER Raphael" w:date="2021-06-16T11:15:00Z">
          <w:pPr/>
        </w:pPrChange>
      </w:pPr>
    </w:p>
    <w:p w14:paraId="6B1F2A9F" w14:textId="77777777" w:rsidR="00855336" w:rsidDel="001111A8" w:rsidRDefault="00855336">
      <w:pPr>
        <w:pStyle w:val="Titre4"/>
        <w:rPr>
          <w:del w:id="7135" w:author="VOYER Raphael" w:date="2021-06-16T11:15:00Z"/>
        </w:rPr>
        <w:pPrChange w:id="7136" w:author="VOYER Raphael" w:date="2021-06-16T11:15:00Z">
          <w:pPr>
            <w:pStyle w:val="Titre1"/>
            <w:pageBreakBefore/>
            <w:tabs>
              <w:tab w:val="clear" w:pos="432"/>
              <w:tab w:val="num" w:pos="360"/>
            </w:tabs>
            <w:ind w:left="360" w:hanging="360"/>
            <w:jc w:val="left"/>
          </w:pPr>
        </w:pPrChange>
      </w:pPr>
      <w:bookmarkStart w:id="7137" w:name="_Implementation_Strategy"/>
      <w:bookmarkStart w:id="7138" w:name="_Toc381025867"/>
      <w:bookmarkEnd w:id="7137"/>
      <w:del w:id="7139" w:author="VOYER Raphael" w:date="2021-06-16T11:15:00Z">
        <w:r w:rsidDel="001111A8">
          <w:delText>Implementation Strategy</w:delText>
        </w:r>
        <w:bookmarkEnd w:id="7138"/>
      </w:del>
    </w:p>
    <w:p w14:paraId="25B2F84B" w14:textId="77777777" w:rsidR="00855336" w:rsidRPr="00962A4B" w:rsidDel="001111A8" w:rsidRDefault="00855336">
      <w:pPr>
        <w:pStyle w:val="Titre4"/>
        <w:rPr>
          <w:del w:id="7140" w:author="VOYER Raphael" w:date="2021-06-16T11:15:00Z"/>
        </w:rPr>
        <w:pPrChange w:id="7141" w:author="VOYER Raphael" w:date="2021-06-16T11:15:00Z">
          <w:pPr>
            <w:pStyle w:val="Titre2"/>
          </w:pPr>
        </w:pPrChange>
      </w:pPr>
      <w:bookmarkStart w:id="7142" w:name="_Toc381025868"/>
      <w:del w:id="7143" w:author="VOYER Raphael" w:date="2021-06-16T11:15:00Z">
        <w:r w:rsidRPr="00962A4B" w:rsidDel="001111A8">
          <w:delText>Basic Overview</w:delText>
        </w:r>
        <w:bookmarkEnd w:id="7142"/>
      </w:del>
    </w:p>
    <w:p w14:paraId="5DEC29B0" w14:textId="77777777" w:rsidR="00855336" w:rsidRPr="00962A4B" w:rsidDel="001111A8" w:rsidRDefault="00855336">
      <w:pPr>
        <w:pStyle w:val="Titre4"/>
        <w:rPr>
          <w:del w:id="7144" w:author="VOYER Raphael" w:date="2021-06-16T11:15:00Z"/>
        </w:rPr>
        <w:pPrChange w:id="7145" w:author="VOYER Raphael" w:date="2021-06-16T11:15:00Z">
          <w:pPr/>
        </w:pPrChange>
      </w:pPr>
    </w:p>
    <w:p w14:paraId="480839FA" w14:textId="77777777" w:rsidR="00855336" w:rsidDel="001111A8" w:rsidRDefault="00855336">
      <w:pPr>
        <w:pStyle w:val="Titre4"/>
        <w:rPr>
          <w:del w:id="7146" w:author="VOYER Raphael" w:date="2021-06-16T11:15:00Z"/>
        </w:rPr>
        <w:pPrChange w:id="7147" w:author="VOYER Raphael" w:date="2021-06-16T11:15:00Z">
          <w:pPr/>
        </w:pPrChange>
      </w:pPr>
      <w:del w:id="7148" w:author="VOYER Raphael" w:date="2021-06-16T11:15:00Z">
        <w:r w:rsidDel="001111A8">
          <w:delText>The L2 cluster with the multicast mac-address is similar to the existing static multicast mac command (mac-learning vlan &lt;vid&gt; port &lt;slot/port&gt; multicast mac-address &lt;mac-address&gt;).</w:delText>
        </w:r>
      </w:del>
    </w:p>
    <w:p w14:paraId="7EA4FB04" w14:textId="77777777" w:rsidR="00855336" w:rsidDel="001111A8" w:rsidRDefault="00855336">
      <w:pPr>
        <w:pStyle w:val="Titre4"/>
        <w:rPr>
          <w:del w:id="7149" w:author="VOYER Raphael" w:date="2021-06-16T11:15:00Z"/>
        </w:rPr>
        <w:pPrChange w:id="7150" w:author="VOYER Raphael" w:date="2021-06-16T11:15:00Z">
          <w:pPr>
            <w:ind w:left="360"/>
          </w:pPr>
        </w:pPrChange>
      </w:pPr>
    </w:p>
    <w:p w14:paraId="1A3EC86F" w14:textId="77777777" w:rsidR="00855336" w:rsidDel="001111A8" w:rsidRDefault="00855336">
      <w:pPr>
        <w:pStyle w:val="Titre4"/>
        <w:rPr>
          <w:del w:id="7151" w:author="VOYER Raphael" w:date="2021-06-16T11:15:00Z"/>
        </w:rPr>
        <w:pPrChange w:id="7152" w:author="VOYER Raphael" w:date="2021-06-16T11:15:00Z">
          <w:pPr>
            <w:outlineLvl w:val="0"/>
          </w:pPr>
        </w:pPrChange>
      </w:pPr>
      <w:bookmarkStart w:id="7153" w:name="_Toc381025869"/>
      <w:bookmarkStart w:id="7154" w:name="_Toc424820459"/>
      <w:del w:id="7155" w:author="VOYER Raphael" w:date="2021-06-16T11:15:00Z">
        <w:r w:rsidDel="001111A8">
          <w:delText>The L3 cluster with the IP and a mac-address is similar to the existing static arp command</w:delText>
        </w:r>
        <w:bookmarkEnd w:id="7153"/>
        <w:bookmarkEnd w:id="7154"/>
      </w:del>
    </w:p>
    <w:p w14:paraId="759C0717" w14:textId="77777777" w:rsidR="00855336" w:rsidDel="001111A8" w:rsidRDefault="00855336">
      <w:pPr>
        <w:pStyle w:val="Titre4"/>
        <w:rPr>
          <w:del w:id="7156" w:author="VOYER Raphael" w:date="2021-06-16T11:15:00Z"/>
        </w:rPr>
        <w:pPrChange w:id="7157" w:author="VOYER Raphael" w:date="2021-06-16T11:15:00Z">
          <w:pPr/>
        </w:pPrChange>
      </w:pPr>
      <w:del w:id="7158" w:author="VOYER Raphael" w:date="2021-06-16T11:15:00Z">
        <w:r w:rsidDel="001111A8">
          <w:delText>(arp &lt;ip&gt; &lt;mac-address&gt; &lt;slot/port&gt;)</w:delText>
        </w:r>
      </w:del>
    </w:p>
    <w:p w14:paraId="7DC8E31B" w14:textId="77777777" w:rsidR="00855336" w:rsidDel="001111A8" w:rsidRDefault="00855336">
      <w:pPr>
        <w:pStyle w:val="Titre4"/>
        <w:rPr>
          <w:del w:id="7159" w:author="VOYER Raphael" w:date="2021-06-16T11:15:00Z"/>
        </w:rPr>
        <w:pPrChange w:id="7160" w:author="VOYER Raphael" w:date="2021-06-16T11:15:00Z">
          <w:pPr>
            <w:ind w:left="360"/>
          </w:pPr>
        </w:pPrChange>
      </w:pPr>
    </w:p>
    <w:p w14:paraId="1EBD766D" w14:textId="77777777" w:rsidR="00855336" w:rsidDel="001111A8" w:rsidRDefault="00855336">
      <w:pPr>
        <w:pStyle w:val="Titre4"/>
        <w:rPr>
          <w:del w:id="7161" w:author="VOYER Raphael" w:date="2021-06-16T11:15:00Z"/>
        </w:rPr>
        <w:pPrChange w:id="7162" w:author="VOYER Raphael" w:date="2021-06-16T11:15:00Z">
          <w:pPr/>
        </w:pPrChange>
      </w:pPr>
      <w:del w:id="7163" w:author="VOYER Raphael" w:date="2021-06-16T11:15:00Z">
        <w:r w:rsidDel="001111A8">
          <w:delText>This feature has the following enhancements apart from the one existing in the legacy commands</w:delText>
        </w:r>
      </w:del>
    </w:p>
    <w:p w14:paraId="6574F190" w14:textId="77777777" w:rsidR="00855336" w:rsidDel="001111A8" w:rsidRDefault="00855336">
      <w:pPr>
        <w:pStyle w:val="Titre4"/>
        <w:rPr>
          <w:del w:id="7164" w:author="VOYER Raphael" w:date="2021-06-16T11:15:00Z"/>
        </w:rPr>
        <w:pPrChange w:id="7165" w:author="VOYER Raphael" w:date="2021-06-16T11:15:00Z">
          <w:pPr/>
        </w:pPrChange>
      </w:pPr>
      <w:del w:id="7166" w:author="VOYER Raphael" w:date="2021-06-16T11:15:00Z">
        <w:r w:rsidDel="001111A8">
          <w:delText>Mentioned above and uses a different framework for management configuration.</w:delText>
        </w:r>
      </w:del>
    </w:p>
    <w:p w14:paraId="52640378" w14:textId="77777777" w:rsidR="00855336" w:rsidDel="001111A8" w:rsidRDefault="00F854E1">
      <w:pPr>
        <w:pStyle w:val="Titre4"/>
        <w:rPr>
          <w:del w:id="7167" w:author="VOYER Raphael" w:date="2021-06-16T11:15:00Z"/>
        </w:rPr>
        <w:pPrChange w:id="7168" w:author="VOYER Raphael" w:date="2021-06-16T11:15:00Z">
          <w:pPr>
            <w:ind w:left="360"/>
            <w:outlineLvl w:val="0"/>
          </w:pPr>
        </w:pPrChange>
      </w:pPr>
      <w:bookmarkStart w:id="7169" w:name="_Toc381025870"/>
      <w:bookmarkStart w:id="7170" w:name="_Toc424820460"/>
      <w:del w:id="7171" w:author="VOYER Raphael" w:date="2021-06-16T11:15:00Z">
        <w:r w:rsidDel="001111A8">
          <w:delText xml:space="preserve">1. </w:delText>
        </w:r>
        <w:r w:rsidR="00855336" w:rsidDel="001111A8">
          <w:delText>L2 Cluster (same vlan)</w:delText>
        </w:r>
        <w:bookmarkEnd w:id="7169"/>
        <w:bookmarkEnd w:id="7170"/>
      </w:del>
    </w:p>
    <w:p w14:paraId="61E5EA7C" w14:textId="77777777" w:rsidR="00855336" w:rsidDel="001111A8" w:rsidRDefault="00855336">
      <w:pPr>
        <w:pStyle w:val="Titre4"/>
        <w:rPr>
          <w:del w:id="7172" w:author="VOYER Raphael" w:date="2021-06-16T11:15:00Z"/>
        </w:rPr>
        <w:pPrChange w:id="7173" w:author="VOYER Raphael" w:date="2021-06-16T11:15:00Z">
          <w:pPr>
            <w:numPr>
              <w:ilvl w:val="1"/>
              <w:numId w:val="12"/>
            </w:numPr>
            <w:tabs>
              <w:tab w:val="num" w:pos="1440"/>
            </w:tabs>
            <w:ind w:left="1440" w:hanging="360"/>
            <w:jc w:val="left"/>
          </w:pPr>
        </w:pPrChange>
      </w:pPr>
      <w:del w:id="7174" w:author="VOYER Raphael" w:date="2021-06-16T11:15:00Z">
        <w:r w:rsidDel="001111A8">
          <w:delText>L2 cluster with unicast mac and flooding</w:delText>
        </w:r>
      </w:del>
    </w:p>
    <w:p w14:paraId="4C61735C" w14:textId="77777777" w:rsidR="00855336" w:rsidDel="001111A8" w:rsidRDefault="00855336">
      <w:pPr>
        <w:pStyle w:val="Titre4"/>
        <w:rPr>
          <w:del w:id="7175" w:author="VOYER Raphael" w:date="2021-06-16T11:15:00Z"/>
        </w:rPr>
        <w:pPrChange w:id="7176" w:author="VOYER Raphael" w:date="2021-06-16T11:15:00Z">
          <w:pPr>
            <w:numPr>
              <w:ilvl w:val="1"/>
              <w:numId w:val="12"/>
            </w:numPr>
            <w:tabs>
              <w:tab w:val="num" w:pos="1440"/>
            </w:tabs>
            <w:ind w:left="1440" w:hanging="360"/>
            <w:jc w:val="left"/>
          </w:pPr>
        </w:pPrChange>
      </w:pPr>
      <w:del w:id="7177" w:author="VOYER Raphael" w:date="2021-06-16T11:15:00Z">
        <w:r w:rsidDel="001111A8">
          <w:delText>L2 cluster with unicast mac and explicit port list</w:delText>
        </w:r>
      </w:del>
    </w:p>
    <w:p w14:paraId="519361DE" w14:textId="77777777" w:rsidR="00855336" w:rsidDel="001111A8" w:rsidRDefault="00855336">
      <w:pPr>
        <w:pStyle w:val="Titre4"/>
        <w:rPr>
          <w:del w:id="7178" w:author="VOYER Raphael" w:date="2021-06-16T11:15:00Z"/>
        </w:rPr>
        <w:pPrChange w:id="7179" w:author="VOYER Raphael" w:date="2021-06-16T11:15:00Z">
          <w:pPr>
            <w:numPr>
              <w:ilvl w:val="1"/>
              <w:numId w:val="12"/>
            </w:numPr>
            <w:tabs>
              <w:tab w:val="num" w:pos="1440"/>
            </w:tabs>
            <w:ind w:left="1440" w:hanging="360"/>
            <w:jc w:val="left"/>
          </w:pPr>
        </w:pPrChange>
      </w:pPr>
      <w:del w:id="7180" w:author="VOYER Raphael" w:date="2021-06-16T11:15:00Z">
        <w:r w:rsidDel="001111A8">
          <w:delText>L2 cluster with L2 multicast mac and explicit port list (similar to static multicast)</w:delText>
        </w:r>
      </w:del>
    </w:p>
    <w:p w14:paraId="1E1E6C80" w14:textId="77777777" w:rsidR="00855336" w:rsidDel="001111A8" w:rsidRDefault="00855336">
      <w:pPr>
        <w:pStyle w:val="Titre4"/>
        <w:rPr>
          <w:del w:id="7181" w:author="VOYER Raphael" w:date="2021-06-16T11:15:00Z"/>
        </w:rPr>
        <w:pPrChange w:id="7182" w:author="VOYER Raphael" w:date="2021-06-16T11:15:00Z">
          <w:pPr>
            <w:numPr>
              <w:ilvl w:val="1"/>
              <w:numId w:val="12"/>
            </w:numPr>
            <w:tabs>
              <w:tab w:val="num" w:pos="1440"/>
            </w:tabs>
            <w:ind w:left="1440" w:hanging="360"/>
            <w:jc w:val="left"/>
          </w:pPr>
        </w:pPrChange>
      </w:pPr>
      <w:del w:id="7183" w:author="VOYER Raphael" w:date="2021-06-16T11:15:00Z">
        <w:r w:rsidDel="001111A8">
          <w:delText>L2 cluster with IP multicast mac and explicit port list</w:delText>
        </w:r>
      </w:del>
    </w:p>
    <w:p w14:paraId="10351EBA" w14:textId="77777777" w:rsidR="00855336" w:rsidDel="001111A8" w:rsidRDefault="00855336">
      <w:pPr>
        <w:pStyle w:val="Titre4"/>
        <w:rPr>
          <w:del w:id="7184" w:author="VOYER Raphael" w:date="2021-06-16T11:15:00Z"/>
        </w:rPr>
        <w:pPrChange w:id="7185" w:author="VOYER Raphael" w:date="2021-06-16T11:15:00Z">
          <w:pPr>
            <w:ind w:left="360"/>
            <w:jc w:val="left"/>
            <w:outlineLvl w:val="0"/>
          </w:pPr>
        </w:pPrChange>
      </w:pPr>
      <w:bookmarkStart w:id="7186" w:name="_Toc381025871"/>
      <w:bookmarkStart w:id="7187" w:name="_Toc424820461"/>
      <w:del w:id="7188" w:author="VOYER Raphael" w:date="2021-06-16T11:15:00Z">
        <w:r w:rsidDel="001111A8">
          <w:delText>2.   L3 Cluster (routing)</w:delText>
        </w:r>
        <w:bookmarkEnd w:id="7186"/>
        <w:bookmarkEnd w:id="7187"/>
      </w:del>
    </w:p>
    <w:p w14:paraId="60E89032" w14:textId="77777777" w:rsidR="00855336" w:rsidDel="001111A8" w:rsidRDefault="00855336">
      <w:pPr>
        <w:pStyle w:val="Titre4"/>
        <w:rPr>
          <w:del w:id="7189" w:author="VOYER Raphael" w:date="2021-06-16T11:15:00Z"/>
        </w:rPr>
        <w:pPrChange w:id="7190" w:author="VOYER Raphael" w:date="2021-06-16T11:15:00Z">
          <w:pPr>
            <w:numPr>
              <w:ilvl w:val="1"/>
              <w:numId w:val="12"/>
            </w:numPr>
            <w:tabs>
              <w:tab w:val="num" w:pos="1440"/>
            </w:tabs>
            <w:ind w:left="1440" w:hanging="360"/>
            <w:jc w:val="left"/>
          </w:pPr>
        </w:pPrChange>
      </w:pPr>
      <w:del w:id="7191" w:author="VOYER Raphael" w:date="2021-06-16T11:15:00Z">
        <w:r w:rsidDel="001111A8">
          <w:delText>L3 cluster with unicast mac and flooding</w:delText>
        </w:r>
      </w:del>
    </w:p>
    <w:p w14:paraId="54F0CB12" w14:textId="77777777" w:rsidR="00855336" w:rsidDel="001111A8" w:rsidRDefault="00855336">
      <w:pPr>
        <w:pStyle w:val="Titre4"/>
        <w:rPr>
          <w:del w:id="7192" w:author="VOYER Raphael" w:date="2021-06-16T11:15:00Z"/>
        </w:rPr>
        <w:pPrChange w:id="7193" w:author="VOYER Raphael" w:date="2021-06-16T11:15:00Z">
          <w:pPr>
            <w:numPr>
              <w:ilvl w:val="1"/>
              <w:numId w:val="12"/>
            </w:numPr>
            <w:tabs>
              <w:tab w:val="num" w:pos="1440"/>
            </w:tabs>
            <w:ind w:left="1440" w:hanging="360"/>
            <w:jc w:val="left"/>
          </w:pPr>
        </w:pPrChange>
      </w:pPr>
      <w:del w:id="7194" w:author="VOYER Raphael" w:date="2021-06-16T11:15:00Z">
        <w:r w:rsidDel="001111A8">
          <w:delText>L3 cluster with unicast mac and explicit port list (similar to static arp)</w:delText>
        </w:r>
      </w:del>
    </w:p>
    <w:p w14:paraId="34AB4383" w14:textId="77777777" w:rsidR="00855336" w:rsidDel="001111A8" w:rsidRDefault="00855336">
      <w:pPr>
        <w:pStyle w:val="Titre4"/>
        <w:rPr>
          <w:del w:id="7195" w:author="VOYER Raphael" w:date="2021-06-16T11:15:00Z"/>
        </w:rPr>
        <w:pPrChange w:id="7196" w:author="VOYER Raphael" w:date="2021-06-16T11:15:00Z">
          <w:pPr>
            <w:numPr>
              <w:ilvl w:val="1"/>
              <w:numId w:val="12"/>
            </w:numPr>
            <w:tabs>
              <w:tab w:val="num" w:pos="1440"/>
            </w:tabs>
            <w:ind w:left="1440" w:hanging="360"/>
            <w:jc w:val="left"/>
          </w:pPr>
        </w:pPrChange>
      </w:pPr>
      <w:del w:id="7197" w:author="VOYER Raphael" w:date="2021-06-16T11:15:00Z">
        <w:r w:rsidDel="001111A8">
          <w:delText>L3 cluster with L2 multicast mac and flooding</w:delText>
        </w:r>
      </w:del>
    </w:p>
    <w:p w14:paraId="2949C77E" w14:textId="77777777" w:rsidR="00855336" w:rsidDel="001111A8" w:rsidRDefault="00855336">
      <w:pPr>
        <w:pStyle w:val="Titre4"/>
        <w:rPr>
          <w:del w:id="7198" w:author="VOYER Raphael" w:date="2021-06-16T11:15:00Z"/>
        </w:rPr>
        <w:pPrChange w:id="7199" w:author="VOYER Raphael" w:date="2021-06-16T11:15:00Z">
          <w:pPr>
            <w:numPr>
              <w:ilvl w:val="1"/>
              <w:numId w:val="12"/>
            </w:numPr>
            <w:tabs>
              <w:tab w:val="num" w:pos="1440"/>
            </w:tabs>
            <w:ind w:left="1440" w:hanging="360"/>
            <w:jc w:val="left"/>
          </w:pPr>
        </w:pPrChange>
      </w:pPr>
      <w:del w:id="7200" w:author="VOYER Raphael" w:date="2021-06-16T11:15:00Z">
        <w:r w:rsidDel="001111A8">
          <w:delText>L3 cluster with L2 multicast mac and explicit port list</w:delText>
        </w:r>
      </w:del>
    </w:p>
    <w:p w14:paraId="0E76EA85" w14:textId="77777777" w:rsidR="00855336" w:rsidDel="001111A8" w:rsidRDefault="00855336">
      <w:pPr>
        <w:pStyle w:val="Titre4"/>
        <w:rPr>
          <w:del w:id="7201" w:author="VOYER Raphael" w:date="2021-06-16T11:15:00Z"/>
        </w:rPr>
        <w:pPrChange w:id="7202" w:author="VOYER Raphael" w:date="2021-06-16T11:15:00Z">
          <w:pPr>
            <w:numPr>
              <w:ilvl w:val="1"/>
              <w:numId w:val="12"/>
            </w:numPr>
            <w:tabs>
              <w:tab w:val="num" w:pos="1440"/>
            </w:tabs>
            <w:ind w:left="1440" w:hanging="360"/>
            <w:jc w:val="left"/>
          </w:pPr>
        </w:pPrChange>
      </w:pPr>
      <w:del w:id="7203" w:author="VOYER Raphael" w:date="2021-06-16T11:15:00Z">
        <w:r w:rsidDel="001111A8">
          <w:delText>L3 cluster with IP multicast mac and flooding</w:delText>
        </w:r>
      </w:del>
    </w:p>
    <w:p w14:paraId="030F9735" w14:textId="77777777" w:rsidR="00855336" w:rsidDel="001111A8" w:rsidRDefault="00855336">
      <w:pPr>
        <w:pStyle w:val="Titre4"/>
        <w:rPr>
          <w:del w:id="7204" w:author="VOYER Raphael" w:date="2021-06-16T11:15:00Z"/>
        </w:rPr>
        <w:pPrChange w:id="7205" w:author="VOYER Raphael" w:date="2021-06-16T11:15:00Z">
          <w:pPr>
            <w:numPr>
              <w:ilvl w:val="1"/>
              <w:numId w:val="12"/>
            </w:numPr>
            <w:tabs>
              <w:tab w:val="num" w:pos="1440"/>
            </w:tabs>
            <w:ind w:left="1440" w:hanging="360"/>
            <w:jc w:val="left"/>
          </w:pPr>
        </w:pPrChange>
      </w:pPr>
      <w:del w:id="7206" w:author="VOYER Raphael" w:date="2021-06-16T11:15:00Z">
        <w:r w:rsidDel="001111A8">
          <w:delText>L3 cluster with IP multicast mac and explicit port list</w:delText>
        </w:r>
      </w:del>
    </w:p>
    <w:p w14:paraId="08288A26" w14:textId="77777777" w:rsidR="00855336" w:rsidDel="001111A8" w:rsidRDefault="00855336">
      <w:pPr>
        <w:pStyle w:val="Titre4"/>
        <w:rPr>
          <w:del w:id="7207" w:author="VOYER Raphael" w:date="2021-06-16T11:15:00Z"/>
        </w:rPr>
        <w:pPrChange w:id="7208" w:author="VOYER Raphael" w:date="2021-06-16T11:15:00Z">
          <w:pPr>
            <w:numPr>
              <w:ilvl w:val="1"/>
              <w:numId w:val="12"/>
            </w:numPr>
            <w:tabs>
              <w:tab w:val="num" w:pos="1440"/>
            </w:tabs>
            <w:ind w:left="1440" w:hanging="360"/>
            <w:jc w:val="left"/>
          </w:pPr>
        </w:pPrChange>
      </w:pPr>
      <w:del w:id="7209" w:author="VOYER Raphael" w:date="2021-06-16T11:15:00Z">
        <w:r w:rsidDel="001111A8">
          <w:delText>L3 cluster with IP multicast  and dynamic port list (IGMP)</w:delText>
        </w:r>
      </w:del>
    </w:p>
    <w:p w14:paraId="164888A2" w14:textId="77777777" w:rsidR="00855336" w:rsidDel="001111A8" w:rsidRDefault="00855336">
      <w:pPr>
        <w:pStyle w:val="Titre4"/>
        <w:rPr>
          <w:del w:id="7210" w:author="VOYER Raphael" w:date="2021-06-16T11:15:00Z"/>
        </w:rPr>
        <w:pPrChange w:id="7211" w:author="VOYER Raphael" w:date="2021-06-16T11:15:00Z">
          <w:pPr>
            <w:numPr>
              <w:ilvl w:val="1"/>
              <w:numId w:val="12"/>
            </w:numPr>
            <w:tabs>
              <w:tab w:val="num" w:pos="1440"/>
            </w:tabs>
            <w:ind w:left="1440" w:hanging="360"/>
            <w:jc w:val="left"/>
          </w:pPr>
        </w:pPrChange>
      </w:pPr>
      <w:del w:id="7212" w:author="VOYER Raphael" w:date="2021-06-16T11:15:00Z">
        <w:r w:rsidDel="001111A8">
          <w:delText xml:space="preserve">L3 cluster with dynamic </w:delText>
        </w:r>
        <w:smartTag w:uri="urn:schemas-microsoft-com:office:smarttags" w:element="stockticker">
          <w:r w:rsidDel="001111A8">
            <w:delText>MAC</w:delText>
          </w:r>
        </w:smartTag>
        <w:r w:rsidDel="001111A8">
          <w:delText xml:space="preserve"> learning form ARP</w:delText>
        </w:r>
      </w:del>
    </w:p>
    <w:p w14:paraId="77AE7B7E" w14:textId="77777777" w:rsidR="00855336" w:rsidDel="001111A8" w:rsidRDefault="00855336">
      <w:pPr>
        <w:pStyle w:val="Titre4"/>
        <w:rPr>
          <w:del w:id="7213" w:author="VOYER Raphael" w:date="2021-06-16T11:15:00Z"/>
        </w:rPr>
        <w:pPrChange w:id="7214" w:author="VOYER Raphael" w:date="2021-06-16T11:15:00Z">
          <w:pPr>
            <w:jc w:val="left"/>
          </w:pPr>
        </w:pPrChange>
      </w:pPr>
    </w:p>
    <w:p w14:paraId="7BC47AC2" w14:textId="77777777" w:rsidR="00855336" w:rsidDel="001111A8" w:rsidRDefault="00855336">
      <w:pPr>
        <w:pStyle w:val="Titre4"/>
        <w:rPr>
          <w:del w:id="7215" w:author="VOYER Raphael" w:date="2021-06-16T11:15:00Z"/>
        </w:rPr>
        <w:pPrChange w:id="7216" w:author="VOYER Raphael" w:date="2021-06-16T11:15:00Z">
          <w:pPr>
            <w:jc w:val="left"/>
          </w:pPr>
        </w:pPrChange>
      </w:pPr>
      <w:del w:id="7217" w:author="VOYER Raphael" w:date="2021-06-16T11:15:00Z">
        <w:r w:rsidDel="001111A8">
          <w:delText>a) The L2 cluster shall be implemented using the L2MC table</w:delText>
        </w:r>
        <w:r w:rsidR="00292611" w:rsidDel="001111A8">
          <w:delText xml:space="preserve"> and IFP multicast redirection feature.</w:delText>
        </w:r>
        <w:r w:rsidDel="001111A8">
          <w:delText xml:space="preserve">    </w:delText>
        </w:r>
      </w:del>
    </w:p>
    <w:p w14:paraId="3BA64EF3" w14:textId="77777777" w:rsidR="00855336" w:rsidDel="001111A8" w:rsidRDefault="00292611">
      <w:pPr>
        <w:pStyle w:val="Titre4"/>
        <w:rPr>
          <w:del w:id="7218" w:author="VOYER Raphael" w:date="2021-06-16T11:15:00Z"/>
        </w:rPr>
        <w:pPrChange w:id="7219" w:author="VOYER Raphael" w:date="2021-06-16T11:15:00Z">
          <w:pPr>
            <w:jc w:val="left"/>
          </w:pPr>
        </w:pPrChange>
      </w:pPr>
      <w:del w:id="7220" w:author="VOYER Raphael" w:date="2021-06-16T11:15:00Z">
        <w:r w:rsidDel="001111A8">
          <w:delText>b)</w:delText>
        </w:r>
        <w:r w:rsidR="00855336" w:rsidDel="001111A8">
          <w:delText xml:space="preserve"> The L3 cluster would be implemented by routing to a </w:delText>
        </w:r>
        <w:r w:rsidR="00616769" w:rsidDel="001111A8">
          <w:delText>dummy port</w:delText>
        </w:r>
        <w:r w:rsidR="00855336" w:rsidDel="001111A8">
          <w:delText xml:space="preserve"> and then switching on a set </w:delText>
        </w:r>
      </w:del>
    </w:p>
    <w:p w14:paraId="762F9E76" w14:textId="77777777" w:rsidR="00292611" w:rsidDel="001111A8" w:rsidRDefault="00855336">
      <w:pPr>
        <w:pStyle w:val="Titre4"/>
        <w:rPr>
          <w:del w:id="7221" w:author="VOYER Raphael" w:date="2021-06-16T11:15:00Z"/>
        </w:rPr>
        <w:pPrChange w:id="7222" w:author="VOYER Raphael" w:date="2021-06-16T11:15:00Z">
          <w:pPr>
            <w:jc w:val="left"/>
          </w:pPr>
        </w:pPrChange>
      </w:pPr>
      <w:del w:id="7223" w:author="VOYER Raphael" w:date="2021-06-16T11:15:00Z">
        <w:r w:rsidDel="001111A8">
          <w:delText xml:space="preserve">   of ports using the IFP redirection feature.</w:delText>
        </w:r>
      </w:del>
    </w:p>
    <w:p w14:paraId="1BDEFB12" w14:textId="77777777" w:rsidR="00292611" w:rsidDel="001111A8" w:rsidRDefault="00901F2D">
      <w:pPr>
        <w:pStyle w:val="Titre4"/>
        <w:rPr>
          <w:del w:id="7224" w:author="VOYER Raphael" w:date="2021-06-16T11:15:00Z"/>
        </w:rPr>
        <w:pPrChange w:id="7225" w:author="VOYER Raphael" w:date="2021-06-16T11:15:00Z">
          <w:pPr>
            <w:jc w:val="left"/>
          </w:pPr>
        </w:pPrChange>
      </w:pPr>
      <w:del w:id="7226" w:author="VOYER Raphael" w:date="2021-06-16T11:15:00Z">
        <w:r w:rsidDel="001111A8">
          <w:delText>c) STP state shall be used in the condition as to avoid the IFP hitting on the blocked ports.</w:delText>
        </w:r>
      </w:del>
    </w:p>
    <w:p w14:paraId="5452B216" w14:textId="77777777" w:rsidR="00901F2D" w:rsidDel="001111A8" w:rsidRDefault="00901F2D">
      <w:pPr>
        <w:pStyle w:val="Titre4"/>
        <w:rPr>
          <w:del w:id="7227" w:author="VOYER Raphael" w:date="2021-06-16T11:15:00Z"/>
        </w:rPr>
        <w:pPrChange w:id="7228" w:author="VOYER Raphael" w:date="2021-06-16T11:15:00Z">
          <w:pPr>
            <w:jc w:val="left"/>
          </w:pPr>
        </w:pPrChange>
      </w:pPr>
      <w:del w:id="7229" w:author="VOYER Raphael" w:date="2021-06-16T11:15:00Z">
        <w:r w:rsidDel="001111A8">
          <w:delText>d)The VFP setting to disable ingress filtering has been done as IFP has to be matched</w:delText>
        </w:r>
      </w:del>
    </w:p>
    <w:p w14:paraId="0386D9F3" w14:textId="77777777" w:rsidR="00901F2D" w:rsidDel="001111A8" w:rsidRDefault="00901F2D">
      <w:pPr>
        <w:pStyle w:val="Titre4"/>
        <w:rPr>
          <w:del w:id="7230" w:author="VOYER Raphael" w:date="2021-06-16T11:15:00Z"/>
        </w:rPr>
        <w:pPrChange w:id="7231" w:author="VOYER Raphael" w:date="2021-06-16T11:15:00Z">
          <w:pPr>
            <w:jc w:val="left"/>
          </w:pPr>
        </w:pPrChange>
      </w:pPr>
      <w:del w:id="7232" w:author="VOYER Raphael" w:date="2021-06-16T11:15:00Z">
        <w:r w:rsidDel="001111A8">
          <w:delText xml:space="preserve"> after the routing engine .At this stage the ingress port may not be member of the egress </w:delText>
        </w:r>
      </w:del>
    </w:p>
    <w:p w14:paraId="6763FE97" w14:textId="77777777" w:rsidR="00855336" w:rsidDel="001111A8" w:rsidRDefault="00901F2D">
      <w:pPr>
        <w:pStyle w:val="Titre4"/>
        <w:rPr>
          <w:del w:id="7233" w:author="VOYER Raphael" w:date="2021-06-16T11:15:00Z"/>
        </w:rPr>
        <w:pPrChange w:id="7234" w:author="VOYER Raphael" w:date="2021-06-16T11:15:00Z">
          <w:pPr>
            <w:jc w:val="left"/>
          </w:pPr>
        </w:pPrChange>
      </w:pPr>
      <w:del w:id="7235" w:author="VOYER Raphael" w:date="2021-06-16T11:15:00Z">
        <w:r w:rsidDel="001111A8">
          <w:delText xml:space="preserve"> routed vlan.</w:delText>
        </w:r>
      </w:del>
    </w:p>
    <w:p w14:paraId="022AD35B" w14:textId="77777777" w:rsidR="00855336" w:rsidDel="001111A8" w:rsidRDefault="00855336">
      <w:pPr>
        <w:pStyle w:val="Titre4"/>
        <w:rPr>
          <w:del w:id="7236" w:author="VOYER Raphael" w:date="2021-06-16T11:15:00Z"/>
        </w:rPr>
        <w:pPrChange w:id="7237" w:author="VOYER Raphael" w:date="2021-06-16T11:15:00Z">
          <w:pPr>
            <w:pStyle w:val="Titre2"/>
          </w:pPr>
        </w:pPrChange>
      </w:pPr>
      <w:bookmarkStart w:id="7238" w:name="_Toc381025872"/>
      <w:del w:id="7239" w:author="VOYER Raphael" w:date="2021-06-16T11:15:00Z">
        <w:r w:rsidRPr="00962A4B" w:rsidDel="001111A8">
          <w:delText>Proposed Hardware Settings</w:delText>
        </w:r>
        <w:bookmarkEnd w:id="7238"/>
      </w:del>
    </w:p>
    <w:p w14:paraId="3FFAFE22" w14:textId="77777777" w:rsidR="00855336" w:rsidDel="001111A8" w:rsidRDefault="00855336">
      <w:pPr>
        <w:pStyle w:val="Titre4"/>
        <w:rPr>
          <w:del w:id="7240" w:author="VOYER Raphael" w:date="2021-06-16T11:15:00Z"/>
        </w:rPr>
        <w:pPrChange w:id="7241" w:author="VOYER Raphael" w:date="2021-06-16T11:15:00Z">
          <w:pPr>
            <w:pStyle w:val="Titre3"/>
            <w:ind w:left="0" w:firstLine="0"/>
            <w:jc w:val="left"/>
          </w:pPr>
        </w:pPrChange>
      </w:pPr>
      <w:bookmarkStart w:id="7242" w:name="_Toc381025873"/>
      <w:del w:id="7243" w:author="VOYER Raphael" w:date="2021-06-16T11:15:00Z">
        <w:r w:rsidDel="001111A8">
          <w:delText>L2 Cluster Scenarios</w:delText>
        </w:r>
        <w:bookmarkEnd w:id="7242"/>
      </w:del>
    </w:p>
    <w:p w14:paraId="1AF44169" w14:textId="77777777" w:rsidR="00855336" w:rsidRPr="00480769" w:rsidDel="001111A8" w:rsidRDefault="00855336">
      <w:pPr>
        <w:pStyle w:val="Titre4"/>
        <w:rPr>
          <w:del w:id="7244" w:author="VOYER Raphael" w:date="2021-06-16T11:15:00Z"/>
        </w:rPr>
        <w:pPrChange w:id="7245" w:author="VOYER Raphael" w:date="2021-06-16T11:15:00Z">
          <w:pPr>
            <w:outlineLvl w:val="0"/>
          </w:pPr>
        </w:pPrChange>
      </w:pPr>
      <w:bookmarkStart w:id="7246" w:name="_Toc381025874"/>
      <w:bookmarkStart w:id="7247" w:name="_Toc424820464"/>
      <w:del w:id="7248" w:author="VOYER Raphael" w:date="2021-06-16T11:15:00Z">
        <w:r w:rsidDel="001111A8">
          <w:delText xml:space="preserve">i) </w:delText>
        </w:r>
        <w:r w:rsidRPr="00480769" w:rsidDel="001111A8">
          <w:delText>L2 cluster with L2 multicast mac and explicit port list:</w:delText>
        </w:r>
        <w:bookmarkEnd w:id="7246"/>
        <w:bookmarkEnd w:id="7247"/>
      </w:del>
    </w:p>
    <w:p w14:paraId="277E2892" w14:textId="77777777" w:rsidR="00901F2D" w:rsidDel="001111A8" w:rsidRDefault="00901F2D">
      <w:pPr>
        <w:pStyle w:val="Titre4"/>
        <w:rPr>
          <w:del w:id="7249" w:author="VOYER Raphael" w:date="2021-06-16T11:15:00Z"/>
        </w:rPr>
        <w:pPrChange w:id="7250" w:author="VOYER Raphael" w:date="2021-06-16T11:15:00Z">
          <w:pPr>
            <w:numPr>
              <w:numId w:val="13"/>
            </w:numPr>
            <w:tabs>
              <w:tab w:val="num" w:pos="720"/>
            </w:tabs>
            <w:ind w:left="720" w:hanging="360"/>
          </w:pPr>
        </w:pPrChange>
      </w:pPr>
      <w:del w:id="7251" w:author="VOYER Raphael" w:date="2021-06-16T11:15:00Z">
        <w:r w:rsidDel="001111A8">
          <w:delText>The L2MC table is programmed with the specified port list</w:delText>
        </w:r>
      </w:del>
    </w:p>
    <w:p w14:paraId="2DE73132" w14:textId="77777777" w:rsidR="00855336" w:rsidDel="001111A8" w:rsidRDefault="00855336">
      <w:pPr>
        <w:pStyle w:val="Titre4"/>
        <w:rPr>
          <w:del w:id="7252" w:author="VOYER Raphael" w:date="2021-06-16T11:15:00Z"/>
        </w:rPr>
        <w:pPrChange w:id="7253" w:author="VOYER Raphael" w:date="2021-06-16T11:15:00Z">
          <w:pPr>
            <w:numPr>
              <w:numId w:val="13"/>
            </w:numPr>
            <w:tabs>
              <w:tab w:val="num" w:pos="720"/>
            </w:tabs>
            <w:ind w:left="720" w:hanging="360"/>
            <w:jc w:val="left"/>
          </w:pPr>
        </w:pPrChange>
      </w:pPr>
      <w:del w:id="7254" w:author="VOYER Raphael" w:date="2021-06-16T11:15:00Z">
        <w:r w:rsidDel="001111A8">
          <w:delText>The specified port list is added to the multicast mac.</w:delText>
        </w:r>
      </w:del>
    </w:p>
    <w:p w14:paraId="195721EF" w14:textId="77777777" w:rsidR="00855336" w:rsidDel="001111A8" w:rsidRDefault="00855336">
      <w:pPr>
        <w:pStyle w:val="Titre4"/>
        <w:rPr>
          <w:del w:id="7255" w:author="VOYER Raphael" w:date="2021-06-16T11:15:00Z"/>
        </w:rPr>
        <w:pPrChange w:id="7256" w:author="VOYER Raphael" w:date="2021-06-16T11:15:00Z">
          <w:pPr>
            <w:numPr>
              <w:numId w:val="13"/>
            </w:numPr>
            <w:tabs>
              <w:tab w:val="num" w:pos="720"/>
            </w:tabs>
            <w:ind w:left="720" w:hanging="360"/>
            <w:jc w:val="left"/>
          </w:pPr>
        </w:pPrChange>
      </w:pPr>
      <w:del w:id="7257" w:author="VOYER Raphael" w:date="2021-06-16T11:15:00Z">
        <w:r w:rsidDel="001111A8">
          <w:delText>The packet which matches the L2 multicast now floods on the port list matching the L2MC  entry.</w:delText>
        </w:r>
      </w:del>
    </w:p>
    <w:p w14:paraId="3EBD8E56" w14:textId="77777777" w:rsidR="00855336" w:rsidDel="001111A8" w:rsidRDefault="00855336">
      <w:pPr>
        <w:pStyle w:val="Titre4"/>
        <w:rPr>
          <w:del w:id="7258" w:author="VOYER Raphael" w:date="2021-06-16T11:15:00Z"/>
        </w:rPr>
        <w:pPrChange w:id="7259" w:author="VOYER Raphael" w:date="2021-06-16T11:15:00Z">
          <w:pPr>
            <w:ind w:left="720"/>
          </w:pPr>
        </w:pPrChange>
      </w:pPr>
    </w:p>
    <w:p w14:paraId="090A6225" w14:textId="77777777" w:rsidR="00855336" w:rsidDel="001111A8" w:rsidRDefault="00855336">
      <w:pPr>
        <w:pStyle w:val="Titre4"/>
        <w:rPr>
          <w:del w:id="7260" w:author="VOYER Raphael" w:date="2021-06-16T11:15:00Z"/>
        </w:rPr>
        <w:pPrChange w:id="7261" w:author="VOYER Raphael" w:date="2021-06-16T11:15:00Z">
          <w:pPr>
            <w:ind w:left="720"/>
            <w:outlineLvl w:val="0"/>
          </w:pPr>
        </w:pPrChange>
      </w:pPr>
      <w:bookmarkStart w:id="7262" w:name="_Toc381025875"/>
      <w:bookmarkStart w:id="7263" w:name="_Toc424820465"/>
      <w:del w:id="7264" w:author="VOYER Raphael" w:date="2021-06-16T11:15:00Z">
        <w:r w:rsidDel="001111A8">
          <w:delText>Example</w:delText>
        </w:r>
        <w:bookmarkEnd w:id="7262"/>
        <w:bookmarkEnd w:id="7263"/>
      </w:del>
    </w:p>
    <w:p w14:paraId="6E63E44E" w14:textId="77777777" w:rsidR="00855336" w:rsidRPr="0019551F" w:rsidDel="001111A8" w:rsidRDefault="00855336">
      <w:pPr>
        <w:pStyle w:val="Titre4"/>
        <w:rPr>
          <w:del w:id="7265" w:author="VOYER Raphael" w:date="2021-06-16T11:15:00Z"/>
        </w:rPr>
        <w:pPrChange w:id="7266" w:author="VOYER Raphael" w:date="2021-06-16T11:15:00Z">
          <w:pPr>
            <w:ind w:left="720"/>
          </w:pPr>
        </w:pPrChange>
      </w:pPr>
      <w:del w:id="7267" w:author="VOYER Raphael" w:date="2021-06-16T11:15:00Z">
        <w:r w:rsidDel="001111A8">
          <w:delText>=========</w:delText>
        </w:r>
      </w:del>
    </w:p>
    <w:p w14:paraId="093A6D64" w14:textId="77777777" w:rsidR="00855336" w:rsidDel="001111A8" w:rsidRDefault="00855336">
      <w:pPr>
        <w:pStyle w:val="Titre4"/>
        <w:rPr>
          <w:del w:id="7268" w:author="VOYER Raphael" w:date="2021-06-16T11:15:00Z"/>
        </w:rPr>
        <w:pPrChange w:id="7269" w:author="VOYER Raphael" w:date="2021-06-16T11:15:00Z">
          <w:pPr>
            <w:ind w:left="720"/>
          </w:pPr>
        </w:pPrChange>
      </w:pPr>
      <w:del w:id="7270" w:author="VOYER Raphael" w:date="2021-06-16T11:15:00Z">
        <w:r w:rsidDel="001111A8">
          <w:delText>-&gt;vlan 101</w:delText>
        </w:r>
      </w:del>
    </w:p>
    <w:p w14:paraId="21833BEB" w14:textId="77777777" w:rsidR="00855336" w:rsidDel="001111A8" w:rsidRDefault="00855336">
      <w:pPr>
        <w:pStyle w:val="Titre4"/>
        <w:rPr>
          <w:del w:id="7271" w:author="VOYER Raphael" w:date="2021-06-16T11:15:00Z"/>
        </w:rPr>
        <w:pPrChange w:id="7272" w:author="VOYER Raphael" w:date="2021-06-16T11:15:00Z">
          <w:pPr>
            <w:ind w:left="720"/>
          </w:pPr>
        </w:pPrChange>
      </w:pPr>
      <w:del w:id="7273" w:author="VOYER Raphael" w:date="2021-06-16T11:15:00Z">
        <w:r w:rsidDel="001111A8">
          <w:delText xml:space="preserve">-&gt; vlan 101 </w:delText>
        </w:r>
        <w:r w:rsidR="003D5702" w:rsidDel="001111A8">
          <w:delText>members</w:delText>
        </w:r>
        <w:r w:rsidDel="001111A8">
          <w:delText xml:space="preserve"> 1/21 </w:delText>
        </w:r>
        <w:r w:rsidR="003D5702" w:rsidDel="001111A8">
          <w:delText>tagged</w:delText>
        </w:r>
      </w:del>
    </w:p>
    <w:p w14:paraId="429E6EC1" w14:textId="77777777" w:rsidR="00855336" w:rsidDel="001111A8" w:rsidRDefault="00855336">
      <w:pPr>
        <w:pStyle w:val="Titre4"/>
        <w:rPr>
          <w:del w:id="7274" w:author="VOYER Raphael" w:date="2021-06-16T11:15:00Z"/>
        </w:rPr>
        <w:pPrChange w:id="7275" w:author="VOYER Raphael" w:date="2021-06-16T11:15:00Z">
          <w:pPr>
            <w:ind w:left="720"/>
          </w:pPr>
        </w:pPrChange>
      </w:pPr>
      <w:del w:id="7276" w:author="VOYER Raphael" w:date="2021-06-16T11:15:00Z">
        <w:r w:rsidDel="001111A8">
          <w:delText xml:space="preserve">-&gt; vlan 101 </w:delText>
        </w:r>
        <w:r w:rsidR="003D5702" w:rsidDel="001111A8">
          <w:delText>members</w:delText>
        </w:r>
        <w:r w:rsidDel="001111A8">
          <w:delText xml:space="preserve"> 1/23</w:delText>
        </w:r>
        <w:r w:rsidR="003D5702" w:rsidDel="001111A8">
          <w:delText xml:space="preserve"> tagged</w:delText>
        </w:r>
      </w:del>
    </w:p>
    <w:p w14:paraId="530BA76C" w14:textId="77777777" w:rsidR="00855336" w:rsidDel="001111A8" w:rsidRDefault="00855336">
      <w:pPr>
        <w:pStyle w:val="Titre4"/>
        <w:rPr>
          <w:del w:id="7277" w:author="VOYER Raphael" w:date="2021-06-16T11:15:00Z"/>
        </w:rPr>
        <w:pPrChange w:id="7278" w:author="VOYER Raphael" w:date="2021-06-16T11:15:00Z">
          <w:pPr>
            <w:ind w:left="720"/>
          </w:pPr>
        </w:pPrChange>
      </w:pPr>
      <w:del w:id="7279" w:author="VOYER Raphael" w:date="2021-06-16T11:15:00Z">
        <w:r w:rsidDel="001111A8">
          <w:delText xml:space="preserve">-&gt; </w:delText>
        </w:r>
        <w:r w:rsidR="009E053F" w:rsidDel="001111A8">
          <w:delText>server-cluster</w:delText>
        </w:r>
        <w:r w:rsidDel="001111A8">
          <w:delText xml:space="preserve"> 1 name “l2_mcast_cluster”</w:delText>
        </w:r>
      </w:del>
    </w:p>
    <w:p w14:paraId="0122B4C0" w14:textId="77777777" w:rsidR="00855336" w:rsidDel="001111A8" w:rsidRDefault="00855336">
      <w:pPr>
        <w:pStyle w:val="Titre4"/>
        <w:rPr>
          <w:del w:id="7280" w:author="VOYER Raphael" w:date="2021-06-16T11:15:00Z"/>
        </w:rPr>
        <w:pPrChange w:id="7281" w:author="VOYER Raphael" w:date="2021-06-16T11:15:00Z">
          <w:pPr>
            <w:ind w:left="720"/>
          </w:pPr>
        </w:pPrChange>
      </w:pPr>
      <w:del w:id="7282" w:author="VOYER Raphael" w:date="2021-06-16T11:15:00Z">
        <w:r w:rsidDel="001111A8">
          <w:delText xml:space="preserve">-&gt; </w:delText>
        </w:r>
        <w:r w:rsidR="009E053F" w:rsidDel="001111A8">
          <w:delText>server-cluster</w:delText>
        </w:r>
        <w:r w:rsidDel="001111A8">
          <w:delText xml:space="preserve"> 1 mode L2</w:delText>
        </w:r>
      </w:del>
    </w:p>
    <w:p w14:paraId="2B7CED69" w14:textId="77777777" w:rsidR="00855336" w:rsidDel="001111A8" w:rsidRDefault="00855336">
      <w:pPr>
        <w:pStyle w:val="Titre4"/>
        <w:rPr>
          <w:del w:id="7283" w:author="VOYER Raphael" w:date="2021-06-16T11:15:00Z"/>
        </w:rPr>
        <w:pPrChange w:id="7284" w:author="VOYER Raphael" w:date="2021-06-16T11:15:00Z">
          <w:pPr/>
        </w:pPrChange>
      </w:pPr>
      <w:del w:id="7285" w:author="VOYER Raphael" w:date="2021-06-16T11:15:00Z">
        <w:r w:rsidDel="001111A8">
          <w:tab/>
          <w:delText xml:space="preserve">-&gt; </w:delText>
        </w:r>
        <w:r w:rsidR="009E053F" w:rsidDel="001111A8">
          <w:delText xml:space="preserve">server-cluster  </w:delText>
        </w:r>
        <w:r w:rsidDel="001111A8">
          <w:delText>1 vlan 101 mac-address 01:00:00:11:22:33</w:delText>
        </w:r>
      </w:del>
    </w:p>
    <w:p w14:paraId="72ACAFCE" w14:textId="77777777" w:rsidR="00273C62" w:rsidDel="001111A8" w:rsidRDefault="00273C62">
      <w:pPr>
        <w:pStyle w:val="Titre4"/>
        <w:rPr>
          <w:del w:id="7286" w:author="VOYER Raphael" w:date="2021-06-16T11:15:00Z"/>
        </w:rPr>
        <w:pPrChange w:id="7287" w:author="VOYER Raphael" w:date="2021-06-16T11:15:00Z">
          <w:pPr/>
        </w:pPrChange>
      </w:pPr>
      <w:del w:id="7288" w:author="VOYER Raphael" w:date="2021-06-16T11:15:00Z">
        <w:r w:rsidDel="001111A8">
          <w:tab/>
          <w:delText>-&gt; server-cluster  1 port  1/21 1/23</w:delText>
        </w:r>
      </w:del>
    </w:p>
    <w:p w14:paraId="65E1754C" w14:textId="77777777" w:rsidR="00855336" w:rsidDel="001111A8" w:rsidRDefault="00855336">
      <w:pPr>
        <w:pStyle w:val="Titre4"/>
        <w:rPr>
          <w:del w:id="7289" w:author="VOYER Raphael" w:date="2021-06-16T11:15:00Z"/>
        </w:rPr>
        <w:pPrChange w:id="7290" w:author="VOYER Raphael" w:date="2021-06-16T11:15:00Z">
          <w:pPr>
            <w:ind w:left="720"/>
          </w:pPr>
        </w:pPrChange>
      </w:pPr>
    </w:p>
    <w:p w14:paraId="155DC5CB" w14:textId="77777777" w:rsidR="00855336" w:rsidDel="001111A8" w:rsidRDefault="00855336">
      <w:pPr>
        <w:pStyle w:val="Titre4"/>
        <w:rPr>
          <w:del w:id="7291" w:author="VOYER Raphael" w:date="2021-06-16T11:15:00Z"/>
        </w:rPr>
        <w:pPrChange w:id="7292" w:author="VOYER Raphael" w:date="2021-06-16T11:15:00Z">
          <w:pPr/>
        </w:pPrChange>
      </w:pPr>
      <w:del w:id="7293" w:author="VOYER Raphael" w:date="2021-06-16T11:15:00Z">
        <w:r w:rsidDel="001111A8">
          <w:delText xml:space="preserve">     </w:delText>
        </w:r>
      </w:del>
    </w:p>
    <w:p w14:paraId="4979C6C6" w14:textId="77777777" w:rsidR="00855336" w:rsidRPr="00165F73" w:rsidDel="001111A8" w:rsidRDefault="00855336">
      <w:pPr>
        <w:pStyle w:val="Titre4"/>
        <w:rPr>
          <w:del w:id="7294" w:author="VOYER Raphael" w:date="2021-06-16T11:15:00Z"/>
          <w:u w:val="single"/>
        </w:rPr>
        <w:pPrChange w:id="7295" w:author="VOYER Raphael" w:date="2021-06-16T11:15:00Z">
          <w:pPr>
            <w:outlineLvl w:val="0"/>
          </w:pPr>
        </w:pPrChange>
      </w:pPr>
      <w:del w:id="7296" w:author="VOYER Raphael" w:date="2021-06-16T11:15:00Z">
        <w:r w:rsidDel="001111A8">
          <w:delText xml:space="preserve">  </w:delText>
        </w:r>
        <w:bookmarkStart w:id="7297" w:name="_Toc381025876"/>
        <w:bookmarkStart w:id="7298" w:name="_Toc424820466"/>
        <w:r w:rsidDel="001111A8">
          <w:delText>ii)</w:delText>
        </w:r>
        <w:r w:rsidRPr="00CB7F4E" w:rsidDel="001111A8">
          <w:delText xml:space="preserve"> </w:delText>
        </w:r>
        <w:r w:rsidRPr="00165F73" w:rsidDel="001111A8">
          <w:rPr>
            <w:u w:val="single"/>
          </w:rPr>
          <w:delText>L2 cluster with IP multicast mac and explicit port list</w:delText>
        </w:r>
        <w:bookmarkEnd w:id="7297"/>
        <w:bookmarkEnd w:id="7298"/>
      </w:del>
    </w:p>
    <w:p w14:paraId="5FCB8573" w14:textId="77777777" w:rsidR="00901F2D" w:rsidDel="001111A8" w:rsidRDefault="00901F2D">
      <w:pPr>
        <w:pStyle w:val="Titre4"/>
        <w:rPr>
          <w:del w:id="7299" w:author="VOYER Raphael" w:date="2021-06-16T11:15:00Z"/>
        </w:rPr>
        <w:pPrChange w:id="7300" w:author="VOYER Raphael" w:date="2021-06-16T11:15:00Z">
          <w:pPr>
            <w:numPr>
              <w:numId w:val="14"/>
            </w:numPr>
            <w:tabs>
              <w:tab w:val="num" w:pos="720"/>
            </w:tabs>
            <w:ind w:left="720" w:hanging="360"/>
          </w:pPr>
        </w:pPrChange>
      </w:pPr>
      <w:del w:id="7301" w:author="VOYER Raphael" w:date="2021-06-16T11:15:00Z">
        <w:r w:rsidDel="001111A8">
          <w:delText>The L2MC table is programmed with the specified port list</w:delText>
        </w:r>
      </w:del>
    </w:p>
    <w:p w14:paraId="1DCB7FB8" w14:textId="77777777" w:rsidR="00855336" w:rsidDel="001111A8" w:rsidRDefault="00855336">
      <w:pPr>
        <w:pStyle w:val="Titre4"/>
        <w:rPr>
          <w:del w:id="7302" w:author="VOYER Raphael" w:date="2021-06-16T11:15:00Z"/>
        </w:rPr>
        <w:pPrChange w:id="7303" w:author="VOYER Raphael" w:date="2021-06-16T11:15:00Z">
          <w:pPr>
            <w:numPr>
              <w:numId w:val="14"/>
            </w:numPr>
            <w:tabs>
              <w:tab w:val="num" w:pos="720"/>
            </w:tabs>
            <w:ind w:left="720" w:hanging="360"/>
            <w:jc w:val="left"/>
          </w:pPr>
        </w:pPrChange>
      </w:pPr>
      <w:del w:id="7304" w:author="VOYER Raphael" w:date="2021-06-16T11:15:00Z">
        <w:r w:rsidDel="001111A8">
          <w:delText>The specified port list is added to the IP multicast mac.</w:delText>
        </w:r>
      </w:del>
    </w:p>
    <w:p w14:paraId="22EF81C0" w14:textId="77777777" w:rsidR="00855336" w:rsidDel="001111A8" w:rsidRDefault="00855336">
      <w:pPr>
        <w:pStyle w:val="Titre4"/>
        <w:rPr>
          <w:del w:id="7305" w:author="VOYER Raphael" w:date="2021-06-16T11:15:00Z"/>
        </w:rPr>
        <w:pPrChange w:id="7306" w:author="VOYER Raphael" w:date="2021-06-16T11:15:00Z">
          <w:pPr>
            <w:numPr>
              <w:numId w:val="14"/>
            </w:numPr>
            <w:tabs>
              <w:tab w:val="num" w:pos="720"/>
            </w:tabs>
            <w:ind w:left="720" w:hanging="360"/>
            <w:jc w:val="left"/>
          </w:pPr>
        </w:pPrChange>
      </w:pPr>
      <w:del w:id="7307" w:author="VOYER Raphael" w:date="2021-06-16T11:15:00Z">
        <w:r w:rsidDel="001111A8">
          <w:delText xml:space="preserve">An IFP entry is created with </w:delText>
        </w:r>
      </w:del>
    </w:p>
    <w:p w14:paraId="5951564D" w14:textId="77777777" w:rsidR="00855336" w:rsidDel="001111A8" w:rsidRDefault="00855336">
      <w:pPr>
        <w:pStyle w:val="Titre4"/>
        <w:rPr>
          <w:del w:id="7308" w:author="VOYER Raphael" w:date="2021-06-16T11:15:00Z"/>
        </w:rPr>
        <w:pPrChange w:id="7309" w:author="VOYER Raphael" w:date="2021-06-16T11:15:00Z">
          <w:pPr>
            <w:ind w:left="900"/>
          </w:pPr>
        </w:pPrChange>
      </w:pPr>
      <w:del w:id="7310" w:author="VOYER Raphael" w:date="2021-06-16T11:15:00Z">
        <w:r w:rsidDel="001111A8">
          <w:delText>Condition :</w:delText>
        </w:r>
      </w:del>
    </w:p>
    <w:p w14:paraId="2068A09D" w14:textId="77777777" w:rsidR="00855336" w:rsidDel="001111A8" w:rsidRDefault="00855336">
      <w:pPr>
        <w:pStyle w:val="Titre4"/>
        <w:rPr>
          <w:del w:id="7311" w:author="VOYER Raphael" w:date="2021-06-16T11:15:00Z"/>
        </w:rPr>
        <w:pPrChange w:id="7312" w:author="VOYER Raphael" w:date="2021-06-16T11:15:00Z">
          <w:pPr>
            <w:ind w:left="900"/>
          </w:pPr>
        </w:pPrChange>
      </w:pPr>
      <w:del w:id="7313" w:author="VOYER Raphael" w:date="2021-06-16T11:15:00Z">
        <w:r w:rsidDel="001111A8">
          <w:delText>========</w:delText>
        </w:r>
      </w:del>
    </w:p>
    <w:p w14:paraId="68E67C4D" w14:textId="77777777" w:rsidR="00855336" w:rsidDel="001111A8" w:rsidRDefault="00855336">
      <w:pPr>
        <w:pStyle w:val="Titre4"/>
        <w:rPr>
          <w:del w:id="7314" w:author="VOYER Raphael" w:date="2021-06-16T11:15:00Z"/>
        </w:rPr>
        <w:pPrChange w:id="7315" w:author="VOYER Raphael" w:date="2021-06-16T11:15:00Z">
          <w:pPr>
            <w:ind w:left="900"/>
            <w:outlineLvl w:val="0"/>
          </w:pPr>
        </w:pPrChange>
      </w:pPr>
      <w:bookmarkStart w:id="7316" w:name="_Toc381025877"/>
      <w:bookmarkStart w:id="7317" w:name="_Toc424820467"/>
      <w:del w:id="7318" w:author="VOYER Raphael" w:date="2021-06-16T11:15:00Z">
        <w:r w:rsidDel="001111A8">
          <w:delText>DMAC = IP Multicast Mac and</w:delText>
        </w:r>
        <w:bookmarkEnd w:id="7316"/>
        <w:bookmarkEnd w:id="7317"/>
        <w:r w:rsidDel="001111A8">
          <w:delText xml:space="preserve"> </w:delText>
        </w:r>
      </w:del>
    </w:p>
    <w:p w14:paraId="6D3B8AEF" w14:textId="77777777" w:rsidR="00855336" w:rsidDel="001111A8" w:rsidRDefault="00855336">
      <w:pPr>
        <w:pStyle w:val="Titre4"/>
        <w:rPr>
          <w:del w:id="7319" w:author="VOYER Raphael" w:date="2021-06-16T11:15:00Z"/>
        </w:rPr>
        <w:pPrChange w:id="7320" w:author="VOYER Raphael" w:date="2021-06-16T11:15:00Z">
          <w:pPr>
            <w:ind w:left="900"/>
          </w:pPr>
        </w:pPrChange>
      </w:pPr>
      <w:del w:id="7321" w:author="VOYER Raphael" w:date="2021-06-16T11:15:00Z">
        <w:r w:rsidDel="001111A8">
          <w:delText xml:space="preserve">Vlan = configured vlan </w:delText>
        </w:r>
      </w:del>
    </w:p>
    <w:p w14:paraId="204DE16C" w14:textId="77777777" w:rsidR="00855336" w:rsidDel="001111A8" w:rsidRDefault="00855336">
      <w:pPr>
        <w:pStyle w:val="Titre4"/>
        <w:rPr>
          <w:del w:id="7322" w:author="VOYER Raphael" w:date="2021-06-16T11:15:00Z"/>
        </w:rPr>
        <w:pPrChange w:id="7323" w:author="VOYER Raphael" w:date="2021-06-16T11:15:00Z">
          <w:pPr>
            <w:ind w:left="900"/>
          </w:pPr>
        </w:pPrChange>
      </w:pPr>
      <w:del w:id="7324" w:author="VOYER Raphael" w:date="2021-06-16T11:15:00Z">
        <w:r w:rsidDel="001111A8">
          <w:delText>STP state = FWD</w:delText>
        </w:r>
      </w:del>
    </w:p>
    <w:p w14:paraId="66CDA39B" w14:textId="77777777" w:rsidR="00855336" w:rsidDel="001111A8" w:rsidRDefault="00855336">
      <w:pPr>
        <w:pStyle w:val="Titre4"/>
        <w:rPr>
          <w:del w:id="7325" w:author="VOYER Raphael" w:date="2021-06-16T11:15:00Z"/>
        </w:rPr>
        <w:pPrChange w:id="7326" w:author="VOYER Raphael" w:date="2021-06-16T11:15:00Z">
          <w:pPr>
            <w:ind w:left="900"/>
          </w:pPr>
        </w:pPrChange>
      </w:pPr>
      <w:del w:id="7327" w:author="VOYER Raphael" w:date="2021-06-16T11:15:00Z">
        <w:r w:rsidDel="001111A8">
          <w:delText>Action :</w:delText>
        </w:r>
      </w:del>
    </w:p>
    <w:p w14:paraId="7A0A5410" w14:textId="77777777" w:rsidR="00855336" w:rsidDel="001111A8" w:rsidRDefault="00855336">
      <w:pPr>
        <w:pStyle w:val="Titre4"/>
        <w:rPr>
          <w:del w:id="7328" w:author="VOYER Raphael" w:date="2021-06-16T11:15:00Z"/>
        </w:rPr>
        <w:pPrChange w:id="7329" w:author="VOYER Raphael" w:date="2021-06-16T11:15:00Z">
          <w:pPr>
            <w:ind w:left="900"/>
          </w:pPr>
        </w:pPrChange>
      </w:pPr>
      <w:del w:id="7330" w:author="VOYER Raphael" w:date="2021-06-16T11:15:00Z">
        <w:r w:rsidDel="001111A8">
          <w:delText>======</w:delText>
        </w:r>
      </w:del>
    </w:p>
    <w:p w14:paraId="7947D315" w14:textId="77777777" w:rsidR="00855336" w:rsidDel="001111A8" w:rsidRDefault="00855336">
      <w:pPr>
        <w:pStyle w:val="Titre4"/>
        <w:rPr>
          <w:del w:id="7331" w:author="VOYER Raphael" w:date="2021-06-16T11:15:00Z"/>
        </w:rPr>
        <w:pPrChange w:id="7332" w:author="VOYER Raphael" w:date="2021-06-16T11:15:00Z">
          <w:pPr>
            <w:ind w:left="900"/>
            <w:outlineLvl w:val="0"/>
          </w:pPr>
        </w:pPrChange>
      </w:pPr>
      <w:del w:id="7333" w:author="VOYER Raphael" w:date="2021-06-16T11:15:00Z">
        <w:r w:rsidDel="001111A8">
          <w:delText xml:space="preserve"> </w:delText>
        </w:r>
        <w:bookmarkStart w:id="7334" w:name="_Toc381025878"/>
        <w:bookmarkStart w:id="7335" w:name="_Toc424820468"/>
        <w:r w:rsidDel="001111A8">
          <w:delText>Redirect the packet to the L2MC index obtained from the above step.</w:delText>
        </w:r>
        <w:bookmarkEnd w:id="7334"/>
        <w:bookmarkEnd w:id="7335"/>
      </w:del>
    </w:p>
    <w:p w14:paraId="5379D4C6" w14:textId="77777777" w:rsidR="00855336" w:rsidDel="001111A8" w:rsidRDefault="00855336">
      <w:pPr>
        <w:pStyle w:val="Titre4"/>
        <w:rPr>
          <w:del w:id="7336" w:author="VOYER Raphael" w:date="2021-06-16T11:15:00Z"/>
        </w:rPr>
        <w:pPrChange w:id="7337" w:author="VOYER Raphael" w:date="2021-06-16T11:15:00Z">
          <w:pPr/>
        </w:pPrChange>
      </w:pPr>
      <w:del w:id="7338" w:author="VOYER Raphael" w:date="2021-06-16T11:15:00Z">
        <w:r w:rsidDel="001111A8">
          <w:delText xml:space="preserve">                         </w:delText>
        </w:r>
      </w:del>
    </w:p>
    <w:p w14:paraId="03E48B6C" w14:textId="77777777" w:rsidR="00855336" w:rsidDel="001111A8" w:rsidRDefault="00855336">
      <w:pPr>
        <w:pStyle w:val="Titre4"/>
        <w:rPr>
          <w:del w:id="7339" w:author="VOYER Raphael" w:date="2021-06-16T11:15:00Z"/>
        </w:rPr>
        <w:pPrChange w:id="7340" w:author="VOYER Raphael" w:date="2021-06-16T11:15:00Z">
          <w:pPr>
            <w:outlineLvl w:val="0"/>
          </w:pPr>
        </w:pPrChange>
      </w:pPr>
      <w:del w:id="7341" w:author="VOYER Raphael" w:date="2021-06-16T11:15:00Z">
        <w:r w:rsidDel="001111A8">
          <w:delText xml:space="preserve">     </w:delText>
        </w:r>
        <w:bookmarkStart w:id="7342" w:name="_Toc381025879"/>
        <w:bookmarkStart w:id="7343" w:name="_Toc424820469"/>
        <w:r w:rsidDel="001111A8">
          <w:delText>Example</w:delText>
        </w:r>
        <w:bookmarkEnd w:id="7342"/>
        <w:bookmarkEnd w:id="7343"/>
      </w:del>
    </w:p>
    <w:p w14:paraId="71C55964" w14:textId="77777777" w:rsidR="00855336" w:rsidRPr="005E0820" w:rsidDel="001111A8" w:rsidRDefault="00855336">
      <w:pPr>
        <w:pStyle w:val="Titre4"/>
        <w:rPr>
          <w:del w:id="7344" w:author="VOYER Raphael" w:date="2021-06-16T11:15:00Z"/>
        </w:rPr>
        <w:pPrChange w:id="7345" w:author="VOYER Raphael" w:date="2021-06-16T11:15:00Z">
          <w:pPr/>
        </w:pPrChange>
      </w:pPr>
      <w:del w:id="7346" w:author="VOYER Raphael" w:date="2021-06-16T11:15:00Z">
        <w:r w:rsidDel="001111A8">
          <w:delText xml:space="preserve">     ======</w:delText>
        </w:r>
      </w:del>
    </w:p>
    <w:p w14:paraId="3B034325" w14:textId="77777777" w:rsidR="003D5702" w:rsidDel="001111A8" w:rsidRDefault="00855336">
      <w:pPr>
        <w:pStyle w:val="Titre4"/>
        <w:rPr>
          <w:del w:id="7347" w:author="VOYER Raphael" w:date="2021-06-16T11:15:00Z"/>
        </w:rPr>
        <w:pPrChange w:id="7348" w:author="VOYER Raphael" w:date="2021-06-16T11:15:00Z">
          <w:pPr/>
        </w:pPrChange>
      </w:pPr>
      <w:del w:id="7349" w:author="VOYER Raphael" w:date="2021-06-16T11:15:00Z">
        <w:r w:rsidDel="001111A8">
          <w:delText xml:space="preserve">     -&gt;vlan 101</w:delText>
        </w:r>
      </w:del>
    </w:p>
    <w:p w14:paraId="0733B8FD" w14:textId="77777777" w:rsidR="003D5702" w:rsidDel="001111A8" w:rsidRDefault="003D5702">
      <w:pPr>
        <w:pStyle w:val="Titre4"/>
        <w:rPr>
          <w:del w:id="7350" w:author="VOYER Raphael" w:date="2021-06-16T11:15:00Z"/>
        </w:rPr>
        <w:pPrChange w:id="7351" w:author="VOYER Raphael" w:date="2021-06-16T11:15:00Z">
          <w:pPr/>
        </w:pPrChange>
      </w:pPr>
      <w:del w:id="7352" w:author="VOYER Raphael" w:date="2021-06-16T11:15:00Z">
        <w:r w:rsidDel="001111A8">
          <w:delText xml:space="preserve">     -&gt; vlan 101 members 1/21 tagged</w:delText>
        </w:r>
      </w:del>
    </w:p>
    <w:p w14:paraId="664C6D84" w14:textId="77777777" w:rsidR="00855336" w:rsidDel="001111A8" w:rsidRDefault="003D5702">
      <w:pPr>
        <w:pStyle w:val="Titre4"/>
        <w:rPr>
          <w:del w:id="7353" w:author="VOYER Raphael" w:date="2021-06-16T11:15:00Z"/>
        </w:rPr>
        <w:pPrChange w:id="7354" w:author="VOYER Raphael" w:date="2021-06-16T11:15:00Z">
          <w:pPr/>
        </w:pPrChange>
      </w:pPr>
      <w:del w:id="7355" w:author="VOYER Raphael" w:date="2021-06-16T11:15:00Z">
        <w:r w:rsidDel="001111A8">
          <w:delText xml:space="preserve">     -&gt; vlan 101 members 1/23 tagged</w:delText>
        </w:r>
      </w:del>
    </w:p>
    <w:p w14:paraId="1D125638" w14:textId="77777777" w:rsidR="00855336" w:rsidDel="001111A8" w:rsidRDefault="00855336">
      <w:pPr>
        <w:pStyle w:val="Titre4"/>
        <w:rPr>
          <w:del w:id="7356" w:author="VOYER Raphael" w:date="2021-06-16T11:15:00Z"/>
        </w:rPr>
        <w:pPrChange w:id="7357" w:author="VOYER Raphael" w:date="2021-06-16T11:15:00Z">
          <w:pPr/>
        </w:pPrChange>
      </w:pPr>
      <w:del w:id="7358" w:author="VOYER Raphael" w:date="2021-06-16T11:15:00Z">
        <w:r w:rsidDel="001111A8">
          <w:delText xml:space="preserve">     -&gt; </w:delText>
        </w:r>
        <w:r w:rsidR="009E053F" w:rsidDel="001111A8">
          <w:delText>server-cluster</w:delText>
        </w:r>
        <w:r w:rsidDel="001111A8">
          <w:delText xml:space="preserve"> 1 name “l2_mcast_cluster”</w:delText>
        </w:r>
      </w:del>
    </w:p>
    <w:p w14:paraId="63826015" w14:textId="77777777" w:rsidR="00855336" w:rsidDel="001111A8" w:rsidRDefault="00855336">
      <w:pPr>
        <w:pStyle w:val="Titre4"/>
        <w:rPr>
          <w:del w:id="7359" w:author="VOYER Raphael" w:date="2021-06-16T11:15:00Z"/>
        </w:rPr>
        <w:pPrChange w:id="7360" w:author="VOYER Raphael" w:date="2021-06-16T11:15:00Z">
          <w:pPr/>
        </w:pPrChange>
      </w:pPr>
      <w:del w:id="7361" w:author="VOYER Raphael" w:date="2021-06-16T11:15:00Z">
        <w:r w:rsidDel="001111A8">
          <w:delText xml:space="preserve">     -&gt; </w:delText>
        </w:r>
        <w:r w:rsidR="009E053F" w:rsidDel="001111A8">
          <w:delText>server-cluster</w:delText>
        </w:r>
        <w:r w:rsidDel="001111A8">
          <w:delText xml:space="preserve"> 1 mode L2</w:delText>
        </w:r>
      </w:del>
    </w:p>
    <w:p w14:paraId="1BACF93F" w14:textId="77777777" w:rsidR="00855336" w:rsidDel="001111A8" w:rsidRDefault="00855336">
      <w:pPr>
        <w:pStyle w:val="Titre4"/>
        <w:rPr>
          <w:del w:id="7362" w:author="VOYER Raphael" w:date="2021-06-16T11:15:00Z"/>
        </w:rPr>
        <w:pPrChange w:id="7363" w:author="VOYER Raphael" w:date="2021-06-16T11:15:00Z">
          <w:pPr/>
        </w:pPrChange>
      </w:pPr>
      <w:del w:id="7364" w:author="VOYER Raphael" w:date="2021-06-16T11:15:00Z">
        <w:r w:rsidDel="001111A8">
          <w:delText xml:space="preserve">     -&gt; </w:delText>
        </w:r>
        <w:r w:rsidR="009E053F" w:rsidDel="001111A8">
          <w:delText xml:space="preserve">server-cluster  </w:delText>
        </w:r>
        <w:r w:rsidDel="001111A8">
          <w:delText>1 vlan 101 mac-address 01:00:5e:11:22:33</w:delText>
        </w:r>
      </w:del>
    </w:p>
    <w:p w14:paraId="55E2A3C7" w14:textId="77777777" w:rsidR="00273C62" w:rsidDel="001111A8" w:rsidRDefault="00273C62">
      <w:pPr>
        <w:pStyle w:val="Titre4"/>
        <w:rPr>
          <w:del w:id="7365" w:author="VOYER Raphael" w:date="2021-06-16T11:15:00Z"/>
        </w:rPr>
        <w:pPrChange w:id="7366" w:author="VOYER Raphael" w:date="2021-06-16T11:15:00Z">
          <w:pPr/>
        </w:pPrChange>
      </w:pPr>
      <w:del w:id="7367" w:author="VOYER Raphael" w:date="2021-06-16T11:15:00Z">
        <w:r w:rsidDel="001111A8">
          <w:delText xml:space="preserve">     -&gt; server-cluster  1 port  1/21 1/23</w:delText>
        </w:r>
      </w:del>
    </w:p>
    <w:p w14:paraId="72B1E47A" w14:textId="77777777" w:rsidR="00855336" w:rsidDel="001111A8" w:rsidRDefault="00855336">
      <w:pPr>
        <w:pStyle w:val="Titre4"/>
        <w:rPr>
          <w:del w:id="7368" w:author="VOYER Raphael" w:date="2021-06-16T11:15:00Z"/>
        </w:rPr>
        <w:pPrChange w:id="7369" w:author="VOYER Raphael" w:date="2021-06-16T11:15:00Z">
          <w:pPr/>
        </w:pPrChange>
      </w:pPr>
    </w:p>
    <w:p w14:paraId="2D971EB2" w14:textId="77777777" w:rsidR="00855336" w:rsidDel="001111A8" w:rsidRDefault="00855336">
      <w:pPr>
        <w:pStyle w:val="Titre4"/>
        <w:rPr>
          <w:del w:id="7370" w:author="VOYER Raphael" w:date="2021-06-16T11:15:00Z"/>
        </w:rPr>
        <w:pPrChange w:id="7371" w:author="VOYER Raphael" w:date="2021-06-16T11:15:00Z">
          <w:pPr/>
        </w:pPrChange>
      </w:pPr>
    </w:p>
    <w:p w14:paraId="19816E9B" w14:textId="77777777" w:rsidR="00855336" w:rsidDel="001111A8" w:rsidRDefault="00855336">
      <w:pPr>
        <w:pStyle w:val="Titre4"/>
        <w:rPr>
          <w:del w:id="7372" w:author="VOYER Raphael" w:date="2021-06-16T11:15:00Z"/>
        </w:rPr>
        <w:pPrChange w:id="7373" w:author="VOYER Raphael" w:date="2021-06-16T11:15:00Z">
          <w:pPr>
            <w:outlineLvl w:val="0"/>
          </w:pPr>
        </w:pPrChange>
      </w:pPr>
      <w:del w:id="7374" w:author="VOYER Raphael" w:date="2021-06-16T11:15:00Z">
        <w:r w:rsidDel="001111A8">
          <w:delText xml:space="preserve">   </w:delText>
        </w:r>
        <w:bookmarkStart w:id="7375" w:name="_Toc381025880"/>
        <w:bookmarkStart w:id="7376" w:name="_Toc424820470"/>
        <w:r w:rsidDel="001111A8">
          <w:delText xml:space="preserve">iii) </w:delText>
        </w:r>
        <w:r w:rsidRPr="00165F73" w:rsidDel="001111A8">
          <w:rPr>
            <w:u w:val="single"/>
          </w:rPr>
          <w:delText>L2 cluster with unicast mac and explicit port list.</w:delText>
        </w:r>
        <w:bookmarkEnd w:id="7375"/>
        <w:bookmarkEnd w:id="7376"/>
      </w:del>
    </w:p>
    <w:p w14:paraId="157CDEEB" w14:textId="77777777" w:rsidR="00855336" w:rsidDel="001111A8" w:rsidRDefault="00855336">
      <w:pPr>
        <w:pStyle w:val="Titre4"/>
        <w:rPr>
          <w:del w:id="7377" w:author="VOYER Raphael" w:date="2021-06-16T11:15:00Z"/>
        </w:rPr>
        <w:pPrChange w:id="7378" w:author="VOYER Raphael" w:date="2021-06-16T11:15:00Z">
          <w:pPr>
            <w:numPr>
              <w:numId w:val="15"/>
            </w:numPr>
            <w:tabs>
              <w:tab w:val="num" w:pos="720"/>
            </w:tabs>
            <w:ind w:left="720" w:hanging="360"/>
          </w:pPr>
        </w:pPrChange>
      </w:pPr>
      <w:del w:id="7379" w:author="VOYER Raphael" w:date="2021-06-16T11:15:00Z">
        <w:r w:rsidDel="001111A8">
          <w:delText>The L2MC table is programmed with the specified port list</w:delText>
        </w:r>
      </w:del>
    </w:p>
    <w:p w14:paraId="72809018" w14:textId="77777777" w:rsidR="00855336" w:rsidDel="001111A8" w:rsidRDefault="00855336">
      <w:pPr>
        <w:pStyle w:val="Titre4"/>
        <w:rPr>
          <w:del w:id="7380" w:author="VOYER Raphael" w:date="2021-06-16T11:15:00Z"/>
        </w:rPr>
        <w:pPrChange w:id="7381" w:author="VOYER Raphael" w:date="2021-06-16T11:15:00Z">
          <w:pPr>
            <w:numPr>
              <w:numId w:val="15"/>
            </w:numPr>
            <w:tabs>
              <w:tab w:val="num" w:pos="720"/>
            </w:tabs>
            <w:ind w:left="720" w:hanging="360"/>
          </w:pPr>
        </w:pPrChange>
      </w:pPr>
      <w:del w:id="7382" w:author="VOYER Raphael" w:date="2021-06-16T11:15:00Z">
        <w:r w:rsidDel="001111A8">
          <w:delText xml:space="preserve">An IFP entry is created with </w:delText>
        </w:r>
      </w:del>
    </w:p>
    <w:p w14:paraId="4924E7CC" w14:textId="77777777" w:rsidR="00855336" w:rsidDel="001111A8" w:rsidRDefault="00855336">
      <w:pPr>
        <w:pStyle w:val="Titre4"/>
        <w:rPr>
          <w:del w:id="7383" w:author="VOYER Raphael" w:date="2021-06-16T11:15:00Z"/>
        </w:rPr>
        <w:pPrChange w:id="7384" w:author="VOYER Raphael" w:date="2021-06-16T11:15:00Z">
          <w:pPr/>
        </w:pPrChange>
      </w:pPr>
      <w:del w:id="7385" w:author="VOYER Raphael" w:date="2021-06-16T11:15:00Z">
        <w:r w:rsidDel="001111A8">
          <w:delText xml:space="preserve">            Condition :</w:delText>
        </w:r>
      </w:del>
    </w:p>
    <w:p w14:paraId="27DD5959" w14:textId="77777777" w:rsidR="00855336" w:rsidDel="001111A8" w:rsidRDefault="00855336">
      <w:pPr>
        <w:pStyle w:val="Titre4"/>
        <w:rPr>
          <w:del w:id="7386" w:author="VOYER Raphael" w:date="2021-06-16T11:15:00Z"/>
        </w:rPr>
        <w:pPrChange w:id="7387" w:author="VOYER Raphael" w:date="2021-06-16T11:15:00Z">
          <w:pPr/>
        </w:pPrChange>
      </w:pPr>
      <w:del w:id="7388" w:author="VOYER Raphael" w:date="2021-06-16T11:15:00Z">
        <w:r w:rsidDel="001111A8">
          <w:delText xml:space="preserve">            ========</w:delText>
        </w:r>
      </w:del>
    </w:p>
    <w:p w14:paraId="71B975CF" w14:textId="77777777" w:rsidR="00855336" w:rsidDel="001111A8" w:rsidRDefault="00855336">
      <w:pPr>
        <w:pStyle w:val="Titre4"/>
        <w:rPr>
          <w:del w:id="7389" w:author="VOYER Raphael" w:date="2021-06-16T11:15:00Z"/>
        </w:rPr>
        <w:pPrChange w:id="7390" w:author="VOYER Raphael" w:date="2021-06-16T11:15:00Z">
          <w:pPr>
            <w:outlineLvl w:val="0"/>
          </w:pPr>
        </w:pPrChange>
      </w:pPr>
      <w:del w:id="7391" w:author="VOYER Raphael" w:date="2021-06-16T11:15:00Z">
        <w:r w:rsidDel="001111A8">
          <w:delText xml:space="preserve">            </w:delText>
        </w:r>
        <w:bookmarkStart w:id="7392" w:name="_Toc381025881"/>
        <w:bookmarkStart w:id="7393" w:name="_Toc424820471"/>
        <w:r w:rsidDel="001111A8">
          <w:delText>DMAC = Unicast Mac</w:delText>
        </w:r>
        <w:bookmarkEnd w:id="7392"/>
        <w:bookmarkEnd w:id="7393"/>
      </w:del>
    </w:p>
    <w:p w14:paraId="72E9752A" w14:textId="77777777" w:rsidR="00855336" w:rsidDel="001111A8" w:rsidRDefault="00855336">
      <w:pPr>
        <w:pStyle w:val="Titre4"/>
        <w:rPr>
          <w:del w:id="7394" w:author="VOYER Raphael" w:date="2021-06-16T11:15:00Z"/>
        </w:rPr>
        <w:pPrChange w:id="7395" w:author="VOYER Raphael" w:date="2021-06-16T11:15:00Z">
          <w:pPr/>
        </w:pPrChange>
      </w:pPr>
      <w:del w:id="7396" w:author="VOYER Raphael" w:date="2021-06-16T11:15:00Z">
        <w:r w:rsidDel="001111A8">
          <w:delText xml:space="preserve">            Vlan = configured vlan </w:delText>
        </w:r>
      </w:del>
    </w:p>
    <w:p w14:paraId="0140CCEA" w14:textId="77777777" w:rsidR="00855336" w:rsidDel="001111A8" w:rsidRDefault="00855336">
      <w:pPr>
        <w:pStyle w:val="Titre4"/>
        <w:rPr>
          <w:del w:id="7397" w:author="VOYER Raphael" w:date="2021-06-16T11:15:00Z"/>
        </w:rPr>
        <w:pPrChange w:id="7398" w:author="VOYER Raphael" w:date="2021-06-16T11:15:00Z">
          <w:pPr/>
        </w:pPrChange>
      </w:pPr>
      <w:del w:id="7399" w:author="VOYER Raphael" w:date="2021-06-16T11:15:00Z">
        <w:r w:rsidDel="001111A8">
          <w:delText xml:space="preserve">            STP state = FWD</w:delText>
        </w:r>
      </w:del>
    </w:p>
    <w:p w14:paraId="2E01DBD7" w14:textId="77777777" w:rsidR="00855336" w:rsidDel="001111A8" w:rsidRDefault="00855336">
      <w:pPr>
        <w:pStyle w:val="Titre4"/>
        <w:rPr>
          <w:del w:id="7400" w:author="VOYER Raphael" w:date="2021-06-16T11:15:00Z"/>
        </w:rPr>
        <w:pPrChange w:id="7401" w:author="VOYER Raphael" w:date="2021-06-16T11:15:00Z">
          <w:pPr>
            <w:ind w:left="900"/>
          </w:pPr>
        </w:pPrChange>
      </w:pPr>
    </w:p>
    <w:p w14:paraId="185B8EBE" w14:textId="77777777" w:rsidR="00855336" w:rsidDel="001111A8" w:rsidRDefault="00901F2D">
      <w:pPr>
        <w:pStyle w:val="Titre4"/>
        <w:rPr>
          <w:del w:id="7402" w:author="VOYER Raphael" w:date="2021-06-16T11:15:00Z"/>
        </w:rPr>
        <w:pPrChange w:id="7403" w:author="VOYER Raphael" w:date="2021-06-16T11:15:00Z">
          <w:pPr/>
        </w:pPrChange>
      </w:pPr>
      <w:del w:id="7404" w:author="VOYER Raphael" w:date="2021-06-16T11:15:00Z">
        <w:r w:rsidDel="001111A8">
          <w:delText xml:space="preserve">     </w:delText>
        </w:r>
      </w:del>
    </w:p>
    <w:p w14:paraId="0B7FC084" w14:textId="77777777" w:rsidR="00855336" w:rsidDel="001111A8" w:rsidRDefault="00855336">
      <w:pPr>
        <w:pStyle w:val="Titre4"/>
        <w:rPr>
          <w:del w:id="7405" w:author="VOYER Raphael" w:date="2021-06-16T11:15:00Z"/>
        </w:rPr>
        <w:pPrChange w:id="7406" w:author="VOYER Raphael" w:date="2021-06-16T11:15:00Z">
          <w:pPr/>
        </w:pPrChange>
      </w:pPr>
      <w:del w:id="7407" w:author="VOYER Raphael" w:date="2021-06-16T11:15:00Z">
        <w:r w:rsidDel="001111A8">
          <w:delText xml:space="preserve">           Action :</w:delText>
        </w:r>
      </w:del>
    </w:p>
    <w:p w14:paraId="3F094D99" w14:textId="77777777" w:rsidR="00855336" w:rsidDel="001111A8" w:rsidRDefault="00855336">
      <w:pPr>
        <w:pStyle w:val="Titre4"/>
        <w:rPr>
          <w:del w:id="7408" w:author="VOYER Raphael" w:date="2021-06-16T11:15:00Z"/>
        </w:rPr>
        <w:pPrChange w:id="7409" w:author="VOYER Raphael" w:date="2021-06-16T11:15:00Z">
          <w:pPr/>
        </w:pPrChange>
      </w:pPr>
      <w:del w:id="7410" w:author="VOYER Raphael" w:date="2021-06-16T11:15:00Z">
        <w:r w:rsidDel="001111A8">
          <w:delText xml:space="preserve">           ======</w:delText>
        </w:r>
      </w:del>
    </w:p>
    <w:p w14:paraId="62F2CD45" w14:textId="77777777" w:rsidR="00855336" w:rsidDel="001111A8" w:rsidRDefault="00855336">
      <w:pPr>
        <w:pStyle w:val="Titre4"/>
        <w:rPr>
          <w:del w:id="7411" w:author="VOYER Raphael" w:date="2021-06-16T11:15:00Z"/>
        </w:rPr>
        <w:pPrChange w:id="7412" w:author="VOYER Raphael" w:date="2021-06-16T11:15:00Z">
          <w:pPr>
            <w:ind w:left="900"/>
          </w:pPr>
        </w:pPrChange>
      </w:pPr>
      <w:del w:id="7413" w:author="VOYER Raphael" w:date="2021-06-16T11:15:00Z">
        <w:r w:rsidDel="001111A8">
          <w:delText xml:space="preserve"> Redirect the packet to the L2MC index obtained from the above step.</w:delText>
        </w:r>
      </w:del>
    </w:p>
    <w:p w14:paraId="17B9BAC4" w14:textId="77777777" w:rsidR="00855336" w:rsidDel="001111A8" w:rsidRDefault="00855336">
      <w:pPr>
        <w:pStyle w:val="Titre4"/>
        <w:rPr>
          <w:del w:id="7414" w:author="VOYER Raphael" w:date="2021-06-16T11:15:00Z"/>
        </w:rPr>
        <w:pPrChange w:id="7415" w:author="VOYER Raphael" w:date="2021-06-16T11:15:00Z">
          <w:pPr>
            <w:outlineLvl w:val="0"/>
          </w:pPr>
        </w:pPrChange>
      </w:pPr>
      <w:del w:id="7416" w:author="VOYER Raphael" w:date="2021-06-16T11:15:00Z">
        <w:r w:rsidDel="001111A8">
          <w:delText xml:space="preserve">      </w:delText>
        </w:r>
        <w:bookmarkStart w:id="7417" w:name="_Toc381025882"/>
        <w:bookmarkStart w:id="7418" w:name="_Toc424820472"/>
        <w:r w:rsidDel="001111A8">
          <w:delText>Example</w:delText>
        </w:r>
        <w:bookmarkEnd w:id="7417"/>
        <w:bookmarkEnd w:id="7418"/>
      </w:del>
    </w:p>
    <w:p w14:paraId="4B3EBDDB" w14:textId="77777777" w:rsidR="00855336" w:rsidRPr="00CC00C5" w:rsidDel="001111A8" w:rsidRDefault="00855336">
      <w:pPr>
        <w:pStyle w:val="Titre4"/>
        <w:rPr>
          <w:del w:id="7419" w:author="VOYER Raphael" w:date="2021-06-16T11:15:00Z"/>
        </w:rPr>
        <w:pPrChange w:id="7420" w:author="VOYER Raphael" w:date="2021-06-16T11:15:00Z">
          <w:pPr/>
        </w:pPrChange>
      </w:pPr>
      <w:del w:id="7421" w:author="VOYER Raphael" w:date="2021-06-16T11:15:00Z">
        <w:r w:rsidDel="001111A8">
          <w:delText xml:space="preserve">      ========</w:delText>
        </w:r>
      </w:del>
    </w:p>
    <w:p w14:paraId="41064D6E" w14:textId="77777777" w:rsidR="003D5702" w:rsidDel="001111A8" w:rsidRDefault="00855336">
      <w:pPr>
        <w:pStyle w:val="Titre4"/>
        <w:rPr>
          <w:del w:id="7422" w:author="VOYER Raphael" w:date="2021-06-16T11:15:00Z"/>
        </w:rPr>
        <w:pPrChange w:id="7423" w:author="VOYER Raphael" w:date="2021-06-16T11:15:00Z">
          <w:pPr/>
        </w:pPrChange>
      </w:pPr>
      <w:del w:id="7424" w:author="VOYER Raphael" w:date="2021-06-16T11:15:00Z">
        <w:r w:rsidDel="001111A8">
          <w:delText xml:space="preserve">     -&gt;vlan 101</w:delText>
        </w:r>
      </w:del>
    </w:p>
    <w:p w14:paraId="29D54AC1" w14:textId="77777777" w:rsidR="003D5702" w:rsidDel="001111A8" w:rsidRDefault="003D5702">
      <w:pPr>
        <w:pStyle w:val="Titre4"/>
        <w:rPr>
          <w:del w:id="7425" w:author="VOYER Raphael" w:date="2021-06-16T11:15:00Z"/>
        </w:rPr>
        <w:pPrChange w:id="7426" w:author="VOYER Raphael" w:date="2021-06-16T11:15:00Z">
          <w:pPr/>
        </w:pPrChange>
      </w:pPr>
      <w:del w:id="7427" w:author="VOYER Raphael" w:date="2021-06-16T11:15:00Z">
        <w:r w:rsidDel="001111A8">
          <w:delText xml:space="preserve">     -&gt; vlan 101 members 1/21 tagged</w:delText>
        </w:r>
      </w:del>
    </w:p>
    <w:p w14:paraId="76A1A720" w14:textId="77777777" w:rsidR="003D5702" w:rsidDel="001111A8" w:rsidRDefault="003D5702">
      <w:pPr>
        <w:pStyle w:val="Titre4"/>
        <w:rPr>
          <w:del w:id="7428" w:author="VOYER Raphael" w:date="2021-06-16T11:15:00Z"/>
        </w:rPr>
        <w:pPrChange w:id="7429" w:author="VOYER Raphael" w:date="2021-06-16T11:15:00Z">
          <w:pPr/>
        </w:pPrChange>
      </w:pPr>
      <w:del w:id="7430" w:author="VOYER Raphael" w:date="2021-06-16T11:15:00Z">
        <w:r w:rsidDel="001111A8">
          <w:delText xml:space="preserve">     -&gt; vlan 101 members 1/23 tagged</w:delText>
        </w:r>
      </w:del>
    </w:p>
    <w:p w14:paraId="32956EBC" w14:textId="77777777" w:rsidR="00855336" w:rsidDel="001111A8" w:rsidRDefault="00855336">
      <w:pPr>
        <w:pStyle w:val="Titre4"/>
        <w:rPr>
          <w:del w:id="7431" w:author="VOYER Raphael" w:date="2021-06-16T11:15:00Z"/>
        </w:rPr>
        <w:pPrChange w:id="7432" w:author="VOYER Raphael" w:date="2021-06-16T11:15:00Z">
          <w:pPr/>
        </w:pPrChange>
      </w:pPr>
      <w:del w:id="7433" w:author="VOYER Raphael" w:date="2021-06-16T11:15:00Z">
        <w:r w:rsidDel="001111A8">
          <w:delText xml:space="preserve">     -&gt; </w:delText>
        </w:r>
        <w:r w:rsidR="009E053F" w:rsidDel="001111A8">
          <w:delText>server-cluster</w:delText>
        </w:r>
        <w:r w:rsidDel="001111A8">
          <w:delText xml:space="preserve"> 1 name “l2_mcast_cluster”</w:delText>
        </w:r>
      </w:del>
    </w:p>
    <w:p w14:paraId="29C602BB" w14:textId="77777777" w:rsidR="00855336" w:rsidDel="001111A8" w:rsidRDefault="00855336">
      <w:pPr>
        <w:pStyle w:val="Titre4"/>
        <w:rPr>
          <w:del w:id="7434" w:author="VOYER Raphael" w:date="2021-06-16T11:15:00Z"/>
        </w:rPr>
        <w:pPrChange w:id="7435" w:author="VOYER Raphael" w:date="2021-06-16T11:15:00Z">
          <w:pPr/>
        </w:pPrChange>
      </w:pPr>
      <w:del w:id="7436" w:author="VOYER Raphael" w:date="2021-06-16T11:15:00Z">
        <w:r w:rsidDel="001111A8">
          <w:delText xml:space="preserve">     -&gt; </w:delText>
        </w:r>
        <w:r w:rsidR="009E053F" w:rsidDel="001111A8">
          <w:delText>server-cluster</w:delText>
        </w:r>
        <w:r w:rsidDel="001111A8">
          <w:delText xml:space="preserve"> 1 mode L2</w:delText>
        </w:r>
      </w:del>
    </w:p>
    <w:p w14:paraId="2C639102" w14:textId="77777777" w:rsidR="00855336" w:rsidDel="001111A8" w:rsidRDefault="003D5702">
      <w:pPr>
        <w:pStyle w:val="Titre4"/>
        <w:rPr>
          <w:del w:id="7437" w:author="VOYER Raphael" w:date="2021-06-16T11:15:00Z"/>
        </w:rPr>
        <w:pPrChange w:id="7438" w:author="VOYER Raphael" w:date="2021-06-16T11:15:00Z">
          <w:pPr/>
        </w:pPrChange>
      </w:pPr>
      <w:del w:id="7439" w:author="VOYER Raphael" w:date="2021-06-16T11:15:00Z">
        <w:r w:rsidDel="001111A8">
          <w:delText xml:space="preserve">     -&gt; </w:delText>
        </w:r>
        <w:r w:rsidR="009E053F" w:rsidDel="001111A8">
          <w:delText>server-cluster</w:delText>
        </w:r>
        <w:r w:rsidDel="001111A8">
          <w:delText xml:space="preserve"> </w:delText>
        </w:r>
        <w:r w:rsidR="00855336" w:rsidDel="001111A8">
          <w:delText>1 vlan 101 mac-address 01:00:00:11:22:33</w:delText>
        </w:r>
      </w:del>
    </w:p>
    <w:p w14:paraId="02BEC1BD" w14:textId="77777777" w:rsidR="00273C62" w:rsidDel="001111A8" w:rsidRDefault="00273C62">
      <w:pPr>
        <w:pStyle w:val="Titre4"/>
        <w:rPr>
          <w:del w:id="7440" w:author="VOYER Raphael" w:date="2021-06-16T11:15:00Z"/>
        </w:rPr>
        <w:pPrChange w:id="7441" w:author="VOYER Raphael" w:date="2021-06-16T11:15:00Z">
          <w:pPr/>
        </w:pPrChange>
      </w:pPr>
      <w:del w:id="7442" w:author="VOYER Raphael" w:date="2021-06-16T11:15:00Z">
        <w:r w:rsidDel="001111A8">
          <w:delText xml:space="preserve">     -&gt; server-cluster  1 port  1/21 1/23</w:delText>
        </w:r>
      </w:del>
    </w:p>
    <w:p w14:paraId="6B1B1220" w14:textId="77777777" w:rsidR="00855336" w:rsidDel="001111A8" w:rsidRDefault="00855336">
      <w:pPr>
        <w:pStyle w:val="Titre4"/>
        <w:rPr>
          <w:del w:id="7443" w:author="VOYER Raphael" w:date="2021-06-16T11:15:00Z"/>
        </w:rPr>
        <w:pPrChange w:id="7444" w:author="VOYER Raphael" w:date="2021-06-16T11:15:00Z">
          <w:pPr/>
        </w:pPrChange>
      </w:pPr>
    </w:p>
    <w:p w14:paraId="089344C0" w14:textId="77777777" w:rsidR="00855336" w:rsidDel="001111A8" w:rsidRDefault="00855336">
      <w:pPr>
        <w:pStyle w:val="Titre4"/>
        <w:rPr>
          <w:del w:id="7445" w:author="VOYER Raphael" w:date="2021-06-16T11:15:00Z"/>
        </w:rPr>
        <w:pPrChange w:id="7446" w:author="VOYER Raphael" w:date="2021-06-16T11:15:00Z">
          <w:pPr>
            <w:pStyle w:val="Titre3"/>
            <w:ind w:left="0" w:firstLine="0"/>
            <w:jc w:val="left"/>
          </w:pPr>
        </w:pPrChange>
      </w:pPr>
      <w:bookmarkStart w:id="7447" w:name="_Toc381025883"/>
      <w:del w:id="7448" w:author="VOYER Raphael" w:date="2021-06-16T11:15:00Z">
        <w:r w:rsidDel="001111A8">
          <w:delText>L3 Cluster Scenarios</w:delText>
        </w:r>
        <w:bookmarkEnd w:id="7447"/>
      </w:del>
    </w:p>
    <w:p w14:paraId="14C12C2E" w14:textId="77777777" w:rsidR="00855336" w:rsidRPr="00C52E03" w:rsidDel="001111A8" w:rsidRDefault="00855336">
      <w:pPr>
        <w:pStyle w:val="Titre4"/>
        <w:rPr>
          <w:del w:id="7449" w:author="VOYER Raphael" w:date="2021-06-16T11:15:00Z"/>
          <w:u w:val="single"/>
        </w:rPr>
        <w:pPrChange w:id="7450" w:author="VOYER Raphael" w:date="2021-06-16T11:15:00Z">
          <w:pPr>
            <w:outlineLvl w:val="0"/>
          </w:pPr>
        </w:pPrChange>
      </w:pPr>
      <w:bookmarkStart w:id="7451" w:name="_Toc381025884"/>
      <w:bookmarkStart w:id="7452" w:name="_Toc424820474"/>
      <w:del w:id="7453" w:author="VOYER Raphael" w:date="2021-06-16T11:15:00Z">
        <w:r w:rsidDel="001111A8">
          <w:delText xml:space="preserve">i) </w:delText>
        </w:r>
        <w:r w:rsidRPr="00C52E03" w:rsidDel="001111A8">
          <w:rPr>
            <w:u w:val="single"/>
          </w:rPr>
          <w:delText>L3 cluster with unicast mac and flooding/explicit port list.</w:delText>
        </w:r>
        <w:bookmarkEnd w:id="7451"/>
        <w:bookmarkEnd w:id="7452"/>
      </w:del>
    </w:p>
    <w:p w14:paraId="51C89D8D" w14:textId="77777777" w:rsidR="00855336" w:rsidDel="001111A8" w:rsidRDefault="00855336">
      <w:pPr>
        <w:pStyle w:val="Titre4"/>
        <w:rPr>
          <w:del w:id="7454" w:author="VOYER Raphael" w:date="2021-06-16T11:15:00Z"/>
        </w:rPr>
        <w:pPrChange w:id="7455" w:author="VOYER Raphael" w:date="2021-06-16T11:15:00Z">
          <w:pPr>
            <w:numPr>
              <w:numId w:val="16"/>
            </w:numPr>
            <w:tabs>
              <w:tab w:val="num" w:pos="720"/>
            </w:tabs>
            <w:ind w:left="720" w:hanging="360"/>
            <w:jc w:val="left"/>
          </w:pPr>
        </w:pPrChange>
      </w:pPr>
      <w:del w:id="7456" w:author="VOYER Raphael" w:date="2021-06-16T11:15:00Z">
        <w:r w:rsidDel="001111A8">
          <w:delText>An L3_ENTRY is created for the unicast IP with an EGR_NEXT_HOP index. The EGR_NEXT_HOP specifies the unicast mac and the egress port.</w:delText>
        </w:r>
        <w:r w:rsidDel="001111A8">
          <w:tab/>
        </w:r>
      </w:del>
    </w:p>
    <w:p w14:paraId="185116F2" w14:textId="77777777" w:rsidR="00855336" w:rsidDel="001111A8" w:rsidRDefault="00855336">
      <w:pPr>
        <w:pStyle w:val="Titre4"/>
        <w:rPr>
          <w:del w:id="7457" w:author="VOYER Raphael" w:date="2021-06-16T11:15:00Z"/>
        </w:rPr>
        <w:pPrChange w:id="7458" w:author="VOYER Raphael" w:date="2021-06-16T11:15:00Z">
          <w:pPr>
            <w:numPr>
              <w:numId w:val="16"/>
            </w:numPr>
            <w:tabs>
              <w:tab w:val="num" w:pos="720"/>
            </w:tabs>
            <w:ind w:left="720" w:hanging="360"/>
          </w:pPr>
        </w:pPrChange>
      </w:pPr>
      <w:del w:id="7459" w:author="VOYER Raphael" w:date="2021-06-16T11:15:00Z">
        <w:r w:rsidDel="001111A8">
          <w:delText xml:space="preserve">The egress port shall be set to a “magic port” that is not </w:delText>
        </w:r>
        <w:r w:rsidR="00356410" w:rsidDel="001111A8">
          <w:delText xml:space="preserve">used </w:delText>
        </w:r>
        <w:r w:rsidDel="001111A8">
          <w:delText>by the system</w:delText>
        </w:r>
        <w:r w:rsidR="00356410" w:rsidDel="001111A8">
          <w:delText>(dummy port)</w:delText>
        </w:r>
        <w:r w:rsidR="00595888" w:rsidDel="001111A8">
          <w:delText>.</w:delText>
        </w:r>
      </w:del>
    </w:p>
    <w:p w14:paraId="79EA0AE4" w14:textId="77777777" w:rsidR="00855336" w:rsidDel="001111A8" w:rsidRDefault="00855336">
      <w:pPr>
        <w:pStyle w:val="Titre4"/>
        <w:rPr>
          <w:del w:id="7460" w:author="VOYER Raphael" w:date="2021-06-16T11:15:00Z"/>
        </w:rPr>
        <w:pPrChange w:id="7461" w:author="VOYER Raphael" w:date="2021-06-16T11:15:00Z">
          <w:pPr>
            <w:numPr>
              <w:numId w:val="16"/>
            </w:numPr>
            <w:tabs>
              <w:tab w:val="num" w:pos="720"/>
            </w:tabs>
            <w:ind w:left="720" w:hanging="360"/>
          </w:pPr>
        </w:pPrChange>
      </w:pPr>
      <w:del w:id="7462" w:author="VOYER Raphael" w:date="2021-06-16T11:15:00Z">
        <w:r w:rsidDel="001111A8">
          <w:delText xml:space="preserve">b) An L2MC entry is created with the configured port list </w:delText>
        </w:r>
      </w:del>
    </w:p>
    <w:p w14:paraId="22B0C9E3" w14:textId="77777777" w:rsidR="00855336" w:rsidDel="001111A8" w:rsidRDefault="00855336">
      <w:pPr>
        <w:pStyle w:val="Titre4"/>
        <w:rPr>
          <w:del w:id="7463" w:author="VOYER Raphael" w:date="2021-06-16T11:15:00Z"/>
        </w:rPr>
        <w:pPrChange w:id="7464" w:author="VOYER Raphael" w:date="2021-06-16T11:15:00Z">
          <w:pPr>
            <w:numPr>
              <w:numId w:val="16"/>
            </w:numPr>
            <w:tabs>
              <w:tab w:val="num" w:pos="720"/>
            </w:tabs>
            <w:ind w:left="720" w:hanging="360"/>
          </w:pPr>
        </w:pPrChange>
      </w:pPr>
      <w:del w:id="7465" w:author="VOYER Raphael" w:date="2021-06-16T11:15:00Z">
        <w:r w:rsidDel="001111A8">
          <w:delText xml:space="preserve">c) An IFP entry is created </w:delText>
        </w:r>
      </w:del>
    </w:p>
    <w:p w14:paraId="733DC315" w14:textId="77777777" w:rsidR="00855336" w:rsidDel="001111A8" w:rsidRDefault="00855336">
      <w:pPr>
        <w:pStyle w:val="Titre4"/>
        <w:rPr>
          <w:del w:id="7466" w:author="VOYER Raphael" w:date="2021-06-16T11:15:00Z"/>
        </w:rPr>
        <w:pPrChange w:id="7467" w:author="VOYER Raphael" w:date="2021-06-16T11:15:00Z">
          <w:pPr>
            <w:ind w:left="720"/>
          </w:pPr>
        </w:pPrChange>
      </w:pPr>
      <w:del w:id="7468" w:author="VOYER Raphael" w:date="2021-06-16T11:15:00Z">
        <w:r w:rsidDel="001111A8">
          <w:delText xml:space="preserve">Condition: </w:delText>
        </w:r>
      </w:del>
    </w:p>
    <w:p w14:paraId="2371F09F" w14:textId="77777777" w:rsidR="00855336" w:rsidDel="001111A8" w:rsidRDefault="00855336">
      <w:pPr>
        <w:pStyle w:val="Titre4"/>
        <w:rPr>
          <w:del w:id="7469" w:author="VOYER Raphael" w:date="2021-06-16T11:15:00Z"/>
        </w:rPr>
        <w:pPrChange w:id="7470" w:author="VOYER Raphael" w:date="2021-06-16T11:15:00Z">
          <w:pPr>
            <w:ind w:left="720"/>
          </w:pPr>
        </w:pPrChange>
      </w:pPr>
      <w:del w:id="7471" w:author="VOYER Raphael" w:date="2021-06-16T11:15:00Z">
        <w:r w:rsidDel="001111A8">
          <w:delText>=======</w:delText>
        </w:r>
      </w:del>
    </w:p>
    <w:p w14:paraId="6528BE21" w14:textId="77777777" w:rsidR="00855336" w:rsidDel="001111A8" w:rsidRDefault="00855336">
      <w:pPr>
        <w:pStyle w:val="Titre4"/>
        <w:rPr>
          <w:del w:id="7472" w:author="VOYER Raphael" w:date="2021-06-16T11:15:00Z"/>
        </w:rPr>
        <w:pPrChange w:id="7473" w:author="VOYER Raphael" w:date="2021-06-16T11:15:00Z">
          <w:pPr>
            <w:ind w:left="720"/>
          </w:pPr>
        </w:pPrChange>
      </w:pPr>
      <w:del w:id="7474" w:author="VOYER Raphael" w:date="2021-06-16T11:15:00Z">
        <w:r w:rsidDel="001111A8">
          <w:delText>DstIp : Unicast IP .</w:delText>
        </w:r>
      </w:del>
    </w:p>
    <w:p w14:paraId="6712E4EF" w14:textId="77777777" w:rsidR="00855336" w:rsidDel="001111A8" w:rsidRDefault="00855336">
      <w:pPr>
        <w:pStyle w:val="Titre4"/>
        <w:rPr>
          <w:del w:id="7475" w:author="VOYER Raphael" w:date="2021-06-16T11:15:00Z"/>
        </w:rPr>
        <w:pPrChange w:id="7476" w:author="VOYER Raphael" w:date="2021-06-16T11:15:00Z">
          <w:pPr>
            <w:ind w:left="720"/>
          </w:pPr>
        </w:pPrChange>
      </w:pPr>
      <w:del w:id="7477" w:author="VOYER Raphael" w:date="2021-06-16T11:15:00Z">
        <w:r w:rsidDel="001111A8">
          <w:delText>STP state = FWD</w:delText>
        </w:r>
      </w:del>
    </w:p>
    <w:p w14:paraId="5AE582B5" w14:textId="77777777" w:rsidR="00855336" w:rsidDel="001111A8" w:rsidRDefault="00855336">
      <w:pPr>
        <w:pStyle w:val="Titre4"/>
        <w:rPr>
          <w:del w:id="7478" w:author="VOYER Raphael" w:date="2021-06-16T11:15:00Z"/>
        </w:rPr>
        <w:pPrChange w:id="7479" w:author="VOYER Raphael" w:date="2021-06-16T11:15:00Z">
          <w:pPr>
            <w:ind w:left="720"/>
          </w:pPr>
        </w:pPrChange>
      </w:pPr>
      <w:del w:id="7480" w:author="VOYER Raphael" w:date="2021-06-16T11:15:00Z">
        <w:r w:rsidDel="001111A8">
          <w:delText>Action :</w:delText>
        </w:r>
      </w:del>
    </w:p>
    <w:p w14:paraId="31D44A72" w14:textId="77777777" w:rsidR="00855336" w:rsidDel="001111A8" w:rsidRDefault="00855336">
      <w:pPr>
        <w:pStyle w:val="Titre4"/>
        <w:rPr>
          <w:del w:id="7481" w:author="VOYER Raphael" w:date="2021-06-16T11:15:00Z"/>
        </w:rPr>
        <w:pPrChange w:id="7482" w:author="VOYER Raphael" w:date="2021-06-16T11:15:00Z">
          <w:pPr>
            <w:ind w:left="720"/>
          </w:pPr>
        </w:pPrChange>
      </w:pPr>
      <w:del w:id="7483" w:author="VOYER Raphael" w:date="2021-06-16T11:15:00Z">
        <w:r w:rsidDel="001111A8">
          <w:delText>=====</w:delText>
        </w:r>
      </w:del>
    </w:p>
    <w:p w14:paraId="3838D872" w14:textId="77777777" w:rsidR="00855336" w:rsidDel="001111A8" w:rsidRDefault="00855336">
      <w:pPr>
        <w:pStyle w:val="Titre4"/>
        <w:rPr>
          <w:del w:id="7484" w:author="VOYER Raphael" w:date="2021-06-16T11:15:00Z"/>
        </w:rPr>
        <w:pPrChange w:id="7485" w:author="VOYER Raphael" w:date="2021-06-16T11:15:00Z">
          <w:pPr>
            <w:outlineLvl w:val="0"/>
          </w:pPr>
        </w:pPrChange>
      </w:pPr>
      <w:del w:id="7486" w:author="VOYER Raphael" w:date="2021-06-16T11:15:00Z">
        <w:r w:rsidDel="001111A8">
          <w:delText xml:space="preserve">            </w:delText>
        </w:r>
        <w:bookmarkStart w:id="7487" w:name="_Toc381025885"/>
        <w:bookmarkStart w:id="7488" w:name="_Toc424820475"/>
        <w:r w:rsidDel="001111A8">
          <w:delText>Redirect the IP packet to the multicast index</w:delText>
        </w:r>
        <w:bookmarkEnd w:id="7487"/>
        <w:bookmarkEnd w:id="7488"/>
        <w:r w:rsidDel="001111A8">
          <w:delText xml:space="preserve"> </w:delText>
        </w:r>
      </w:del>
    </w:p>
    <w:p w14:paraId="77D46FDE" w14:textId="77777777" w:rsidR="001710AC" w:rsidDel="001111A8" w:rsidRDefault="001710AC">
      <w:pPr>
        <w:pStyle w:val="Titre4"/>
        <w:rPr>
          <w:del w:id="7489" w:author="VOYER Raphael" w:date="2021-06-16T11:15:00Z"/>
        </w:rPr>
        <w:pPrChange w:id="7490" w:author="VOYER Raphael" w:date="2021-06-16T11:15:00Z">
          <w:pPr>
            <w:numPr>
              <w:numId w:val="16"/>
            </w:numPr>
            <w:tabs>
              <w:tab w:val="num" w:pos="720"/>
            </w:tabs>
            <w:ind w:left="720" w:hanging="360"/>
          </w:pPr>
        </w:pPrChange>
      </w:pPr>
      <w:del w:id="7491" w:author="VOYER Raphael" w:date="2021-06-16T11:15:00Z">
        <w:r w:rsidDel="001111A8">
          <w:delText>A VFP is created with</w:delText>
        </w:r>
      </w:del>
    </w:p>
    <w:p w14:paraId="2BD48B6A" w14:textId="77777777" w:rsidR="001710AC" w:rsidDel="001111A8" w:rsidRDefault="001710AC">
      <w:pPr>
        <w:pStyle w:val="Titre4"/>
        <w:rPr>
          <w:del w:id="7492" w:author="VOYER Raphael" w:date="2021-06-16T11:15:00Z"/>
        </w:rPr>
        <w:pPrChange w:id="7493" w:author="VOYER Raphael" w:date="2021-06-16T11:15:00Z">
          <w:pPr/>
        </w:pPrChange>
      </w:pPr>
      <w:del w:id="7494" w:author="VOYER Raphael" w:date="2021-06-16T11:15:00Z">
        <w:r w:rsidDel="001111A8">
          <w:delText xml:space="preserve">            Condition:</w:delText>
        </w:r>
      </w:del>
    </w:p>
    <w:p w14:paraId="13F52D6A" w14:textId="77777777" w:rsidR="001710AC" w:rsidDel="001111A8" w:rsidRDefault="001710AC">
      <w:pPr>
        <w:pStyle w:val="Titre4"/>
        <w:rPr>
          <w:del w:id="7495" w:author="VOYER Raphael" w:date="2021-06-16T11:15:00Z"/>
        </w:rPr>
        <w:pPrChange w:id="7496" w:author="VOYER Raphael" w:date="2021-06-16T11:15:00Z">
          <w:pPr/>
        </w:pPrChange>
      </w:pPr>
      <w:del w:id="7497" w:author="VOYER Raphael" w:date="2021-06-16T11:15:00Z">
        <w:r w:rsidDel="001111A8">
          <w:delText xml:space="preserve">            ========</w:delText>
        </w:r>
      </w:del>
    </w:p>
    <w:p w14:paraId="3FDBEF0F" w14:textId="77777777" w:rsidR="00855336" w:rsidDel="001111A8" w:rsidRDefault="001710AC">
      <w:pPr>
        <w:pStyle w:val="Titre4"/>
        <w:rPr>
          <w:del w:id="7498" w:author="VOYER Raphael" w:date="2021-06-16T11:15:00Z"/>
        </w:rPr>
        <w:pPrChange w:id="7499" w:author="VOYER Raphael" w:date="2021-06-16T11:15:00Z">
          <w:pPr>
            <w:outlineLvl w:val="0"/>
          </w:pPr>
        </w:pPrChange>
      </w:pPr>
      <w:del w:id="7500" w:author="VOYER Raphael" w:date="2021-06-16T11:15:00Z">
        <w:r w:rsidDel="001111A8">
          <w:delText xml:space="preserve">            </w:delText>
        </w:r>
        <w:bookmarkStart w:id="7501" w:name="_Toc381025886"/>
        <w:bookmarkStart w:id="7502" w:name="_Toc424820476"/>
        <w:r w:rsidDel="001111A8">
          <w:delText>DstIp: Unicast IP</w:delText>
        </w:r>
        <w:bookmarkEnd w:id="7501"/>
        <w:bookmarkEnd w:id="7502"/>
      </w:del>
    </w:p>
    <w:p w14:paraId="736EEB16" w14:textId="77777777" w:rsidR="001710AC" w:rsidDel="001111A8" w:rsidRDefault="001710AC">
      <w:pPr>
        <w:pStyle w:val="Titre4"/>
        <w:rPr>
          <w:del w:id="7503" w:author="VOYER Raphael" w:date="2021-06-16T11:15:00Z"/>
        </w:rPr>
        <w:pPrChange w:id="7504" w:author="VOYER Raphael" w:date="2021-06-16T11:15:00Z">
          <w:pPr/>
        </w:pPrChange>
      </w:pPr>
      <w:del w:id="7505" w:author="VOYER Raphael" w:date="2021-06-16T11:15:00Z">
        <w:r w:rsidDel="001111A8">
          <w:delText xml:space="preserve">           DstMac: Router Mac</w:delText>
        </w:r>
      </w:del>
    </w:p>
    <w:p w14:paraId="013DA6A1" w14:textId="77777777" w:rsidR="001710AC" w:rsidDel="001111A8" w:rsidRDefault="001710AC">
      <w:pPr>
        <w:pStyle w:val="Titre4"/>
        <w:rPr>
          <w:del w:id="7506" w:author="VOYER Raphael" w:date="2021-06-16T11:15:00Z"/>
        </w:rPr>
        <w:pPrChange w:id="7507" w:author="VOYER Raphael" w:date="2021-06-16T11:15:00Z">
          <w:pPr/>
        </w:pPrChange>
      </w:pPr>
      <w:del w:id="7508" w:author="VOYER Raphael" w:date="2021-06-16T11:15:00Z">
        <w:r w:rsidDel="001111A8">
          <w:delText xml:space="preserve">           Action:</w:delText>
        </w:r>
      </w:del>
    </w:p>
    <w:p w14:paraId="352E16E0" w14:textId="77777777" w:rsidR="001710AC" w:rsidDel="001111A8" w:rsidRDefault="001710AC">
      <w:pPr>
        <w:pStyle w:val="Titre4"/>
        <w:rPr>
          <w:del w:id="7509" w:author="VOYER Raphael" w:date="2021-06-16T11:15:00Z"/>
        </w:rPr>
        <w:pPrChange w:id="7510" w:author="VOYER Raphael" w:date="2021-06-16T11:15:00Z">
          <w:pPr/>
        </w:pPrChange>
      </w:pPr>
      <w:del w:id="7511" w:author="VOYER Raphael" w:date="2021-06-16T11:15:00Z">
        <w:r w:rsidDel="001111A8">
          <w:delText xml:space="preserve">           ======</w:delText>
        </w:r>
      </w:del>
    </w:p>
    <w:p w14:paraId="4430658B" w14:textId="77777777" w:rsidR="001710AC" w:rsidDel="001111A8" w:rsidRDefault="001710AC">
      <w:pPr>
        <w:pStyle w:val="Titre4"/>
        <w:rPr>
          <w:del w:id="7512" w:author="VOYER Raphael" w:date="2021-06-16T11:15:00Z"/>
        </w:rPr>
        <w:pPrChange w:id="7513" w:author="VOYER Raphael" w:date="2021-06-16T11:15:00Z">
          <w:pPr>
            <w:outlineLvl w:val="0"/>
          </w:pPr>
        </w:pPrChange>
      </w:pPr>
      <w:del w:id="7514" w:author="VOYER Raphael" w:date="2021-06-16T11:15:00Z">
        <w:r w:rsidDel="001111A8">
          <w:delText xml:space="preserve">           </w:delText>
        </w:r>
        <w:bookmarkStart w:id="7515" w:name="_Toc381025887"/>
        <w:bookmarkStart w:id="7516" w:name="_Toc424820477"/>
        <w:r w:rsidDel="001111A8">
          <w:delText>Disable vlan/STP checks</w:delText>
        </w:r>
        <w:bookmarkEnd w:id="7515"/>
        <w:bookmarkEnd w:id="7516"/>
      </w:del>
    </w:p>
    <w:p w14:paraId="0FB4667E" w14:textId="77777777" w:rsidR="001710AC" w:rsidDel="001111A8" w:rsidRDefault="001710AC">
      <w:pPr>
        <w:pStyle w:val="Titre4"/>
        <w:rPr>
          <w:del w:id="7517" w:author="VOYER Raphael" w:date="2021-06-16T11:15:00Z"/>
        </w:rPr>
        <w:pPrChange w:id="7518" w:author="VOYER Raphael" w:date="2021-06-16T11:15:00Z">
          <w:pPr/>
        </w:pPrChange>
      </w:pPr>
    </w:p>
    <w:p w14:paraId="16CCBB9B" w14:textId="77777777" w:rsidR="00855336" w:rsidDel="001111A8" w:rsidRDefault="00855336">
      <w:pPr>
        <w:pStyle w:val="Titre4"/>
        <w:rPr>
          <w:del w:id="7519" w:author="VOYER Raphael" w:date="2021-06-16T11:15:00Z"/>
        </w:rPr>
        <w:pPrChange w:id="7520" w:author="VOYER Raphael" w:date="2021-06-16T11:15:00Z">
          <w:pPr/>
        </w:pPrChange>
      </w:pPr>
      <w:del w:id="7521" w:author="VOYER Raphael" w:date="2021-06-16T11:15:00Z">
        <w:r w:rsidDel="001111A8">
          <w:delText xml:space="preserve">      </w:delText>
        </w:r>
        <w:r w:rsidR="001710AC" w:rsidDel="001111A8">
          <w:delText xml:space="preserve">    </w:delText>
        </w:r>
        <w:r w:rsidDel="001111A8">
          <w:delText>Example:</w:delText>
        </w:r>
      </w:del>
    </w:p>
    <w:p w14:paraId="4745D5E4" w14:textId="77777777" w:rsidR="00855336" w:rsidDel="001111A8" w:rsidRDefault="00855336">
      <w:pPr>
        <w:pStyle w:val="Titre4"/>
        <w:rPr>
          <w:del w:id="7522" w:author="VOYER Raphael" w:date="2021-06-16T11:15:00Z"/>
        </w:rPr>
        <w:pPrChange w:id="7523" w:author="VOYER Raphael" w:date="2021-06-16T11:15:00Z">
          <w:pPr/>
        </w:pPrChange>
      </w:pPr>
      <w:del w:id="7524" w:author="VOYER Raphael" w:date="2021-06-16T11:15:00Z">
        <w:r w:rsidDel="001111A8">
          <w:delText xml:space="preserve">      </w:delText>
        </w:r>
        <w:r w:rsidR="001710AC" w:rsidDel="001111A8">
          <w:delText xml:space="preserve">    </w:delText>
        </w:r>
        <w:r w:rsidDel="001111A8">
          <w:delText>=======</w:delText>
        </w:r>
      </w:del>
    </w:p>
    <w:p w14:paraId="5D2B6897" w14:textId="77777777" w:rsidR="00855336" w:rsidDel="001111A8" w:rsidRDefault="00855336">
      <w:pPr>
        <w:pStyle w:val="Titre4"/>
        <w:rPr>
          <w:del w:id="7525" w:author="VOYER Raphael" w:date="2021-06-16T11:15:00Z"/>
        </w:rPr>
        <w:pPrChange w:id="7526" w:author="VOYER Raphael" w:date="2021-06-16T11:15:00Z">
          <w:pPr/>
        </w:pPrChange>
      </w:pPr>
      <w:del w:id="7527" w:author="VOYER Raphael" w:date="2021-06-16T11:15:00Z">
        <w:r w:rsidDel="001111A8">
          <w:delText xml:space="preserve">      -&gt; </w:delText>
        </w:r>
        <w:r w:rsidR="009E053F" w:rsidDel="001111A8">
          <w:delText>server-cluster</w:delText>
        </w:r>
        <w:r w:rsidDel="001111A8">
          <w:delText xml:space="preserve"> 1 “l3_ucast_cluster”</w:delText>
        </w:r>
      </w:del>
    </w:p>
    <w:p w14:paraId="65583DBF" w14:textId="77777777" w:rsidR="00855336" w:rsidDel="001111A8" w:rsidRDefault="00855336">
      <w:pPr>
        <w:pStyle w:val="Titre4"/>
        <w:rPr>
          <w:del w:id="7528" w:author="VOYER Raphael" w:date="2021-06-16T11:15:00Z"/>
        </w:rPr>
        <w:pPrChange w:id="7529" w:author="VOYER Raphael" w:date="2021-06-16T11:15:00Z">
          <w:pPr/>
        </w:pPrChange>
      </w:pPr>
      <w:del w:id="7530"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00:00:56:33:44:55</w:delText>
        </w:r>
      </w:del>
    </w:p>
    <w:p w14:paraId="0545C0E0" w14:textId="77777777" w:rsidR="00273C62" w:rsidDel="001111A8" w:rsidRDefault="00273C62">
      <w:pPr>
        <w:pStyle w:val="Titre4"/>
        <w:rPr>
          <w:del w:id="7531" w:author="VOYER Raphael" w:date="2021-06-16T11:15:00Z"/>
        </w:rPr>
        <w:pPrChange w:id="7532" w:author="VOYER Raphael" w:date="2021-06-16T11:15:00Z">
          <w:pPr/>
        </w:pPrChange>
      </w:pPr>
      <w:del w:id="7533" w:author="VOYER Raphael" w:date="2021-06-16T11:15:00Z">
        <w:r w:rsidDel="001111A8">
          <w:delText xml:space="preserve">      -&gt; server-cluster 1 port 1/21 1/23 (OR)</w:delText>
        </w:r>
      </w:del>
    </w:p>
    <w:p w14:paraId="600507D9" w14:textId="77777777" w:rsidR="00273C62" w:rsidDel="001111A8" w:rsidRDefault="00855336">
      <w:pPr>
        <w:pStyle w:val="Titre4"/>
        <w:rPr>
          <w:del w:id="7534" w:author="VOYER Raphael" w:date="2021-06-16T11:15:00Z"/>
        </w:rPr>
        <w:pPrChange w:id="7535" w:author="VOYER Raphael" w:date="2021-06-16T11:15:00Z">
          <w:pPr/>
        </w:pPrChange>
      </w:pPr>
      <w:del w:id="7536" w:author="VOYER Raphael" w:date="2021-06-16T11:15:00Z">
        <w:r w:rsidDel="001111A8">
          <w:delText xml:space="preserve">      -&gt; </w:delText>
        </w:r>
        <w:r w:rsidR="009E053F" w:rsidDel="001111A8">
          <w:delText xml:space="preserve">server-cluster </w:delText>
        </w:r>
        <w:r w:rsidDel="001111A8">
          <w:delText xml:space="preserve">1 IP 162.163.2.10  mac-address </w:delText>
        </w:r>
        <w:r w:rsidR="00273C62" w:rsidDel="001111A8">
          <w:delText xml:space="preserve">static </w:delText>
        </w:r>
        <w:r w:rsidDel="001111A8">
          <w:delText>00:00:56:33:44:55</w:delText>
        </w:r>
      </w:del>
    </w:p>
    <w:p w14:paraId="3C0AEBB2" w14:textId="77777777" w:rsidR="00273C62" w:rsidDel="001111A8" w:rsidRDefault="00273C62">
      <w:pPr>
        <w:pStyle w:val="Titre4"/>
        <w:rPr>
          <w:del w:id="7537" w:author="VOYER Raphael" w:date="2021-06-16T11:15:00Z"/>
        </w:rPr>
        <w:pPrChange w:id="7538" w:author="VOYER Raphael" w:date="2021-06-16T11:15:00Z">
          <w:pPr/>
        </w:pPrChange>
      </w:pPr>
      <w:del w:id="7539" w:author="VOYER Raphael" w:date="2021-06-16T11:15:00Z">
        <w:r w:rsidDel="001111A8">
          <w:delText xml:space="preserve">      -&gt; server-cluster 1 port all</w:delText>
        </w:r>
        <w:r w:rsidR="00423C38" w:rsidDel="001111A8">
          <w:delText xml:space="preserve"> (OR)</w:delText>
        </w:r>
      </w:del>
    </w:p>
    <w:p w14:paraId="0A00D9AB" w14:textId="77777777" w:rsidR="00423C38" w:rsidDel="001111A8" w:rsidRDefault="00855336">
      <w:pPr>
        <w:pStyle w:val="Titre4"/>
        <w:rPr>
          <w:del w:id="7540" w:author="VOYER Raphael" w:date="2021-06-16T11:15:00Z"/>
        </w:rPr>
        <w:pPrChange w:id="7541" w:author="VOYER Raphael" w:date="2021-06-16T11:15:00Z">
          <w:pPr/>
        </w:pPrChange>
      </w:pPr>
      <w:del w:id="7542" w:author="VOYER Raphael" w:date="2021-06-16T11:15:00Z">
        <w:r w:rsidDel="001111A8">
          <w:delText xml:space="preserve">      -&gt; </w:delText>
        </w:r>
        <w:r w:rsidR="009E053F" w:rsidDel="001111A8">
          <w:delText>server-cluster</w:delText>
        </w:r>
        <w:r w:rsidDel="001111A8">
          <w:delText xml:space="preserve"> </w:delText>
        </w:r>
        <w:r w:rsidR="00423C38" w:rsidDel="001111A8">
          <w:delText xml:space="preserve">1 </w:delText>
        </w:r>
        <w:r w:rsidDel="001111A8">
          <w:delText>name “l3_ucast_cluster”</w:delText>
        </w:r>
      </w:del>
    </w:p>
    <w:p w14:paraId="5DAB2BF8" w14:textId="77777777" w:rsidR="00855336" w:rsidDel="001111A8" w:rsidRDefault="00423C38">
      <w:pPr>
        <w:pStyle w:val="Titre4"/>
        <w:rPr>
          <w:del w:id="7543" w:author="VOYER Raphael" w:date="2021-06-16T11:15:00Z"/>
        </w:rPr>
        <w:pPrChange w:id="7544" w:author="VOYER Raphael" w:date="2021-06-16T11:15:00Z">
          <w:pPr/>
        </w:pPrChange>
      </w:pPr>
      <w:del w:id="7545" w:author="VOYER Raphael" w:date="2021-06-16T11:15:00Z">
        <w:r w:rsidDel="001111A8">
          <w:delText xml:space="preserve">      -&gt; server-cluster 1 </w:delText>
        </w:r>
        <w:r w:rsidR="00855336" w:rsidDel="001111A8">
          <w:delText xml:space="preserve"> port portlist 1/21 1/23</w:delText>
        </w:r>
      </w:del>
    </w:p>
    <w:p w14:paraId="0AC2A170" w14:textId="77777777" w:rsidR="00855336" w:rsidDel="001111A8" w:rsidRDefault="00855336">
      <w:pPr>
        <w:pStyle w:val="Titre4"/>
        <w:rPr>
          <w:del w:id="7546" w:author="VOYER Raphael" w:date="2021-06-16T11:15:00Z"/>
        </w:rPr>
        <w:pPrChange w:id="7547" w:author="VOYER Raphael" w:date="2021-06-16T11:15:00Z">
          <w:pPr/>
        </w:pPrChange>
      </w:pPr>
    </w:p>
    <w:p w14:paraId="67B7FF15" w14:textId="77777777" w:rsidR="00855336" w:rsidDel="001111A8" w:rsidRDefault="00855336">
      <w:pPr>
        <w:pStyle w:val="Titre4"/>
        <w:rPr>
          <w:del w:id="7548" w:author="VOYER Raphael" w:date="2021-06-16T11:15:00Z"/>
        </w:rPr>
        <w:pPrChange w:id="7549" w:author="VOYER Raphael" w:date="2021-06-16T11:15:00Z">
          <w:pPr>
            <w:outlineLvl w:val="0"/>
          </w:pPr>
        </w:pPrChange>
      </w:pPr>
      <w:bookmarkStart w:id="7550" w:name="_Toc381025888"/>
      <w:bookmarkStart w:id="7551" w:name="_Toc424820478"/>
      <w:del w:id="7552" w:author="VOYER Raphael" w:date="2021-06-16T11:15:00Z">
        <w:r w:rsidDel="001111A8">
          <w:delText xml:space="preserve">ii) </w:delText>
        </w:r>
        <w:r w:rsidRPr="00C46798" w:rsidDel="001111A8">
          <w:rPr>
            <w:u w:val="single"/>
          </w:rPr>
          <w:delText>L3 cluster with L2 multicast mac and flooding/ explicit port list</w:delText>
        </w:r>
        <w:bookmarkEnd w:id="7550"/>
        <w:bookmarkEnd w:id="7551"/>
      </w:del>
    </w:p>
    <w:p w14:paraId="18C1A7B7" w14:textId="77777777" w:rsidR="00855336" w:rsidDel="001111A8" w:rsidRDefault="00855336">
      <w:pPr>
        <w:pStyle w:val="Titre4"/>
        <w:rPr>
          <w:del w:id="7553" w:author="VOYER Raphael" w:date="2021-06-16T11:15:00Z"/>
        </w:rPr>
        <w:pPrChange w:id="7554" w:author="VOYER Raphael" w:date="2021-06-16T11:15:00Z">
          <w:pPr>
            <w:numPr>
              <w:numId w:val="17"/>
            </w:numPr>
            <w:tabs>
              <w:tab w:val="num" w:pos="720"/>
            </w:tabs>
            <w:ind w:left="720" w:hanging="360"/>
            <w:jc w:val="left"/>
          </w:pPr>
        </w:pPrChange>
      </w:pPr>
      <w:del w:id="7555" w:author="VOYER Raphael" w:date="2021-06-16T11:15:00Z">
        <w:r w:rsidDel="001111A8">
          <w:delText xml:space="preserve"> An L3_ENTRY is created for the unicast IP with an EGR_NEXT_HOP index. The EGR_NEXT_HOP specifies the l2 multicast mac and the egress port.</w:delText>
        </w:r>
        <w:r w:rsidDel="001111A8">
          <w:tab/>
        </w:r>
      </w:del>
    </w:p>
    <w:p w14:paraId="584BDE36" w14:textId="77777777" w:rsidR="00855336" w:rsidDel="001111A8" w:rsidRDefault="00855336">
      <w:pPr>
        <w:pStyle w:val="Titre4"/>
        <w:rPr>
          <w:del w:id="7556" w:author="VOYER Raphael" w:date="2021-06-16T11:15:00Z"/>
        </w:rPr>
        <w:pPrChange w:id="7557" w:author="VOYER Raphael" w:date="2021-06-16T11:15:00Z">
          <w:pPr>
            <w:numPr>
              <w:numId w:val="17"/>
            </w:numPr>
            <w:tabs>
              <w:tab w:val="num" w:pos="720"/>
            </w:tabs>
            <w:ind w:left="720" w:hanging="360"/>
          </w:pPr>
        </w:pPrChange>
      </w:pPr>
      <w:del w:id="7558" w:author="VOYER Raphael" w:date="2021-06-16T11:15:00Z">
        <w:r w:rsidDel="001111A8">
          <w:delText>The egress port shall be set to a “magic port” that is not by the system</w:delText>
        </w:r>
        <w:r w:rsidR="00356410" w:rsidDel="001111A8">
          <w:delText>(dummy port)</w:delText>
        </w:r>
      </w:del>
    </w:p>
    <w:p w14:paraId="7198A970" w14:textId="77777777" w:rsidR="00855336" w:rsidDel="001111A8" w:rsidRDefault="00855336">
      <w:pPr>
        <w:pStyle w:val="Titre4"/>
        <w:rPr>
          <w:del w:id="7559" w:author="VOYER Raphael" w:date="2021-06-16T11:15:00Z"/>
        </w:rPr>
        <w:pPrChange w:id="7560" w:author="VOYER Raphael" w:date="2021-06-16T11:15:00Z">
          <w:pPr>
            <w:numPr>
              <w:numId w:val="17"/>
            </w:numPr>
            <w:tabs>
              <w:tab w:val="num" w:pos="720"/>
            </w:tabs>
            <w:ind w:left="720" w:hanging="360"/>
          </w:pPr>
        </w:pPrChange>
      </w:pPr>
      <w:del w:id="7561" w:author="VOYER Raphael" w:date="2021-06-16T11:15:00Z">
        <w:r w:rsidDel="001111A8">
          <w:delText xml:space="preserve">b) An L2MC entry is created with the configured port list </w:delText>
        </w:r>
      </w:del>
    </w:p>
    <w:p w14:paraId="08A91624" w14:textId="77777777" w:rsidR="00855336" w:rsidDel="001111A8" w:rsidRDefault="00855336">
      <w:pPr>
        <w:pStyle w:val="Titre4"/>
        <w:rPr>
          <w:del w:id="7562" w:author="VOYER Raphael" w:date="2021-06-16T11:15:00Z"/>
        </w:rPr>
        <w:pPrChange w:id="7563" w:author="VOYER Raphael" w:date="2021-06-16T11:15:00Z">
          <w:pPr>
            <w:numPr>
              <w:numId w:val="17"/>
            </w:numPr>
            <w:tabs>
              <w:tab w:val="num" w:pos="720"/>
            </w:tabs>
            <w:ind w:left="720" w:hanging="360"/>
            <w:jc w:val="left"/>
          </w:pPr>
        </w:pPrChange>
      </w:pPr>
      <w:del w:id="7564" w:author="VOYER Raphael" w:date="2021-06-16T11:15:00Z">
        <w:r w:rsidDel="001111A8">
          <w:delText xml:space="preserve">An IFP entry is created </w:delText>
        </w:r>
      </w:del>
    </w:p>
    <w:p w14:paraId="59C31EA5" w14:textId="77777777" w:rsidR="00855336" w:rsidDel="001111A8" w:rsidRDefault="00855336">
      <w:pPr>
        <w:pStyle w:val="Titre4"/>
        <w:rPr>
          <w:del w:id="7565" w:author="VOYER Raphael" w:date="2021-06-16T11:15:00Z"/>
        </w:rPr>
        <w:pPrChange w:id="7566" w:author="VOYER Raphael" w:date="2021-06-16T11:15:00Z">
          <w:pPr>
            <w:ind w:left="720"/>
          </w:pPr>
        </w:pPrChange>
      </w:pPr>
      <w:del w:id="7567" w:author="VOYER Raphael" w:date="2021-06-16T11:15:00Z">
        <w:r w:rsidDel="001111A8">
          <w:delText xml:space="preserve">Condition: </w:delText>
        </w:r>
      </w:del>
    </w:p>
    <w:p w14:paraId="2D7B894B" w14:textId="77777777" w:rsidR="00855336" w:rsidDel="001111A8" w:rsidRDefault="00855336">
      <w:pPr>
        <w:pStyle w:val="Titre4"/>
        <w:rPr>
          <w:del w:id="7568" w:author="VOYER Raphael" w:date="2021-06-16T11:15:00Z"/>
        </w:rPr>
        <w:pPrChange w:id="7569" w:author="VOYER Raphael" w:date="2021-06-16T11:15:00Z">
          <w:pPr>
            <w:ind w:left="720"/>
          </w:pPr>
        </w:pPrChange>
      </w:pPr>
      <w:del w:id="7570" w:author="VOYER Raphael" w:date="2021-06-16T11:15:00Z">
        <w:r w:rsidDel="001111A8">
          <w:delText>=======</w:delText>
        </w:r>
      </w:del>
    </w:p>
    <w:p w14:paraId="774EC48E" w14:textId="77777777" w:rsidR="00855336" w:rsidDel="001111A8" w:rsidRDefault="00855336">
      <w:pPr>
        <w:pStyle w:val="Titre4"/>
        <w:rPr>
          <w:del w:id="7571" w:author="VOYER Raphael" w:date="2021-06-16T11:15:00Z"/>
        </w:rPr>
        <w:pPrChange w:id="7572" w:author="VOYER Raphael" w:date="2021-06-16T11:15:00Z">
          <w:pPr>
            <w:ind w:left="720"/>
            <w:outlineLvl w:val="0"/>
          </w:pPr>
        </w:pPrChange>
      </w:pPr>
      <w:bookmarkStart w:id="7573" w:name="_Toc381025889"/>
      <w:bookmarkStart w:id="7574" w:name="_Toc424820479"/>
      <w:del w:id="7575" w:author="VOYER Raphael" w:date="2021-06-16T11:15:00Z">
        <w:r w:rsidDel="001111A8">
          <w:delText>DstIp : Unicast IP</w:delText>
        </w:r>
        <w:bookmarkEnd w:id="7573"/>
        <w:bookmarkEnd w:id="7574"/>
        <w:r w:rsidDel="001111A8">
          <w:delText xml:space="preserve"> </w:delText>
        </w:r>
      </w:del>
    </w:p>
    <w:p w14:paraId="23D77246" w14:textId="77777777" w:rsidR="00855336" w:rsidDel="001111A8" w:rsidRDefault="001710AC">
      <w:pPr>
        <w:pStyle w:val="Titre4"/>
        <w:rPr>
          <w:del w:id="7576" w:author="VOYER Raphael" w:date="2021-06-16T11:15:00Z"/>
        </w:rPr>
        <w:pPrChange w:id="7577" w:author="VOYER Raphael" w:date="2021-06-16T11:15:00Z">
          <w:pPr>
            <w:ind w:left="720"/>
          </w:pPr>
        </w:pPrChange>
      </w:pPr>
      <w:del w:id="7578" w:author="VOYER Raphael" w:date="2021-06-16T11:15:00Z">
        <w:r w:rsidDel="001111A8">
          <w:delText>Dest P</w:delText>
        </w:r>
        <w:r w:rsidR="00855336" w:rsidDel="001111A8">
          <w:delText xml:space="preserve">ort: </w:delText>
        </w:r>
        <w:r w:rsidDel="001111A8">
          <w:delText>Dummy</w:delText>
        </w:r>
        <w:r w:rsidR="00855336" w:rsidDel="001111A8">
          <w:delText xml:space="preserve"> port.</w:delText>
        </w:r>
      </w:del>
    </w:p>
    <w:p w14:paraId="1B47B67B" w14:textId="77777777" w:rsidR="00855336" w:rsidDel="001111A8" w:rsidRDefault="00855336">
      <w:pPr>
        <w:pStyle w:val="Titre4"/>
        <w:rPr>
          <w:del w:id="7579" w:author="VOYER Raphael" w:date="2021-06-16T11:15:00Z"/>
        </w:rPr>
        <w:pPrChange w:id="7580" w:author="VOYER Raphael" w:date="2021-06-16T11:15:00Z">
          <w:pPr>
            <w:ind w:left="720"/>
          </w:pPr>
        </w:pPrChange>
      </w:pPr>
      <w:del w:id="7581" w:author="VOYER Raphael" w:date="2021-06-16T11:15:00Z">
        <w:r w:rsidDel="001111A8">
          <w:delText>STP state = FWD</w:delText>
        </w:r>
      </w:del>
    </w:p>
    <w:p w14:paraId="2930585D" w14:textId="77777777" w:rsidR="00855336" w:rsidDel="001111A8" w:rsidRDefault="00855336">
      <w:pPr>
        <w:pStyle w:val="Titre4"/>
        <w:rPr>
          <w:del w:id="7582" w:author="VOYER Raphael" w:date="2021-06-16T11:15:00Z"/>
        </w:rPr>
        <w:pPrChange w:id="7583" w:author="VOYER Raphael" w:date="2021-06-16T11:15:00Z">
          <w:pPr>
            <w:ind w:left="720"/>
          </w:pPr>
        </w:pPrChange>
      </w:pPr>
      <w:del w:id="7584" w:author="VOYER Raphael" w:date="2021-06-16T11:15:00Z">
        <w:r w:rsidDel="001111A8">
          <w:delText>Action :</w:delText>
        </w:r>
      </w:del>
    </w:p>
    <w:p w14:paraId="3EBAACCB" w14:textId="77777777" w:rsidR="00855336" w:rsidDel="001111A8" w:rsidRDefault="00855336">
      <w:pPr>
        <w:pStyle w:val="Titre4"/>
        <w:rPr>
          <w:del w:id="7585" w:author="VOYER Raphael" w:date="2021-06-16T11:15:00Z"/>
        </w:rPr>
        <w:pPrChange w:id="7586" w:author="VOYER Raphael" w:date="2021-06-16T11:15:00Z">
          <w:pPr>
            <w:ind w:left="720"/>
          </w:pPr>
        </w:pPrChange>
      </w:pPr>
      <w:del w:id="7587" w:author="VOYER Raphael" w:date="2021-06-16T11:15:00Z">
        <w:r w:rsidDel="001111A8">
          <w:delText>=====</w:delText>
        </w:r>
      </w:del>
    </w:p>
    <w:p w14:paraId="1A83CCC1" w14:textId="77777777" w:rsidR="00855336" w:rsidDel="001111A8" w:rsidRDefault="00855336">
      <w:pPr>
        <w:pStyle w:val="Titre4"/>
        <w:rPr>
          <w:del w:id="7588" w:author="VOYER Raphael" w:date="2021-06-16T11:15:00Z"/>
        </w:rPr>
        <w:pPrChange w:id="7589" w:author="VOYER Raphael" w:date="2021-06-16T11:15:00Z">
          <w:pPr>
            <w:outlineLvl w:val="0"/>
          </w:pPr>
        </w:pPrChange>
      </w:pPr>
      <w:del w:id="7590" w:author="VOYER Raphael" w:date="2021-06-16T11:15:00Z">
        <w:r w:rsidDel="001111A8">
          <w:delText xml:space="preserve">            </w:delText>
        </w:r>
        <w:bookmarkStart w:id="7591" w:name="_Toc381025890"/>
        <w:bookmarkStart w:id="7592" w:name="_Toc424820480"/>
        <w:r w:rsidDel="001111A8">
          <w:delText>Redirect the IP packet to the multicast index</w:delText>
        </w:r>
        <w:bookmarkEnd w:id="7591"/>
        <w:bookmarkEnd w:id="7592"/>
        <w:r w:rsidDel="001111A8">
          <w:delText xml:space="preserve"> </w:delText>
        </w:r>
      </w:del>
    </w:p>
    <w:p w14:paraId="4D52B5E5" w14:textId="77777777" w:rsidR="001710AC" w:rsidDel="001111A8" w:rsidRDefault="001710AC">
      <w:pPr>
        <w:pStyle w:val="Titre4"/>
        <w:rPr>
          <w:del w:id="7593" w:author="VOYER Raphael" w:date="2021-06-16T11:15:00Z"/>
        </w:rPr>
        <w:pPrChange w:id="7594" w:author="VOYER Raphael" w:date="2021-06-16T11:15:00Z">
          <w:pPr>
            <w:numPr>
              <w:numId w:val="16"/>
            </w:numPr>
            <w:tabs>
              <w:tab w:val="num" w:pos="720"/>
            </w:tabs>
            <w:ind w:left="720" w:hanging="360"/>
          </w:pPr>
        </w:pPrChange>
      </w:pPr>
      <w:del w:id="7595" w:author="VOYER Raphael" w:date="2021-06-16T11:15:00Z">
        <w:r w:rsidDel="001111A8">
          <w:delText xml:space="preserve">    A VFP is created with</w:delText>
        </w:r>
      </w:del>
    </w:p>
    <w:p w14:paraId="7918EB5A" w14:textId="77777777" w:rsidR="001710AC" w:rsidDel="001111A8" w:rsidRDefault="001710AC">
      <w:pPr>
        <w:pStyle w:val="Titre4"/>
        <w:rPr>
          <w:del w:id="7596" w:author="VOYER Raphael" w:date="2021-06-16T11:15:00Z"/>
        </w:rPr>
        <w:pPrChange w:id="7597" w:author="VOYER Raphael" w:date="2021-06-16T11:15:00Z">
          <w:pPr/>
        </w:pPrChange>
      </w:pPr>
      <w:del w:id="7598" w:author="VOYER Raphael" w:date="2021-06-16T11:15:00Z">
        <w:r w:rsidDel="001111A8">
          <w:delText xml:space="preserve">            Condition:</w:delText>
        </w:r>
      </w:del>
    </w:p>
    <w:p w14:paraId="4C09E1BE" w14:textId="77777777" w:rsidR="001710AC" w:rsidDel="001111A8" w:rsidRDefault="001710AC">
      <w:pPr>
        <w:pStyle w:val="Titre4"/>
        <w:rPr>
          <w:del w:id="7599" w:author="VOYER Raphael" w:date="2021-06-16T11:15:00Z"/>
        </w:rPr>
        <w:pPrChange w:id="7600" w:author="VOYER Raphael" w:date="2021-06-16T11:15:00Z">
          <w:pPr/>
        </w:pPrChange>
      </w:pPr>
      <w:del w:id="7601" w:author="VOYER Raphael" w:date="2021-06-16T11:15:00Z">
        <w:r w:rsidDel="001111A8">
          <w:delText xml:space="preserve">            ========</w:delText>
        </w:r>
      </w:del>
    </w:p>
    <w:p w14:paraId="32260E37" w14:textId="77777777" w:rsidR="001710AC" w:rsidDel="001111A8" w:rsidRDefault="001710AC">
      <w:pPr>
        <w:pStyle w:val="Titre4"/>
        <w:rPr>
          <w:del w:id="7602" w:author="VOYER Raphael" w:date="2021-06-16T11:15:00Z"/>
        </w:rPr>
        <w:pPrChange w:id="7603" w:author="VOYER Raphael" w:date="2021-06-16T11:15:00Z">
          <w:pPr>
            <w:outlineLvl w:val="0"/>
          </w:pPr>
        </w:pPrChange>
      </w:pPr>
      <w:del w:id="7604" w:author="VOYER Raphael" w:date="2021-06-16T11:15:00Z">
        <w:r w:rsidDel="001111A8">
          <w:delText xml:space="preserve">            </w:delText>
        </w:r>
        <w:bookmarkStart w:id="7605" w:name="_Toc381025891"/>
        <w:bookmarkStart w:id="7606" w:name="_Toc424820481"/>
        <w:r w:rsidDel="001111A8">
          <w:delText>DstIp: Unicast IP</w:delText>
        </w:r>
        <w:bookmarkEnd w:id="7605"/>
        <w:bookmarkEnd w:id="7606"/>
      </w:del>
    </w:p>
    <w:p w14:paraId="78FC25CD" w14:textId="77777777" w:rsidR="001710AC" w:rsidDel="001111A8" w:rsidRDefault="001710AC">
      <w:pPr>
        <w:pStyle w:val="Titre4"/>
        <w:rPr>
          <w:del w:id="7607" w:author="VOYER Raphael" w:date="2021-06-16T11:15:00Z"/>
        </w:rPr>
        <w:pPrChange w:id="7608" w:author="VOYER Raphael" w:date="2021-06-16T11:15:00Z">
          <w:pPr/>
        </w:pPrChange>
      </w:pPr>
      <w:del w:id="7609" w:author="VOYER Raphael" w:date="2021-06-16T11:15:00Z">
        <w:r w:rsidDel="001111A8">
          <w:delText xml:space="preserve">           DstMac: Router Mac</w:delText>
        </w:r>
      </w:del>
    </w:p>
    <w:p w14:paraId="7C4310CC" w14:textId="77777777" w:rsidR="001710AC" w:rsidDel="001111A8" w:rsidRDefault="001710AC">
      <w:pPr>
        <w:pStyle w:val="Titre4"/>
        <w:rPr>
          <w:del w:id="7610" w:author="VOYER Raphael" w:date="2021-06-16T11:15:00Z"/>
        </w:rPr>
        <w:pPrChange w:id="7611" w:author="VOYER Raphael" w:date="2021-06-16T11:15:00Z">
          <w:pPr/>
        </w:pPrChange>
      </w:pPr>
      <w:del w:id="7612" w:author="VOYER Raphael" w:date="2021-06-16T11:15:00Z">
        <w:r w:rsidDel="001111A8">
          <w:delText xml:space="preserve">           Action:</w:delText>
        </w:r>
      </w:del>
    </w:p>
    <w:p w14:paraId="33E84E88" w14:textId="77777777" w:rsidR="001710AC" w:rsidDel="001111A8" w:rsidRDefault="001710AC">
      <w:pPr>
        <w:pStyle w:val="Titre4"/>
        <w:rPr>
          <w:del w:id="7613" w:author="VOYER Raphael" w:date="2021-06-16T11:15:00Z"/>
        </w:rPr>
        <w:pPrChange w:id="7614" w:author="VOYER Raphael" w:date="2021-06-16T11:15:00Z">
          <w:pPr/>
        </w:pPrChange>
      </w:pPr>
      <w:del w:id="7615" w:author="VOYER Raphael" w:date="2021-06-16T11:15:00Z">
        <w:r w:rsidDel="001111A8">
          <w:delText xml:space="preserve">           ======</w:delText>
        </w:r>
      </w:del>
    </w:p>
    <w:p w14:paraId="72198AF3" w14:textId="77777777" w:rsidR="001710AC" w:rsidDel="001111A8" w:rsidRDefault="001710AC">
      <w:pPr>
        <w:pStyle w:val="Titre4"/>
        <w:rPr>
          <w:del w:id="7616" w:author="VOYER Raphael" w:date="2021-06-16T11:15:00Z"/>
        </w:rPr>
        <w:pPrChange w:id="7617" w:author="VOYER Raphael" w:date="2021-06-16T11:15:00Z">
          <w:pPr>
            <w:outlineLvl w:val="0"/>
          </w:pPr>
        </w:pPrChange>
      </w:pPr>
      <w:del w:id="7618" w:author="VOYER Raphael" w:date="2021-06-16T11:15:00Z">
        <w:r w:rsidDel="001111A8">
          <w:delText xml:space="preserve">           </w:delText>
        </w:r>
        <w:bookmarkStart w:id="7619" w:name="_Toc381025892"/>
        <w:bookmarkStart w:id="7620" w:name="_Toc424820482"/>
        <w:r w:rsidDel="001111A8">
          <w:delText>Disable vlan/STP checks</w:delText>
        </w:r>
        <w:bookmarkEnd w:id="7619"/>
        <w:bookmarkEnd w:id="7620"/>
      </w:del>
    </w:p>
    <w:p w14:paraId="58F47A6C" w14:textId="77777777" w:rsidR="001710AC" w:rsidDel="001111A8" w:rsidRDefault="001710AC">
      <w:pPr>
        <w:pStyle w:val="Titre4"/>
        <w:rPr>
          <w:del w:id="7621" w:author="VOYER Raphael" w:date="2021-06-16T11:15:00Z"/>
        </w:rPr>
        <w:pPrChange w:id="7622" w:author="VOYER Raphael" w:date="2021-06-16T11:15:00Z">
          <w:pPr/>
        </w:pPrChange>
      </w:pPr>
    </w:p>
    <w:p w14:paraId="36095BAC" w14:textId="77777777" w:rsidR="00855336" w:rsidDel="001111A8" w:rsidRDefault="00855336">
      <w:pPr>
        <w:pStyle w:val="Titre4"/>
        <w:rPr>
          <w:del w:id="7623" w:author="VOYER Raphael" w:date="2021-06-16T11:15:00Z"/>
        </w:rPr>
        <w:pPrChange w:id="7624" w:author="VOYER Raphael" w:date="2021-06-16T11:15:00Z">
          <w:pPr/>
        </w:pPrChange>
      </w:pPr>
    </w:p>
    <w:p w14:paraId="200EB88B" w14:textId="77777777" w:rsidR="00855336" w:rsidDel="001111A8" w:rsidRDefault="00855336">
      <w:pPr>
        <w:pStyle w:val="Titre4"/>
        <w:rPr>
          <w:del w:id="7625" w:author="VOYER Raphael" w:date="2021-06-16T11:15:00Z"/>
        </w:rPr>
        <w:pPrChange w:id="7626" w:author="VOYER Raphael" w:date="2021-06-16T11:15:00Z">
          <w:pPr/>
        </w:pPrChange>
      </w:pPr>
      <w:del w:id="7627" w:author="VOYER Raphael" w:date="2021-06-16T11:15:00Z">
        <w:r w:rsidDel="001111A8">
          <w:delText xml:space="preserve">      Example:</w:delText>
        </w:r>
      </w:del>
    </w:p>
    <w:p w14:paraId="6FCA64EA" w14:textId="77777777" w:rsidR="00855336" w:rsidRPr="00CC00C5" w:rsidDel="001111A8" w:rsidRDefault="00855336">
      <w:pPr>
        <w:pStyle w:val="Titre4"/>
        <w:rPr>
          <w:del w:id="7628" w:author="VOYER Raphael" w:date="2021-06-16T11:15:00Z"/>
        </w:rPr>
        <w:pPrChange w:id="7629" w:author="VOYER Raphael" w:date="2021-06-16T11:15:00Z">
          <w:pPr/>
        </w:pPrChange>
      </w:pPr>
      <w:del w:id="7630" w:author="VOYER Raphael" w:date="2021-06-16T11:15:00Z">
        <w:r w:rsidDel="001111A8">
          <w:delText xml:space="preserve">      =======</w:delText>
        </w:r>
        <w:r w:rsidRPr="0063228E" w:rsidDel="001111A8">
          <w:rPr>
            <w:i/>
          </w:rPr>
          <w:delText>:</w:delText>
        </w:r>
      </w:del>
    </w:p>
    <w:p w14:paraId="428E5C98" w14:textId="77777777" w:rsidR="00855336" w:rsidDel="001111A8" w:rsidRDefault="00855336">
      <w:pPr>
        <w:pStyle w:val="Titre4"/>
        <w:rPr>
          <w:del w:id="7631" w:author="VOYER Raphael" w:date="2021-06-16T11:15:00Z"/>
        </w:rPr>
        <w:pPrChange w:id="7632" w:author="VOYER Raphael" w:date="2021-06-16T11:15:00Z">
          <w:pPr/>
        </w:pPrChange>
      </w:pPr>
      <w:del w:id="7633" w:author="VOYER Raphael" w:date="2021-06-16T11:15:00Z">
        <w:r w:rsidDel="001111A8">
          <w:delText xml:space="preserve">      -&gt; </w:delText>
        </w:r>
        <w:r w:rsidR="009E053F" w:rsidDel="001111A8">
          <w:delText>server-cluster</w:delText>
        </w:r>
        <w:r w:rsidDel="001111A8">
          <w:delText xml:space="preserve"> 1 name “l3_mcast_cluster” </w:delText>
        </w:r>
      </w:del>
    </w:p>
    <w:p w14:paraId="6A830929" w14:textId="77777777" w:rsidR="00273C62" w:rsidDel="001111A8" w:rsidRDefault="00855336">
      <w:pPr>
        <w:pStyle w:val="Titre4"/>
        <w:rPr>
          <w:del w:id="7634" w:author="VOYER Raphael" w:date="2021-06-16T11:15:00Z"/>
        </w:rPr>
        <w:pPrChange w:id="7635" w:author="VOYER Raphael" w:date="2021-06-16T11:15:00Z">
          <w:pPr/>
        </w:pPrChange>
      </w:pPr>
      <w:del w:id="7636"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400350D9" w14:textId="77777777" w:rsidR="00855336" w:rsidDel="001111A8" w:rsidRDefault="00273C62">
      <w:pPr>
        <w:pStyle w:val="Titre4"/>
        <w:rPr>
          <w:del w:id="7637" w:author="VOYER Raphael" w:date="2021-06-16T11:15:00Z"/>
        </w:rPr>
        <w:pPrChange w:id="7638" w:author="VOYER Raphael" w:date="2021-06-16T11:15:00Z">
          <w:pPr/>
        </w:pPrChange>
      </w:pPr>
      <w:del w:id="7639" w:author="VOYER Raphael" w:date="2021-06-16T11:15:00Z">
        <w:r w:rsidDel="001111A8">
          <w:delText xml:space="preserve">     -&gt; server-cluster  1 port all </w:delText>
        </w:r>
        <w:r w:rsidR="00855336" w:rsidDel="001111A8">
          <w:delText xml:space="preserve">  (OR)</w:delText>
        </w:r>
      </w:del>
    </w:p>
    <w:p w14:paraId="5A415E56" w14:textId="77777777" w:rsidR="00855336" w:rsidDel="001111A8" w:rsidRDefault="00855336">
      <w:pPr>
        <w:pStyle w:val="Titre4"/>
        <w:rPr>
          <w:del w:id="7640" w:author="VOYER Raphael" w:date="2021-06-16T11:15:00Z"/>
        </w:rPr>
        <w:pPrChange w:id="7641" w:author="VOYER Raphael" w:date="2021-06-16T11:15:00Z">
          <w:pPr/>
        </w:pPrChange>
      </w:pPr>
      <w:del w:id="7642"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18CCEA5A" w14:textId="77777777" w:rsidR="00273C62" w:rsidDel="001111A8" w:rsidRDefault="00273C62">
      <w:pPr>
        <w:pStyle w:val="Titre4"/>
        <w:rPr>
          <w:del w:id="7643" w:author="VOYER Raphael" w:date="2021-06-16T11:15:00Z"/>
        </w:rPr>
        <w:pPrChange w:id="7644" w:author="VOYER Raphael" w:date="2021-06-16T11:15:00Z">
          <w:pPr/>
        </w:pPrChange>
      </w:pPr>
      <w:del w:id="7645" w:author="VOYER Raphael" w:date="2021-06-16T11:15:00Z">
        <w:r w:rsidDel="001111A8">
          <w:delText xml:space="preserve">     -&gt; server-cluster  1 port  1/21 1/23</w:delText>
        </w:r>
      </w:del>
    </w:p>
    <w:p w14:paraId="084741C3" w14:textId="77777777" w:rsidR="00273C62" w:rsidDel="001111A8" w:rsidRDefault="00273C62">
      <w:pPr>
        <w:pStyle w:val="Titre4"/>
        <w:rPr>
          <w:del w:id="7646" w:author="VOYER Raphael" w:date="2021-06-16T11:15:00Z"/>
        </w:rPr>
        <w:pPrChange w:id="7647" w:author="VOYER Raphael" w:date="2021-06-16T11:15:00Z">
          <w:pPr/>
        </w:pPrChange>
      </w:pPr>
    </w:p>
    <w:p w14:paraId="30B278C2" w14:textId="77777777" w:rsidR="00855336" w:rsidDel="001111A8" w:rsidRDefault="00855336">
      <w:pPr>
        <w:pStyle w:val="Titre4"/>
        <w:rPr>
          <w:del w:id="7648" w:author="VOYER Raphael" w:date="2021-06-16T11:15:00Z"/>
        </w:rPr>
        <w:pPrChange w:id="7649" w:author="VOYER Raphael" w:date="2021-06-16T11:15:00Z">
          <w:pPr>
            <w:ind w:left="720" w:hanging="720"/>
          </w:pPr>
        </w:pPrChange>
      </w:pPr>
      <w:del w:id="7650" w:author="VOYER Raphael" w:date="2021-06-16T11:15:00Z">
        <w:r w:rsidRPr="0063228E" w:rsidDel="001111A8">
          <w:rPr>
            <w:i/>
          </w:rPr>
          <w:delText xml:space="preserve">    </w:delText>
        </w:r>
      </w:del>
    </w:p>
    <w:p w14:paraId="49CF76AE" w14:textId="77777777" w:rsidR="00855336" w:rsidDel="001111A8" w:rsidRDefault="00855336">
      <w:pPr>
        <w:pStyle w:val="Titre4"/>
        <w:rPr>
          <w:del w:id="7651" w:author="VOYER Raphael" w:date="2021-06-16T11:15:00Z"/>
        </w:rPr>
        <w:pPrChange w:id="7652" w:author="VOYER Raphael" w:date="2021-06-16T11:15:00Z">
          <w:pPr>
            <w:ind w:left="720" w:hanging="720"/>
          </w:pPr>
        </w:pPrChange>
      </w:pPr>
    </w:p>
    <w:p w14:paraId="3708C0A3" w14:textId="77777777" w:rsidR="00855336" w:rsidDel="001111A8" w:rsidRDefault="00855336">
      <w:pPr>
        <w:pStyle w:val="Titre4"/>
        <w:rPr>
          <w:del w:id="7653" w:author="VOYER Raphael" w:date="2021-06-16T11:15:00Z"/>
        </w:rPr>
        <w:pPrChange w:id="7654" w:author="VOYER Raphael" w:date="2021-06-16T11:15:00Z">
          <w:pPr>
            <w:outlineLvl w:val="0"/>
          </w:pPr>
        </w:pPrChange>
      </w:pPr>
      <w:bookmarkStart w:id="7655" w:name="_Toc381025893"/>
      <w:bookmarkStart w:id="7656" w:name="_Toc424820483"/>
      <w:del w:id="7657" w:author="VOYER Raphael" w:date="2021-06-16T11:15:00Z">
        <w:r w:rsidDel="001111A8">
          <w:delText xml:space="preserve">iii) </w:delText>
        </w:r>
        <w:r w:rsidRPr="00C46798" w:rsidDel="001111A8">
          <w:rPr>
            <w:u w:val="single"/>
          </w:rPr>
          <w:delText xml:space="preserve">L3 cluster with </w:delText>
        </w:r>
        <w:r w:rsidDel="001111A8">
          <w:rPr>
            <w:u w:val="single"/>
          </w:rPr>
          <w:delText>IP</w:delText>
        </w:r>
        <w:r w:rsidRPr="00C46798" w:rsidDel="001111A8">
          <w:rPr>
            <w:u w:val="single"/>
          </w:rPr>
          <w:delText xml:space="preserve"> multicast mac and flooding/ explicit port list</w:delText>
        </w:r>
        <w:bookmarkEnd w:id="7655"/>
        <w:bookmarkEnd w:id="7656"/>
      </w:del>
    </w:p>
    <w:p w14:paraId="65D2F55E" w14:textId="77777777" w:rsidR="00855336" w:rsidDel="001111A8" w:rsidRDefault="00855336">
      <w:pPr>
        <w:pStyle w:val="Titre4"/>
        <w:rPr>
          <w:del w:id="7658" w:author="VOYER Raphael" w:date="2021-06-16T11:15:00Z"/>
        </w:rPr>
        <w:pPrChange w:id="7659" w:author="VOYER Raphael" w:date="2021-06-16T11:15:00Z">
          <w:pPr>
            <w:numPr>
              <w:numId w:val="18"/>
            </w:numPr>
            <w:tabs>
              <w:tab w:val="num" w:pos="720"/>
            </w:tabs>
            <w:ind w:left="720" w:hanging="360"/>
            <w:jc w:val="left"/>
          </w:pPr>
        </w:pPrChange>
      </w:pPr>
      <w:del w:id="7660" w:author="VOYER Raphael" w:date="2021-06-16T11:15:00Z">
        <w:r w:rsidDel="001111A8">
          <w:delText>An L3_ENTRY is created for the unicast IP with an EGR_NEXT_HOP index. The EGR_NEXT_HOP specifies the ip multicast mac and the egress port.</w:delText>
        </w:r>
        <w:r w:rsidDel="001111A8">
          <w:tab/>
        </w:r>
      </w:del>
    </w:p>
    <w:p w14:paraId="691C1447" w14:textId="77777777" w:rsidR="00855336" w:rsidDel="001111A8" w:rsidRDefault="00855336">
      <w:pPr>
        <w:pStyle w:val="Titre4"/>
        <w:rPr>
          <w:del w:id="7661" w:author="VOYER Raphael" w:date="2021-06-16T11:15:00Z"/>
        </w:rPr>
        <w:pPrChange w:id="7662" w:author="VOYER Raphael" w:date="2021-06-16T11:15:00Z">
          <w:pPr>
            <w:numPr>
              <w:numId w:val="18"/>
            </w:numPr>
            <w:tabs>
              <w:tab w:val="num" w:pos="720"/>
            </w:tabs>
            <w:ind w:left="720" w:hanging="360"/>
          </w:pPr>
        </w:pPrChange>
      </w:pPr>
      <w:del w:id="7663" w:author="VOYER Raphael" w:date="2021-06-16T11:15:00Z">
        <w:r w:rsidDel="001111A8">
          <w:delText>The egress port shall be set to a “magic port” that is not by the system</w:delText>
        </w:r>
      </w:del>
    </w:p>
    <w:p w14:paraId="7542CEAB" w14:textId="77777777" w:rsidR="00855336" w:rsidDel="001111A8" w:rsidRDefault="00855336">
      <w:pPr>
        <w:pStyle w:val="Titre4"/>
        <w:rPr>
          <w:del w:id="7664" w:author="VOYER Raphael" w:date="2021-06-16T11:15:00Z"/>
        </w:rPr>
        <w:pPrChange w:id="7665" w:author="VOYER Raphael" w:date="2021-06-16T11:15:00Z">
          <w:pPr>
            <w:numPr>
              <w:numId w:val="18"/>
            </w:numPr>
            <w:tabs>
              <w:tab w:val="num" w:pos="720"/>
            </w:tabs>
            <w:ind w:left="720" w:hanging="360"/>
          </w:pPr>
        </w:pPrChange>
      </w:pPr>
      <w:del w:id="7666" w:author="VOYER Raphael" w:date="2021-06-16T11:15:00Z">
        <w:r w:rsidDel="001111A8">
          <w:delText xml:space="preserve">An L2MC entry is created with the configured port list </w:delText>
        </w:r>
      </w:del>
    </w:p>
    <w:p w14:paraId="1EFF5F06" w14:textId="77777777" w:rsidR="00855336" w:rsidDel="001111A8" w:rsidRDefault="00855336">
      <w:pPr>
        <w:pStyle w:val="Titre4"/>
        <w:rPr>
          <w:del w:id="7667" w:author="VOYER Raphael" w:date="2021-06-16T11:15:00Z"/>
        </w:rPr>
        <w:pPrChange w:id="7668" w:author="VOYER Raphael" w:date="2021-06-16T11:15:00Z">
          <w:pPr>
            <w:numPr>
              <w:numId w:val="18"/>
            </w:numPr>
            <w:tabs>
              <w:tab w:val="num" w:pos="720"/>
            </w:tabs>
            <w:ind w:left="720" w:hanging="360"/>
            <w:jc w:val="left"/>
          </w:pPr>
        </w:pPrChange>
      </w:pPr>
      <w:del w:id="7669" w:author="VOYER Raphael" w:date="2021-06-16T11:15:00Z">
        <w:r w:rsidDel="001111A8">
          <w:delText xml:space="preserve">An IFP entry is created </w:delText>
        </w:r>
      </w:del>
    </w:p>
    <w:p w14:paraId="45ED280B" w14:textId="77777777" w:rsidR="00855336" w:rsidDel="001111A8" w:rsidRDefault="00855336">
      <w:pPr>
        <w:pStyle w:val="Titre4"/>
        <w:rPr>
          <w:del w:id="7670" w:author="VOYER Raphael" w:date="2021-06-16T11:15:00Z"/>
        </w:rPr>
        <w:pPrChange w:id="7671" w:author="VOYER Raphael" w:date="2021-06-16T11:15:00Z">
          <w:pPr>
            <w:ind w:left="720"/>
          </w:pPr>
        </w:pPrChange>
      </w:pPr>
      <w:del w:id="7672" w:author="VOYER Raphael" w:date="2021-06-16T11:15:00Z">
        <w:r w:rsidDel="001111A8">
          <w:delText xml:space="preserve">Condition: </w:delText>
        </w:r>
      </w:del>
    </w:p>
    <w:p w14:paraId="3626170C" w14:textId="77777777" w:rsidR="00855336" w:rsidDel="001111A8" w:rsidRDefault="00855336">
      <w:pPr>
        <w:pStyle w:val="Titre4"/>
        <w:rPr>
          <w:del w:id="7673" w:author="VOYER Raphael" w:date="2021-06-16T11:15:00Z"/>
        </w:rPr>
        <w:pPrChange w:id="7674" w:author="VOYER Raphael" w:date="2021-06-16T11:15:00Z">
          <w:pPr>
            <w:ind w:left="720"/>
          </w:pPr>
        </w:pPrChange>
      </w:pPr>
      <w:del w:id="7675" w:author="VOYER Raphael" w:date="2021-06-16T11:15:00Z">
        <w:r w:rsidDel="001111A8">
          <w:delText>=======</w:delText>
        </w:r>
      </w:del>
    </w:p>
    <w:p w14:paraId="6E4EF429" w14:textId="77777777" w:rsidR="00855336" w:rsidDel="001111A8" w:rsidRDefault="00855336">
      <w:pPr>
        <w:pStyle w:val="Titre4"/>
        <w:rPr>
          <w:del w:id="7676" w:author="VOYER Raphael" w:date="2021-06-16T11:15:00Z"/>
        </w:rPr>
        <w:pPrChange w:id="7677" w:author="VOYER Raphael" w:date="2021-06-16T11:15:00Z">
          <w:pPr>
            <w:ind w:left="720"/>
            <w:outlineLvl w:val="0"/>
          </w:pPr>
        </w:pPrChange>
      </w:pPr>
      <w:bookmarkStart w:id="7678" w:name="_Toc381025894"/>
      <w:bookmarkStart w:id="7679" w:name="_Toc424820484"/>
      <w:del w:id="7680" w:author="VOYER Raphael" w:date="2021-06-16T11:15:00Z">
        <w:r w:rsidDel="001111A8">
          <w:delText>DstIp : Unicast IP</w:delText>
        </w:r>
        <w:bookmarkEnd w:id="7678"/>
        <w:bookmarkEnd w:id="7679"/>
        <w:r w:rsidDel="001111A8">
          <w:delText xml:space="preserve"> </w:delText>
        </w:r>
      </w:del>
    </w:p>
    <w:p w14:paraId="65F9A9B3" w14:textId="77777777" w:rsidR="00855336" w:rsidDel="001111A8" w:rsidRDefault="001710AC">
      <w:pPr>
        <w:pStyle w:val="Titre4"/>
        <w:rPr>
          <w:del w:id="7681" w:author="VOYER Raphael" w:date="2021-06-16T11:15:00Z"/>
        </w:rPr>
        <w:pPrChange w:id="7682" w:author="VOYER Raphael" w:date="2021-06-16T11:15:00Z">
          <w:pPr>
            <w:ind w:left="720"/>
          </w:pPr>
        </w:pPrChange>
      </w:pPr>
      <w:del w:id="7683" w:author="VOYER Raphael" w:date="2021-06-16T11:15:00Z">
        <w:r w:rsidDel="001111A8">
          <w:delText xml:space="preserve">Dest </w:delText>
        </w:r>
        <w:r w:rsidR="00855336" w:rsidDel="001111A8">
          <w:delText xml:space="preserve">port: </w:delText>
        </w:r>
        <w:r w:rsidDel="001111A8">
          <w:delText>Dummy</w:delText>
        </w:r>
        <w:r w:rsidR="00855336" w:rsidDel="001111A8">
          <w:delText xml:space="preserve"> port.</w:delText>
        </w:r>
      </w:del>
    </w:p>
    <w:p w14:paraId="35F02BF1" w14:textId="77777777" w:rsidR="00855336" w:rsidDel="001111A8" w:rsidRDefault="00855336">
      <w:pPr>
        <w:pStyle w:val="Titre4"/>
        <w:rPr>
          <w:del w:id="7684" w:author="VOYER Raphael" w:date="2021-06-16T11:15:00Z"/>
        </w:rPr>
        <w:pPrChange w:id="7685" w:author="VOYER Raphael" w:date="2021-06-16T11:15:00Z">
          <w:pPr>
            <w:ind w:left="720"/>
          </w:pPr>
        </w:pPrChange>
      </w:pPr>
      <w:del w:id="7686" w:author="VOYER Raphael" w:date="2021-06-16T11:15:00Z">
        <w:r w:rsidDel="001111A8">
          <w:delText>STP state = FWD</w:delText>
        </w:r>
      </w:del>
    </w:p>
    <w:p w14:paraId="59D29650" w14:textId="77777777" w:rsidR="00855336" w:rsidDel="001111A8" w:rsidRDefault="00855336">
      <w:pPr>
        <w:pStyle w:val="Titre4"/>
        <w:rPr>
          <w:del w:id="7687" w:author="VOYER Raphael" w:date="2021-06-16T11:15:00Z"/>
        </w:rPr>
        <w:pPrChange w:id="7688" w:author="VOYER Raphael" w:date="2021-06-16T11:15:00Z">
          <w:pPr>
            <w:ind w:left="720"/>
          </w:pPr>
        </w:pPrChange>
      </w:pPr>
      <w:del w:id="7689" w:author="VOYER Raphael" w:date="2021-06-16T11:15:00Z">
        <w:r w:rsidDel="001111A8">
          <w:delText>Action :</w:delText>
        </w:r>
      </w:del>
    </w:p>
    <w:p w14:paraId="7EDD6C20" w14:textId="77777777" w:rsidR="00855336" w:rsidDel="001111A8" w:rsidRDefault="00855336">
      <w:pPr>
        <w:pStyle w:val="Titre4"/>
        <w:rPr>
          <w:del w:id="7690" w:author="VOYER Raphael" w:date="2021-06-16T11:15:00Z"/>
        </w:rPr>
        <w:pPrChange w:id="7691" w:author="VOYER Raphael" w:date="2021-06-16T11:15:00Z">
          <w:pPr>
            <w:ind w:left="720"/>
          </w:pPr>
        </w:pPrChange>
      </w:pPr>
      <w:del w:id="7692" w:author="VOYER Raphael" w:date="2021-06-16T11:15:00Z">
        <w:r w:rsidDel="001111A8">
          <w:delText>=====</w:delText>
        </w:r>
      </w:del>
    </w:p>
    <w:p w14:paraId="0F8A0B81" w14:textId="77777777" w:rsidR="00855336" w:rsidDel="001111A8" w:rsidRDefault="00855336">
      <w:pPr>
        <w:pStyle w:val="Titre4"/>
        <w:rPr>
          <w:del w:id="7693" w:author="VOYER Raphael" w:date="2021-06-16T11:15:00Z"/>
        </w:rPr>
        <w:pPrChange w:id="7694" w:author="VOYER Raphael" w:date="2021-06-16T11:15:00Z">
          <w:pPr>
            <w:outlineLvl w:val="0"/>
          </w:pPr>
        </w:pPrChange>
      </w:pPr>
      <w:del w:id="7695" w:author="VOYER Raphael" w:date="2021-06-16T11:15:00Z">
        <w:r w:rsidDel="001111A8">
          <w:delText xml:space="preserve">            </w:delText>
        </w:r>
        <w:bookmarkStart w:id="7696" w:name="_Toc381025895"/>
        <w:bookmarkStart w:id="7697" w:name="_Toc424820485"/>
        <w:r w:rsidDel="001111A8">
          <w:delText>Redirect the IP packet to the multicast index</w:delText>
        </w:r>
        <w:bookmarkEnd w:id="7696"/>
        <w:bookmarkEnd w:id="7697"/>
        <w:r w:rsidDel="001111A8">
          <w:delText xml:space="preserve"> </w:delText>
        </w:r>
      </w:del>
    </w:p>
    <w:p w14:paraId="3DE7FB5A" w14:textId="77777777" w:rsidR="001710AC" w:rsidDel="001111A8" w:rsidRDefault="001710AC">
      <w:pPr>
        <w:pStyle w:val="Titre4"/>
        <w:rPr>
          <w:del w:id="7698" w:author="VOYER Raphael" w:date="2021-06-16T11:15:00Z"/>
        </w:rPr>
        <w:pPrChange w:id="7699" w:author="VOYER Raphael" w:date="2021-06-16T11:15:00Z">
          <w:pPr>
            <w:numPr>
              <w:numId w:val="16"/>
            </w:numPr>
            <w:tabs>
              <w:tab w:val="num" w:pos="720"/>
            </w:tabs>
            <w:ind w:left="720" w:hanging="360"/>
          </w:pPr>
        </w:pPrChange>
      </w:pPr>
      <w:del w:id="7700" w:author="VOYER Raphael" w:date="2021-06-16T11:15:00Z">
        <w:r w:rsidDel="001111A8">
          <w:delText>A VFP is created with</w:delText>
        </w:r>
      </w:del>
    </w:p>
    <w:p w14:paraId="07A27AF9" w14:textId="77777777" w:rsidR="001710AC" w:rsidDel="001111A8" w:rsidRDefault="001710AC">
      <w:pPr>
        <w:pStyle w:val="Titre4"/>
        <w:rPr>
          <w:del w:id="7701" w:author="VOYER Raphael" w:date="2021-06-16T11:15:00Z"/>
        </w:rPr>
        <w:pPrChange w:id="7702" w:author="VOYER Raphael" w:date="2021-06-16T11:15:00Z">
          <w:pPr/>
        </w:pPrChange>
      </w:pPr>
      <w:del w:id="7703" w:author="VOYER Raphael" w:date="2021-06-16T11:15:00Z">
        <w:r w:rsidDel="001111A8">
          <w:delText xml:space="preserve">            Condition:</w:delText>
        </w:r>
      </w:del>
    </w:p>
    <w:p w14:paraId="7F545CAC" w14:textId="77777777" w:rsidR="001710AC" w:rsidDel="001111A8" w:rsidRDefault="001710AC">
      <w:pPr>
        <w:pStyle w:val="Titre4"/>
        <w:rPr>
          <w:del w:id="7704" w:author="VOYER Raphael" w:date="2021-06-16T11:15:00Z"/>
        </w:rPr>
        <w:pPrChange w:id="7705" w:author="VOYER Raphael" w:date="2021-06-16T11:15:00Z">
          <w:pPr/>
        </w:pPrChange>
      </w:pPr>
      <w:del w:id="7706" w:author="VOYER Raphael" w:date="2021-06-16T11:15:00Z">
        <w:r w:rsidDel="001111A8">
          <w:delText xml:space="preserve">            ========</w:delText>
        </w:r>
      </w:del>
    </w:p>
    <w:p w14:paraId="627437DB" w14:textId="77777777" w:rsidR="001710AC" w:rsidDel="001111A8" w:rsidRDefault="001710AC">
      <w:pPr>
        <w:pStyle w:val="Titre4"/>
        <w:rPr>
          <w:del w:id="7707" w:author="VOYER Raphael" w:date="2021-06-16T11:15:00Z"/>
        </w:rPr>
        <w:pPrChange w:id="7708" w:author="VOYER Raphael" w:date="2021-06-16T11:15:00Z">
          <w:pPr>
            <w:outlineLvl w:val="0"/>
          </w:pPr>
        </w:pPrChange>
      </w:pPr>
      <w:del w:id="7709" w:author="VOYER Raphael" w:date="2021-06-16T11:15:00Z">
        <w:r w:rsidDel="001111A8">
          <w:delText xml:space="preserve">            </w:delText>
        </w:r>
        <w:bookmarkStart w:id="7710" w:name="_Toc381025896"/>
        <w:bookmarkStart w:id="7711" w:name="_Toc424820486"/>
        <w:r w:rsidDel="001111A8">
          <w:delText>DstIp: Unicast IP</w:delText>
        </w:r>
        <w:bookmarkEnd w:id="7710"/>
        <w:bookmarkEnd w:id="7711"/>
      </w:del>
    </w:p>
    <w:p w14:paraId="1F8FB2B0" w14:textId="77777777" w:rsidR="001710AC" w:rsidDel="001111A8" w:rsidRDefault="001710AC">
      <w:pPr>
        <w:pStyle w:val="Titre4"/>
        <w:rPr>
          <w:del w:id="7712" w:author="VOYER Raphael" w:date="2021-06-16T11:15:00Z"/>
        </w:rPr>
        <w:pPrChange w:id="7713" w:author="VOYER Raphael" w:date="2021-06-16T11:15:00Z">
          <w:pPr/>
        </w:pPrChange>
      </w:pPr>
      <w:del w:id="7714" w:author="VOYER Raphael" w:date="2021-06-16T11:15:00Z">
        <w:r w:rsidDel="001111A8">
          <w:delText xml:space="preserve">           DstMac: Router Mac</w:delText>
        </w:r>
      </w:del>
    </w:p>
    <w:p w14:paraId="66C6D384" w14:textId="77777777" w:rsidR="001710AC" w:rsidDel="001111A8" w:rsidRDefault="001710AC">
      <w:pPr>
        <w:pStyle w:val="Titre4"/>
        <w:rPr>
          <w:del w:id="7715" w:author="VOYER Raphael" w:date="2021-06-16T11:15:00Z"/>
        </w:rPr>
        <w:pPrChange w:id="7716" w:author="VOYER Raphael" w:date="2021-06-16T11:15:00Z">
          <w:pPr/>
        </w:pPrChange>
      </w:pPr>
      <w:del w:id="7717" w:author="VOYER Raphael" w:date="2021-06-16T11:15:00Z">
        <w:r w:rsidDel="001111A8">
          <w:delText xml:space="preserve">           Action:</w:delText>
        </w:r>
      </w:del>
    </w:p>
    <w:p w14:paraId="74AD5707" w14:textId="77777777" w:rsidR="001710AC" w:rsidDel="001111A8" w:rsidRDefault="001710AC">
      <w:pPr>
        <w:pStyle w:val="Titre4"/>
        <w:rPr>
          <w:del w:id="7718" w:author="VOYER Raphael" w:date="2021-06-16T11:15:00Z"/>
        </w:rPr>
        <w:pPrChange w:id="7719" w:author="VOYER Raphael" w:date="2021-06-16T11:15:00Z">
          <w:pPr/>
        </w:pPrChange>
      </w:pPr>
      <w:del w:id="7720" w:author="VOYER Raphael" w:date="2021-06-16T11:15:00Z">
        <w:r w:rsidDel="001111A8">
          <w:delText xml:space="preserve">           ======</w:delText>
        </w:r>
      </w:del>
    </w:p>
    <w:p w14:paraId="38F08CD9" w14:textId="77777777" w:rsidR="001710AC" w:rsidDel="001111A8" w:rsidRDefault="001710AC">
      <w:pPr>
        <w:pStyle w:val="Titre4"/>
        <w:rPr>
          <w:del w:id="7721" w:author="VOYER Raphael" w:date="2021-06-16T11:15:00Z"/>
        </w:rPr>
        <w:pPrChange w:id="7722" w:author="VOYER Raphael" w:date="2021-06-16T11:15:00Z">
          <w:pPr>
            <w:outlineLvl w:val="0"/>
          </w:pPr>
        </w:pPrChange>
      </w:pPr>
      <w:del w:id="7723" w:author="VOYER Raphael" w:date="2021-06-16T11:15:00Z">
        <w:r w:rsidDel="001111A8">
          <w:delText xml:space="preserve">           </w:delText>
        </w:r>
        <w:bookmarkStart w:id="7724" w:name="_Toc381025897"/>
        <w:bookmarkStart w:id="7725" w:name="_Toc424820487"/>
        <w:r w:rsidDel="001111A8">
          <w:delText>Disable vlan/STP checks</w:delText>
        </w:r>
        <w:bookmarkEnd w:id="7724"/>
        <w:bookmarkEnd w:id="7725"/>
      </w:del>
    </w:p>
    <w:p w14:paraId="7F582A7C" w14:textId="77777777" w:rsidR="001710AC" w:rsidDel="001111A8" w:rsidRDefault="001710AC">
      <w:pPr>
        <w:pStyle w:val="Titre4"/>
        <w:rPr>
          <w:del w:id="7726" w:author="VOYER Raphael" w:date="2021-06-16T11:15:00Z"/>
        </w:rPr>
        <w:pPrChange w:id="7727" w:author="VOYER Raphael" w:date="2021-06-16T11:15:00Z">
          <w:pPr/>
        </w:pPrChange>
      </w:pPr>
    </w:p>
    <w:p w14:paraId="7462C616" w14:textId="77777777" w:rsidR="00855336" w:rsidDel="001111A8" w:rsidRDefault="00855336">
      <w:pPr>
        <w:pStyle w:val="Titre4"/>
        <w:rPr>
          <w:del w:id="7728" w:author="VOYER Raphael" w:date="2021-06-16T11:15:00Z"/>
        </w:rPr>
        <w:pPrChange w:id="7729" w:author="VOYER Raphael" w:date="2021-06-16T11:15:00Z">
          <w:pPr/>
        </w:pPrChange>
      </w:pPr>
    </w:p>
    <w:p w14:paraId="0C5641B1" w14:textId="77777777" w:rsidR="00855336" w:rsidDel="001111A8" w:rsidRDefault="00855336">
      <w:pPr>
        <w:pStyle w:val="Titre4"/>
        <w:rPr>
          <w:del w:id="7730" w:author="VOYER Raphael" w:date="2021-06-16T11:15:00Z"/>
        </w:rPr>
        <w:pPrChange w:id="7731" w:author="VOYER Raphael" w:date="2021-06-16T11:15:00Z">
          <w:pPr/>
        </w:pPrChange>
      </w:pPr>
      <w:del w:id="7732" w:author="VOYER Raphael" w:date="2021-06-16T11:15:00Z">
        <w:r w:rsidDel="001111A8">
          <w:delText xml:space="preserve">   </w:delText>
        </w:r>
      </w:del>
    </w:p>
    <w:p w14:paraId="6422D4FA" w14:textId="77777777" w:rsidR="00855336" w:rsidDel="001111A8" w:rsidRDefault="00855336">
      <w:pPr>
        <w:pStyle w:val="Titre4"/>
        <w:rPr>
          <w:del w:id="7733" w:author="VOYER Raphael" w:date="2021-06-16T11:15:00Z"/>
        </w:rPr>
        <w:pPrChange w:id="7734" w:author="VOYER Raphael" w:date="2021-06-16T11:15:00Z">
          <w:pPr/>
        </w:pPrChange>
      </w:pPr>
      <w:del w:id="7735" w:author="VOYER Raphael" w:date="2021-06-16T11:15:00Z">
        <w:r w:rsidDel="001111A8">
          <w:delText xml:space="preserve">      Example:</w:delText>
        </w:r>
      </w:del>
    </w:p>
    <w:p w14:paraId="27516512" w14:textId="77777777" w:rsidR="00855336" w:rsidDel="001111A8" w:rsidRDefault="00855336">
      <w:pPr>
        <w:pStyle w:val="Titre4"/>
        <w:rPr>
          <w:del w:id="7736" w:author="VOYER Raphael" w:date="2021-06-16T11:15:00Z"/>
        </w:rPr>
        <w:pPrChange w:id="7737" w:author="VOYER Raphael" w:date="2021-06-16T11:15:00Z">
          <w:pPr/>
        </w:pPrChange>
      </w:pPr>
      <w:del w:id="7738" w:author="VOYER Raphael" w:date="2021-06-16T11:15:00Z">
        <w:r w:rsidDel="001111A8">
          <w:delText xml:space="preserve">      =======</w:delText>
        </w:r>
      </w:del>
    </w:p>
    <w:p w14:paraId="789F2CBE" w14:textId="77777777" w:rsidR="00855336" w:rsidDel="001111A8" w:rsidRDefault="00855336">
      <w:pPr>
        <w:pStyle w:val="Titre4"/>
        <w:rPr>
          <w:del w:id="7739" w:author="VOYER Raphael" w:date="2021-06-16T11:15:00Z"/>
        </w:rPr>
        <w:pPrChange w:id="7740" w:author="VOYER Raphael" w:date="2021-06-16T11:15:00Z">
          <w:pPr/>
        </w:pPrChange>
      </w:pPr>
      <w:del w:id="7741" w:author="VOYER Raphael" w:date="2021-06-16T11:15:00Z">
        <w:r w:rsidDel="001111A8">
          <w:delText xml:space="preserve">      -&gt; </w:delText>
        </w:r>
        <w:r w:rsidR="009E053F" w:rsidDel="001111A8">
          <w:delText>server-cluster</w:delText>
        </w:r>
        <w:r w:rsidDel="001111A8">
          <w:delText xml:space="preserve"> 1 name “l3_mcast_cluster” </w:delText>
        </w:r>
      </w:del>
    </w:p>
    <w:p w14:paraId="0D8460A0" w14:textId="77777777" w:rsidR="00273C62" w:rsidDel="001111A8" w:rsidRDefault="00855336">
      <w:pPr>
        <w:pStyle w:val="Titre4"/>
        <w:rPr>
          <w:del w:id="7742" w:author="VOYER Raphael" w:date="2021-06-16T11:15:00Z"/>
        </w:rPr>
        <w:pPrChange w:id="7743" w:author="VOYER Raphael" w:date="2021-06-16T11:15:00Z">
          <w:pPr/>
        </w:pPrChange>
      </w:pPr>
      <w:del w:id="7744"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2A7B874F" w14:textId="77777777" w:rsidR="00855336" w:rsidDel="001111A8" w:rsidRDefault="00273C62">
      <w:pPr>
        <w:pStyle w:val="Titre4"/>
        <w:rPr>
          <w:del w:id="7745" w:author="VOYER Raphael" w:date="2021-06-16T11:15:00Z"/>
        </w:rPr>
        <w:pPrChange w:id="7746" w:author="VOYER Raphael" w:date="2021-06-16T11:15:00Z">
          <w:pPr/>
        </w:pPrChange>
      </w:pPr>
      <w:del w:id="7747" w:author="VOYER Raphael" w:date="2021-06-16T11:15:00Z">
        <w:r w:rsidDel="001111A8">
          <w:delText xml:space="preserve">      -&gt; server-cluster  1 </w:delText>
        </w:r>
        <w:r w:rsidR="00855336" w:rsidDel="001111A8">
          <w:delText xml:space="preserve"> port all  (OR)</w:delText>
        </w:r>
      </w:del>
    </w:p>
    <w:p w14:paraId="6002A97B" w14:textId="77777777" w:rsidR="00273C62" w:rsidDel="001111A8" w:rsidRDefault="00855336">
      <w:pPr>
        <w:pStyle w:val="Titre4"/>
        <w:rPr>
          <w:del w:id="7748" w:author="VOYER Raphael" w:date="2021-06-16T11:15:00Z"/>
        </w:rPr>
        <w:pPrChange w:id="7749" w:author="VOYER Raphael" w:date="2021-06-16T11:15:00Z">
          <w:pPr/>
        </w:pPrChange>
      </w:pPr>
      <w:del w:id="7750"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612CADF8" w14:textId="77777777" w:rsidR="00273C62" w:rsidDel="001111A8" w:rsidRDefault="00273C62">
      <w:pPr>
        <w:pStyle w:val="Titre4"/>
        <w:rPr>
          <w:del w:id="7751" w:author="VOYER Raphael" w:date="2021-06-16T11:15:00Z"/>
        </w:rPr>
        <w:pPrChange w:id="7752" w:author="VOYER Raphael" w:date="2021-06-16T11:15:00Z">
          <w:pPr/>
        </w:pPrChange>
      </w:pPr>
      <w:del w:id="7753" w:author="VOYER Raphael" w:date="2021-06-16T11:15:00Z">
        <w:r w:rsidDel="001111A8">
          <w:delText xml:space="preserve">      -&gt; server-cluster  1 port  1/21 1/23</w:delText>
        </w:r>
      </w:del>
    </w:p>
    <w:p w14:paraId="0A1AFE94" w14:textId="77777777" w:rsidR="00855336" w:rsidDel="001111A8" w:rsidRDefault="00855336">
      <w:pPr>
        <w:pStyle w:val="Titre4"/>
        <w:rPr>
          <w:del w:id="7754" w:author="VOYER Raphael" w:date="2021-06-16T11:15:00Z"/>
        </w:rPr>
        <w:pPrChange w:id="7755" w:author="VOYER Raphael" w:date="2021-06-16T11:15:00Z">
          <w:pPr/>
        </w:pPrChange>
      </w:pPr>
    </w:p>
    <w:p w14:paraId="48A5346E" w14:textId="77777777" w:rsidR="00855336" w:rsidDel="001111A8" w:rsidRDefault="00855336">
      <w:pPr>
        <w:pStyle w:val="Titre4"/>
        <w:rPr>
          <w:del w:id="7756" w:author="VOYER Raphael" w:date="2021-06-16T11:15:00Z"/>
        </w:rPr>
        <w:pPrChange w:id="7757" w:author="VOYER Raphael" w:date="2021-06-16T11:15:00Z">
          <w:pPr/>
        </w:pPrChange>
      </w:pPr>
    </w:p>
    <w:p w14:paraId="04D93070" w14:textId="77777777" w:rsidR="00855336" w:rsidDel="001111A8" w:rsidRDefault="00855336">
      <w:pPr>
        <w:pStyle w:val="Titre4"/>
        <w:rPr>
          <w:del w:id="7758" w:author="VOYER Raphael" w:date="2021-06-16T11:15:00Z"/>
        </w:rPr>
        <w:pPrChange w:id="7759" w:author="VOYER Raphael" w:date="2021-06-16T11:15:00Z">
          <w:pPr>
            <w:outlineLvl w:val="0"/>
          </w:pPr>
        </w:pPrChange>
      </w:pPr>
      <w:bookmarkStart w:id="7760" w:name="_Toc381025898"/>
      <w:bookmarkStart w:id="7761" w:name="_Toc424820488"/>
      <w:del w:id="7762" w:author="VOYER Raphael" w:date="2021-06-16T11:15:00Z">
        <w:r w:rsidDel="001111A8">
          <w:delText>iv) L3 cluster with IP multicast and dynamic port list (IGMP)</w:delText>
        </w:r>
        <w:bookmarkEnd w:id="7760"/>
        <w:bookmarkEnd w:id="7761"/>
      </w:del>
    </w:p>
    <w:p w14:paraId="1B23EF50" w14:textId="77777777" w:rsidR="00855336" w:rsidDel="001111A8" w:rsidRDefault="00855336">
      <w:pPr>
        <w:pStyle w:val="Titre4"/>
        <w:rPr>
          <w:del w:id="7763" w:author="VOYER Raphael" w:date="2021-06-16T11:15:00Z"/>
        </w:rPr>
        <w:pPrChange w:id="7764" w:author="VOYER Raphael" w:date="2021-06-16T11:15:00Z">
          <w:pPr>
            <w:numPr>
              <w:numId w:val="19"/>
            </w:numPr>
            <w:tabs>
              <w:tab w:val="num" w:pos="720"/>
            </w:tabs>
            <w:ind w:left="720" w:hanging="360"/>
            <w:jc w:val="left"/>
          </w:pPr>
        </w:pPrChange>
      </w:pPr>
      <w:del w:id="7765" w:author="VOYER Raphael" w:date="2021-06-16T11:15:00Z">
        <w:r w:rsidDel="001111A8">
          <w:delText>Register for the multicast joins from the IPMS and update the IFP accordingly.</w:delText>
        </w:r>
      </w:del>
    </w:p>
    <w:p w14:paraId="4CA0937F" w14:textId="77777777" w:rsidR="00855336" w:rsidDel="001111A8" w:rsidRDefault="00855336">
      <w:pPr>
        <w:pStyle w:val="Titre4"/>
        <w:rPr>
          <w:del w:id="7766" w:author="VOYER Raphael" w:date="2021-06-16T11:15:00Z"/>
        </w:rPr>
        <w:pPrChange w:id="7767" w:author="VOYER Raphael" w:date="2021-06-16T11:15:00Z">
          <w:pPr>
            <w:numPr>
              <w:numId w:val="19"/>
            </w:numPr>
            <w:tabs>
              <w:tab w:val="num" w:pos="720"/>
            </w:tabs>
            <w:ind w:left="720" w:hanging="360"/>
          </w:pPr>
        </w:pPrChange>
      </w:pPr>
      <w:del w:id="7768" w:author="VOYER Raphael" w:date="2021-06-16T11:15:00Z">
        <w:r w:rsidDel="001111A8">
          <w:delText>Similarly the L2MC table is updated.</w:delText>
        </w:r>
      </w:del>
    </w:p>
    <w:p w14:paraId="47475B42" w14:textId="77777777" w:rsidR="00855336" w:rsidDel="001111A8" w:rsidRDefault="00855336">
      <w:pPr>
        <w:pStyle w:val="Titre4"/>
        <w:rPr>
          <w:del w:id="7769" w:author="VOYER Raphael" w:date="2021-06-16T11:15:00Z"/>
        </w:rPr>
        <w:pPrChange w:id="7770" w:author="VOYER Raphael" w:date="2021-06-16T11:15:00Z">
          <w:pPr/>
        </w:pPrChange>
      </w:pPr>
      <w:del w:id="7771" w:author="VOYER Raphael" w:date="2021-06-16T11:15:00Z">
        <w:r w:rsidDel="001111A8">
          <w:delText xml:space="preserve">       </w:delText>
        </w:r>
      </w:del>
    </w:p>
    <w:p w14:paraId="1784D0F0" w14:textId="77777777" w:rsidR="00855336" w:rsidDel="001111A8" w:rsidRDefault="00855336">
      <w:pPr>
        <w:pStyle w:val="Titre4"/>
        <w:rPr>
          <w:del w:id="7772" w:author="VOYER Raphael" w:date="2021-06-16T11:15:00Z"/>
        </w:rPr>
        <w:pPrChange w:id="7773" w:author="VOYER Raphael" w:date="2021-06-16T11:15:00Z">
          <w:pPr/>
        </w:pPrChange>
      </w:pPr>
      <w:del w:id="7774" w:author="VOYER Raphael" w:date="2021-06-16T11:15:00Z">
        <w:r w:rsidDel="001111A8">
          <w:delText xml:space="preserve">      Example:</w:delText>
        </w:r>
      </w:del>
    </w:p>
    <w:p w14:paraId="5D50587C" w14:textId="77777777" w:rsidR="00855336" w:rsidDel="001111A8" w:rsidRDefault="00855336">
      <w:pPr>
        <w:pStyle w:val="Titre4"/>
        <w:rPr>
          <w:del w:id="7775" w:author="VOYER Raphael" w:date="2021-06-16T11:15:00Z"/>
        </w:rPr>
        <w:pPrChange w:id="7776" w:author="VOYER Raphael" w:date="2021-06-16T11:15:00Z">
          <w:pPr/>
        </w:pPrChange>
      </w:pPr>
      <w:del w:id="7777" w:author="VOYER Raphael" w:date="2021-06-16T11:15:00Z">
        <w:r w:rsidDel="001111A8">
          <w:delText xml:space="preserve">       -&gt; </w:delText>
        </w:r>
        <w:r w:rsidR="009E053F" w:rsidDel="001111A8">
          <w:delText>server-cluster</w:delText>
        </w:r>
        <w:r w:rsidDel="001111A8">
          <w:delText xml:space="preserve"> 1 name “ipms_cluster”</w:delText>
        </w:r>
      </w:del>
    </w:p>
    <w:p w14:paraId="6E5F69F5" w14:textId="77777777" w:rsidR="001710AC" w:rsidDel="001111A8" w:rsidRDefault="001710AC">
      <w:pPr>
        <w:pStyle w:val="Titre4"/>
        <w:rPr>
          <w:del w:id="7778" w:author="VOYER Raphael" w:date="2021-06-16T11:15:00Z"/>
        </w:rPr>
        <w:pPrChange w:id="7779" w:author="VOYER Raphael" w:date="2021-06-16T11:15:00Z">
          <w:pPr/>
        </w:pPrChange>
      </w:pPr>
      <w:del w:id="7780" w:author="VOYER Raphael" w:date="2021-06-16T11:15:00Z">
        <w:r w:rsidDel="001111A8">
          <w:delText xml:space="preserve">       -&gt; </w:delText>
        </w:r>
        <w:r w:rsidR="009E053F" w:rsidDel="001111A8">
          <w:delText>server-cluster</w:delText>
        </w:r>
        <w:r w:rsidDel="001111A8">
          <w:delText xml:space="preserve"> 1 IP 162.163.2.10 mac-address 01:00:5e:22:33:44</w:delText>
        </w:r>
      </w:del>
    </w:p>
    <w:p w14:paraId="5D70BED5" w14:textId="77777777" w:rsidR="007323B0" w:rsidDel="001111A8" w:rsidRDefault="007323B0">
      <w:pPr>
        <w:pStyle w:val="Titre4"/>
        <w:rPr>
          <w:del w:id="7781" w:author="VOYER Raphael" w:date="2021-06-16T11:15:00Z"/>
        </w:rPr>
        <w:pPrChange w:id="7782" w:author="VOYER Raphael" w:date="2021-06-16T11:15:00Z">
          <w:pPr/>
        </w:pPrChange>
      </w:pPr>
      <w:del w:id="7783" w:author="VOYER Raphael" w:date="2021-06-16T11:15:00Z">
        <w:r w:rsidDel="001111A8">
          <w:delText xml:space="preserve">       -&gt; </w:delText>
        </w:r>
        <w:r w:rsidR="009E053F" w:rsidDel="001111A8">
          <w:delText xml:space="preserve">server-cluster </w:delText>
        </w:r>
        <w:r w:rsidDel="001111A8">
          <w:delText>1 igmp-mode enable</w:delText>
        </w:r>
      </w:del>
    </w:p>
    <w:p w14:paraId="4955E1B2" w14:textId="77777777" w:rsidR="00855336" w:rsidDel="001111A8" w:rsidRDefault="00855336">
      <w:pPr>
        <w:pStyle w:val="Titre4"/>
        <w:rPr>
          <w:del w:id="7784" w:author="VOYER Raphael" w:date="2021-06-16T11:15:00Z"/>
        </w:rPr>
        <w:pPrChange w:id="7785" w:author="VOYER Raphael" w:date="2021-06-16T11:15:00Z">
          <w:pPr/>
        </w:pPrChange>
      </w:pPr>
      <w:del w:id="7786" w:author="VOYER Raphael" w:date="2021-06-16T11:15:00Z">
        <w:r w:rsidDel="001111A8">
          <w:delText xml:space="preserve">       -&gt; </w:delText>
        </w:r>
        <w:r w:rsidR="009E053F" w:rsidDel="001111A8">
          <w:delText>server-cluster</w:delText>
        </w:r>
        <w:r w:rsidDel="001111A8">
          <w:delText xml:space="preserve"> 1 ip-multicast 226.0.1.5</w:delText>
        </w:r>
      </w:del>
    </w:p>
    <w:p w14:paraId="7EC04E37" w14:textId="77777777" w:rsidR="00855336" w:rsidDel="001111A8" w:rsidRDefault="00855336">
      <w:pPr>
        <w:pStyle w:val="Titre4"/>
        <w:rPr>
          <w:del w:id="7787" w:author="VOYER Raphael" w:date="2021-06-16T11:15:00Z"/>
        </w:rPr>
        <w:pPrChange w:id="7788" w:author="VOYER Raphael" w:date="2021-06-16T11:15:00Z">
          <w:pPr/>
        </w:pPrChange>
      </w:pPr>
    </w:p>
    <w:p w14:paraId="32858B0B" w14:textId="77777777" w:rsidR="00855336" w:rsidDel="001111A8" w:rsidRDefault="00855336">
      <w:pPr>
        <w:pStyle w:val="Titre4"/>
        <w:rPr>
          <w:del w:id="7789" w:author="VOYER Raphael" w:date="2021-06-16T11:15:00Z"/>
        </w:rPr>
        <w:pPrChange w:id="7790" w:author="VOYER Raphael" w:date="2021-06-16T11:15:00Z">
          <w:pPr/>
        </w:pPrChange>
      </w:pPr>
    </w:p>
    <w:p w14:paraId="4833F099" w14:textId="77777777" w:rsidR="00855336" w:rsidDel="001111A8" w:rsidRDefault="00855336">
      <w:pPr>
        <w:pStyle w:val="Titre4"/>
        <w:rPr>
          <w:del w:id="7791" w:author="VOYER Raphael" w:date="2021-06-16T11:15:00Z"/>
        </w:rPr>
        <w:pPrChange w:id="7792" w:author="VOYER Raphael" w:date="2021-06-16T11:15:00Z">
          <w:pPr>
            <w:outlineLvl w:val="0"/>
          </w:pPr>
        </w:pPrChange>
      </w:pPr>
      <w:bookmarkStart w:id="7793" w:name="_Toc381025899"/>
      <w:bookmarkStart w:id="7794" w:name="_Toc424820489"/>
      <w:del w:id="7795" w:author="VOYER Raphael" w:date="2021-06-16T11:15:00Z">
        <w:r w:rsidDel="001111A8">
          <w:delText xml:space="preserve">v) L3 cluster with dynamic </w:delText>
        </w:r>
        <w:smartTag w:uri="urn:schemas-microsoft-com:office:smarttags" w:element="stockticker">
          <w:r w:rsidDel="001111A8">
            <w:delText>MAC</w:delText>
          </w:r>
        </w:smartTag>
        <w:r w:rsidDel="001111A8">
          <w:delText xml:space="preserve"> learning form ARP</w:delText>
        </w:r>
        <w:bookmarkEnd w:id="7793"/>
        <w:bookmarkEnd w:id="7794"/>
      </w:del>
    </w:p>
    <w:p w14:paraId="0BA201FD" w14:textId="77777777" w:rsidR="00855336" w:rsidDel="001111A8" w:rsidRDefault="00855336">
      <w:pPr>
        <w:pStyle w:val="Titre4"/>
        <w:rPr>
          <w:del w:id="7796" w:author="VOYER Raphael" w:date="2021-06-16T11:15:00Z"/>
        </w:rPr>
        <w:pPrChange w:id="7797" w:author="VOYER Raphael" w:date="2021-06-16T11:15:00Z">
          <w:pPr>
            <w:numPr>
              <w:numId w:val="20"/>
            </w:numPr>
            <w:tabs>
              <w:tab w:val="num" w:pos="720"/>
            </w:tabs>
            <w:ind w:left="720" w:hanging="360"/>
          </w:pPr>
        </w:pPrChange>
      </w:pPr>
      <w:del w:id="7798" w:author="VOYER Raphael" w:date="2021-06-16T11:15:00Z">
        <w:r w:rsidDel="001111A8">
          <w:delText>Here we obtain the ARP entry for the configured mac and program</w:delText>
        </w:r>
      </w:del>
    </w:p>
    <w:p w14:paraId="613309AB" w14:textId="77777777" w:rsidR="00855336" w:rsidDel="001111A8" w:rsidRDefault="004F2711">
      <w:pPr>
        <w:pStyle w:val="Titre4"/>
        <w:rPr>
          <w:del w:id="7799" w:author="VOYER Raphael" w:date="2021-06-16T11:15:00Z"/>
        </w:rPr>
        <w:pPrChange w:id="7800" w:author="VOYER Raphael" w:date="2021-06-16T11:15:00Z">
          <w:pPr>
            <w:ind w:left="360"/>
          </w:pPr>
        </w:pPrChange>
      </w:pPr>
      <w:del w:id="7801" w:author="VOYER Raphael" w:date="2021-06-16T11:15:00Z">
        <w:r w:rsidDel="001111A8">
          <w:delText xml:space="preserve">       </w:delText>
        </w:r>
        <w:r w:rsidR="00855336" w:rsidDel="001111A8">
          <w:delText>the egress interface as the “</w:delText>
        </w:r>
        <w:r w:rsidR="001710AC" w:rsidDel="001111A8">
          <w:delText>dummy port</w:delText>
        </w:r>
        <w:r w:rsidR="00855336" w:rsidDel="001111A8">
          <w:delText xml:space="preserve">” . </w:delText>
        </w:r>
      </w:del>
    </w:p>
    <w:p w14:paraId="7E06DF40" w14:textId="77777777" w:rsidR="00855336" w:rsidDel="001111A8" w:rsidRDefault="00855336">
      <w:pPr>
        <w:pStyle w:val="Titre4"/>
        <w:rPr>
          <w:del w:id="7802" w:author="VOYER Raphael" w:date="2021-06-16T11:15:00Z"/>
        </w:rPr>
        <w:pPrChange w:id="7803" w:author="VOYER Raphael" w:date="2021-06-16T11:15:00Z">
          <w:pPr>
            <w:numPr>
              <w:numId w:val="20"/>
            </w:numPr>
            <w:tabs>
              <w:tab w:val="num" w:pos="720"/>
            </w:tabs>
            <w:ind w:left="720" w:hanging="360"/>
          </w:pPr>
        </w:pPrChange>
      </w:pPr>
      <w:del w:id="7804" w:author="VOYER Raphael" w:date="2021-06-16T11:15:00Z">
        <w:r w:rsidDel="001111A8">
          <w:delText>The L2MC table is programmed with the configured port list.</w:delText>
        </w:r>
      </w:del>
    </w:p>
    <w:p w14:paraId="68AF9D4C" w14:textId="77777777" w:rsidR="00855336" w:rsidRPr="00DF1A95" w:rsidDel="001111A8" w:rsidRDefault="00855336">
      <w:pPr>
        <w:pStyle w:val="Titre4"/>
        <w:rPr>
          <w:del w:id="7805" w:author="VOYER Raphael" w:date="2021-06-16T11:15:00Z"/>
        </w:rPr>
        <w:pPrChange w:id="7806" w:author="VOYER Raphael" w:date="2021-06-16T11:15:00Z">
          <w:pPr>
            <w:ind w:left="720" w:hanging="720"/>
          </w:pPr>
        </w:pPrChange>
      </w:pPr>
    </w:p>
    <w:p w14:paraId="343260F9" w14:textId="77777777" w:rsidR="00C042CF" w:rsidDel="001111A8" w:rsidRDefault="00C042CF">
      <w:pPr>
        <w:pStyle w:val="Titre4"/>
        <w:rPr>
          <w:del w:id="7807" w:author="VOYER Raphael" w:date="2021-06-16T11:15:00Z"/>
        </w:rPr>
        <w:pPrChange w:id="7808" w:author="VOYER Raphael" w:date="2021-06-16T11:15:00Z">
          <w:pPr/>
        </w:pPrChange>
      </w:pPr>
    </w:p>
    <w:p w14:paraId="0BBF0DAC" w14:textId="77777777" w:rsidR="00855336" w:rsidDel="001111A8" w:rsidRDefault="00855336">
      <w:pPr>
        <w:pStyle w:val="Titre4"/>
        <w:rPr>
          <w:del w:id="7809" w:author="VOYER Raphael" w:date="2021-06-16T11:15:00Z"/>
          <w:i/>
        </w:rPr>
        <w:pPrChange w:id="7810" w:author="VOYER Raphael" w:date="2021-06-16T11:15:00Z">
          <w:pPr/>
        </w:pPrChange>
      </w:pPr>
      <w:del w:id="7811" w:author="VOYER Raphael" w:date="2021-06-16T11:15:00Z">
        <w:r w:rsidRPr="00DF1A95" w:rsidDel="001111A8">
          <w:delText>Example</w:delText>
        </w:r>
        <w:r w:rsidDel="001111A8">
          <w:rPr>
            <w:i/>
          </w:rPr>
          <w:delText>:</w:delText>
        </w:r>
      </w:del>
    </w:p>
    <w:p w14:paraId="3B7C3176" w14:textId="77777777" w:rsidR="00855336" w:rsidDel="001111A8" w:rsidRDefault="00855336">
      <w:pPr>
        <w:pStyle w:val="Titre4"/>
        <w:rPr>
          <w:del w:id="7812" w:author="VOYER Raphael" w:date="2021-06-16T11:15:00Z"/>
          <w:i/>
        </w:rPr>
        <w:pPrChange w:id="7813" w:author="VOYER Raphael" w:date="2021-06-16T11:15:00Z">
          <w:pPr/>
        </w:pPrChange>
      </w:pPr>
      <w:del w:id="7814" w:author="VOYER Raphael" w:date="2021-06-16T11:15:00Z">
        <w:r w:rsidDel="001111A8">
          <w:rPr>
            <w:i/>
          </w:rPr>
          <w:delText>========</w:delText>
        </w:r>
      </w:del>
    </w:p>
    <w:p w14:paraId="26825BA1" w14:textId="77777777" w:rsidR="00855336" w:rsidDel="001111A8" w:rsidRDefault="00855336">
      <w:pPr>
        <w:pStyle w:val="Titre4"/>
        <w:rPr>
          <w:del w:id="7815" w:author="VOYER Raphael" w:date="2021-06-16T11:15:00Z"/>
        </w:rPr>
        <w:pPrChange w:id="7816" w:author="VOYER Raphael" w:date="2021-06-16T11:15:00Z">
          <w:pPr/>
        </w:pPrChange>
      </w:pPr>
      <w:del w:id="7817" w:author="VOYER Raphael" w:date="2021-06-16T11:15:00Z">
        <w:r w:rsidDel="001111A8">
          <w:delText xml:space="preserve"> -&gt;</w:delText>
        </w:r>
        <w:r w:rsidR="009E053F" w:rsidDel="001111A8">
          <w:delText>server-cluster</w:delText>
        </w:r>
        <w:r w:rsidDel="001111A8">
          <w:delText xml:space="preserve"> 1 name “l3_dyn_cluster” IP </w:delText>
        </w:r>
      </w:del>
    </w:p>
    <w:p w14:paraId="7201E835" w14:textId="77777777" w:rsidR="00273C62" w:rsidDel="001111A8" w:rsidRDefault="00855336">
      <w:pPr>
        <w:pStyle w:val="Titre4"/>
        <w:rPr>
          <w:del w:id="7818" w:author="VOYER Raphael" w:date="2021-06-16T11:15:00Z"/>
          <w:i/>
        </w:rPr>
        <w:pPrChange w:id="7819" w:author="VOYER Raphael" w:date="2021-06-16T11:15:00Z">
          <w:pPr/>
        </w:pPrChange>
      </w:pPr>
      <w:del w:id="7820"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del>
    </w:p>
    <w:p w14:paraId="4E362659" w14:textId="77777777" w:rsidR="00855336" w:rsidDel="001111A8" w:rsidRDefault="00273C62">
      <w:pPr>
        <w:pStyle w:val="Titre4"/>
        <w:rPr>
          <w:del w:id="7821" w:author="VOYER Raphael" w:date="2021-06-16T11:15:00Z"/>
        </w:rPr>
        <w:pPrChange w:id="7822" w:author="VOYER Raphael" w:date="2021-06-16T11:15:00Z">
          <w:pPr/>
        </w:pPrChange>
      </w:pPr>
      <w:del w:id="7823" w:author="VOYER Raphael" w:date="2021-06-16T11:15:00Z">
        <w:r w:rsidDel="001111A8">
          <w:delText xml:space="preserve"> -&gt; server-cluster  1  </w:delText>
        </w:r>
        <w:r w:rsidR="00855336" w:rsidRPr="00DF1A95" w:rsidDel="001111A8">
          <w:delText xml:space="preserve"> </w:delText>
        </w:r>
        <w:r w:rsidR="00855336" w:rsidDel="001111A8">
          <w:delText>port all  (OR)</w:delText>
        </w:r>
      </w:del>
    </w:p>
    <w:p w14:paraId="0E6A1028" w14:textId="77777777" w:rsidR="00855336" w:rsidDel="001111A8" w:rsidRDefault="00855336">
      <w:pPr>
        <w:pStyle w:val="Titre4"/>
        <w:rPr>
          <w:del w:id="7824" w:author="VOYER Raphael" w:date="2021-06-16T11:15:00Z"/>
        </w:rPr>
        <w:pPrChange w:id="7825" w:author="VOYER Raphael" w:date="2021-06-16T11:15:00Z">
          <w:pPr/>
        </w:pPrChange>
      </w:pPr>
      <w:del w:id="7826"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r w:rsidDel="001111A8">
          <w:delText xml:space="preserve"> </w:delText>
        </w:r>
      </w:del>
    </w:p>
    <w:p w14:paraId="15FA909F" w14:textId="77777777" w:rsidR="00B6536E" w:rsidDel="001111A8" w:rsidRDefault="00B6536E">
      <w:pPr>
        <w:pStyle w:val="Titre4"/>
        <w:rPr>
          <w:del w:id="7827" w:author="VOYER Raphael" w:date="2021-06-16T11:15:00Z"/>
        </w:rPr>
        <w:pPrChange w:id="7828" w:author="VOYER Raphael" w:date="2021-06-16T11:15:00Z">
          <w:pPr/>
        </w:pPrChange>
      </w:pPr>
    </w:p>
    <w:p w14:paraId="488ADF2E" w14:textId="77777777" w:rsidR="00B6536E" w:rsidDel="001111A8" w:rsidRDefault="00B6536E">
      <w:pPr>
        <w:pStyle w:val="Titre4"/>
        <w:rPr>
          <w:del w:id="7829" w:author="VOYER Raphael" w:date="2021-06-16T11:15:00Z"/>
        </w:rPr>
        <w:pPrChange w:id="7830" w:author="VOYER Raphael" w:date="2021-06-16T11:15:00Z">
          <w:pPr/>
        </w:pPrChange>
      </w:pPr>
    </w:p>
    <w:p w14:paraId="12A0C320" w14:textId="77777777" w:rsidR="00B6536E" w:rsidDel="001111A8" w:rsidRDefault="00B6536E">
      <w:pPr>
        <w:pStyle w:val="Titre4"/>
        <w:rPr>
          <w:del w:id="7831" w:author="VOYER Raphael" w:date="2021-06-16T11:15:00Z"/>
        </w:rPr>
        <w:pPrChange w:id="7832" w:author="VOYER Raphael" w:date="2021-06-16T11:15:00Z">
          <w:pPr>
            <w:outlineLvl w:val="0"/>
          </w:pPr>
        </w:pPrChange>
      </w:pPr>
      <w:del w:id="7833" w:author="VOYER Raphael" w:date="2021-06-16T11:15:00Z">
        <w:r w:rsidDel="001111A8">
          <w:delText xml:space="preserve">vi) L3 cluster support on </w:delText>
        </w:r>
        <w:r w:rsidR="00E824B3" w:rsidDel="001111A8">
          <w:delText>VRF</w:delText>
        </w:r>
      </w:del>
    </w:p>
    <w:p w14:paraId="3C6A6D2E" w14:textId="77777777" w:rsidR="00B6536E" w:rsidDel="001111A8" w:rsidRDefault="00B6536E">
      <w:pPr>
        <w:pStyle w:val="Titre4"/>
        <w:rPr>
          <w:del w:id="7834" w:author="VOYER Raphael" w:date="2021-06-16T11:15:00Z"/>
        </w:rPr>
        <w:pPrChange w:id="7835" w:author="VOYER Raphael" w:date="2021-06-16T11:15:00Z">
          <w:pPr/>
        </w:pPrChange>
      </w:pPr>
    </w:p>
    <w:p w14:paraId="59EB4D49" w14:textId="77777777" w:rsidR="00B6536E" w:rsidRPr="00C52E03" w:rsidDel="001111A8" w:rsidRDefault="00B6536E">
      <w:pPr>
        <w:pStyle w:val="Titre4"/>
        <w:rPr>
          <w:del w:id="7836" w:author="VOYER Raphael" w:date="2021-06-16T11:15:00Z"/>
          <w:u w:val="single"/>
        </w:rPr>
        <w:pPrChange w:id="7837" w:author="VOYER Raphael" w:date="2021-06-16T11:15:00Z">
          <w:pPr>
            <w:outlineLvl w:val="0"/>
          </w:pPr>
        </w:pPrChange>
      </w:pPr>
    </w:p>
    <w:p w14:paraId="3300BF9D" w14:textId="77777777" w:rsidR="00B6536E" w:rsidDel="001111A8" w:rsidRDefault="00B6536E">
      <w:pPr>
        <w:pStyle w:val="Titre4"/>
        <w:rPr>
          <w:del w:id="7838" w:author="VOYER Raphael" w:date="2021-06-16T11:15:00Z"/>
        </w:rPr>
        <w:pPrChange w:id="7839" w:author="VOYER Raphael" w:date="2021-06-16T11:15:00Z">
          <w:pPr>
            <w:numPr>
              <w:numId w:val="16"/>
            </w:numPr>
            <w:tabs>
              <w:tab w:val="num" w:pos="720"/>
            </w:tabs>
            <w:ind w:left="720" w:hanging="360"/>
            <w:jc w:val="left"/>
          </w:pPr>
        </w:pPrChange>
      </w:pPr>
      <w:del w:id="7840" w:author="VOYER Raphael" w:date="2021-06-16T11:15:00Z">
        <w:r w:rsidDel="001111A8">
          <w:delText>An L3_ENTRY is created for the unicast IP with an EGR_NEXT_HOP index. The EGR_NEXT_HOP specifies the unicast mac and the egress port.</w:delText>
        </w:r>
        <w:r w:rsidDel="001111A8">
          <w:tab/>
        </w:r>
      </w:del>
    </w:p>
    <w:p w14:paraId="3EC3B88F" w14:textId="77777777" w:rsidR="00B6536E" w:rsidDel="001111A8" w:rsidRDefault="00B6536E">
      <w:pPr>
        <w:pStyle w:val="Titre4"/>
        <w:rPr>
          <w:del w:id="7841" w:author="VOYER Raphael" w:date="2021-06-16T11:15:00Z"/>
        </w:rPr>
        <w:pPrChange w:id="7842" w:author="VOYER Raphael" w:date="2021-06-16T11:15:00Z">
          <w:pPr>
            <w:numPr>
              <w:numId w:val="16"/>
            </w:numPr>
            <w:tabs>
              <w:tab w:val="num" w:pos="720"/>
            </w:tabs>
            <w:ind w:left="720" w:hanging="360"/>
          </w:pPr>
        </w:pPrChange>
      </w:pPr>
      <w:del w:id="7843" w:author="VOYER Raphael" w:date="2021-06-16T11:15:00Z">
        <w:r w:rsidDel="001111A8">
          <w:delText>The egress port shall be set to a “magic port” that is not used by the system(dummy port).</w:delText>
        </w:r>
      </w:del>
    </w:p>
    <w:p w14:paraId="758C2D92" w14:textId="77777777" w:rsidR="00B6536E" w:rsidDel="001111A8" w:rsidRDefault="00B6536E">
      <w:pPr>
        <w:pStyle w:val="Titre4"/>
        <w:rPr>
          <w:del w:id="7844" w:author="VOYER Raphael" w:date="2021-06-16T11:15:00Z"/>
        </w:rPr>
        <w:pPrChange w:id="7845" w:author="VOYER Raphael" w:date="2021-06-16T11:15:00Z">
          <w:pPr>
            <w:numPr>
              <w:numId w:val="16"/>
            </w:numPr>
            <w:tabs>
              <w:tab w:val="num" w:pos="720"/>
            </w:tabs>
            <w:ind w:left="720" w:hanging="360"/>
          </w:pPr>
        </w:pPrChange>
      </w:pPr>
      <w:del w:id="7846" w:author="VOYER Raphael" w:date="2021-06-16T11:15:00Z">
        <w:r w:rsidDel="001111A8">
          <w:delText xml:space="preserve">b) An L2MC entry is created with the configured port list </w:delText>
        </w:r>
      </w:del>
    </w:p>
    <w:p w14:paraId="1DBD4243" w14:textId="77777777" w:rsidR="00B6536E" w:rsidDel="001111A8" w:rsidRDefault="00B6536E">
      <w:pPr>
        <w:pStyle w:val="Titre4"/>
        <w:rPr>
          <w:del w:id="7847" w:author="VOYER Raphael" w:date="2021-06-16T11:15:00Z"/>
        </w:rPr>
        <w:pPrChange w:id="7848" w:author="VOYER Raphael" w:date="2021-06-16T11:15:00Z">
          <w:pPr>
            <w:numPr>
              <w:numId w:val="16"/>
            </w:numPr>
            <w:tabs>
              <w:tab w:val="num" w:pos="720"/>
            </w:tabs>
            <w:ind w:left="720" w:hanging="360"/>
          </w:pPr>
        </w:pPrChange>
      </w:pPr>
      <w:del w:id="7849" w:author="VOYER Raphael" w:date="2021-06-16T11:15:00Z">
        <w:r w:rsidDel="001111A8">
          <w:delText xml:space="preserve">c) An IFP entry is created </w:delText>
        </w:r>
      </w:del>
    </w:p>
    <w:p w14:paraId="00A3C083" w14:textId="77777777" w:rsidR="00B6536E" w:rsidDel="001111A8" w:rsidRDefault="00B6536E">
      <w:pPr>
        <w:pStyle w:val="Titre4"/>
        <w:rPr>
          <w:del w:id="7850" w:author="VOYER Raphael" w:date="2021-06-16T11:15:00Z"/>
        </w:rPr>
        <w:pPrChange w:id="7851" w:author="VOYER Raphael" w:date="2021-06-16T11:15:00Z">
          <w:pPr>
            <w:ind w:left="720"/>
          </w:pPr>
        </w:pPrChange>
      </w:pPr>
      <w:del w:id="7852" w:author="VOYER Raphael" w:date="2021-06-16T11:15:00Z">
        <w:r w:rsidDel="001111A8">
          <w:delText xml:space="preserve">Condition: </w:delText>
        </w:r>
      </w:del>
    </w:p>
    <w:p w14:paraId="251D0F99" w14:textId="77777777" w:rsidR="00B6536E" w:rsidDel="001111A8" w:rsidRDefault="00B6536E">
      <w:pPr>
        <w:pStyle w:val="Titre4"/>
        <w:rPr>
          <w:del w:id="7853" w:author="VOYER Raphael" w:date="2021-06-16T11:15:00Z"/>
        </w:rPr>
        <w:pPrChange w:id="7854" w:author="VOYER Raphael" w:date="2021-06-16T11:15:00Z">
          <w:pPr>
            <w:ind w:left="720"/>
          </w:pPr>
        </w:pPrChange>
      </w:pPr>
      <w:del w:id="7855" w:author="VOYER Raphael" w:date="2021-06-16T11:15:00Z">
        <w:r w:rsidDel="001111A8">
          <w:delText>=======</w:delText>
        </w:r>
      </w:del>
    </w:p>
    <w:p w14:paraId="66EC284A" w14:textId="77777777" w:rsidR="00B6536E" w:rsidDel="001111A8" w:rsidRDefault="00B6536E">
      <w:pPr>
        <w:pStyle w:val="Titre4"/>
        <w:rPr>
          <w:del w:id="7856" w:author="VOYER Raphael" w:date="2021-06-16T11:15:00Z"/>
        </w:rPr>
        <w:pPrChange w:id="7857" w:author="VOYER Raphael" w:date="2021-06-16T11:15:00Z">
          <w:pPr>
            <w:ind w:left="720"/>
          </w:pPr>
        </w:pPrChange>
      </w:pPr>
      <w:del w:id="7858" w:author="VOYER Raphael" w:date="2021-06-16T11:15:00Z">
        <w:r w:rsidDel="001111A8">
          <w:delText>DstIp : Unicast IP .</w:delText>
        </w:r>
      </w:del>
    </w:p>
    <w:p w14:paraId="0CD27DB5" w14:textId="77777777" w:rsidR="00B6536E" w:rsidDel="001111A8" w:rsidRDefault="00B6536E">
      <w:pPr>
        <w:pStyle w:val="Titre4"/>
        <w:rPr>
          <w:del w:id="7859" w:author="VOYER Raphael" w:date="2021-06-16T11:15:00Z"/>
        </w:rPr>
        <w:pPrChange w:id="7860" w:author="VOYER Raphael" w:date="2021-06-16T11:15:00Z">
          <w:pPr>
            <w:ind w:left="720"/>
          </w:pPr>
        </w:pPrChange>
      </w:pPr>
      <w:del w:id="7861" w:author="VOYER Raphael" w:date="2021-06-16T11:15:00Z">
        <w:r w:rsidDel="001111A8">
          <w:delText>STP state = FWD</w:delText>
        </w:r>
      </w:del>
    </w:p>
    <w:p w14:paraId="022D4A3F" w14:textId="77777777" w:rsidR="00B6536E" w:rsidDel="001111A8" w:rsidRDefault="00B6536E">
      <w:pPr>
        <w:pStyle w:val="Titre4"/>
        <w:rPr>
          <w:del w:id="7862" w:author="VOYER Raphael" w:date="2021-06-16T11:15:00Z"/>
        </w:rPr>
        <w:pPrChange w:id="7863" w:author="VOYER Raphael" w:date="2021-06-16T11:15:00Z">
          <w:pPr>
            <w:ind w:left="720"/>
          </w:pPr>
        </w:pPrChange>
      </w:pPr>
      <w:del w:id="7864" w:author="VOYER Raphael" w:date="2021-06-16T11:15:00Z">
        <w:r w:rsidDel="001111A8">
          <w:delText>Vrfid = vrfid of the cluster</w:delText>
        </w:r>
      </w:del>
    </w:p>
    <w:p w14:paraId="1E85FCED" w14:textId="77777777" w:rsidR="00B6536E" w:rsidDel="001111A8" w:rsidRDefault="00B6536E">
      <w:pPr>
        <w:pStyle w:val="Titre4"/>
        <w:rPr>
          <w:del w:id="7865" w:author="VOYER Raphael" w:date="2021-06-16T11:15:00Z"/>
        </w:rPr>
        <w:pPrChange w:id="7866" w:author="VOYER Raphael" w:date="2021-06-16T11:15:00Z">
          <w:pPr>
            <w:ind w:left="720"/>
          </w:pPr>
        </w:pPrChange>
      </w:pPr>
      <w:del w:id="7867" w:author="VOYER Raphael" w:date="2021-06-16T11:15:00Z">
        <w:r w:rsidDel="001111A8">
          <w:delText>Action :</w:delText>
        </w:r>
      </w:del>
    </w:p>
    <w:p w14:paraId="1544BFC2" w14:textId="77777777" w:rsidR="00B6536E" w:rsidDel="001111A8" w:rsidRDefault="00B6536E">
      <w:pPr>
        <w:pStyle w:val="Titre4"/>
        <w:rPr>
          <w:del w:id="7868" w:author="VOYER Raphael" w:date="2021-06-16T11:15:00Z"/>
        </w:rPr>
        <w:pPrChange w:id="7869" w:author="VOYER Raphael" w:date="2021-06-16T11:15:00Z">
          <w:pPr>
            <w:ind w:left="720"/>
          </w:pPr>
        </w:pPrChange>
      </w:pPr>
      <w:del w:id="7870" w:author="VOYER Raphael" w:date="2021-06-16T11:15:00Z">
        <w:r w:rsidDel="001111A8">
          <w:delText>=====</w:delText>
        </w:r>
      </w:del>
    </w:p>
    <w:p w14:paraId="097D2DAD" w14:textId="77777777" w:rsidR="00B6536E" w:rsidDel="001111A8" w:rsidRDefault="00B6536E">
      <w:pPr>
        <w:pStyle w:val="Titre4"/>
        <w:rPr>
          <w:del w:id="7871" w:author="VOYER Raphael" w:date="2021-06-16T11:15:00Z"/>
        </w:rPr>
        <w:pPrChange w:id="7872" w:author="VOYER Raphael" w:date="2021-06-16T11:15:00Z">
          <w:pPr>
            <w:outlineLvl w:val="0"/>
          </w:pPr>
        </w:pPrChange>
      </w:pPr>
      <w:del w:id="7873" w:author="VOYER Raphael" w:date="2021-06-16T11:15:00Z">
        <w:r w:rsidDel="001111A8">
          <w:delText xml:space="preserve">            Redirect the IP packet to the multicast index </w:delText>
        </w:r>
      </w:del>
    </w:p>
    <w:p w14:paraId="224E022B" w14:textId="77777777" w:rsidR="00B6536E" w:rsidDel="001111A8" w:rsidRDefault="00B6536E">
      <w:pPr>
        <w:pStyle w:val="Titre4"/>
        <w:rPr>
          <w:del w:id="7874" w:author="VOYER Raphael" w:date="2021-06-16T11:15:00Z"/>
        </w:rPr>
        <w:pPrChange w:id="7875" w:author="VOYER Raphael" w:date="2021-06-16T11:15:00Z">
          <w:pPr>
            <w:numPr>
              <w:numId w:val="16"/>
            </w:numPr>
            <w:tabs>
              <w:tab w:val="num" w:pos="720"/>
            </w:tabs>
            <w:ind w:left="720" w:hanging="360"/>
          </w:pPr>
        </w:pPrChange>
      </w:pPr>
      <w:del w:id="7876" w:author="VOYER Raphael" w:date="2021-06-16T11:15:00Z">
        <w:r w:rsidDel="001111A8">
          <w:delText>A VFP is created with</w:delText>
        </w:r>
      </w:del>
    </w:p>
    <w:p w14:paraId="25B5E791" w14:textId="77777777" w:rsidR="00B6536E" w:rsidDel="001111A8" w:rsidRDefault="00B6536E">
      <w:pPr>
        <w:pStyle w:val="Titre4"/>
        <w:rPr>
          <w:del w:id="7877" w:author="VOYER Raphael" w:date="2021-06-16T11:15:00Z"/>
        </w:rPr>
        <w:pPrChange w:id="7878" w:author="VOYER Raphael" w:date="2021-06-16T11:15:00Z">
          <w:pPr/>
        </w:pPrChange>
      </w:pPr>
      <w:del w:id="7879" w:author="VOYER Raphael" w:date="2021-06-16T11:15:00Z">
        <w:r w:rsidDel="001111A8">
          <w:delText xml:space="preserve">            Condition:</w:delText>
        </w:r>
      </w:del>
    </w:p>
    <w:p w14:paraId="4E816524" w14:textId="77777777" w:rsidR="00B6536E" w:rsidDel="001111A8" w:rsidRDefault="00B6536E">
      <w:pPr>
        <w:pStyle w:val="Titre4"/>
        <w:rPr>
          <w:del w:id="7880" w:author="VOYER Raphael" w:date="2021-06-16T11:15:00Z"/>
        </w:rPr>
        <w:pPrChange w:id="7881" w:author="VOYER Raphael" w:date="2021-06-16T11:15:00Z">
          <w:pPr/>
        </w:pPrChange>
      </w:pPr>
      <w:del w:id="7882" w:author="VOYER Raphael" w:date="2021-06-16T11:15:00Z">
        <w:r w:rsidDel="001111A8">
          <w:delText xml:space="preserve">            ========</w:delText>
        </w:r>
      </w:del>
    </w:p>
    <w:p w14:paraId="5511EA26" w14:textId="77777777" w:rsidR="00B6536E" w:rsidDel="001111A8" w:rsidRDefault="00B6536E">
      <w:pPr>
        <w:pStyle w:val="Titre4"/>
        <w:rPr>
          <w:del w:id="7883" w:author="VOYER Raphael" w:date="2021-06-16T11:15:00Z"/>
        </w:rPr>
        <w:pPrChange w:id="7884" w:author="VOYER Raphael" w:date="2021-06-16T11:15:00Z">
          <w:pPr>
            <w:outlineLvl w:val="0"/>
          </w:pPr>
        </w:pPrChange>
      </w:pPr>
      <w:del w:id="7885" w:author="VOYER Raphael" w:date="2021-06-16T11:15:00Z">
        <w:r w:rsidDel="001111A8">
          <w:delText xml:space="preserve">            DstIp: Unicast IP</w:delText>
        </w:r>
      </w:del>
    </w:p>
    <w:p w14:paraId="2B508601" w14:textId="77777777" w:rsidR="00B6536E" w:rsidDel="001111A8" w:rsidRDefault="00B6536E">
      <w:pPr>
        <w:pStyle w:val="Titre4"/>
        <w:rPr>
          <w:del w:id="7886" w:author="VOYER Raphael" w:date="2021-06-16T11:15:00Z"/>
        </w:rPr>
        <w:pPrChange w:id="7887" w:author="VOYER Raphael" w:date="2021-06-16T11:15:00Z">
          <w:pPr/>
        </w:pPrChange>
      </w:pPr>
      <w:del w:id="7888" w:author="VOYER Raphael" w:date="2021-06-16T11:15:00Z">
        <w:r w:rsidDel="001111A8">
          <w:delText xml:space="preserve">           DstMac: Router Mac</w:delText>
        </w:r>
      </w:del>
    </w:p>
    <w:p w14:paraId="4B3191CE" w14:textId="77777777" w:rsidR="00B6536E" w:rsidDel="001111A8" w:rsidRDefault="00B6536E">
      <w:pPr>
        <w:pStyle w:val="Titre4"/>
        <w:rPr>
          <w:del w:id="7889" w:author="VOYER Raphael" w:date="2021-06-16T11:15:00Z"/>
        </w:rPr>
        <w:pPrChange w:id="7890" w:author="VOYER Raphael" w:date="2021-06-16T11:15:00Z">
          <w:pPr/>
        </w:pPrChange>
      </w:pPr>
      <w:del w:id="7891" w:author="VOYER Raphael" w:date="2021-06-16T11:15:00Z">
        <w:r w:rsidDel="001111A8">
          <w:delText xml:space="preserve">           Action:</w:delText>
        </w:r>
      </w:del>
    </w:p>
    <w:p w14:paraId="47B36394" w14:textId="77777777" w:rsidR="00B6536E" w:rsidDel="001111A8" w:rsidRDefault="00B6536E">
      <w:pPr>
        <w:pStyle w:val="Titre4"/>
        <w:rPr>
          <w:del w:id="7892" w:author="VOYER Raphael" w:date="2021-06-16T11:15:00Z"/>
        </w:rPr>
        <w:pPrChange w:id="7893" w:author="VOYER Raphael" w:date="2021-06-16T11:15:00Z">
          <w:pPr/>
        </w:pPrChange>
      </w:pPr>
      <w:del w:id="7894" w:author="VOYER Raphael" w:date="2021-06-16T11:15:00Z">
        <w:r w:rsidDel="001111A8">
          <w:delText xml:space="preserve">           ======</w:delText>
        </w:r>
      </w:del>
    </w:p>
    <w:p w14:paraId="47FFF324" w14:textId="77777777" w:rsidR="00B6536E" w:rsidDel="001111A8" w:rsidRDefault="00B6536E">
      <w:pPr>
        <w:pStyle w:val="Titre4"/>
        <w:rPr>
          <w:del w:id="7895" w:author="VOYER Raphael" w:date="2021-06-16T11:15:00Z"/>
        </w:rPr>
        <w:pPrChange w:id="7896" w:author="VOYER Raphael" w:date="2021-06-16T11:15:00Z">
          <w:pPr>
            <w:outlineLvl w:val="0"/>
          </w:pPr>
        </w:pPrChange>
      </w:pPr>
      <w:del w:id="7897" w:author="VOYER Raphael" w:date="2021-06-16T11:15:00Z">
        <w:r w:rsidDel="001111A8">
          <w:delText xml:space="preserve">           Disable vlan/STP checks</w:delText>
        </w:r>
      </w:del>
    </w:p>
    <w:p w14:paraId="411F85C4" w14:textId="77777777" w:rsidR="00B6536E" w:rsidDel="001111A8" w:rsidRDefault="00B6536E">
      <w:pPr>
        <w:pStyle w:val="Titre4"/>
        <w:rPr>
          <w:del w:id="7898" w:author="VOYER Raphael" w:date="2021-06-16T11:15:00Z"/>
        </w:rPr>
        <w:pPrChange w:id="7899" w:author="VOYER Raphael" w:date="2021-06-16T11:15:00Z">
          <w:pPr/>
        </w:pPrChange>
      </w:pPr>
    </w:p>
    <w:p w14:paraId="715B9A4D" w14:textId="77777777" w:rsidR="001C7D2D" w:rsidDel="001111A8" w:rsidRDefault="001C7D2D">
      <w:pPr>
        <w:pStyle w:val="Titre4"/>
        <w:rPr>
          <w:del w:id="7900" w:author="VOYER Raphael" w:date="2021-06-16T11:15:00Z"/>
        </w:rPr>
        <w:pPrChange w:id="7901" w:author="VOYER Raphael" w:date="2021-06-16T11:15:00Z">
          <w:pPr/>
        </w:pPrChange>
      </w:pPr>
    </w:p>
    <w:p w14:paraId="623B5D9A" w14:textId="77777777" w:rsidR="00B6536E" w:rsidDel="001111A8" w:rsidRDefault="00B6536E">
      <w:pPr>
        <w:pStyle w:val="Titre4"/>
        <w:rPr>
          <w:del w:id="7902" w:author="VOYER Raphael" w:date="2021-06-16T11:15:00Z"/>
        </w:rPr>
        <w:pPrChange w:id="7903" w:author="VOYER Raphael" w:date="2021-06-16T11:15:00Z">
          <w:pPr/>
        </w:pPrChange>
      </w:pPr>
      <w:del w:id="7904" w:author="VOYER Raphael" w:date="2021-06-16T11:15:00Z">
        <w:r w:rsidDel="001111A8">
          <w:delText xml:space="preserve">          Example:</w:delText>
        </w:r>
      </w:del>
    </w:p>
    <w:p w14:paraId="1A82D0DD" w14:textId="77777777" w:rsidR="00B6536E" w:rsidDel="001111A8" w:rsidRDefault="00B6536E">
      <w:pPr>
        <w:pStyle w:val="Titre4"/>
        <w:rPr>
          <w:del w:id="7905" w:author="VOYER Raphael" w:date="2021-06-16T11:15:00Z"/>
        </w:rPr>
        <w:pPrChange w:id="7906" w:author="VOYER Raphael" w:date="2021-06-16T11:15:00Z">
          <w:pPr/>
        </w:pPrChange>
      </w:pPr>
      <w:del w:id="7907" w:author="VOYER Raphael" w:date="2021-06-16T11:15:00Z">
        <w:r w:rsidDel="001111A8">
          <w:delText xml:space="preserve">          =======</w:delText>
        </w:r>
      </w:del>
    </w:p>
    <w:p w14:paraId="279361B0" w14:textId="77777777" w:rsidR="00B6536E" w:rsidDel="001111A8" w:rsidRDefault="00B6536E">
      <w:pPr>
        <w:pStyle w:val="Titre4"/>
        <w:rPr>
          <w:del w:id="7908" w:author="VOYER Raphael" w:date="2021-06-16T11:15:00Z"/>
        </w:rPr>
        <w:pPrChange w:id="7909" w:author="VOYER Raphael" w:date="2021-06-16T11:15:00Z">
          <w:pPr/>
        </w:pPrChange>
      </w:pPr>
      <w:del w:id="7910" w:author="VOYER Raphael" w:date="2021-06-16T11:15:00Z">
        <w:r w:rsidDel="001111A8">
          <w:delText xml:space="preserve">       -&gt; vrf 2</w:delText>
        </w:r>
      </w:del>
    </w:p>
    <w:p w14:paraId="5C1767A4" w14:textId="77777777" w:rsidR="00B6536E" w:rsidDel="001111A8" w:rsidRDefault="00B6536E">
      <w:pPr>
        <w:pStyle w:val="Titre4"/>
        <w:rPr>
          <w:del w:id="7911" w:author="VOYER Raphael" w:date="2021-06-16T11:15:00Z"/>
        </w:rPr>
        <w:pPrChange w:id="7912" w:author="VOYER Raphael" w:date="2021-06-16T11:15:00Z">
          <w:pPr/>
        </w:pPrChange>
      </w:pPr>
      <w:del w:id="7913" w:author="VOYER Raphael" w:date="2021-06-16T11:15:00Z">
        <w:r w:rsidDel="001111A8">
          <w:delText xml:space="preserve">      </w:delText>
        </w:r>
        <w:r w:rsidRPr="009223ED" w:rsidDel="001111A8">
          <w:rPr>
            <w:b w:val="0"/>
          </w:rPr>
          <w:delText>2::</w:delText>
        </w:r>
        <w:r w:rsidDel="001111A8">
          <w:delText>-&gt; server-cluster 1 “l3_ucast_cluster”</w:delText>
        </w:r>
      </w:del>
    </w:p>
    <w:p w14:paraId="08EFDC18" w14:textId="77777777" w:rsidR="00B6536E" w:rsidDel="001111A8" w:rsidRDefault="00B6536E">
      <w:pPr>
        <w:pStyle w:val="Titre4"/>
        <w:rPr>
          <w:del w:id="7914" w:author="VOYER Raphael" w:date="2021-06-16T11:15:00Z"/>
        </w:rPr>
        <w:pPrChange w:id="7915" w:author="VOYER Raphael" w:date="2021-06-16T11:15:00Z">
          <w:pPr/>
        </w:pPrChange>
      </w:pPr>
      <w:del w:id="7916"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74DB2C34" w14:textId="77777777" w:rsidR="00B6536E" w:rsidDel="001111A8" w:rsidRDefault="00B6536E">
      <w:pPr>
        <w:pStyle w:val="Titre4"/>
        <w:rPr>
          <w:del w:id="7917" w:author="VOYER Raphael" w:date="2021-06-16T11:15:00Z"/>
        </w:rPr>
        <w:pPrChange w:id="7918" w:author="VOYER Raphael" w:date="2021-06-16T11:15:00Z">
          <w:pPr/>
        </w:pPrChange>
      </w:pPr>
      <w:del w:id="7919" w:author="VOYER Raphael" w:date="2021-06-16T11:15:00Z">
        <w:r w:rsidDel="001111A8">
          <w:delText xml:space="preserve">      </w:delText>
        </w:r>
        <w:r w:rsidRPr="009223ED" w:rsidDel="001111A8">
          <w:rPr>
            <w:b w:val="0"/>
          </w:rPr>
          <w:delText>2::</w:delText>
        </w:r>
        <w:r w:rsidDel="001111A8">
          <w:delText>-&gt; server-cluster 1 port 1/21 1/23 (OR)</w:delText>
        </w:r>
      </w:del>
    </w:p>
    <w:p w14:paraId="173BBC88" w14:textId="77777777" w:rsidR="00B6536E" w:rsidDel="001111A8" w:rsidRDefault="00B6536E">
      <w:pPr>
        <w:pStyle w:val="Titre4"/>
        <w:rPr>
          <w:del w:id="7920" w:author="VOYER Raphael" w:date="2021-06-16T11:15:00Z"/>
        </w:rPr>
        <w:pPrChange w:id="7921" w:author="VOYER Raphael" w:date="2021-06-16T11:15:00Z">
          <w:pPr/>
        </w:pPrChange>
      </w:pPr>
      <w:del w:id="7922"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69BC67C6" w14:textId="77777777" w:rsidR="00B6536E" w:rsidDel="001111A8" w:rsidRDefault="001C7D2D">
      <w:pPr>
        <w:pStyle w:val="Titre4"/>
        <w:rPr>
          <w:del w:id="7923" w:author="VOYER Raphael" w:date="2021-06-16T11:15:00Z"/>
        </w:rPr>
        <w:pPrChange w:id="7924" w:author="VOYER Raphael" w:date="2021-06-16T11:15:00Z">
          <w:pPr/>
        </w:pPrChange>
      </w:pPr>
      <w:del w:id="7925" w:author="VOYER Raphael" w:date="2021-06-16T11:15:00Z">
        <w:r w:rsidDel="001111A8">
          <w:delText xml:space="preserve">     </w:delText>
        </w:r>
        <w:r w:rsidR="00B6536E" w:rsidDel="001111A8">
          <w:delText xml:space="preserve"> </w:delText>
        </w:r>
        <w:r w:rsidR="00B6536E" w:rsidRPr="009223ED" w:rsidDel="001111A8">
          <w:rPr>
            <w:b w:val="0"/>
          </w:rPr>
          <w:delText>2::</w:delText>
        </w:r>
        <w:r w:rsidR="00B6536E" w:rsidDel="001111A8">
          <w:delText>-&gt; server-cluster 1 name “l3_ucast_cluster”</w:delText>
        </w:r>
      </w:del>
    </w:p>
    <w:p w14:paraId="7BE603DF" w14:textId="77777777" w:rsidR="00B6536E" w:rsidDel="001111A8" w:rsidRDefault="00B6536E">
      <w:pPr>
        <w:pStyle w:val="Titre4"/>
        <w:rPr>
          <w:del w:id="7926" w:author="VOYER Raphael" w:date="2021-06-16T11:15:00Z"/>
        </w:rPr>
        <w:pPrChange w:id="7927" w:author="VOYER Raphael" w:date="2021-06-16T11:15:00Z">
          <w:pPr/>
        </w:pPrChange>
      </w:pPr>
      <w:del w:id="7928" w:author="VOYER Raphael" w:date="2021-06-16T11:15:00Z">
        <w:r w:rsidDel="001111A8">
          <w:delText xml:space="preserve">      </w:delText>
        </w:r>
        <w:r w:rsidRPr="009223ED" w:rsidDel="001111A8">
          <w:rPr>
            <w:b w:val="0"/>
          </w:rPr>
          <w:delText>2::</w:delText>
        </w:r>
        <w:r w:rsidDel="001111A8">
          <w:delText>-&gt; server-cluster 1  port portlist 1/21 1/23</w:delText>
        </w:r>
      </w:del>
    </w:p>
    <w:p w14:paraId="422F8643" w14:textId="77777777" w:rsidR="00B6536E" w:rsidDel="001111A8" w:rsidRDefault="00B6536E">
      <w:pPr>
        <w:pStyle w:val="Titre4"/>
        <w:rPr>
          <w:del w:id="7929" w:author="VOYER Raphael" w:date="2021-06-16T11:15:00Z"/>
        </w:rPr>
        <w:pPrChange w:id="7930" w:author="VOYER Raphael" w:date="2021-06-16T11:15:00Z">
          <w:pPr/>
        </w:pPrChange>
      </w:pPr>
    </w:p>
    <w:p w14:paraId="343E82BF" w14:textId="77777777" w:rsidR="00C31A1D" w:rsidDel="001111A8" w:rsidRDefault="00273C62">
      <w:pPr>
        <w:pStyle w:val="Titre4"/>
        <w:rPr>
          <w:del w:id="7931" w:author="VOYER Raphael" w:date="2021-06-16T11:15:00Z"/>
        </w:rPr>
        <w:pPrChange w:id="7932" w:author="VOYER Raphael" w:date="2021-06-16T11:15:00Z">
          <w:pPr>
            <w:pStyle w:val="Titre1"/>
            <w:pageBreakBefore/>
            <w:tabs>
              <w:tab w:val="clear" w:pos="432"/>
              <w:tab w:val="num" w:pos="360"/>
            </w:tabs>
            <w:ind w:left="360" w:hanging="360"/>
            <w:jc w:val="left"/>
          </w:pPr>
        </w:pPrChange>
      </w:pPr>
      <w:del w:id="7933" w:author="VOYER Raphael" w:date="2021-06-16T11:15:00Z">
        <w:r w:rsidDel="001111A8">
          <w:delText xml:space="preserve"> -&gt; server-cluster  1 port  1/21 1/23</w:delText>
        </w:r>
        <w:bookmarkStart w:id="7934" w:name="_AOS_Impact"/>
        <w:bookmarkStart w:id="7935" w:name="_Toc381025900"/>
        <w:bookmarkStart w:id="7936" w:name="_Toc242248832"/>
        <w:bookmarkEnd w:id="7934"/>
        <w:r w:rsidR="00C31A1D" w:rsidDel="001111A8">
          <w:delText>AOS Impact</w:delText>
        </w:r>
        <w:bookmarkEnd w:id="7935"/>
      </w:del>
    </w:p>
    <w:p w14:paraId="5D2A9B06" w14:textId="77777777" w:rsidR="00782969" w:rsidDel="001111A8" w:rsidRDefault="00782969">
      <w:pPr>
        <w:pStyle w:val="Titre4"/>
        <w:rPr>
          <w:del w:id="7937" w:author="VOYER Raphael" w:date="2021-06-16T11:15:00Z"/>
        </w:rPr>
        <w:pPrChange w:id="7938" w:author="VOYER Raphael" w:date="2021-06-16T11:15:00Z">
          <w:pPr/>
        </w:pPrChange>
      </w:pPr>
      <w:del w:id="7939" w:author="VOYER Raphael" w:date="2021-06-16T11:15:00Z">
        <w:r w:rsidDel="001111A8">
          <w:delText xml:space="preserve">      This section briefs the changes to be required in existing </w:delText>
        </w:r>
        <w:smartTag w:uri="urn:schemas-microsoft-com:office:smarttags" w:element="stockticker">
          <w:r w:rsidDel="001111A8">
            <w:delText>AOS</w:delText>
          </w:r>
        </w:smartTag>
        <w:r w:rsidDel="001111A8">
          <w:delText xml:space="preserve"> modules because of the</w:delText>
        </w:r>
      </w:del>
    </w:p>
    <w:p w14:paraId="468A1384" w14:textId="77777777" w:rsidR="00782969" w:rsidRPr="00782969" w:rsidDel="001111A8" w:rsidRDefault="00782969">
      <w:pPr>
        <w:pStyle w:val="Titre4"/>
        <w:rPr>
          <w:del w:id="7940" w:author="VOYER Raphael" w:date="2021-06-16T11:15:00Z"/>
        </w:rPr>
        <w:pPrChange w:id="7941" w:author="VOYER Raphael" w:date="2021-06-16T11:15:00Z">
          <w:pPr/>
        </w:pPrChange>
      </w:pPr>
      <w:del w:id="7942" w:author="VOYER Raphael" w:date="2021-06-16T11:15:00Z">
        <w:r w:rsidDel="001111A8">
          <w:delText xml:space="preserve">      HAVLAN feature.</w:delText>
        </w:r>
      </w:del>
    </w:p>
    <w:p w14:paraId="3A1B7CBB" w14:textId="77777777" w:rsidR="00C31A1D" w:rsidDel="001111A8" w:rsidRDefault="00782969">
      <w:pPr>
        <w:pStyle w:val="Titre4"/>
        <w:rPr>
          <w:del w:id="7943" w:author="VOYER Raphael" w:date="2021-06-16T11:15:00Z"/>
        </w:rPr>
        <w:pPrChange w:id="7944" w:author="VOYER Raphael" w:date="2021-06-16T11:15:00Z">
          <w:pPr>
            <w:pStyle w:val="Titre2"/>
          </w:pPr>
        </w:pPrChange>
      </w:pPr>
      <w:bookmarkStart w:id="7945" w:name="_Toc381025901"/>
      <w:del w:id="7946" w:author="VOYER Raphael" w:date="2021-06-16T11:15:00Z">
        <w:r w:rsidDel="001111A8">
          <w:delText>Source Learning</w:delText>
        </w:r>
        <w:r w:rsidR="00875337" w:rsidDel="001111A8">
          <w:delText xml:space="preserve"> </w:delText>
        </w:r>
        <w:smartTag w:uri="urn:schemas-microsoft-com:office:smarttags" w:element="stockticker">
          <w:r w:rsidR="00875337" w:rsidDel="001111A8">
            <w:delText>CMM</w:delText>
          </w:r>
        </w:smartTag>
        <w:bookmarkEnd w:id="7945"/>
      </w:del>
    </w:p>
    <w:p w14:paraId="4B8CDA3D" w14:textId="77777777" w:rsidR="00B01005" w:rsidDel="001111A8" w:rsidRDefault="00B01005">
      <w:pPr>
        <w:pStyle w:val="Titre4"/>
        <w:rPr>
          <w:del w:id="7947" w:author="VOYER Raphael" w:date="2021-06-16T11:15:00Z"/>
        </w:rPr>
        <w:pPrChange w:id="7948" w:author="VOYER Raphael" w:date="2021-06-16T11:15:00Z">
          <w:pPr>
            <w:ind w:left="576"/>
          </w:pPr>
        </w:pPrChange>
      </w:pPr>
      <w:del w:id="7949" w:author="VOYER Raphael" w:date="2021-06-16T11:15:00Z">
        <w:r w:rsidDel="001111A8">
          <w:delText xml:space="preserve">Following Changes shall be done in SL </w:delText>
        </w:r>
        <w:smartTag w:uri="urn:schemas-microsoft-com:office:smarttags" w:element="stockticker">
          <w:r w:rsidR="006A48A5" w:rsidDel="001111A8">
            <w:delText>CMM</w:delText>
          </w:r>
        </w:smartTag>
        <w:r w:rsidR="006A48A5" w:rsidDel="001111A8">
          <w:delText xml:space="preserve"> to</w:delText>
        </w:r>
        <w:r w:rsidDel="001111A8">
          <w:delText xml:space="preserve"> handle HAVLAN requests.</w:delText>
        </w:r>
      </w:del>
    </w:p>
    <w:p w14:paraId="759D3ADC" w14:textId="77777777" w:rsidR="00B01005" w:rsidDel="001111A8" w:rsidRDefault="00B01005">
      <w:pPr>
        <w:pStyle w:val="Titre4"/>
        <w:rPr>
          <w:del w:id="7950" w:author="VOYER Raphael" w:date="2021-06-16T11:15:00Z"/>
        </w:rPr>
        <w:pPrChange w:id="7951" w:author="VOYER Raphael" w:date="2021-06-16T11:15:00Z">
          <w:pPr>
            <w:numPr>
              <w:ilvl w:val="1"/>
              <w:numId w:val="37"/>
            </w:numPr>
            <w:tabs>
              <w:tab w:val="num" w:pos="1440"/>
            </w:tabs>
            <w:ind w:left="1440" w:hanging="360"/>
          </w:pPr>
        </w:pPrChange>
      </w:pPr>
      <w:del w:id="7952"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2BE80EEC" w14:textId="77777777" w:rsidR="00B01005" w:rsidDel="001111A8" w:rsidRDefault="00B01005">
      <w:pPr>
        <w:pStyle w:val="Titre4"/>
        <w:rPr>
          <w:del w:id="7953" w:author="VOYER Raphael" w:date="2021-06-16T11:15:00Z"/>
        </w:rPr>
        <w:pPrChange w:id="7954" w:author="VOYER Raphael" w:date="2021-06-16T11:15:00Z">
          <w:pPr>
            <w:numPr>
              <w:ilvl w:val="1"/>
              <w:numId w:val="37"/>
            </w:numPr>
            <w:tabs>
              <w:tab w:val="num" w:pos="1440"/>
            </w:tabs>
            <w:ind w:left="1440" w:hanging="360"/>
          </w:pPr>
        </w:pPrChange>
      </w:pPr>
      <w:del w:id="7955" w:author="VOYER Raphael" w:date="2021-06-16T11:15:00Z">
        <w:r w:rsidDel="001111A8">
          <w:delText>32 L2MC indexes shall be reserved to support 32 clusters.</w:delText>
        </w:r>
      </w:del>
    </w:p>
    <w:p w14:paraId="00913719" w14:textId="77777777" w:rsidR="00B01005" w:rsidDel="001111A8" w:rsidRDefault="00B01005">
      <w:pPr>
        <w:pStyle w:val="Titre4"/>
        <w:rPr>
          <w:del w:id="7956" w:author="VOYER Raphael" w:date="2021-06-16T11:15:00Z"/>
        </w:rPr>
        <w:pPrChange w:id="7957" w:author="VOYER Raphael" w:date="2021-06-16T11:15:00Z">
          <w:pPr>
            <w:numPr>
              <w:ilvl w:val="1"/>
              <w:numId w:val="37"/>
            </w:numPr>
            <w:tabs>
              <w:tab w:val="num" w:pos="1440"/>
            </w:tabs>
            <w:ind w:left="1440" w:hanging="360"/>
          </w:pPr>
        </w:pPrChange>
      </w:pPr>
      <w:del w:id="7958" w:author="VOYER Raphael" w:date="2021-06-16T11:15:00Z">
        <w:r w:rsidDel="001111A8">
          <w:delText>A ne</w:delText>
        </w:r>
        <w:r w:rsidR="006A48A5" w:rsidDel="001111A8">
          <w:delText>w message shall be added to send</w:delText>
        </w:r>
        <w:r w:rsidDel="001111A8">
          <w:delText xml:space="preserve"> the details about the L2MC creation to</w:delText>
        </w:r>
      </w:del>
    </w:p>
    <w:p w14:paraId="5DFB78DF" w14:textId="77777777" w:rsidR="00B01005" w:rsidDel="001111A8" w:rsidRDefault="00D51116">
      <w:pPr>
        <w:pStyle w:val="Titre4"/>
        <w:rPr>
          <w:del w:id="7959" w:author="VOYER Raphael" w:date="2021-06-16T11:15:00Z"/>
        </w:rPr>
        <w:pPrChange w:id="7960" w:author="VOYER Raphael" w:date="2021-06-16T11:15:00Z">
          <w:pPr>
            <w:ind w:left="1080"/>
            <w:outlineLvl w:val="0"/>
          </w:pPr>
        </w:pPrChange>
      </w:pPr>
      <w:del w:id="7961" w:author="VOYER Raphael" w:date="2021-06-16T11:15:00Z">
        <w:r w:rsidDel="001111A8">
          <w:delText xml:space="preserve">      </w:delText>
        </w:r>
        <w:bookmarkStart w:id="7962" w:name="_Toc381025902"/>
        <w:bookmarkStart w:id="7963" w:name="_Toc424820492"/>
        <w:r w:rsidR="00B01005" w:rsidDel="001111A8">
          <w:delText xml:space="preserve">HAVLAN </w:delText>
        </w:r>
        <w:smartTag w:uri="urn:schemas-microsoft-com:office:smarttags" w:element="stockticker">
          <w:r w:rsidR="00B01005" w:rsidDel="001111A8">
            <w:delText>CMM</w:delText>
          </w:r>
        </w:smartTag>
        <w:r w:rsidR="00B01005" w:rsidDel="001111A8">
          <w:delText>.</w:delText>
        </w:r>
        <w:bookmarkEnd w:id="7962"/>
        <w:bookmarkEnd w:id="7963"/>
      </w:del>
    </w:p>
    <w:p w14:paraId="1358E519" w14:textId="77777777" w:rsidR="00B01005" w:rsidDel="001111A8" w:rsidRDefault="00B01005">
      <w:pPr>
        <w:pStyle w:val="Titre4"/>
        <w:rPr>
          <w:del w:id="7964" w:author="VOYER Raphael" w:date="2021-06-16T11:15:00Z"/>
        </w:rPr>
        <w:pPrChange w:id="7965" w:author="VOYER Raphael" w:date="2021-06-16T11:15:00Z">
          <w:pPr>
            <w:numPr>
              <w:ilvl w:val="1"/>
              <w:numId w:val="37"/>
            </w:numPr>
            <w:tabs>
              <w:tab w:val="num" w:pos="1440"/>
            </w:tabs>
            <w:ind w:left="1440" w:hanging="360"/>
          </w:pPr>
        </w:pPrChange>
      </w:pPr>
      <w:del w:id="7966" w:author="VOYER Raphael" w:date="2021-06-16T11:15:00Z">
        <w:r w:rsidDel="001111A8">
          <w:delText xml:space="preserve">Ni Down , Takeover cases shall be </w:delText>
        </w:r>
        <w:r w:rsidR="006A48A5" w:rsidDel="001111A8">
          <w:delText>as usual with inclusion of cluster macs as well</w:delText>
        </w:r>
      </w:del>
    </w:p>
    <w:p w14:paraId="5459A61B" w14:textId="77777777" w:rsidR="0066678D" w:rsidDel="001111A8" w:rsidRDefault="00D51116">
      <w:pPr>
        <w:pStyle w:val="Titre4"/>
        <w:rPr>
          <w:del w:id="7967" w:author="VOYER Raphael" w:date="2021-06-16T11:15:00Z"/>
        </w:rPr>
        <w:pPrChange w:id="7968" w:author="VOYER Raphael" w:date="2021-06-16T11:15:00Z">
          <w:pPr/>
        </w:pPrChange>
      </w:pPr>
      <w:del w:id="7969" w:author="VOYER Raphael" w:date="2021-06-16T11:15:00Z">
        <w:r w:rsidDel="001111A8">
          <w:delText xml:space="preserve">                        </w:delText>
        </w:r>
        <w:r w:rsidR="006A48A5" w:rsidDel="001111A8">
          <w:delText>along with the existing static macs.</w:delText>
        </w:r>
        <w:r w:rsidR="0036311A" w:rsidDel="001111A8">
          <w:delText>(Flushing of macs on the down NI etc..)</w:delText>
        </w:r>
      </w:del>
    </w:p>
    <w:p w14:paraId="0E46323A" w14:textId="77777777" w:rsidR="006A48A5" w:rsidRPr="00B01005" w:rsidDel="001111A8" w:rsidRDefault="006A48A5">
      <w:pPr>
        <w:pStyle w:val="Titre4"/>
        <w:rPr>
          <w:del w:id="7970" w:author="VOYER Raphael" w:date="2021-06-16T11:15:00Z"/>
        </w:rPr>
        <w:pPrChange w:id="7971" w:author="VOYER Raphael" w:date="2021-06-16T11:15:00Z">
          <w:pPr/>
        </w:pPrChange>
      </w:pPr>
      <w:del w:id="7972" w:author="VOYER Raphael" w:date="2021-06-16T11:15:00Z">
        <w:r w:rsidDel="001111A8">
          <w:delText xml:space="preserve">         </w:delText>
        </w:r>
      </w:del>
    </w:p>
    <w:p w14:paraId="36019B6F" w14:textId="77777777" w:rsidR="00782969" w:rsidDel="001111A8" w:rsidRDefault="00782969">
      <w:pPr>
        <w:pStyle w:val="Titre4"/>
        <w:rPr>
          <w:del w:id="7973" w:author="VOYER Raphael" w:date="2021-06-16T11:15:00Z"/>
        </w:rPr>
        <w:pPrChange w:id="7974" w:author="VOYER Raphael" w:date="2021-06-16T11:15:00Z">
          <w:pPr>
            <w:pStyle w:val="Titre2"/>
          </w:pPr>
        </w:pPrChange>
      </w:pPr>
      <w:bookmarkStart w:id="7975" w:name="_Toc381025903"/>
      <w:del w:id="7976" w:author="VOYER Raphael" w:date="2021-06-16T11:15:00Z">
        <w:r w:rsidDel="001111A8">
          <w:delText>IP</w:delText>
        </w:r>
        <w:bookmarkEnd w:id="7975"/>
        <w:r w:rsidDel="001111A8">
          <w:delText xml:space="preserve"> </w:delText>
        </w:r>
      </w:del>
    </w:p>
    <w:p w14:paraId="76B4CC49" w14:textId="77777777" w:rsidR="006A48A5" w:rsidDel="001111A8" w:rsidRDefault="006A48A5">
      <w:pPr>
        <w:pStyle w:val="Titre4"/>
        <w:rPr>
          <w:del w:id="7977" w:author="VOYER Raphael" w:date="2021-06-16T11:15:00Z"/>
        </w:rPr>
        <w:pPrChange w:id="7978" w:author="VOYER Raphael" w:date="2021-06-16T11:15:00Z">
          <w:pPr>
            <w:ind w:left="576"/>
          </w:pPr>
        </w:pPrChange>
      </w:pPr>
      <w:del w:id="7979" w:author="VOYER Raphael" w:date="2021-06-16T11:15:00Z">
        <w:r w:rsidDel="001111A8">
          <w:delText>Following changes shall be required in IP to handle ARP requests from HAVLAN.</w:delText>
        </w:r>
      </w:del>
    </w:p>
    <w:p w14:paraId="110DF9FE" w14:textId="77777777" w:rsidR="006A48A5" w:rsidDel="001111A8" w:rsidRDefault="006A48A5">
      <w:pPr>
        <w:pStyle w:val="Titre4"/>
        <w:rPr>
          <w:del w:id="7980" w:author="VOYER Raphael" w:date="2021-06-16T11:15:00Z"/>
        </w:rPr>
        <w:pPrChange w:id="7981" w:author="VOYER Raphael" w:date="2021-06-16T11:15:00Z">
          <w:pPr>
            <w:numPr>
              <w:ilvl w:val="1"/>
              <w:numId w:val="37"/>
            </w:numPr>
            <w:tabs>
              <w:tab w:val="num" w:pos="1440"/>
            </w:tabs>
            <w:ind w:left="1440" w:hanging="360"/>
          </w:pPr>
        </w:pPrChange>
      </w:pPr>
      <w:del w:id="7982"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603C4749" w14:textId="77777777" w:rsidR="006A48A5" w:rsidDel="001111A8" w:rsidRDefault="006A48A5">
      <w:pPr>
        <w:pStyle w:val="Titre4"/>
        <w:rPr>
          <w:del w:id="7983" w:author="VOYER Raphael" w:date="2021-06-16T11:15:00Z"/>
        </w:rPr>
        <w:pPrChange w:id="7984" w:author="VOYER Raphael" w:date="2021-06-16T11:15:00Z">
          <w:pPr>
            <w:numPr>
              <w:ilvl w:val="1"/>
              <w:numId w:val="37"/>
            </w:numPr>
            <w:tabs>
              <w:tab w:val="num" w:pos="1440"/>
            </w:tabs>
            <w:ind w:left="1440" w:hanging="360"/>
          </w:pPr>
        </w:pPrChange>
      </w:pPr>
      <w:del w:id="7985" w:author="VOYER Raphael" w:date="2021-06-16T11:15:00Z">
        <w:r w:rsidDel="001111A8">
          <w:delText xml:space="preserve">A new </w:delText>
        </w:r>
        <w:r w:rsidR="00E92606" w:rsidDel="001111A8">
          <w:delText xml:space="preserve">event </w:delText>
        </w:r>
        <w:r w:rsidDel="001111A8">
          <w:delText>shall be added to handle the ARP creation/deletion message from</w:delText>
        </w:r>
      </w:del>
    </w:p>
    <w:p w14:paraId="03879656" w14:textId="77777777" w:rsidR="008F27E9" w:rsidDel="001111A8" w:rsidRDefault="006A48A5">
      <w:pPr>
        <w:pStyle w:val="Titre4"/>
        <w:rPr>
          <w:del w:id="7986" w:author="VOYER Raphael" w:date="2021-06-16T11:15:00Z"/>
        </w:rPr>
        <w:pPrChange w:id="7987" w:author="VOYER Raphael" w:date="2021-06-16T11:15:00Z">
          <w:pPr>
            <w:outlineLvl w:val="0"/>
          </w:pPr>
        </w:pPrChange>
      </w:pPr>
      <w:del w:id="7988" w:author="VOYER Raphael" w:date="2021-06-16T11:15:00Z">
        <w:r w:rsidDel="001111A8">
          <w:delText xml:space="preserve">                        </w:delText>
        </w:r>
        <w:bookmarkStart w:id="7989" w:name="_Toc381025904"/>
        <w:bookmarkStart w:id="7990" w:name="_Toc424820494"/>
        <w:r w:rsidDel="001111A8">
          <w:delText xml:space="preserve">HAVLAN </w:delText>
        </w:r>
        <w:smartTag w:uri="urn:schemas-microsoft-com:office:smarttags" w:element="stockticker">
          <w:r w:rsidDel="001111A8">
            <w:delText>CMM</w:delText>
          </w:r>
        </w:smartTag>
        <w:r w:rsidDel="001111A8">
          <w:delText>.</w:delText>
        </w:r>
        <w:bookmarkEnd w:id="7989"/>
        <w:bookmarkEnd w:id="7990"/>
      </w:del>
    </w:p>
    <w:p w14:paraId="039F1A6B" w14:textId="77777777" w:rsidR="006A48A5" w:rsidDel="001111A8" w:rsidRDefault="008F27E9">
      <w:pPr>
        <w:pStyle w:val="Titre4"/>
        <w:rPr>
          <w:del w:id="7991" w:author="VOYER Raphael" w:date="2021-06-16T11:15:00Z"/>
        </w:rPr>
        <w:pPrChange w:id="7992" w:author="VOYER Raphael" w:date="2021-06-16T11:15:00Z">
          <w:pPr>
            <w:numPr>
              <w:ilvl w:val="1"/>
              <w:numId w:val="37"/>
            </w:numPr>
            <w:tabs>
              <w:tab w:val="num" w:pos="1440"/>
            </w:tabs>
            <w:ind w:left="1440" w:hanging="360"/>
          </w:pPr>
        </w:pPrChange>
      </w:pPr>
      <w:del w:id="7993" w:author="VOYER Raphael" w:date="2021-06-16T11:15:00Z">
        <w:r w:rsidDel="001111A8">
          <w:delText>For dynamic cluster-mac cases changes shall be required to send message to</w:delText>
        </w:r>
      </w:del>
    </w:p>
    <w:p w14:paraId="09C51EB1" w14:textId="77777777" w:rsidR="008F27E9" w:rsidDel="001111A8" w:rsidRDefault="008F27E9">
      <w:pPr>
        <w:pStyle w:val="Titre4"/>
        <w:rPr>
          <w:del w:id="7994" w:author="VOYER Raphael" w:date="2021-06-16T11:15:00Z"/>
        </w:rPr>
        <w:pPrChange w:id="7995" w:author="VOYER Raphael" w:date="2021-06-16T11:15:00Z">
          <w:pPr>
            <w:ind w:left="1440"/>
          </w:pPr>
        </w:pPrChange>
      </w:pPr>
      <w:del w:id="7996" w:author="VOYER Raphael" w:date="2021-06-16T11:15:00Z">
        <w:r w:rsidDel="001111A8">
          <w:delText>HAVLAN upon ARP resolution.</w:delText>
        </w:r>
      </w:del>
    </w:p>
    <w:p w14:paraId="6A371908" w14:textId="77777777" w:rsidR="008F27E9" w:rsidDel="001111A8" w:rsidRDefault="008F27E9">
      <w:pPr>
        <w:pStyle w:val="Titre4"/>
        <w:rPr>
          <w:del w:id="7997" w:author="VOYER Raphael" w:date="2021-06-16T11:15:00Z"/>
        </w:rPr>
        <w:pPrChange w:id="7998" w:author="VOYER Raphael" w:date="2021-06-16T11:15:00Z">
          <w:pPr>
            <w:numPr>
              <w:ilvl w:val="1"/>
              <w:numId w:val="37"/>
            </w:numPr>
            <w:tabs>
              <w:tab w:val="num" w:pos="1440"/>
            </w:tabs>
            <w:ind w:left="1440" w:hanging="360"/>
          </w:pPr>
        </w:pPrChange>
      </w:pPr>
      <w:del w:id="7999" w:author="VOYER Raphael" w:date="2021-06-16T11:15:00Z">
        <w:r w:rsidDel="001111A8">
          <w:delText>Ni Down , Takeover cases shall be as usual with inclusion of cluster arps as well</w:delText>
        </w:r>
      </w:del>
    </w:p>
    <w:p w14:paraId="5EC8329A" w14:textId="77777777" w:rsidR="008F27E9" w:rsidDel="001111A8" w:rsidRDefault="008F27E9">
      <w:pPr>
        <w:pStyle w:val="Titre4"/>
        <w:rPr>
          <w:del w:id="8000" w:author="VOYER Raphael" w:date="2021-06-16T11:15:00Z"/>
        </w:rPr>
        <w:pPrChange w:id="8001" w:author="VOYER Raphael" w:date="2021-06-16T11:15:00Z">
          <w:pPr>
            <w:ind w:left="1080"/>
          </w:pPr>
        </w:pPrChange>
      </w:pPr>
      <w:del w:id="8002" w:author="VOYER Raphael" w:date="2021-06-16T11:15:00Z">
        <w:r w:rsidDel="001111A8">
          <w:delText xml:space="preserve">      along with the existing static Arps. (ARP entries should be flushed ).</w:delText>
        </w:r>
      </w:del>
    </w:p>
    <w:p w14:paraId="414A30F6" w14:textId="77777777" w:rsidR="008F27E9" w:rsidDel="001111A8" w:rsidRDefault="008F27E9">
      <w:pPr>
        <w:pStyle w:val="Titre4"/>
        <w:rPr>
          <w:del w:id="8003" w:author="VOYER Raphael" w:date="2021-06-16T11:15:00Z"/>
        </w:rPr>
        <w:pPrChange w:id="8004" w:author="VOYER Raphael" w:date="2021-06-16T11:15:00Z">
          <w:pPr/>
        </w:pPrChange>
      </w:pPr>
      <w:del w:id="8005" w:author="VOYER Raphael" w:date="2021-06-16T11:15:00Z">
        <w:r w:rsidDel="001111A8">
          <w:delText xml:space="preserve">                  </w:delText>
        </w:r>
      </w:del>
    </w:p>
    <w:p w14:paraId="5645203D" w14:textId="77777777" w:rsidR="006A48A5" w:rsidRPr="006A48A5" w:rsidDel="001111A8" w:rsidRDefault="006A48A5">
      <w:pPr>
        <w:pStyle w:val="Titre4"/>
        <w:rPr>
          <w:del w:id="8006" w:author="VOYER Raphael" w:date="2021-06-16T11:15:00Z"/>
        </w:rPr>
        <w:pPrChange w:id="8007" w:author="VOYER Raphael" w:date="2021-06-16T11:15:00Z">
          <w:pPr>
            <w:ind w:left="576"/>
          </w:pPr>
        </w:pPrChange>
      </w:pPr>
    </w:p>
    <w:p w14:paraId="34F299F4" w14:textId="77777777" w:rsidR="00782969" w:rsidDel="001111A8" w:rsidRDefault="00782969">
      <w:pPr>
        <w:pStyle w:val="Titre4"/>
        <w:rPr>
          <w:del w:id="8008" w:author="VOYER Raphael" w:date="2021-06-16T11:15:00Z"/>
        </w:rPr>
        <w:pPrChange w:id="8009" w:author="VOYER Raphael" w:date="2021-06-16T11:15:00Z">
          <w:pPr>
            <w:pStyle w:val="Titre2"/>
          </w:pPr>
        </w:pPrChange>
      </w:pPr>
      <w:bookmarkStart w:id="8010" w:name="_Toc381025905"/>
      <w:del w:id="8011" w:author="VOYER Raphael" w:date="2021-06-16T11:15:00Z">
        <w:r w:rsidDel="001111A8">
          <w:delText xml:space="preserve">IPMS </w:delText>
        </w:r>
        <w:smartTag w:uri="urn:schemas-microsoft-com:office:smarttags" w:element="stockticker">
          <w:r w:rsidR="0066678D" w:rsidDel="001111A8">
            <w:delText>CMM</w:delText>
          </w:r>
        </w:smartTag>
        <w:bookmarkEnd w:id="8010"/>
      </w:del>
    </w:p>
    <w:p w14:paraId="5A08FEA7" w14:textId="77777777" w:rsidR="00D51116" w:rsidDel="001111A8" w:rsidRDefault="00D51116">
      <w:pPr>
        <w:pStyle w:val="Titre4"/>
        <w:rPr>
          <w:del w:id="8012" w:author="VOYER Raphael" w:date="2021-06-16T11:15:00Z"/>
        </w:rPr>
        <w:pPrChange w:id="8013" w:author="VOYER Raphael" w:date="2021-06-16T11:15:00Z">
          <w:pPr>
            <w:ind w:left="576"/>
          </w:pPr>
        </w:pPrChange>
      </w:pPr>
      <w:del w:id="8014" w:author="VOYER Raphael" w:date="2021-06-16T11:15:00Z">
        <w:r w:rsidDel="001111A8">
          <w:delText xml:space="preserve">Following changes shall be required in IPMS </w:delText>
        </w:r>
        <w:smartTag w:uri="urn:schemas-microsoft-com:office:smarttags" w:element="stockticker">
          <w:r w:rsidDel="001111A8">
            <w:delText>CMM</w:delText>
          </w:r>
        </w:smartTag>
        <w:r w:rsidDel="001111A8">
          <w:delText xml:space="preserve"> to handle IGMP requests from HAVLAN</w:delText>
        </w:r>
      </w:del>
    </w:p>
    <w:p w14:paraId="261E44C8" w14:textId="77777777" w:rsidR="00D51116" w:rsidDel="001111A8" w:rsidRDefault="00D51116">
      <w:pPr>
        <w:pStyle w:val="Titre4"/>
        <w:rPr>
          <w:del w:id="8015" w:author="VOYER Raphael" w:date="2021-06-16T11:15:00Z"/>
        </w:rPr>
        <w:pPrChange w:id="8016" w:author="VOYER Raphael" w:date="2021-06-16T11:15:00Z">
          <w:pPr>
            <w:numPr>
              <w:ilvl w:val="1"/>
              <w:numId w:val="37"/>
            </w:numPr>
            <w:tabs>
              <w:tab w:val="num" w:pos="1440"/>
            </w:tabs>
            <w:ind w:left="1440" w:hanging="360"/>
          </w:pPr>
        </w:pPrChange>
      </w:pPr>
      <w:del w:id="8017"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724166A6" w14:textId="77777777" w:rsidR="00D51116" w:rsidDel="001111A8" w:rsidRDefault="00D51116">
      <w:pPr>
        <w:pStyle w:val="Titre4"/>
        <w:rPr>
          <w:del w:id="8018" w:author="VOYER Raphael" w:date="2021-06-16T11:15:00Z"/>
        </w:rPr>
        <w:pPrChange w:id="8019" w:author="VOYER Raphael" w:date="2021-06-16T11:15:00Z">
          <w:pPr>
            <w:numPr>
              <w:ilvl w:val="1"/>
              <w:numId w:val="37"/>
            </w:numPr>
            <w:tabs>
              <w:tab w:val="num" w:pos="1440"/>
            </w:tabs>
            <w:ind w:left="1440" w:hanging="360"/>
          </w:pPr>
        </w:pPrChange>
      </w:pPr>
      <w:del w:id="8020" w:author="VOYER Raphael" w:date="2021-06-16T11:15:00Z">
        <w:r w:rsidDel="001111A8">
          <w:delText>A DB with cluster info shall be used in order to send the IGMP reports/leaves</w:delText>
        </w:r>
      </w:del>
    </w:p>
    <w:p w14:paraId="520BDEC5" w14:textId="77777777" w:rsidR="00D51116" w:rsidDel="001111A8" w:rsidRDefault="0036311A">
      <w:pPr>
        <w:pStyle w:val="Titre4"/>
        <w:rPr>
          <w:del w:id="8021" w:author="VOYER Raphael" w:date="2021-06-16T11:15:00Z"/>
        </w:rPr>
        <w:pPrChange w:id="8022" w:author="VOYER Raphael" w:date="2021-06-16T11:15:00Z">
          <w:pPr>
            <w:ind w:left="1440"/>
          </w:pPr>
        </w:pPrChange>
      </w:pPr>
      <w:del w:id="8023" w:author="VOYER Raphael" w:date="2021-06-16T11:15:00Z">
        <w:r w:rsidDel="001111A8">
          <w:delText>t</w:delText>
        </w:r>
        <w:r w:rsidR="00D51116" w:rsidDel="001111A8">
          <w:delText>o the registered IP multicast groups requested by cluster.</w:delText>
        </w:r>
      </w:del>
    </w:p>
    <w:p w14:paraId="2C6E1E22" w14:textId="77777777" w:rsidR="00D51116" w:rsidDel="001111A8" w:rsidRDefault="00D51116">
      <w:pPr>
        <w:pStyle w:val="Titre4"/>
        <w:rPr>
          <w:del w:id="8024" w:author="VOYER Raphael" w:date="2021-06-16T11:15:00Z"/>
        </w:rPr>
        <w:pPrChange w:id="8025" w:author="VOYER Raphael" w:date="2021-06-16T11:15:00Z">
          <w:pPr>
            <w:numPr>
              <w:ilvl w:val="1"/>
              <w:numId w:val="37"/>
            </w:numPr>
            <w:tabs>
              <w:tab w:val="num" w:pos="1440"/>
            </w:tabs>
            <w:ind w:left="1440" w:hanging="360"/>
          </w:pPr>
        </w:pPrChange>
      </w:pPr>
      <w:del w:id="8026" w:author="VOYER Raphael" w:date="2021-06-16T11:15:00Z">
        <w:r w:rsidDel="001111A8">
          <w:delText xml:space="preserve">A new message shall be added to send the IGMP membership message to </w:delText>
        </w:r>
      </w:del>
    </w:p>
    <w:p w14:paraId="1786CDC7" w14:textId="77777777" w:rsidR="00D51116" w:rsidDel="001111A8" w:rsidRDefault="00D51116">
      <w:pPr>
        <w:pStyle w:val="Titre4"/>
        <w:rPr>
          <w:del w:id="8027" w:author="VOYER Raphael" w:date="2021-06-16T11:15:00Z"/>
        </w:rPr>
        <w:pPrChange w:id="8028" w:author="VOYER Raphael" w:date="2021-06-16T11:15:00Z">
          <w:pPr>
            <w:outlineLvl w:val="0"/>
          </w:pPr>
        </w:pPrChange>
      </w:pPr>
      <w:del w:id="8029" w:author="VOYER Raphael" w:date="2021-06-16T11:15:00Z">
        <w:r w:rsidDel="001111A8">
          <w:delText xml:space="preserve">                        </w:delText>
        </w:r>
        <w:bookmarkStart w:id="8030" w:name="_Toc381025906"/>
        <w:bookmarkStart w:id="8031" w:name="_Toc424820496"/>
        <w:r w:rsidDel="001111A8">
          <w:delText xml:space="preserve">HAVLAN </w:delText>
        </w:r>
        <w:smartTag w:uri="urn:schemas-microsoft-com:office:smarttags" w:element="stockticker">
          <w:r w:rsidDel="001111A8">
            <w:delText>CMM</w:delText>
          </w:r>
        </w:smartTag>
        <w:r w:rsidR="0066678D" w:rsidDel="001111A8">
          <w:delText>.</w:delText>
        </w:r>
        <w:bookmarkEnd w:id="8030"/>
        <w:bookmarkEnd w:id="8031"/>
      </w:del>
    </w:p>
    <w:p w14:paraId="29911373" w14:textId="77777777" w:rsidR="00782969" w:rsidDel="001111A8" w:rsidRDefault="00782969">
      <w:pPr>
        <w:pStyle w:val="Titre4"/>
        <w:rPr>
          <w:del w:id="8032" w:author="VOYER Raphael" w:date="2021-06-16T11:15:00Z"/>
        </w:rPr>
        <w:pPrChange w:id="8033" w:author="VOYER Raphael" w:date="2021-06-16T11:15:00Z">
          <w:pPr>
            <w:pStyle w:val="Titre2"/>
          </w:pPr>
        </w:pPrChange>
      </w:pPr>
      <w:bookmarkStart w:id="8034" w:name="_Toc381025907"/>
      <w:del w:id="8035" w:author="VOYER Raphael" w:date="2021-06-16T11:15:00Z">
        <w:r w:rsidDel="001111A8">
          <w:delText>QOS</w:delText>
        </w:r>
        <w:bookmarkEnd w:id="8034"/>
      </w:del>
    </w:p>
    <w:p w14:paraId="3DA3F98B" w14:textId="77777777" w:rsidR="0066678D" w:rsidDel="001111A8" w:rsidRDefault="0066678D">
      <w:pPr>
        <w:pStyle w:val="Titre4"/>
        <w:rPr>
          <w:del w:id="8036" w:author="VOYER Raphael" w:date="2021-06-16T11:15:00Z"/>
        </w:rPr>
        <w:pPrChange w:id="8037" w:author="VOYER Raphael" w:date="2021-06-16T11:15:00Z">
          <w:pPr/>
        </w:pPrChange>
      </w:pPr>
      <w:del w:id="8038" w:author="VOYER Raphael" w:date="2021-06-16T11:15:00Z">
        <w:r w:rsidDel="001111A8">
          <w:delText xml:space="preserve">          Following changes shall be required in QOS </w:delText>
        </w:r>
        <w:smartTag w:uri="urn:schemas-microsoft-com:office:smarttags" w:element="stockticker">
          <w:r w:rsidDel="001111A8">
            <w:delText>CMM</w:delText>
          </w:r>
        </w:smartTag>
        <w:r w:rsidDel="001111A8">
          <w:delText xml:space="preserve"> to handle </w:delText>
        </w:r>
        <w:r w:rsidR="0036311A" w:rsidDel="001111A8">
          <w:delText xml:space="preserve">filter </w:delText>
        </w:r>
        <w:r w:rsidDel="001111A8">
          <w:delText>requests from HAVLAN.</w:delText>
        </w:r>
      </w:del>
    </w:p>
    <w:p w14:paraId="56A9305F" w14:textId="77777777" w:rsidR="0066678D" w:rsidDel="001111A8" w:rsidRDefault="0066678D">
      <w:pPr>
        <w:pStyle w:val="Titre4"/>
        <w:rPr>
          <w:del w:id="8039" w:author="VOYER Raphael" w:date="2021-06-16T11:15:00Z"/>
        </w:rPr>
        <w:pPrChange w:id="8040" w:author="VOYER Raphael" w:date="2021-06-16T11:15:00Z">
          <w:pPr>
            <w:numPr>
              <w:ilvl w:val="1"/>
              <w:numId w:val="37"/>
            </w:numPr>
            <w:tabs>
              <w:tab w:val="num" w:pos="1440"/>
            </w:tabs>
            <w:ind w:left="1440" w:hanging="360"/>
          </w:pPr>
        </w:pPrChange>
      </w:pPr>
      <w:del w:id="8041"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33B1956A" w14:textId="77777777" w:rsidR="0066678D" w:rsidDel="001111A8" w:rsidRDefault="0036311A">
      <w:pPr>
        <w:pStyle w:val="Titre4"/>
        <w:rPr>
          <w:del w:id="8042" w:author="VOYER Raphael" w:date="2021-06-16T11:15:00Z"/>
        </w:rPr>
        <w:pPrChange w:id="8043" w:author="VOYER Raphael" w:date="2021-06-16T11:15:00Z">
          <w:pPr>
            <w:numPr>
              <w:ilvl w:val="1"/>
              <w:numId w:val="37"/>
            </w:numPr>
            <w:tabs>
              <w:tab w:val="num" w:pos="1440"/>
            </w:tabs>
            <w:ind w:left="1440" w:hanging="360"/>
          </w:pPr>
        </w:pPrChange>
      </w:pPr>
      <w:del w:id="8044" w:author="VOYER Raphael" w:date="2021-06-16T11:15:00Z">
        <w:r w:rsidDel="001111A8">
          <w:delText>A 32 entry IFP shall be allocated to HAVLAN.</w:delText>
        </w:r>
      </w:del>
    </w:p>
    <w:p w14:paraId="3EBDC260" w14:textId="77777777" w:rsidR="0036311A" w:rsidDel="001111A8" w:rsidRDefault="0036311A">
      <w:pPr>
        <w:pStyle w:val="Titre4"/>
        <w:rPr>
          <w:del w:id="8045" w:author="VOYER Raphael" w:date="2021-06-16T11:15:00Z"/>
        </w:rPr>
        <w:pPrChange w:id="8046" w:author="VOYER Raphael" w:date="2021-06-16T11:15:00Z">
          <w:pPr>
            <w:numPr>
              <w:ilvl w:val="1"/>
              <w:numId w:val="37"/>
            </w:numPr>
            <w:tabs>
              <w:tab w:val="num" w:pos="1440"/>
            </w:tabs>
            <w:ind w:left="1440" w:hanging="360"/>
          </w:pPr>
        </w:pPrChange>
      </w:pPr>
      <w:del w:id="8047" w:author="VOYER Raphael" w:date="2021-06-16T11:15:00Z">
        <w:r w:rsidDel="001111A8">
          <w:delText>A 32 entry VFP shall be allocated to HAVLAN.</w:delText>
        </w:r>
      </w:del>
    </w:p>
    <w:p w14:paraId="10D69F90" w14:textId="77777777" w:rsidR="0066678D" w:rsidDel="001111A8" w:rsidRDefault="0066678D">
      <w:pPr>
        <w:pStyle w:val="Titre4"/>
        <w:rPr>
          <w:del w:id="8048" w:author="VOYER Raphael" w:date="2021-06-16T11:15:00Z"/>
        </w:rPr>
        <w:pPrChange w:id="8049" w:author="VOYER Raphael" w:date="2021-06-16T11:15:00Z">
          <w:pPr>
            <w:numPr>
              <w:ilvl w:val="1"/>
              <w:numId w:val="37"/>
            </w:numPr>
            <w:tabs>
              <w:tab w:val="num" w:pos="1440"/>
            </w:tabs>
            <w:ind w:left="1440" w:hanging="360"/>
          </w:pPr>
        </w:pPrChange>
      </w:pPr>
      <w:del w:id="8050" w:author="VOYER Raphael" w:date="2021-06-16T11:15:00Z">
        <w:r w:rsidDel="001111A8">
          <w:delText xml:space="preserve">A new message shall be added to </w:delText>
        </w:r>
        <w:r w:rsidR="0036311A" w:rsidDel="001111A8">
          <w:delText>handle</w:delText>
        </w:r>
        <w:r w:rsidDel="001111A8">
          <w:delText xml:space="preserve"> the </w:delText>
        </w:r>
        <w:r w:rsidR="0036311A" w:rsidDel="001111A8">
          <w:delText>IFP creation/deletion events from</w:delText>
        </w:r>
      </w:del>
    </w:p>
    <w:p w14:paraId="14B4241E" w14:textId="77777777" w:rsidR="0066678D" w:rsidDel="001111A8" w:rsidRDefault="0066678D">
      <w:pPr>
        <w:pStyle w:val="Titre4"/>
        <w:rPr>
          <w:del w:id="8051" w:author="VOYER Raphael" w:date="2021-06-16T11:15:00Z"/>
        </w:rPr>
        <w:pPrChange w:id="8052" w:author="VOYER Raphael" w:date="2021-06-16T11:15:00Z">
          <w:pPr>
            <w:outlineLvl w:val="0"/>
          </w:pPr>
        </w:pPrChange>
      </w:pPr>
      <w:del w:id="8053" w:author="VOYER Raphael" w:date="2021-06-16T11:15:00Z">
        <w:r w:rsidDel="001111A8">
          <w:delText xml:space="preserve">                        </w:delText>
        </w:r>
        <w:bookmarkStart w:id="8054" w:name="_Toc381025908"/>
        <w:bookmarkStart w:id="8055" w:name="_Toc424820498"/>
        <w:r w:rsidDel="001111A8">
          <w:delText xml:space="preserve">HAVLAN </w:delText>
        </w:r>
        <w:smartTag w:uri="urn:schemas-microsoft-com:office:smarttags" w:element="stockticker">
          <w:r w:rsidDel="001111A8">
            <w:delText>CMM</w:delText>
          </w:r>
        </w:smartTag>
        <w:r w:rsidDel="001111A8">
          <w:delText>.</w:delText>
        </w:r>
        <w:bookmarkEnd w:id="8054"/>
        <w:bookmarkEnd w:id="8055"/>
      </w:del>
    </w:p>
    <w:p w14:paraId="5DDA4D57" w14:textId="77777777" w:rsidR="0066678D" w:rsidDel="001111A8" w:rsidRDefault="0066678D">
      <w:pPr>
        <w:pStyle w:val="Titre4"/>
        <w:rPr>
          <w:del w:id="8056" w:author="VOYER Raphael" w:date="2021-06-16T11:15:00Z"/>
        </w:rPr>
        <w:pPrChange w:id="8057" w:author="VOYER Raphael" w:date="2021-06-16T11:15:00Z">
          <w:pPr>
            <w:numPr>
              <w:ilvl w:val="1"/>
              <w:numId w:val="37"/>
            </w:numPr>
            <w:tabs>
              <w:tab w:val="num" w:pos="1440"/>
            </w:tabs>
            <w:ind w:left="1440" w:hanging="360"/>
          </w:pPr>
        </w:pPrChange>
      </w:pPr>
      <w:del w:id="8058" w:author="VOYER Raphael" w:date="2021-06-16T11:15:00Z">
        <w:r w:rsidDel="001111A8">
          <w:delText xml:space="preserve">A new message shall be added to handle the </w:delText>
        </w:r>
        <w:r w:rsidR="0036311A" w:rsidDel="001111A8">
          <w:delText>VFP</w:delText>
        </w:r>
        <w:r w:rsidDel="001111A8">
          <w:delText xml:space="preserve"> creation/deletion </w:delText>
        </w:r>
        <w:r w:rsidR="0036311A" w:rsidDel="001111A8">
          <w:delText>events</w:delText>
        </w:r>
        <w:r w:rsidDel="001111A8">
          <w:delText xml:space="preserve"> from</w:delText>
        </w:r>
      </w:del>
    </w:p>
    <w:p w14:paraId="1AD5F686" w14:textId="77777777" w:rsidR="0066678D" w:rsidDel="001111A8" w:rsidRDefault="0066678D">
      <w:pPr>
        <w:pStyle w:val="Titre4"/>
        <w:rPr>
          <w:del w:id="8059" w:author="VOYER Raphael" w:date="2021-06-16T11:15:00Z"/>
        </w:rPr>
        <w:pPrChange w:id="8060" w:author="VOYER Raphael" w:date="2021-06-16T11:15:00Z">
          <w:pPr>
            <w:outlineLvl w:val="0"/>
          </w:pPr>
        </w:pPrChange>
      </w:pPr>
      <w:del w:id="8061" w:author="VOYER Raphael" w:date="2021-06-16T11:15:00Z">
        <w:r w:rsidDel="001111A8">
          <w:delText xml:space="preserve">                        </w:delText>
        </w:r>
        <w:bookmarkStart w:id="8062" w:name="_Toc381025909"/>
        <w:bookmarkStart w:id="8063" w:name="_Toc424820499"/>
        <w:r w:rsidDel="001111A8">
          <w:delText xml:space="preserve">HAVLAN </w:delText>
        </w:r>
        <w:smartTag w:uri="urn:schemas-microsoft-com:office:smarttags" w:element="stockticker">
          <w:r w:rsidDel="001111A8">
            <w:delText>CMM</w:delText>
          </w:r>
        </w:smartTag>
        <w:r w:rsidDel="001111A8">
          <w:delText>.</w:delText>
        </w:r>
        <w:bookmarkEnd w:id="8062"/>
        <w:bookmarkEnd w:id="8063"/>
      </w:del>
    </w:p>
    <w:p w14:paraId="1D5F2615" w14:textId="77777777" w:rsidR="00782969" w:rsidDel="001111A8" w:rsidRDefault="0036122D">
      <w:pPr>
        <w:pStyle w:val="Titre4"/>
        <w:rPr>
          <w:del w:id="8064" w:author="VOYER Raphael" w:date="2021-06-16T11:15:00Z"/>
        </w:rPr>
        <w:pPrChange w:id="8065" w:author="VOYER Raphael" w:date="2021-06-16T11:15:00Z">
          <w:pPr/>
        </w:pPrChange>
      </w:pPr>
      <w:del w:id="8066" w:author="VOYER Raphael" w:date="2021-06-16T11:15:00Z">
        <w:r w:rsidDel="001111A8">
          <w:delText xml:space="preserve"> </w:delText>
        </w:r>
      </w:del>
    </w:p>
    <w:p w14:paraId="6644BE55" w14:textId="77777777" w:rsidR="0036122D" w:rsidDel="001111A8" w:rsidRDefault="0036122D">
      <w:pPr>
        <w:pStyle w:val="Titre4"/>
        <w:rPr>
          <w:del w:id="8067" w:author="VOYER Raphael" w:date="2021-06-16T11:15:00Z"/>
        </w:rPr>
        <w:pPrChange w:id="8068" w:author="VOYER Raphael" w:date="2021-06-16T11:15:00Z">
          <w:pPr/>
        </w:pPrChange>
      </w:pPr>
      <w:del w:id="8069" w:author="VOYER Raphael" w:date="2021-06-16T11:15:00Z">
        <w:r w:rsidDel="001111A8">
          <w:delText xml:space="preserve">          Corresponding changes shall be required in QOS NI to handle the requests from QOS </w:delText>
        </w:r>
        <w:smartTag w:uri="urn:schemas-microsoft-com:office:smarttags" w:element="stockticker">
          <w:r w:rsidDel="001111A8">
            <w:delText>CMM</w:delText>
          </w:r>
        </w:smartTag>
        <w:r w:rsidDel="001111A8">
          <w:delText>.</w:delText>
        </w:r>
      </w:del>
    </w:p>
    <w:p w14:paraId="7646A063" w14:textId="77777777" w:rsidR="0036122D" w:rsidRPr="00782969" w:rsidDel="001111A8" w:rsidRDefault="0036122D">
      <w:pPr>
        <w:pStyle w:val="Titre4"/>
        <w:rPr>
          <w:del w:id="8070" w:author="VOYER Raphael" w:date="2021-06-16T11:15:00Z"/>
        </w:rPr>
        <w:pPrChange w:id="8071" w:author="VOYER Raphael" w:date="2021-06-16T11:15:00Z">
          <w:pPr/>
        </w:pPrChange>
      </w:pPr>
      <w:del w:id="8072" w:author="VOYER Raphael" w:date="2021-06-16T11:15:00Z">
        <w:r w:rsidDel="001111A8">
          <w:delText xml:space="preserve">          IFP/VFP shall be created on all NI’s.</w:delText>
        </w:r>
      </w:del>
    </w:p>
    <w:p w14:paraId="0E83EA2F" w14:textId="77777777" w:rsidR="00782969" w:rsidRPr="00782969" w:rsidDel="001111A8" w:rsidRDefault="00782969">
      <w:pPr>
        <w:pStyle w:val="Titre4"/>
        <w:rPr>
          <w:del w:id="8073" w:author="VOYER Raphael" w:date="2021-06-16T11:15:00Z"/>
        </w:rPr>
        <w:pPrChange w:id="8074" w:author="VOYER Raphael" w:date="2021-06-16T11:15:00Z">
          <w:pPr/>
        </w:pPrChange>
      </w:pPr>
    </w:p>
    <w:p w14:paraId="75BBB60F" w14:textId="77777777" w:rsidR="00782969" w:rsidRPr="00782969" w:rsidDel="001111A8" w:rsidRDefault="00782969">
      <w:pPr>
        <w:pStyle w:val="Titre4"/>
        <w:rPr>
          <w:del w:id="8075" w:author="VOYER Raphael" w:date="2021-06-16T11:15:00Z"/>
        </w:rPr>
        <w:pPrChange w:id="8076" w:author="VOYER Raphael" w:date="2021-06-16T11:15:00Z">
          <w:pPr/>
        </w:pPrChange>
      </w:pPr>
    </w:p>
    <w:p w14:paraId="3D444500" w14:textId="77777777" w:rsidR="00782969" w:rsidRPr="00782969" w:rsidDel="001111A8" w:rsidRDefault="00782969">
      <w:pPr>
        <w:pStyle w:val="Titre4"/>
        <w:rPr>
          <w:del w:id="8077" w:author="VOYER Raphael" w:date="2021-06-16T11:15:00Z"/>
        </w:rPr>
        <w:pPrChange w:id="8078" w:author="VOYER Raphael" w:date="2021-06-16T11:15:00Z">
          <w:pPr/>
        </w:pPrChange>
      </w:pPr>
    </w:p>
    <w:p w14:paraId="7F17EC09" w14:textId="77777777" w:rsidR="00782969" w:rsidRPr="00782969" w:rsidDel="001111A8" w:rsidRDefault="00782969">
      <w:pPr>
        <w:pStyle w:val="Titre4"/>
        <w:rPr>
          <w:del w:id="8079" w:author="VOYER Raphael" w:date="2021-06-16T11:15:00Z"/>
        </w:rPr>
        <w:pPrChange w:id="8080" w:author="VOYER Raphael" w:date="2021-06-16T11:15:00Z">
          <w:pPr/>
        </w:pPrChange>
      </w:pPr>
      <w:del w:id="8081" w:author="VOYER Raphael" w:date="2021-06-16T11:15:00Z">
        <w:r w:rsidDel="001111A8">
          <w:delText xml:space="preserve">    </w:delText>
        </w:r>
      </w:del>
    </w:p>
    <w:p w14:paraId="53C709B5" w14:textId="77777777" w:rsidR="00C31A1D" w:rsidDel="001111A8" w:rsidRDefault="00C31A1D">
      <w:pPr>
        <w:pStyle w:val="Titre4"/>
        <w:rPr>
          <w:del w:id="8082" w:author="VOYER Raphael" w:date="2021-06-16T11:15:00Z"/>
        </w:rPr>
        <w:pPrChange w:id="8083" w:author="VOYER Raphael" w:date="2021-06-16T11:15:00Z">
          <w:pPr>
            <w:pStyle w:val="Titre1"/>
            <w:pageBreakBefore/>
            <w:tabs>
              <w:tab w:val="clear" w:pos="432"/>
              <w:tab w:val="num" w:pos="360"/>
            </w:tabs>
            <w:ind w:left="360" w:hanging="360"/>
            <w:jc w:val="left"/>
          </w:pPr>
        </w:pPrChange>
      </w:pPr>
      <w:bookmarkStart w:id="8084" w:name="_Tracing_and_Debug"/>
      <w:bookmarkStart w:id="8085" w:name="_Toc381025910"/>
      <w:bookmarkEnd w:id="8084"/>
      <w:del w:id="8086" w:author="VOYER Raphael" w:date="2021-06-16T11:15:00Z">
        <w:r w:rsidDel="001111A8">
          <w:delText>Tracing and Debug</w:delText>
        </w:r>
        <w:bookmarkEnd w:id="8085"/>
      </w:del>
    </w:p>
    <w:p w14:paraId="15CC4916" w14:textId="77777777" w:rsidR="00DD3095" w:rsidDel="001111A8" w:rsidRDefault="00DD3095">
      <w:pPr>
        <w:pStyle w:val="Titre4"/>
        <w:rPr>
          <w:del w:id="8087" w:author="VOYER Raphael" w:date="2021-06-16T11:15:00Z"/>
        </w:rPr>
        <w:pPrChange w:id="8088" w:author="VOYER Raphael" w:date="2021-06-16T11:15:00Z">
          <w:pPr>
            <w:ind w:left="360"/>
          </w:pPr>
        </w:pPrChange>
      </w:pPr>
      <w:del w:id="8089" w:author="VOYER Raphael" w:date="2021-06-16T11:15:00Z">
        <w:r w:rsidDel="001111A8">
          <w:delText xml:space="preserve">This section briefs the </w:delText>
        </w:r>
        <w:r w:rsidR="00DA2D15" w:rsidDel="001111A8">
          <w:delText>tracing and debugging methods for the HAVLAN application.</w:delText>
        </w:r>
      </w:del>
    </w:p>
    <w:p w14:paraId="591C8CC9" w14:textId="77777777" w:rsidR="00DA2D15" w:rsidDel="001111A8" w:rsidRDefault="00DA2D15">
      <w:pPr>
        <w:pStyle w:val="Titre4"/>
        <w:rPr>
          <w:del w:id="8090" w:author="VOYER Raphael" w:date="2021-06-16T11:15:00Z"/>
        </w:rPr>
        <w:pPrChange w:id="8091" w:author="VOYER Raphael" w:date="2021-06-16T11:15:00Z">
          <w:pPr>
            <w:pStyle w:val="Titre2"/>
          </w:pPr>
        </w:pPrChange>
      </w:pPr>
      <w:bookmarkStart w:id="8092" w:name="_Toc381025911"/>
      <w:del w:id="8093" w:author="VOYER Raphael" w:date="2021-06-16T11:15:00Z">
        <w:r w:rsidRPr="00DA2D15" w:rsidDel="001111A8">
          <w:delText>SWLOG</w:delText>
        </w:r>
        <w:bookmarkEnd w:id="8092"/>
      </w:del>
    </w:p>
    <w:p w14:paraId="3751D2E9" w14:textId="77777777" w:rsidR="00DA2D15" w:rsidDel="001111A8" w:rsidRDefault="006063AB">
      <w:pPr>
        <w:pStyle w:val="Titre4"/>
        <w:rPr>
          <w:del w:id="8094" w:author="VOYER Raphael" w:date="2021-06-16T11:15:00Z"/>
        </w:rPr>
        <w:pPrChange w:id="8095" w:author="VOYER Raphael" w:date="2021-06-16T11:15:00Z">
          <w:pPr/>
        </w:pPrChange>
      </w:pPr>
      <w:del w:id="8096" w:author="VOYER Raphael" w:date="2021-06-16T11:15:00Z">
        <w:r w:rsidDel="001111A8">
          <w:delText xml:space="preserve">      </w:delText>
        </w:r>
        <w:r w:rsidR="00DA2D15" w:rsidDel="001111A8">
          <w:delText>The events will be logged using the SWLOG application which can be retrieved</w:delText>
        </w:r>
      </w:del>
    </w:p>
    <w:p w14:paraId="591510F4" w14:textId="77777777" w:rsidR="00DA2D15" w:rsidDel="001111A8" w:rsidRDefault="006063AB">
      <w:pPr>
        <w:pStyle w:val="Titre4"/>
        <w:rPr>
          <w:del w:id="8097" w:author="VOYER Raphael" w:date="2021-06-16T11:15:00Z"/>
        </w:rPr>
        <w:pPrChange w:id="8098" w:author="VOYER Raphael" w:date="2021-06-16T11:15:00Z">
          <w:pPr/>
        </w:pPrChange>
      </w:pPr>
      <w:del w:id="8099" w:author="VOYER Raphael" w:date="2021-06-16T11:15:00Z">
        <w:r w:rsidDel="001111A8">
          <w:delText xml:space="preserve">      </w:delText>
        </w:r>
        <w:r w:rsidR="00DA2D15" w:rsidDel="001111A8">
          <w:delText xml:space="preserve">later using the </w:delText>
        </w:r>
      </w:del>
    </w:p>
    <w:p w14:paraId="18385874" w14:textId="77777777" w:rsidR="00DA2D15" w:rsidDel="001111A8" w:rsidRDefault="00DA2D15">
      <w:pPr>
        <w:pStyle w:val="Titre4"/>
        <w:rPr>
          <w:del w:id="8100" w:author="VOYER Raphael" w:date="2021-06-16T11:15:00Z"/>
        </w:rPr>
        <w:pPrChange w:id="8101" w:author="VOYER Raphael" w:date="2021-06-16T11:15:00Z">
          <w:pPr/>
        </w:pPrChange>
      </w:pPr>
    </w:p>
    <w:p w14:paraId="44A61EA0" w14:textId="77777777" w:rsidR="00DA2D15" w:rsidDel="001111A8" w:rsidRDefault="006063AB">
      <w:pPr>
        <w:pStyle w:val="Titre4"/>
        <w:rPr>
          <w:del w:id="8102" w:author="VOYER Raphael" w:date="2021-06-16T11:15:00Z"/>
        </w:rPr>
        <w:pPrChange w:id="8103" w:author="VOYER Raphael" w:date="2021-06-16T11:15:00Z">
          <w:pPr/>
        </w:pPrChange>
      </w:pPr>
      <w:del w:id="8104" w:author="VOYER Raphael" w:date="2021-06-16T11:15:00Z">
        <w:r w:rsidDel="001111A8">
          <w:rPr>
            <w:b w:val="0"/>
          </w:rPr>
          <w:delText xml:space="preserve">      </w:delText>
        </w:r>
        <w:r w:rsidR="00DA2D15" w:rsidRPr="00DA2D15" w:rsidDel="001111A8">
          <w:rPr>
            <w:b w:val="0"/>
          </w:rPr>
          <w:delText>show log swlog command</w:delText>
        </w:r>
        <w:r w:rsidR="00DA2D15" w:rsidDel="001111A8">
          <w:delText>.</w:delText>
        </w:r>
      </w:del>
    </w:p>
    <w:p w14:paraId="33F1BAB7" w14:textId="77777777" w:rsidR="00DA2D15" w:rsidDel="001111A8" w:rsidRDefault="00DA2D15">
      <w:pPr>
        <w:pStyle w:val="Titre4"/>
        <w:rPr>
          <w:del w:id="8105" w:author="VOYER Raphael" w:date="2021-06-16T11:15:00Z"/>
        </w:rPr>
        <w:pPrChange w:id="8106" w:author="VOYER Raphael" w:date="2021-06-16T11:15:00Z">
          <w:pPr>
            <w:ind w:left="576"/>
          </w:pPr>
        </w:pPrChange>
      </w:pPr>
    </w:p>
    <w:p w14:paraId="5B94C91C" w14:textId="77777777" w:rsidR="00DA2D15" w:rsidDel="001111A8" w:rsidRDefault="006063AB">
      <w:pPr>
        <w:pStyle w:val="Titre4"/>
        <w:rPr>
          <w:del w:id="8107" w:author="VOYER Raphael" w:date="2021-06-16T11:15:00Z"/>
        </w:rPr>
        <w:pPrChange w:id="8108" w:author="VOYER Raphael" w:date="2021-06-16T11:15:00Z">
          <w:pPr>
            <w:outlineLvl w:val="0"/>
          </w:pPr>
        </w:pPrChange>
      </w:pPr>
      <w:del w:id="8109" w:author="VOYER Raphael" w:date="2021-06-16T11:15:00Z">
        <w:r w:rsidDel="001111A8">
          <w:delText xml:space="preserve">      </w:delText>
        </w:r>
        <w:bookmarkStart w:id="8110" w:name="_Toc381025912"/>
        <w:bookmarkStart w:id="8111" w:name="_Toc424820502"/>
        <w:r w:rsidR="00DA2D15" w:rsidDel="001111A8">
          <w:delText>Events logged include info error</w:delText>
        </w:r>
        <w:r w:rsidDel="001111A8">
          <w:delText>,</w:delText>
        </w:r>
        <w:r w:rsidR="00DA2D15" w:rsidDel="001111A8">
          <w:delText xml:space="preserve"> </w:delText>
        </w:r>
        <w:r w:rsidDel="001111A8">
          <w:delText xml:space="preserve">warning, info </w:delText>
        </w:r>
        <w:r w:rsidR="00DA2D15" w:rsidDel="001111A8">
          <w:delText>and debug level logs.</w:delText>
        </w:r>
        <w:bookmarkEnd w:id="8110"/>
        <w:bookmarkEnd w:id="8111"/>
      </w:del>
    </w:p>
    <w:p w14:paraId="75F40DB6" w14:textId="77777777" w:rsidR="006063AB" w:rsidDel="001111A8" w:rsidRDefault="006063AB">
      <w:pPr>
        <w:pStyle w:val="Titre4"/>
        <w:rPr>
          <w:del w:id="8112" w:author="VOYER Raphael" w:date="2021-06-16T11:15:00Z"/>
        </w:rPr>
        <w:pPrChange w:id="8113" w:author="VOYER Raphael" w:date="2021-06-16T11:15:00Z">
          <w:pPr/>
        </w:pPrChange>
      </w:pPr>
    </w:p>
    <w:p w14:paraId="2EBEF774" w14:textId="77777777" w:rsidR="006063AB" w:rsidRPr="00DA2D15" w:rsidDel="001111A8" w:rsidRDefault="006063AB">
      <w:pPr>
        <w:pStyle w:val="Titre4"/>
        <w:rPr>
          <w:del w:id="8114" w:author="VOYER Raphael" w:date="2021-06-16T11:15:00Z"/>
        </w:rPr>
        <w:pPrChange w:id="8115" w:author="VOYER Raphael" w:date="2021-06-16T11:15:00Z">
          <w:pPr>
            <w:pStyle w:val="Titre2"/>
          </w:pPr>
        </w:pPrChange>
      </w:pPr>
      <w:bookmarkStart w:id="8116" w:name="_Toc381025913"/>
      <w:del w:id="8117" w:author="VOYER Raphael" w:date="2021-06-16T11:15:00Z">
        <w:r w:rsidDel="001111A8">
          <w:delText>Internal Logging</w:delText>
        </w:r>
        <w:bookmarkEnd w:id="8116"/>
      </w:del>
    </w:p>
    <w:p w14:paraId="6F27EC30" w14:textId="77777777" w:rsidR="006063AB" w:rsidDel="001111A8" w:rsidRDefault="006063AB">
      <w:pPr>
        <w:pStyle w:val="Titre4"/>
        <w:rPr>
          <w:del w:id="8118" w:author="VOYER Raphael" w:date="2021-06-16T11:15:00Z"/>
        </w:rPr>
        <w:pPrChange w:id="8119" w:author="VOYER Raphael" w:date="2021-06-16T11:15:00Z">
          <w:pPr>
            <w:ind w:left="576"/>
          </w:pPr>
        </w:pPrChange>
      </w:pPr>
      <w:del w:id="8120" w:author="VOYER Raphael" w:date="2021-06-16T11:15:00Z">
        <w:r w:rsidDel="001111A8">
          <w:delText>For runtime logging of messages like IPC events and other interface events</w:delText>
        </w:r>
      </w:del>
    </w:p>
    <w:p w14:paraId="699CDF7A" w14:textId="77777777" w:rsidR="006063AB" w:rsidDel="001111A8" w:rsidRDefault="006063AB">
      <w:pPr>
        <w:pStyle w:val="Titre4"/>
        <w:rPr>
          <w:del w:id="8121" w:author="VOYER Raphael" w:date="2021-06-16T11:15:00Z"/>
        </w:rPr>
        <w:pPrChange w:id="8122" w:author="VOYER Raphael" w:date="2021-06-16T11:15:00Z">
          <w:pPr>
            <w:ind w:left="576"/>
          </w:pPr>
        </w:pPrChange>
      </w:pPr>
      <w:del w:id="8123" w:author="VOYER Raphael" w:date="2021-06-16T11:15:00Z">
        <w:r w:rsidDel="001111A8">
          <w:delText>A logging mechanism shall be provided haVlanPrintf which is controlled by the</w:delText>
        </w:r>
      </w:del>
    </w:p>
    <w:p w14:paraId="423636D8" w14:textId="77777777" w:rsidR="006063AB" w:rsidDel="001111A8" w:rsidRDefault="006063AB">
      <w:pPr>
        <w:pStyle w:val="Titre4"/>
        <w:rPr>
          <w:del w:id="8124" w:author="VOYER Raphael" w:date="2021-06-16T11:15:00Z"/>
        </w:rPr>
        <w:pPrChange w:id="8125" w:author="VOYER Raphael" w:date="2021-06-16T11:15:00Z">
          <w:pPr>
            <w:ind w:left="576"/>
          </w:pPr>
        </w:pPrChange>
      </w:pPr>
      <w:del w:id="8126" w:author="VOYER Raphael" w:date="2021-06-16T11:15:00Z">
        <w:r w:rsidDel="001111A8">
          <w:delText xml:space="preserve">below </w:delText>
        </w:r>
        <w:smartTag w:uri="urn:schemas-microsoft-com:office:smarttags" w:element="stockticker">
          <w:r w:rsidDel="001111A8">
            <w:delText>CLI</w:delText>
          </w:r>
        </w:smartTag>
        <w:r w:rsidR="00782969" w:rsidDel="001111A8">
          <w:delText>. The output will be on the console.</w:delText>
        </w:r>
      </w:del>
    </w:p>
    <w:p w14:paraId="34E2C90C" w14:textId="77777777" w:rsidR="006063AB" w:rsidDel="001111A8" w:rsidRDefault="006063AB">
      <w:pPr>
        <w:pStyle w:val="Titre4"/>
        <w:rPr>
          <w:del w:id="8127" w:author="VOYER Raphael" w:date="2021-06-16T11:15:00Z"/>
        </w:rPr>
        <w:pPrChange w:id="8128" w:author="VOYER Raphael" w:date="2021-06-16T11:15:00Z">
          <w:pPr/>
        </w:pPrChange>
      </w:pPr>
      <w:del w:id="8129" w:author="VOYER Raphael" w:date="2021-06-16T11:15:00Z">
        <w:r w:rsidDel="001111A8">
          <w:delText xml:space="preserve"> </w:delText>
        </w:r>
      </w:del>
    </w:p>
    <w:p w14:paraId="7B479D42" w14:textId="77777777" w:rsidR="006063AB" w:rsidRPr="00DA2D15" w:rsidDel="001111A8" w:rsidRDefault="00DA2D15">
      <w:pPr>
        <w:pStyle w:val="Titre4"/>
        <w:rPr>
          <w:del w:id="8130" w:author="VOYER Raphael" w:date="2021-06-16T11:15:00Z"/>
        </w:rPr>
        <w:pPrChange w:id="8131" w:author="VOYER Raphael" w:date="2021-06-16T11:15:00Z">
          <w:pPr>
            <w:pStyle w:val="Titre2"/>
          </w:pPr>
        </w:pPrChange>
      </w:pPr>
      <w:bookmarkStart w:id="8132" w:name="_Toc381025914"/>
      <w:del w:id="8133" w:author="VOYER Raphael" w:date="2021-06-16T11:15:00Z">
        <w:r w:rsidRPr="00DA2D15" w:rsidDel="001111A8">
          <w:delText>Debug Mechanism</w:delText>
        </w:r>
        <w:bookmarkEnd w:id="8132"/>
        <w:r w:rsidR="006063AB" w:rsidDel="001111A8">
          <w:delText xml:space="preserve">     </w:delText>
        </w:r>
      </w:del>
    </w:p>
    <w:p w14:paraId="0568ED42" w14:textId="77777777" w:rsidR="00DA2D15" w:rsidDel="001111A8" w:rsidRDefault="00DA2D15">
      <w:pPr>
        <w:pStyle w:val="Titre4"/>
        <w:rPr>
          <w:del w:id="8134" w:author="VOYER Raphael" w:date="2021-06-16T11:15:00Z"/>
        </w:rPr>
        <w:pPrChange w:id="8135" w:author="VOYER Raphael" w:date="2021-06-16T11:15:00Z">
          <w:pPr>
            <w:ind w:left="360"/>
          </w:pPr>
        </w:pPrChange>
      </w:pPr>
    </w:p>
    <w:p w14:paraId="2562AF41" w14:textId="77777777" w:rsidR="006063AB" w:rsidRPr="00953EB0" w:rsidDel="001111A8" w:rsidRDefault="006063AB">
      <w:pPr>
        <w:pStyle w:val="Titre4"/>
        <w:rPr>
          <w:del w:id="8136" w:author="VOYER Raphael" w:date="2021-06-16T11:15:00Z"/>
          <w:noProof/>
        </w:rPr>
        <w:pPrChange w:id="8137" w:author="VOYER Raphael" w:date="2021-06-16T11:15:00Z">
          <w:pPr>
            <w:pStyle w:val="Corpsdetexte"/>
          </w:pPr>
        </w:pPrChange>
      </w:pPr>
      <w:del w:id="8138" w:author="VOYER Raphael" w:date="2021-06-16T11:15:00Z">
        <w:r w:rsidDel="001111A8">
          <w:delText xml:space="preserve">   </w:delText>
        </w:r>
        <w:r w:rsidDel="001111A8">
          <w:rPr>
            <w:noProof/>
          </w:rPr>
          <w:delText xml:space="preserve">-&gt; </w:delText>
        </w:r>
        <w:r w:rsidRPr="00953EB0" w:rsidDel="001111A8">
          <w:rPr>
            <w:b w:val="0"/>
            <w:noProof/>
          </w:rPr>
          <w:delText>debug havlan enable/disable</w:delText>
        </w:r>
      </w:del>
    </w:p>
    <w:p w14:paraId="55EA25E1" w14:textId="77777777" w:rsidR="006063AB" w:rsidDel="001111A8" w:rsidRDefault="006063AB">
      <w:pPr>
        <w:pStyle w:val="Titre4"/>
        <w:rPr>
          <w:del w:id="8139" w:author="VOYER Raphael" w:date="2021-06-16T11:15:00Z"/>
          <w:noProof/>
        </w:rPr>
        <w:pPrChange w:id="8140" w:author="VOYER Raphael" w:date="2021-06-16T11:15:00Z">
          <w:pPr>
            <w:pStyle w:val="Corpsdetexte"/>
          </w:pPr>
        </w:pPrChange>
      </w:pPr>
      <w:del w:id="8141" w:author="VOYER Raphael" w:date="2021-06-16T11:15:00Z">
        <w:r w:rsidDel="001111A8">
          <w:rPr>
            <w:noProof/>
          </w:rPr>
          <w:delText xml:space="preserve">                 Enables the logging of HA VLAN events with default level(Messages/Events)</w:delText>
        </w:r>
      </w:del>
    </w:p>
    <w:p w14:paraId="12BC1DB4" w14:textId="77777777" w:rsidR="006063AB" w:rsidDel="001111A8" w:rsidRDefault="006063AB">
      <w:pPr>
        <w:pStyle w:val="Titre4"/>
        <w:rPr>
          <w:del w:id="8142" w:author="VOYER Raphael" w:date="2021-06-16T11:15:00Z"/>
          <w:noProof/>
        </w:rPr>
        <w:pPrChange w:id="8143" w:author="VOYER Raphael" w:date="2021-06-16T11:15:00Z">
          <w:pPr>
            <w:pStyle w:val="Corpsdetexte"/>
          </w:pPr>
        </w:pPrChange>
      </w:pPr>
      <w:del w:id="8144" w:author="VOYER Raphael" w:date="2021-06-16T11:15:00Z">
        <w:r w:rsidDel="001111A8">
          <w:rPr>
            <w:noProof/>
          </w:rPr>
          <w:delText xml:space="preserve">   -&gt; </w:delText>
        </w:r>
        <w:r w:rsidRPr="00953EB0" w:rsidDel="001111A8">
          <w:rPr>
            <w:b w:val="0"/>
            <w:noProof/>
          </w:rPr>
          <w:delText>debug havlan level “level”</w:delText>
        </w:r>
        <w:r w:rsidDel="001111A8">
          <w:rPr>
            <w:noProof/>
          </w:rPr>
          <w:delText xml:space="preserve"> </w:delText>
        </w:r>
      </w:del>
    </w:p>
    <w:p w14:paraId="55CC4A9F" w14:textId="77777777" w:rsidR="006063AB" w:rsidDel="001111A8" w:rsidRDefault="006063AB">
      <w:pPr>
        <w:pStyle w:val="Titre4"/>
        <w:rPr>
          <w:del w:id="8145" w:author="VOYER Raphael" w:date="2021-06-16T11:15:00Z"/>
          <w:noProof/>
        </w:rPr>
        <w:pPrChange w:id="8146" w:author="VOYER Raphael" w:date="2021-06-16T11:15:00Z">
          <w:pPr>
            <w:pStyle w:val="Corpsdetexte"/>
          </w:pPr>
        </w:pPrChange>
      </w:pPr>
      <w:del w:id="8147" w:author="VOYER Raphael" w:date="2021-06-16T11:15:00Z">
        <w:r w:rsidDel="001111A8">
          <w:rPr>
            <w:noProof/>
          </w:rPr>
          <w:delText xml:space="preserve">                  Level of debugging can be changed</w:delText>
        </w:r>
        <w:r w:rsidR="00782969" w:rsidDel="001111A8">
          <w:rPr>
            <w:noProof/>
          </w:rPr>
          <w:delText>. This might be useful for info level logs.</w:delText>
        </w:r>
      </w:del>
    </w:p>
    <w:p w14:paraId="19579380" w14:textId="77777777" w:rsidR="006063AB" w:rsidRPr="00953EB0" w:rsidDel="001111A8" w:rsidRDefault="006063AB">
      <w:pPr>
        <w:pStyle w:val="Titre4"/>
        <w:rPr>
          <w:del w:id="8148" w:author="VOYER Raphael" w:date="2021-06-16T11:15:00Z"/>
          <w:noProof/>
        </w:rPr>
        <w:pPrChange w:id="8149" w:author="VOYER Raphael" w:date="2021-06-16T11:15:00Z">
          <w:pPr>
            <w:pStyle w:val="Corpsdetexte"/>
          </w:pPr>
        </w:pPrChange>
      </w:pPr>
      <w:del w:id="8150" w:author="VOYER Raphael" w:date="2021-06-16T11:15:00Z">
        <w:r w:rsidDel="001111A8">
          <w:rPr>
            <w:noProof/>
          </w:rPr>
          <w:delText xml:space="preserve">    -&gt; </w:delText>
        </w:r>
        <w:r w:rsidRPr="00953EB0" w:rsidDel="001111A8">
          <w:rPr>
            <w:b w:val="0"/>
            <w:noProof/>
          </w:rPr>
          <w:delText xml:space="preserve">debug havlan show cluster &lt;id&gt; </w:delText>
        </w:r>
      </w:del>
    </w:p>
    <w:p w14:paraId="4FC251E4" w14:textId="77777777" w:rsidR="006063AB" w:rsidDel="001111A8" w:rsidRDefault="006063AB">
      <w:pPr>
        <w:pStyle w:val="Titre4"/>
        <w:rPr>
          <w:del w:id="8151" w:author="VOYER Raphael" w:date="2021-06-16T11:15:00Z"/>
          <w:noProof/>
        </w:rPr>
        <w:pPrChange w:id="8152" w:author="VOYER Raphael" w:date="2021-06-16T11:15:00Z">
          <w:pPr>
            <w:pStyle w:val="Corpsdetexte"/>
          </w:pPr>
        </w:pPrChange>
      </w:pPr>
      <w:del w:id="8153" w:author="VOYER Raphael" w:date="2021-06-16T11:15:00Z">
        <w:r w:rsidDel="001111A8">
          <w:rPr>
            <w:noProof/>
          </w:rPr>
          <w:delText xml:space="preserve">                  Dumps the Data Structures related to a cluster.</w:delText>
        </w:r>
      </w:del>
    </w:p>
    <w:p w14:paraId="6CCC811A" w14:textId="77777777" w:rsidR="006063AB" w:rsidRPr="00135EF3" w:rsidDel="001111A8" w:rsidRDefault="006063AB">
      <w:pPr>
        <w:pStyle w:val="Titre4"/>
        <w:rPr>
          <w:del w:id="8154" w:author="VOYER Raphael" w:date="2021-06-16T11:15:00Z"/>
          <w:noProof/>
        </w:rPr>
        <w:pPrChange w:id="8155" w:author="VOYER Raphael" w:date="2021-06-16T11:15:00Z">
          <w:pPr>
            <w:pStyle w:val="Corpsdetexte"/>
          </w:pPr>
        </w:pPrChange>
      </w:pPr>
    </w:p>
    <w:p w14:paraId="7C81A426" w14:textId="77777777" w:rsidR="004E6026" w:rsidDel="001111A8" w:rsidRDefault="004E6026">
      <w:pPr>
        <w:pStyle w:val="Titre4"/>
        <w:rPr>
          <w:del w:id="8156" w:author="VOYER Raphael" w:date="2021-06-16T11:15:00Z"/>
        </w:rPr>
        <w:pPrChange w:id="8157" w:author="VOYER Raphael" w:date="2021-06-16T11:15:00Z">
          <w:pPr/>
        </w:pPrChange>
      </w:pPr>
      <w:bookmarkStart w:id="8158" w:name="_APPENDIX_A:_MANAGEMENT_INTERFACE_CR"/>
      <w:bookmarkStart w:id="8159" w:name="_APPENDIX_B:_Critical_Resources"/>
      <w:bookmarkStart w:id="8160" w:name="_APPENDIX_C:_User_Guidelines"/>
      <w:bookmarkEnd w:id="7936"/>
      <w:bookmarkEnd w:id="8158"/>
      <w:bookmarkEnd w:id="8159"/>
      <w:bookmarkEnd w:id="8160"/>
    </w:p>
    <w:p w14:paraId="1483409D" w14:textId="77777777" w:rsidR="00C97B45" w:rsidDel="001111A8" w:rsidRDefault="00C97B45">
      <w:pPr>
        <w:pStyle w:val="Titre4"/>
        <w:rPr>
          <w:del w:id="8161" w:author="VOYER Raphael" w:date="2021-06-16T11:15:00Z"/>
        </w:rPr>
        <w:pPrChange w:id="8162" w:author="VOYER Raphael" w:date="2021-06-16T11:15:00Z">
          <w:pPr/>
        </w:pPrChange>
      </w:pPr>
    </w:p>
    <w:p w14:paraId="0A5295CA" w14:textId="77777777" w:rsidR="00C97B45" w:rsidDel="001111A8" w:rsidRDefault="00C97B45">
      <w:pPr>
        <w:pStyle w:val="Titre4"/>
        <w:rPr>
          <w:del w:id="8163" w:author="VOYER Raphael" w:date="2021-06-16T11:15:00Z"/>
        </w:rPr>
        <w:pPrChange w:id="8164" w:author="VOYER Raphael" w:date="2021-06-16T11:15:00Z">
          <w:pPr/>
        </w:pPrChange>
      </w:pPr>
    </w:p>
    <w:p w14:paraId="1D491631" w14:textId="77777777" w:rsidR="00096114" w:rsidRPr="00046C7B" w:rsidDel="001111A8" w:rsidRDefault="00096114">
      <w:pPr>
        <w:pStyle w:val="Titre4"/>
        <w:rPr>
          <w:del w:id="8165" w:author="VOYER Raphael" w:date="2021-06-16T11:15:00Z"/>
        </w:rPr>
        <w:pPrChange w:id="8166" w:author="VOYER Raphael" w:date="2021-06-16T11:15:00Z">
          <w:pPr>
            <w:outlineLvl w:val="0"/>
          </w:pPr>
        </w:pPrChange>
      </w:pPr>
    </w:p>
    <w:p w14:paraId="17E504EF" w14:textId="77777777" w:rsidR="00C97B45" w:rsidDel="001111A8" w:rsidRDefault="00C97B45">
      <w:pPr>
        <w:pStyle w:val="Titre4"/>
        <w:rPr>
          <w:del w:id="8167" w:author="VOYER Raphael" w:date="2021-06-16T11:15:00Z"/>
        </w:rPr>
        <w:pPrChange w:id="8168" w:author="VOYER Raphael" w:date="2021-06-16T11:15:00Z">
          <w:pPr/>
        </w:pPrChange>
      </w:pPr>
    </w:p>
    <w:p w14:paraId="47FB01F7" w14:textId="77777777" w:rsidR="004E6026" w:rsidDel="001111A8" w:rsidRDefault="004E6026">
      <w:pPr>
        <w:pStyle w:val="Titre4"/>
        <w:rPr>
          <w:del w:id="8169" w:author="VOYER Raphael" w:date="2021-06-16T11:15:00Z"/>
        </w:rPr>
        <w:pPrChange w:id="8170" w:author="VOYER Raphael" w:date="2021-06-16T11:15:00Z">
          <w:pPr/>
        </w:pPrChange>
      </w:pPr>
    </w:p>
    <w:p w14:paraId="038742F7" w14:textId="77777777" w:rsidR="002A3788" w:rsidDel="001111A8" w:rsidRDefault="002A3788">
      <w:pPr>
        <w:pStyle w:val="Titre4"/>
        <w:rPr>
          <w:del w:id="8171" w:author="VOYER Raphael" w:date="2021-06-16T11:15:00Z"/>
        </w:rPr>
        <w:pPrChange w:id="8172" w:author="VOYER Raphael" w:date="2021-06-16T11:15:00Z">
          <w:pPr/>
        </w:pPrChange>
      </w:pPr>
    </w:p>
    <w:p w14:paraId="7720B639" w14:textId="77777777" w:rsidR="000D2656" w:rsidDel="001111A8" w:rsidRDefault="000D2656">
      <w:pPr>
        <w:pStyle w:val="Titre4"/>
        <w:rPr>
          <w:del w:id="8173" w:author="VOYER Raphael" w:date="2021-06-16T11:15:00Z"/>
        </w:rPr>
        <w:pPrChange w:id="8174" w:author="VOYER Raphael" w:date="2021-06-16T11:15:00Z">
          <w:pPr>
            <w:outlineLvl w:val="0"/>
          </w:pPr>
        </w:pPrChange>
      </w:pPr>
    </w:p>
    <w:p w14:paraId="3CFBA743" w14:textId="77777777" w:rsidR="000D2656" w:rsidRPr="00CB0F8F" w:rsidDel="001111A8" w:rsidRDefault="000D2656">
      <w:pPr>
        <w:pStyle w:val="Titre4"/>
        <w:rPr>
          <w:del w:id="8175" w:author="VOYER Raphael" w:date="2021-06-16T11:15:00Z"/>
        </w:rPr>
        <w:pPrChange w:id="8176" w:author="VOYER Raphael" w:date="2021-06-16T11:15:00Z">
          <w:pPr>
            <w:ind w:left="720"/>
          </w:pPr>
        </w:pPrChange>
      </w:pPr>
    </w:p>
    <w:p w14:paraId="1D4C873D" w14:textId="77777777" w:rsidR="002A3788" w:rsidDel="001111A8" w:rsidRDefault="002A3788">
      <w:pPr>
        <w:pStyle w:val="Titre4"/>
        <w:rPr>
          <w:del w:id="8177" w:author="VOYER Raphael" w:date="2021-06-16T11:15:00Z"/>
        </w:rPr>
        <w:pPrChange w:id="8178" w:author="VOYER Raphael" w:date="2021-06-16T11:15:00Z">
          <w:pPr/>
        </w:pPrChange>
      </w:pPr>
    </w:p>
    <w:p w14:paraId="1BECF718" w14:textId="77777777" w:rsidR="00CD2168" w:rsidDel="001111A8" w:rsidRDefault="00CD2168">
      <w:pPr>
        <w:pStyle w:val="Titre4"/>
        <w:rPr>
          <w:del w:id="8179" w:author="VOYER Raphael" w:date="2021-06-16T11:15:00Z"/>
          <w:bCs w:val="0"/>
        </w:rPr>
        <w:pPrChange w:id="8180" w:author="VOYER Raphael" w:date="2021-06-16T11:15:00Z">
          <w:pPr>
            <w:pStyle w:val="Titre1"/>
            <w:pageBreakBefore/>
            <w:tabs>
              <w:tab w:val="clear" w:pos="432"/>
              <w:tab w:val="num" w:pos="360"/>
            </w:tabs>
            <w:spacing w:before="360" w:after="320"/>
            <w:ind w:left="360" w:hanging="360"/>
            <w:jc w:val="left"/>
          </w:pPr>
        </w:pPrChange>
      </w:pPr>
      <w:bookmarkStart w:id="8181" w:name="_Requirement_Traceability_Matrix"/>
      <w:bookmarkStart w:id="8182" w:name="_Toc266456324"/>
      <w:bookmarkStart w:id="8183" w:name="_Toc270435646"/>
      <w:bookmarkStart w:id="8184" w:name="_Toc381025929"/>
      <w:bookmarkEnd w:id="8181"/>
      <w:del w:id="8185" w:author="VOYER Raphael" w:date="2021-06-16T11:15:00Z">
        <w:r w:rsidDel="001111A8">
          <w:rPr>
            <w:bCs w:val="0"/>
          </w:rPr>
          <w:delText>Requirement Traceability</w:delText>
        </w:r>
        <w:bookmarkEnd w:id="8182"/>
        <w:r w:rsidDel="001111A8">
          <w:rPr>
            <w:bCs w:val="0"/>
          </w:rPr>
          <w:delText xml:space="preserve"> Matrix</w:delText>
        </w:r>
        <w:bookmarkEnd w:id="8183"/>
        <w:bookmarkEnd w:id="8184"/>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127"/>
        <w:gridCol w:w="2352"/>
        <w:gridCol w:w="2336"/>
      </w:tblGrid>
      <w:tr w:rsidR="00CD2168" w:rsidRPr="00CD4A47" w:rsidDel="001111A8" w14:paraId="43C82886" w14:textId="77777777" w:rsidTr="00CD4A47">
        <w:trPr>
          <w:trHeight w:val="422"/>
          <w:del w:id="8186" w:author="VOYER Raphael" w:date="2021-06-16T11:15:00Z"/>
        </w:trPr>
        <w:tc>
          <w:tcPr>
            <w:tcW w:w="2588" w:type="dxa"/>
          </w:tcPr>
          <w:p w14:paraId="6CD01594" w14:textId="77777777" w:rsidR="00CD2168" w:rsidRPr="00CD4A47" w:rsidDel="001111A8" w:rsidRDefault="00CD2168">
            <w:pPr>
              <w:pStyle w:val="Titre4"/>
              <w:rPr>
                <w:del w:id="8187" w:author="VOYER Raphael" w:date="2021-06-16T11:15:00Z"/>
              </w:rPr>
              <w:pPrChange w:id="8188" w:author="VOYER Raphael" w:date="2021-06-16T11:15:00Z">
                <w:pPr>
                  <w:jc w:val="center"/>
                </w:pPr>
              </w:pPrChange>
            </w:pPr>
            <w:del w:id="8189" w:author="VOYER Raphael" w:date="2021-06-16T11:15:00Z">
              <w:r w:rsidRPr="00CD4A47" w:rsidDel="001111A8">
                <w:rPr>
                  <w:b w:val="0"/>
                </w:rPr>
                <w:delText>Requirement Number</w:delText>
              </w:r>
            </w:del>
          </w:p>
          <w:p w14:paraId="05D8C202" w14:textId="77777777" w:rsidR="00CD2168" w:rsidRPr="00CD4A47" w:rsidDel="001111A8" w:rsidRDefault="00CD2168">
            <w:pPr>
              <w:pStyle w:val="Titre4"/>
              <w:rPr>
                <w:del w:id="8190" w:author="VOYER Raphael" w:date="2021-06-16T11:15:00Z"/>
              </w:rPr>
              <w:pPrChange w:id="8191" w:author="VOYER Raphael" w:date="2021-06-16T11:15:00Z">
                <w:pPr/>
              </w:pPrChange>
            </w:pPr>
            <w:del w:id="8192" w:author="VOYER Raphael" w:date="2021-06-16T11:15:00Z">
              <w:r w:rsidRPr="00CD4A47" w:rsidDel="001111A8">
                <w:rPr>
                  <w:b w:val="0"/>
                </w:rPr>
                <w:delText xml:space="preserve">       </w:delText>
              </w:r>
              <w:smartTag w:uri="urn:schemas-microsoft-com:office:smarttags" w:element="stockticker">
                <w:r w:rsidRPr="00CD4A47" w:rsidDel="001111A8">
                  <w:rPr>
                    <w:b w:val="0"/>
                  </w:rPr>
                  <w:delText>SRS</w:delText>
                </w:r>
              </w:smartTag>
              <w:r w:rsidRPr="00CD4A47" w:rsidDel="001111A8">
                <w:rPr>
                  <w:b w:val="0"/>
                </w:rPr>
                <w:delText xml:space="preserve"> section</w:delText>
              </w:r>
            </w:del>
          </w:p>
          <w:p w14:paraId="67978849" w14:textId="77777777" w:rsidR="00CD2168" w:rsidRPr="00CD4A47" w:rsidDel="001111A8" w:rsidRDefault="00CD2168">
            <w:pPr>
              <w:pStyle w:val="Titre4"/>
              <w:rPr>
                <w:del w:id="8193" w:author="VOYER Raphael" w:date="2021-06-16T11:15:00Z"/>
              </w:rPr>
              <w:pPrChange w:id="8194" w:author="VOYER Raphael" w:date="2021-06-16T11:15:00Z">
                <w:pPr/>
              </w:pPrChange>
            </w:pPr>
            <w:del w:id="8195" w:author="VOYER Raphael" w:date="2021-06-16T11:15:00Z">
              <w:r w:rsidRPr="00CD4A47" w:rsidDel="001111A8">
                <w:rPr>
                  <w:b w:val="0"/>
                </w:rPr>
                <w:delText xml:space="preserve">       3.2.2.28 (RTR 2312)</w:delText>
              </w:r>
            </w:del>
          </w:p>
        </w:tc>
        <w:tc>
          <w:tcPr>
            <w:tcW w:w="2178" w:type="dxa"/>
          </w:tcPr>
          <w:p w14:paraId="3B545640" w14:textId="77777777" w:rsidR="00CD2168" w:rsidRPr="00CD4A47" w:rsidDel="001111A8" w:rsidRDefault="00CD2168">
            <w:pPr>
              <w:pStyle w:val="Titre4"/>
              <w:rPr>
                <w:del w:id="8196" w:author="VOYER Raphael" w:date="2021-06-16T11:15:00Z"/>
              </w:rPr>
              <w:pPrChange w:id="8197" w:author="VOYER Raphael" w:date="2021-06-16T11:15:00Z">
                <w:pPr>
                  <w:jc w:val="center"/>
                </w:pPr>
              </w:pPrChange>
            </w:pPr>
            <w:del w:id="8198" w:author="VOYER Raphael" w:date="2021-06-16T11:15:00Z">
              <w:r w:rsidRPr="00CD4A47" w:rsidDel="001111A8">
                <w:rPr>
                  <w:b w:val="0"/>
                </w:rPr>
                <w:delText>SFS section</w:delText>
              </w:r>
            </w:del>
          </w:p>
        </w:tc>
        <w:tc>
          <w:tcPr>
            <w:tcW w:w="2408" w:type="dxa"/>
          </w:tcPr>
          <w:p w14:paraId="2D7DA726" w14:textId="77777777" w:rsidR="00CD2168" w:rsidRPr="00CD4A47" w:rsidDel="001111A8" w:rsidRDefault="00CD2168">
            <w:pPr>
              <w:pStyle w:val="Titre4"/>
              <w:rPr>
                <w:del w:id="8199" w:author="VOYER Raphael" w:date="2021-06-16T11:15:00Z"/>
              </w:rPr>
              <w:pPrChange w:id="8200" w:author="VOYER Raphael" w:date="2021-06-16T11:15:00Z">
                <w:pPr>
                  <w:jc w:val="center"/>
                </w:pPr>
              </w:pPrChange>
            </w:pPr>
            <w:del w:id="8201" w:author="VOYER Raphael" w:date="2021-06-16T11:15:00Z">
              <w:r w:rsidRPr="00CD4A47" w:rsidDel="001111A8">
                <w:rPr>
                  <w:b w:val="0"/>
                </w:rPr>
                <w:delText>Design Section</w:delText>
              </w:r>
            </w:del>
          </w:p>
        </w:tc>
        <w:tc>
          <w:tcPr>
            <w:tcW w:w="2402" w:type="dxa"/>
          </w:tcPr>
          <w:p w14:paraId="488224BC" w14:textId="77777777" w:rsidR="00CD2168" w:rsidRPr="00CD4A47" w:rsidDel="001111A8" w:rsidRDefault="00DA48BE">
            <w:pPr>
              <w:pStyle w:val="Titre4"/>
              <w:rPr>
                <w:del w:id="8202" w:author="VOYER Raphael" w:date="2021-06-16T11:15:00Z"/>
              </w:rPr>
              <w:pPrChange w:id="8203" w:author="VOYER Raphael" w:date="2021-06-16T11:15:00Z">
                <w:pPr>
                  <w:jc w:val="center"/>
                </w:pPr>
              </w:pPrChange>
            </w:pPr>
            <w:del w:id="8204" w:author="VOYER Raphael" w:date="2021-06-16T11:15:00Z">
              <w:r w:rsidRPr="00CD4A47" w:rsidDel="001111A8">
                <w:rPr>
                  <w:b w:val="0"/>
                </w:rPr>
                <w:delText>UTP</w:delText>
              </w:r>
              <w:r w:rsidR="00CD2168" w:rsidRPr="00CD4A47" w:rsidDel="001111A8">
                <w:rPr>
                  <w:b w:val="0"/>
                </w:rPr>
                <w:delText xml:space="preserve"> section</w:delText>
              </w:r>
            </w:del>
          </w:p>
        </w:tc>
      </w:tr>
      <w:tr w:rsidR="00CD2168" w:rsidDel="001111A8" w14:paraId="0DD694DD" w14:textId="77777777" w:rsidTr="00CD4A47">
        <w:trPr>
          <w:trHeight w:val="728"/>
          <w:del w:id="8205" w:author="VOYER Raphael" w:date="2021-06-16T11:15:00Z"/>
        </w:trPr>
        <w:tc>
          <w:tcPr>
            <w:tcW w:w="2588" w:type="dxa"/>
          </w:tcPr>
          <w:p w14:paraId="70C7698E" w14:textId="77777777" w:rsidR="00CD2168" w:rsidDel="001111A8" w:rsidRDefault="00CD2168">
            <w:pPr>
              <w:pStyle w:val="Titre4"/>
              <w:rPr>
                <w:del w:id="8206" w:author="VOYER Raphael" w:date="2021-06-16T11:15:00Z"/>
              </w:rPr>
              <w:pPrChange w:id="8207" w:author="VOYER Raphael" w:date="2021-06-16T11:15:00Z">
                <w:pPr/>
              </w:pPrChange>
            </w:pPr>
            <w:del w:id="8208" w:author="VOYER Raphael" w:date="2021-06-16T11:15:00Z">
              <w:r w:rsidDel="001111A8">
                <w:delText xml:space="preserve">         Section 1.3.1  </w:delText>
              </w:r>
            </w:del>
          </w:p>
          <w:p w14:paraId="2D29545D" w14:textId="77777777" w:rsidR="00F47B44" w:rsidDel="001111A8" w:rsidRDefault="00F47B44">
            <w:pPr>
              <w:pStyle w:val="Titre4"/>
              <w:rPr>
                <w:del w:id="8209" w:author="VOYER Raphael" w:date="2021-06-16T11:15:00Z"/>
              </w:rPr>
              <w:pPrChange w:id="8210" w:author="VOYER Raphael" w:date="2021-06-16T11:15:00Z">
                <w:pPr/>
              </w:pPrChange>
            </w:pPr>
            <w:del w:id="8211" w:author="VOYER Raphael" w:date="2021-06-16T11:15:00Z">
              <w:r w:rsidDel="001111A8">
                <w:delText xml:space="preserve">        (L2 cluster)</w:delText>
              </w:r>
            </w:del>
          </w:p>
        </w:tc>
        <w:tc>
          <w:tcPr>
            <w:tcW w:w="2178" w:type="dxa"/>
          </w:tcPr>
          <w:p w14:paraId="25963D4B" w14:textId="77777777" w:rsidR="00CD2168" w:rsidDel="001111A8" w:rsidRDefault="00CD2168">
            <w:pPr>
              <w:pStyle w:val="Titre4"/>
              <w:rPr>
                <w:del w:id="8212" w:author="VOYER Raphael" w:date="2021-06-16T11:15:00Z"/>
              </w:rPr>
              <w:pPrChange w:id="8213" w:author="VOYER Raphael" w:date="2021-06-16T11:15:00Z">
                <w:pPr/>
              </w:pPrChange>
            </w:pPr>
            <w:del w:id="8214" w:author="VOYER Raphael" w:date="2021-06-16T11:15:00Z">
              <w:r w:rsidDel="001111A8">
                <w:delText xml:space="preserve"> Section </w:delText>
              </w:r>
              <w:r w:rsidR="00F47B44" w:rsidDel="001111A8">
                <w:delText>3.1</w:delText>
              </w:r>
            </w:del>
          </w:p>
          <w:p w14:paraId="0FBA20FE" w14:textId="77777777" w:rsidR="00F47B44" w:rsidRPr="00CD4A47" w:rsidDel="001111A8" w:rsidRDefault="00F47B44">
            <w:pPr>
              <w:pStyle w:val="Titre4"/>
              <w:rPr>
                <w:del w:id="8215" w:author="VOYER Raphael" w:date="2021-06-16T11:15:00Z"/>
                <w:noProof/>
              </w:rPr>
              <w:pPrChange w:id="8216" w:author="VOYER Raphael" w:date="2021-06-16T11:15:00Z">
                <w:pPr/>
              </w:pPrChange>
            </w:pPr>
            <w:smartTag w:uri="urn:schemas-microsoft-com:office:smarttags" w:element="stockticker">
              <w:del w:id="8217" w:author="VOYER Raphael" w:date="2021-06-16T11:15:00Z">
                <w:r w:rsidRPr="00CD4A47" w:rsidDel="001111A8">
                  <w:rPr>
                    <w:b w:val="0"/>
                    <w:noProof/>
                  </w:rPr>
                  <w:delText>AOS</w:delText>
                </w:r>
              </w:del>
            </w:smartTag>
            <w:del w:id="8218" w:author="VOYER Raphael" w:date="2021-06-16T11:15:00Z">
              <w:r w:rsidRPr="00CD4A47" w:rsidDel="001111A8">
                <w:rPr>
                  <w:b w:val="0"/>
                  <w:noProof/>
                </w:rPr>
                <w:delText>-HAVLAN-CFG-11</w:delText>
              </w:r>
            </w:del>
          </w:p>
          <w:p w14:paraId="72907355" w14:textId="77777777" w:rsidR="00F47B44" w:rsidRPr="00CD4A47" w:rsidDel="001111A8" w:rsidRDefault="00F47B44">
            <w:pPr>
              <w:pStyle w:val="Titre4"/>
              <w:rPr>
                <w:del w:id="8219" w:author="VOYER Raphael" w:date="2021-06-16T11:15:00Z"/>
                <w:noProof/>
              </w:rPr>
              <w:pPrChange w:id="8220" w:author="VOYER Raphael" w:date="2021-06-16T11:15:00Z">
                <w:pPr/>
              </w:pPrChange>
            </w:pPr>
          </w:p>
          <w:p w14:paraId="2AA57386" w14:textId="77777777" w:rsidR="00F47B44" w:rsidDel="001111A8" w:rsidRDefault="00F47B44">
            <w:pPr>
              <w:pStyle w:val="Titre4"/>
              <w:rPr>
                <w:del w:id="8221" w:author="VOYER Raphael" w:date="2021-06-16T11:15:00Z"/>
              </w:rPr>
              <w:pPrChange w:id="8222" w:author="VOYER Raphael" w:date="2021-06-16T11:15:00Z">
                <w:pPr/>
              </w:pPrChange>
            </w:pPr>
            <w:del w:id="8223" w:author="VOYER Raphael" w:date="2021-06-16T11:15:00Z">
              <w:r w:rsidDel="001111A8">
                <w:delText>Section 3.3</w:delText>
              </w:r>
            </w:del>
          </w:p>
          <w:p w14:paraId="284DA809" w14:textId="77777777" w:rsidR="00F47B44" w:rsidRPr="00F47B44" w:rsidDel="001111A8" w:rsidRDefault="00F47B44">
            <w:pPr>
              <w:pStyle w:val="Titre4"/>
              <w:rPr>
                <w:del w:id="8224" w:author="VOYER Raphael" w:date="2021-06-16T11:15:00Z"/>
              </w:rPr>
              <w:pPrChange w:id="8225" w:author="VOYER Raphael" w:date="2021-06-16T11:15:00Z">
                <w:pPr/>
              </w:pPrChange>
            </w:pPr>
            <w:smartTag w:uri="urn:schemas-microsoft-com:office:smarttags" w:element="stockticker">
              <w:del w:id="8226" w:author="VOYER Raphael" w:date="2021-06-16T11:15:00Z">
                <w:r w:rsidRPr="00CD4A47" w:rsidDel="001111A8">
                  <w:rPr>
                    <w:b w:val="0"/>
                    <w:noProof/>
                  </w:rPr>
                  <w:delText>AOS</w:delText>
                </w:r>
              </w:del>
            </w:smartTag>
            <w:del w:id="8227" w:author="VOYER Raphael" w:date="2021-06-16T11:15:00Z">
              <w:r w:rsidRPr="00CD4A47" w:rsidDel="001111A8">
                <w:rPr>
                  <w:b w:val="0"/>
                  <w:noProof/>
                </w:rPr>
                <w:delText>-HAVLAN-FUNC-30</w:delText>
              </w:r>
            </w:del>
          </w:p>
          <w:p w14:paraId="46341844" w14:textId="77777777" w:rsidR="00F47B44" w:rsidDel="001111A8" w:rsidRDefault="00F47B44">
            <w:pPr>
              <w:pStyle w:val="Titre4"/>
              <w:rPr>
                <w:del w:id="8228" w:author="VOYER Raphael" w:date="2021-06-16T11:15:00Z"/>
              </w:rPr>
              <w:pPrChange w:id="8229" w:author="VOYER Raphael" w:date="2021-06-16T11:15:00Z">
                <w:pPr/>
              </w:pPrChange>
            </w:pPr>
          </w:p>
        </w:tc>
        <w:tc>
          <w:tcPr>
            <w:tcW w:w="2408" w:type="dxa"/>
          </w:tcPr>
          <w:p w14:paraId="5793CEFB" w14:textId="77777777" w:rsidR="00CD2168" w:rsidDel="001111A8" w:rsidRDefault="00CD2168">
            <w:pPr>
              <w:pStyle w:val="Titre4"/>
              <w:rPr>
                <w:del w:id="8230" w:author="VOYER Raphael" w:date="2021-06-16T11:15:00Z"/>
              </w:rPr>
              <w:pPrChange w:id="8231" w:author="VOYER Raphael" w:date="2021-06-16T11:15:00Z">
                <w:pPr/>
              </w:pPrChange>
            </w:pPr>
            <w:del w:id="8232" w:author="VOYER Raphael" w:date="2021-06-16T11:15:00Z">
              <w:r w:rsidDel="001111A8">
                <w:delText xml:space="preserve">Section </w:delText>
              </w:r>
              <w:r w:rsidR="00DA48BE" w:rsidDel="001111A8">
                <w:delText>6.3.3.2</w:delText>
              </w:r>
            </w:del>
          </w:p>
        </w:tc>
        <w:tc>
          <w:tcPr>
            <w:tcW w:w="2402" w:type="dxa"/>
          </w:tcPr>
          <w:p w14:paraId="5C784AB3" w14:textId="77777777" w:rsidR="00CD2168" w:rsidDel="001111A8" w:rsidRDefault="00C460EC">
            <w:pPr>
              <w:pStyle w:val="Titre4"/>
              <w:rPr>
                <w:del w:id="8233" w:author="VOYER Raphael" w:date="2021-06-16T11:15:00Z"/>
              </w:rPr>
              <w:pPrChange w:id="8234" w:author="VOYER Raphael" w:date="2021-06-16T11:15:00Z">
                <w:pPr/>
              </w:pPrChange>
            </w:pPr>
            <w:del w:id="8235" w:author="VOYER Raphael" w:date="2021-06-16T11:15:00Z">
              <w:r w:rsidDel="001111A8">
                <w:delText>1.1</w:delText>
              </w:r>
            </w:del>
          </w:p>
        </w:tc>
      </w:tr>
      <w:tr w:rsidR="00CD2168" w:rsidDel="001111A8" w14:paraId="0B9447B4" w14:textId="77777777" w:rsidTr="00CD4A47">
        <w:trPr>
          <w:trHeight w:val="710"/>
          <w:del w:id="8236" w:author="VOYER Raphael" w:date="2021-06-16T11:15:00Z"/>
        </w:trPr>
        <w:tc>
          <w:tcPr>
            <w:tcW w:w="2588" w:type="dxa"/>
          </w:tcPr>
          <w:p w14:paraId="7C19A1F9" w14:textId="77777777" w:rsidR="00CD2168" w:rsidDel="001111A8" w:rsidRDefault="00191EBE">
            <w:pPr>
              <w:pStyle w:val="Titre4"/>
              <w:rPr>
                <w:del w:id="8237" w:author="VOYER Raphael" w:date="2021-06-16T11:15:00Z"/>
              </w:rPr>
              <w:pPrChange w:id="8238" w:author="VOYER Raphael" w:date="2021-06-16T11:15:00Z">
                <w:pPr/>
              </w:pPrChange>
            </w:pPr>
            <w:del w:id="8239" w:author="VOYER Raphael" w:date="2021-06-16T11:15:00Z">
              <w:r w:rsidDel="001111A8">
                <w:delText xml:space="preserve">        Section 1.3.1  </w:delText>
              </w:r>
            </w:del>
          </w:p>
          <w:p w14:paraId="7E67B66E" w14:textId="77777777" w:rsidR="00F47B44" w:rsidDel="001111A8" w:rsidRDefault="00F47B44">
            <w:pPr>
              <w:pStyle w:val="Titre4"/>
              <w:rPr>
                <w:del w:id="8240" w:author="VOYER Raphael" w:date="2021-06-16T11:15:00Z"/>
              </w:rPr>
              <w:pPrChange w:id="8241" w:author="VOYER Raphael" w:date="2021-06-16T11:15:00Z">
                <w:pPr/>
              </w:pPrChange>
            </w:pPr>
            <w:del w:id="8242" w:author="VOYER Raphael" w:date="2021-06-16T11:15:00Z">
              <w:r w:rsidDel="001111A8">
                <w:delText xml:space="preserve">        (L3 cluster)</w:delText>
              </w:r>
            </w:del>
          </w:p>
        </w:tc>
        <w:tc>
          <w:tcPr>
            <w:tcW w:w="2178" w:type="dxa"/>
          </w:tcPr>
          <w:p w14:paraId="6BCE863B" w14:textId="77777777" w:rsidR="00CD2168" w:rsidDel="001111A8" w:rsidRDefault="00CD2168">
            <w:pPr>
              <w:pStyle w:val="Titre4"/>
              <w:rPr>
                <w:del w:id="8243" w:author="VOYER Raphael" w:date="2021-06-16T11:15:00Z"/>
              </w:rPr>
              <w:pPrChange w:id="8244" w:author="VOYER Raphael" w:date="2021-06-16T11:15:00Z">
                <w:pPr/>
              </w:pPrChange>
            </w:pPr>
            <w:del w:id="8245" w:author="VOYER Raphael" w:date="2021-06-16T11:15:00Z">
              <w:r w:rsidDel="001111A8">
                <w:delText xml:space="preserve">Section </w:delText>
              </w:r>
              <w:r w:rsidR="00F47B44" w:rsidDel="001111A8">
                <w:delText>3.1</w:delText>
              </w:r>
            </w:del>
          </w:p>
          <w:p w14:paraId="6D007167" w14:textId="77777777" w:rsidR="00F47B44" w:rsidRPr="00CD4A47" w:rsidDel="001111A8" w:rsidRDefault="00F47B44">
            <w:pPr>
              <w:pStyle w:val="Titre4"/>
              <w:rPr>
                <w:del w:id="8246" w:author="VOYER Raphael" w:date="2021-06-16T11:15:00Z"/>
                <w:noProof/>
              </w:rPr>
              <w:pPrChange w:id="8247" w:author="VOYER Raphael" w:date="2021-06-16T11:15:00Z">
                <w:pPr/>
              </w:pPrChange>
            </w:pPr>
            <w:smartTag w:uri="urn:schemas-microsoft-com:office:smarttags" w:element="stockticker">
              <w:del w:id="8248" w:author="VOYER Raphael" w:date="2021-06-16T11:15:00Z">
                <w:r w:rsidRPr="00CD4A47" w:rsidDel="001111A8">
                  <w:rPr>
                    <w:b w:val="0"/>
                    <w:noProof/>
                  </w:rPr>
                  <w:delText>AOS</w:delText>
                </w:r>
              </w:del>
            </w:smartTag>
            <w:del w:id="8249" w:author="VOYER Raphael" w:date="2021-06-16T11:15:00Z">
              <w:r w:rsidRPr="00CD4A47" w:rsidDel="001111A8">
                <w:rPr>
                  <w:b w:val="0"/>
                  <w:noProof/>
                </w:rPr>
                <w:delText>-HAVLAN-CFG-12</w:delText>
              </w:r>
            </w:del>
          </w:p>
          <w:p w14:paraId="450B72E1" w14:textId="77777777" w:rsidR="00F47B44" w:rsidRPr="00CD4A47" w:rsidDel="001111A8" w:rsidRDefault="00F47B44">
            <w:pPr>
              <w:pStyle w:val="Titre4"/>
              <w:rPr>
                <w:del w:id="8250" w:author="VOYER Raphael" w:date="2021-06-16T11:15:00Z"/>
                <w:noProof/>
              </w:rPr>
              <w:pPrChange w:id="8251" w:author="VOYER Raphael" w:date="2021-06-16T11:15:00Z">
                <w:pPr/>
              </w:pPrChange>
            </w:pPr>
          </w:p>
          <w:p w14:paraId="63430252" w14:textId="77777777" w:rsidR="00F47B44" w:rsidRPr="00F47B44" w:rsidDel="001111A8" w:rsidRDefault="00F47B44">
            <w:pPr>
              <w:pStyle w:val="Titre4"/>
              <w:rPr>
                <w:del w:id="8252" w:author="VOYER Raphael" w:date="2021-06-16T11:15:00Z"/>
              </w:rPr>
              <w:pPrChange w:id="8253" w:author="VOYER Raphael" w:date="2021-06-16T11:15:00Z">
                <w:pPr/>
              </w:pPrChange>
            </w:pPr>
            <w:del w:id="8254" w:author="VOYER Raphael" w:date="2021-06-16T11:15:00Z">
              <w:r w:rsidDel="001111A8">
                <w:delText>Section 3.3</w:delText>
              </w:r>
            </w:del>
          </w:p>
          <w:p w14:paraId="1CBCE2CD" w14:textId="77777777" w:rsidR="00F47B44" w:rsidRPr="00CD4A47" w:rsidDel="001111A8" w:rsidRDefault="00F47B44">
            <w:pPr>
              <w:pStyle w:val="Titre4"/>
              <w:rPr>
                <w:del w:id="8255" w:author="VOYER Raphael" w:date="2021-06-16T11:15:00Z"/>
                <w:noProof/>
              </w:rPr>
              <w:pPrChange w:id="8256" w:author="VOYER Raphael" w:date="2021-06-16T11:15:00Z">
                <w:pPr/>
              </w:pPrChange>
            </w:pPr>
            <w:smartTag w:uri="urn:schemas-microsoft-com:office:smarttags" w:element="stockticker">
              <w:del w:id="8257" w:author="VOYER Raphael" w:date="2021-06-16T11:15:00Z">
                <w:r w:rsidRPr="00CD4A47" w:rsidDel="001111A8">
                  <w:rPr>
                    <w:b w:val="0"/>
                    <w:noProof/>
                  </w:rPr>
                  <w:delText>AOS</w:delText>
                </w:r>
              </w:del>
            </w:smartTag>
            <w:del w:id="8258"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-40</w:delText>
              </w:r>
            </w:del>
          </w:p>
          <w:p w14:paraId="1555923D" w14:textId="77777777" w:rsidR="00F47B44" w:rsidDel="001111A8" w:rsidRDefault="00F47B44">
            <w:pPr>
              <w:pStyle w:val="Titre4"/>
              <w:rPr>
                <w:del w:id="8259" w:author="VOYER Raphael" w:date="2021-06-16T11:15:00Z"/>
              </w:rPr>
              <w:pPrChange w:id="8260" w:author="VOYER Raphael" w:date="2021-06-16T11:15:00Z">
                <w:pPr/>
              </w:pPrChange>
            </w:pPr>
          </w:p>
        </w:tc>
        <w:tc>
          <w:tcPr>
            <w:tcW w:w="2408" w:type="dxa"/>
          </w:tcPr>
          <w:p w14:paraId="0ED7F7BE" w14:textId="77777777" w:rsidR="00CD2168" w:rsidDel="001111A8" w:rsidRDefault="00DA48BE">
            <w:pPr>
              <w:pStyle w:val="Titre4"/>
              <w:rPr>
                <w:del w:id="8261" w:author="VOYER Raphael" w:date="2021-06-16T11:15:00Z"/>
              </w:rPr>
              <w:pPrChange w:id="8262" w:author="VOYER Raphael" w:date="2021-06-16T11:15:00Z">
                <w:pPr/>
              </w:pPrChange>
            </w:pPr>
            <w:del w:id="8263" w:author="VOYER Raphael" w:date="2021-06-16T11:15:00Z">
              <w:r w:rsidDel="001111A8">
                <w:delText>Section 6.3.3.3</w:delText>
              </w:r>
            </w:del>
          </w:p>
          <w:p w14:paraId="0E47F5BD" w14:textId="77777777" w:rsidR="00DA48BE" w:rsidDel="001111A8" w:rsidRDefault="00DA48BE">
            <w:pPr>
              <w:pStyle w:val="Titre4"/>
              <w:rPr>
                <w:del w:id="8264" w:author="VOYER Raphael" w:date="2021-06-16T11:15:00Z"/>
              </w:rPr>
              <w:pPrChange w:id="8265" w:author="VOYER Raphael" w:date="2021-06-16T11:15:00Z">
                <w:pPr/>
              </w:pPrChange>
            </w:pPr>
            <w:del w:id="8266" w:author="VOYER Raphael" w:date="2021-06-16T11:15:00Z">
              <w:r w:rsidDel="001111A8">
                <w:delText xml:space="preserve">  6.3.3.3.1</w:delText>
              </w:r>
            </w:del>
          </w:p>
          <w:p w14:paraId="79AB1299" w14:textId="77777777" w:rsidR="00DA48BE" w:rsidDel="001111A8" w:rsidRDefault="00DA48BE">
            <w:pPr>
              <w:pStyle w:val="Titre4"/>
              <w:rPr>
                <w:del w:id="8267" w:author="VOYER Raphael" w:date="2021-06-16T11:15:00Z"/>
              </w:rPr>
              <w:pPrChange w:id="8268" w:author="VOYER Raphael" w:date="2021-06-16T11:15:00Z">
                <w:pPr/>
              </w:pPrChange>
            </w:pPr>
            <w:del w:id="8269" w:author="VOYER Raphael" w:date="2021-06-16T11:15:00Z">
              <w:r w:rsidDel="001111A8">
                <w:delText xml:space="preserve">   6.3.3.3.2</w:delText>
              </w:r>
            </w:del>
          </w:p>
        </w:tc>
        <w:tc>
          <w:tcPr>
            <w:tcW w:w="2402" w:type="dxa"/>
          </w:tcPr>
          <w:p w14:paraId="32F5679A" w14:textId="77777777" w:rsidR="00CD2168" w:rsidDel="001111A8" w:rsidRDefault="00C460EC">
            <w:pPr>
              <w:pStyle w:val="Titre4"/>
              <w:rPr>
                <w:del w:id="8270" w:author="VOYER Raphael" w:date="2021-06-16T11:15:00Z"/>
              </w:rPr>
              <w:pPrChange w:id="8271" w:author="VOYER Raphael" w:date="2021-06-16T11:15:00Z">
                <w:pPr/>
              </w:pPrChange>
            </w:pPr>
            <w:del w:id="8272" w:author="VOYER Raphael" w:date="2021-06-16T11:15:00Z">
              <w:r w:rsidDel="001111A8">
                <w:delText>1.2</w:delText>
              </w:r>
            </w:del>
          </w:p>
        </w:tc>
      </w:tr>
      <w:tr w:rsidR="00CD2168" w:rsidDel="001111A8" w14:paraId="0C036E70" w14:textId="77777777" w:rsidTr="00CD4A47">
        <w:trPr>
          <w:del w:id="8273" w:author="VOYER Raphael" w:date="2021-06-16T11:15:00Z"/>
        </w:trPr>
        <w:tc>
          <w:tcPr>
            <w:tcW w:w="2588" w:type="dxa"/>
          </w:tcPr>
          <w:p w14:paraId="528F862D" w14:textId="77777777" w:rsidR="00F47B44" w:rsidDel="001111A8" w:rsidRDefault="00191EBE">
            <w:pPr>
              <w:pStyle w:val="Titre4"/>
              <w:rPr>
                <w:del w:id="8274" w:author="VOYER Raphael" w:date="2021-06-16T11:15:00Z"/>
              </w:rPr>
              <w:pPrChange w:id="8275" w:author="VOYER Raphael" w:date="2021-06-16T11:15:00Z">
                <w:pPr/>
              </w:pPrChange>
            </w:pPr>
            <w:del w:id="8276" w:author="VOYER Raphael" w:date="2021-06-16T11:15:00Z">
              <w:r w:rsidDel="001111A8">
                <w:delText xml:space="preserve">        Section 1.3.1 </w:delText>
              </w:r>
            </w:del>
          </w:p>
          <w:p w14:paraId="671B589E" w14:textId="77777777" w:rsidR="00CD2168" w:rsidDel="001111A8" w:rsidRDefault="00F47B44">
            <w:pPr>
              <w:pStyle w:val="Titre4"/>
              <w:rPr>
                <w:del w:id="8277" w:author="VOYER Raphael" w:date="2021-06-16T11:15:00Z"/>
              </w:rPr>
              <w:pPrChange w:id="8278" w:author="VOYER Raphael" w:date="2021-06-16T11:15:00Z">
                <w:pPr/>
              </w:pPrChange>
            </w:pPr>
            <w:del w:id="8279" w:author="VOYER Raphael" w:date="2021-06-16T11:15:00Z">
              <w:r w:rsidDel="001111A8">
                <w:delText>(L3 cluster with IGMP)</w:delText>
              </w:r>
              <w:r w:rsidR="00191EBE" w:rsidDel="001111A8">
                <w:delText xml:space="preserve"> </w:delText>
              </w:r>
            </w:del>
          </w:p>
        </w:tc>
        <w:tc>
          <w:tcPr>
            <w:tcW w:w="2178" w:type="dxa"/>
          </w:tcPr>
          <w:p w14:paraId="1F23914C" w14:textId="77777777" w:rsidR="00CD2168" w:rsidDel="001111A8" w:rsidRDefault="00CD2168">
            <w:pPr>
              <w:pStyle w:val="Titre4"/>
              <w:rPr>
                <w:del w:id="8280" w:author="VOYER Raphael" w:date="2021-06-16T11:15:00Z"/>
              </w:rPr>
              <w:pPrChange w:id="8281" w:author="VOYER Raphael" w:date="2021-06-16T11:15:00Z">
                <w:pPr/>
              </w:pPrChange>
            </w:pPr>
            <w:del w:id="8282" w:author="VOYER Raphael" w:date="2021-06-16T11:15:00Z">
              <w:r w:rsidDel="001111A8">
                <w:delText xml:space="preserve">Section </w:delText>
              </w:r>
              <w:r w:rsidR="00F47B44" w:rsidDel="001111A8">
                <w:delText>3.1</w:delText>
              </w:r>
            </w:del>
          </w:p>
          <w:p w14:paraId="3289D9AA" w14:textId="77777777" w:rsidR="00F47B44" w:rsidRPr="00CD4A47" w:rsidDel="001111A8" w:rsidRDefault="00F47B44">
            <w:pPr>
              <w:pStyle w:val="Titre4"/>
              <w:rPr>
                <w:del w:id="8283" w:author="VOYER Raphael" w:date="2021-06-16T11:15:00Z"/>
                <w:noProof/>
              </w:rPr>
              <w:pPrChange w:id="8284" w:author="VOYER Raphael" w:date="2021-06-16T11:15:00Z">
                <w:pPr/>
              </w:pPrChange>
            </w:pPr>
            <w:smartTag w:uri="urn:schemas-microsoft-com:office:smarttags" w:element="stockticker">
              <w:del w:id="8285" w:author="VOYER Raphael" w:date="2021-06-16T11:15:00Z">
                <w:r w:rsidRPr="00CD4A47" w:rsidDel="001111A8">
                  <w:rPr>
                    <w:b w:val="0"/>
                    <w:noProof/>
                  </w:rPr>
                  <w:delText>AOS</w:delText>
                </w:r>
              </w:del>
            </w:smartTag>
            <w:del w:id="8286" w:author="VOYER Raphael" w:date="2021-06-16T11:15:00Z">
              <w:r w:rsidRPr="00CD4A47" w:rsidDel="001111A8">
                <w:rPr>
                  <w:b w:val="0"/>
                  <w:noProof/>
                </w:rPr>
                <w:delText>-HAVLAN-CFG-12</w:delText>
              </w:r>
            </w:del>
          </w:p>
          <w:p w14:paraId="6D702C6A" w14:textId="77777777" w:rsidR="00F47B44" w:rsidRPr="00CD4A47" w:rsidDel="001111A8" w:rsidRDefault="00F47B44">
            <w:pPr>
              <w:pStyle w:val="Titre4"/>
              <w:rPr>
                <w:del w:id="8287" w:author="VOYER Raphael" w:date="2021-06-16T11:15:00Z"/>
                <w:noProof/>
              </w:rPr>
              <w:pPrChange w:id="8288" w:author="VOYER Raphael" w:date="2021-06-16T11:15:00Z">
                <w:pPr/>
              </w:pPrChange>
            </w:pPr>
          </w:p>
          <w:p w14:paraId="0364E0AA" w14:textId="77777777" w:rsidR="00F47B44" w:rsidRPr="00F47B44" w:rsidDel="001111A8" w:rsidRDefault="00F47B44">
            <w:pPr>
              <w:pStyle w:val="Titre4"/>
              <w:rPr>
                <w:del w:id="8289" w:author="VOYER Raphael" w:date="2021-06-16T11:15:00Z"/>
              </w:rPr>
              <w:pPrChange w:id="8290" w:author="VOYER Raphael" w:date="2021-06-16T11:15:00Z">
                <w:pPr/>
              </w:pPrChange>
            </w:pPr>
            <w:del w:id="8291" w:author="VOYER Raphael" w:date="2021-06-16T11:15:00Z">
              <w:r w:rsidDel="001111A8">
                <w:delText>Section 3.3</w:delText>
              </w:r>
            </w:del>
          </w:p>
          <w:p w14:paraId="500B7A80" w14:textId="77777777" w:rsidR="00F47B44" w:rsidRPr="00CD4A47" w:rsidDel="001111A8" w:rsidRDefault="00F47B44">
            <w:pPr>
              <w:pStyle w:val="Titre4"/>
              <w:rPr>
                <w:del w:id="8292" w:author="VOYER Raphael" w:date="2021-06-16T11:15:00Z"/>
                <w:noProof/>
              </w:rPr>
              <w:pPrChange w:id="8293" w:author="VOYER Raphael" w:date="2021-06-16T11:15:00Z">
                <w:pPr/>
              </w:pPrChange>
            </w:pPr>
            <w:smartTag w:uri="urn:schemas-microsoft-com:office:smarttags" w:element="stockticker">
              <w:del w:id="8294" w:author="VOYER Raphael" w:date="2021-06-16T11:15:00Z">
                <w:r w:rsidRPr="00CD4A47" w:rsidDel="001111A8">
                  <w:rPr>
                    <w:b w:val="0"/>
                    <w:noProof/>
                  </w:rPr>
                  <w:delText>AOS</w:delText>
                </w:r>
              </w:del>
            </w:smartTag>
            <w:del w:id="8295"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-30</w:delText>
              </w:r>
            </w:del>
          </w:p>
        </w:tc>
        <w:tc>
          <w:tcPr>
            <w:tcW w:w="2408" w:type="dxa"/>
          </w:tcPr>
          <w:p w14:paraId="636768CC" w14:textId="77777777" w:rsidR="00CD2168" w:rsidDel="001111A8" w:rsidRDefault="00DA48BE">
            <w:pPr>
              <w:pStyle w:val="Titre4"/>
              <w:rPr>
                <w:del w:id="8296" w:author="VOYER Raphael" w:date="2021-06-16T11:15:00Z"/>
              </w:rPr>
              <w:pPrChange w:id="8297" w:author="VOYER Raphael" w:date="2021-06-16T11:15:00Z">
                <w:pPr/>
              </w:pPrChange>
            </w:pPr>
            <w:del w:id="8298" w:author="VOYER Raphael" w:date="2021-06-16T11:15:00Z">
              <w:r w:rsidDel="001111A8">
                <w:delText>Section 6.3.3.3</w:delText>
              </w:r>
            </w:del>
          </w:p>
          <w:p w14:paraId="112C5452" w14:textId="77777777" w:rsidR="00DA48BE" w:rsidDel="001111A8" w:rsidRDefault="00DA48BE">
            <w:pPr>
              <w:pStyle w:val="Titre4"/>
              <w:rPr>
                <w:del w:id="8299" w:author="VOYER Raphael" w:date="2021-06-16T11:15:00Z"/>
              </w:rPr>
              <w:pPrChange w:id="8300" w:author="VOYER Raphael" w:date="2021-06-16T11:15:00Z">
                <w:pPr/>
              </w:pPrChange>
            </w:pPr>
            <w:del w:id="8301" w:author="VOYER Raphael" w:date="2021-06-16T11:15:00Z">
              <w:r w:rsidDel="001111A8">
                <w:delText xml:space="preserve">  6.3.3.3.3</w:delText>
              </w:r>
            </w:del>
          </w:p>
        </w:tc>
        <w:tc>
          <w:tcPr>
            <w:tcW w:w="2402" w:type="dxa"/>
          </w:tcPr>
          <w:p w14:paraId="6CAB8B14" w14:textId="77777777" w:rsidR="00CD2168" w:rsidDel="001111A8" w:rsidRDefault="00C460EC">
            <w:pPr>
              <w:pStyle w:val="Titre4"/>
              <w:rPr>
                <w:del w:id="8302" w:author="VOYER Raphael" w:date="2021-06-16T11:15:00Z"/>
              </w:rPr>
              <w:pPrChange w:id="8303" w:author="VOYER Raphael" w:date="2021-06-16T11:15:00Z">
                <w:pPr/>
              </w:pPrChange>
            </w:pPr>
            <w:del w:id="8304" w:author="VOYER Raphael" w:date="2021-06-16T11:15:00Z">
              <w:r w:rsidDel="001111A8">
                <w:delText>1.3</w:delText>
              </w:r>
            </w:del>
          </w:p>
        </w:tc>
      </w:tr>
    </w:tbl>
    <w:p w14:paraId="7AB06F03" w14:textId="77777777" w:rsidR="00E667B8" w:rsidDel="001111A8" w:rsidRDefault="00E667B8">
      <w:pPr>
        <w:pStyle w:val="Titre4"/>
        <w:rPr>
          <w:del w:id="8305" w:author="VOYER Raphael" w:date="2021-06-16T11:15:00Z"/>
        </w:rPr>
        <w:pPrChange w:id="8306" w:author="VOYER Raphael" w:date="2021-06-16T11:15:00Z">
          <w:pPr/>
        </w:pPrChange>
      </w:pPr>
    </w:p>
    <w:p w14:paraId="5D9FCC5C" w14:textId="77777777" w:rsidR="009E50E2" w:rsidDel="001111A8" w:rsidRDefault="00C460EC">
      <w:pPr>
        <w:pStyle w:val="Titre4"/>
        <w:rPr>
          <w:del w:id="8307" w:author="VOYER Raphael" w:date="2021-06-16T11:15:00Z"/>
        </w:rPr>
        <w:pPrChange w:id="8308" w:author="VOYER Raphael" w:date="2021-06-16T11:15:00Z">
          <w:pPr/>
        </w:pPrChange>
      </w:pPr>
      <w:del w:id="8309" w:author="VOYER Raphael" w:date="2021-06-16T11:15:00Z">
        <w:r w:rsidDel="001111A8">
          <w:delText>*Other testcases such as Event processing scenarios are captured against Testcase 2-14 in UTP.</w:delText>
        </w:r>
      </w:del>
    </w:p>
    <w:p w14:paraId="566FD271" w14:textId="77777777" w:rsidR="009E50E2" w:rsidDel="001111A8" w:rsidRDefault="009E50E2">
      <w:pPr>
        <w:pStyle w:val="Titre4"/>
        <w:rPr>
          <w:del w:id="8310" w:author="VOYER Raphael" w:date="2021-06-16T11:15:00Z"/>
        </w:rPr>
        <w:pPrChange w:id="8311" w:author="VOYER Raphael" w:date="2021-06-16T11:15:00Z">
          <w:pPr/>
        </w:pPrChange>
      </w:pPr>
    </w:p>
    <w:p w14:paraId="1AE91DE8" w14:textId="77777777" w:rsidR="009E50E2" w:rsidDel="001111A8" w:rsidRDefault="009E50E2">
      <w:pPr>
        <w:pStyle w:val="Titre4"/>
        <w:rPr>
          <w:del w:id="8312" w:author="VOYER Raphael" w:date="2021-06-16T11:15:00Z"/>
        </w:rPr>
        <w:pPrChange w:id="8313" w:author="VOYER Raphael" w:date="2021-06-16T11:15:00Z">
          <w:pPr/>
        </w:pPrChange>
      </w:pPr>
    </w:p>
    <w:p w14:paraId="7C2D137C" w14:textId="77777777" w:rsidR="009E50E2" w:rsidDel="001111A8" w:rsidRDefault="009E50E2">
      <w:pPr>
        <w:pStyle w:val="Titre4"/>
        <w:rPr>
          <w:del w:id="8314" w:author="VOYER Raphael" w:date="2021-06-16T11:15:00Z"/>
        </w:rPr>
        <w:pPrChange w:id="8315" w:author="VOYER Raphael" w:date="2021-06-16T11:15:00Z">
          <w:pPr/>
        </w:pPrChange>
      </w:pPr>
    </w:p>
    <w:p w14:paraId="685183D1" w14:textId="77777777" w:rsidR="00240980" w:rsidDel="001111A8" w:rsidRDefault="00240980">
      <w:pPr>
        <w:pStyle w:val="Titre4"/>
        <w:rPr>
          <w:del w:id="8316" w:author="VOYER Raphael" w:date="2021-06-16T11:15:00Z"/>
        </w:rPr>
        <w:pPrChange w:id="8317" w:author="VOYER Raphael" w:date="2021-06-16T11:15:00Z">
          <w:pPr/>
        </w:pPrChange>
      </w:pPr>
    </w:p>
    <w:p w14:paraId="1A3AC7DD" w14:textId="77777777" w:rsidR="00613335" w:rsidDel="001111A8" w:rsidRDefault="00613335">
      <w:pPr>
        <w:pStyle w:val="Titre4"/>
        <w:rPr>
          <w:del w:id="8318" w:author="VOYER Raphael" w:date="2021-06-16T11:15:00Z"/>
        </w:rPr>
        <w:pPrChange w:id="8319" w:author="VOYER Raphael" w:date="2021-06-16T11:15:00Z">
          <w:pPr/>
        </w:pPrChange>
      </w:pPr>
    </w:p>
    <w:p w14:paraId="5C122214" w14:textId="77777777" w:rsidR="00613335" w:rsidDel="001111A8" w:rsidRDefault="00613335">
      <w:pPr>
        <w:pStyle w:val="Titre4"/>
        <w:rPr>
          <w:del w:id="8320" w:author="VOYER Raphael" w:date="2021-06-16T11:15:00Z"/>
        </w:rPr>
        <w:pPrChange w:id="8321" w:author="VOYER Raphael" w:date="2021-06-16T11:15:00Z">
          <w:pPr/>
        </w:pPrChange>
      </w:pPr>
    </w:p>
    <w:p w14:paraId="3EB24D54" w14:textId="77777777" w:rsidR="00613335" w:rsidDel="001111A8" w:rsidRDefault="00613335">
      <w:pPr>
        <w:pStyle w:val="Titre4"/>
        <w:rPr>
          <w:del w:id="8322" w:author="VOYER Raphael" w:date="2021-06-16T11:15:00Z"/>
        </w:rPr>
        <w:pPrChange w:id="8323" w:author="VOYER Raphael" w:date="2021-06-16T11:15:00Z">
          <w:pPr/>
        </w:pPrChange>
      </w:pPr>
    </w:p>
    <w:p w14:paraId="594D7737" w14:textId="77777777" w:rsidR="00613335" w:rsidDel="001111A8" w:rsidRDefault="00613335">
      <w:pPr>
        <w:pStyle w:val="Titre4"/>
        <w:rPr>
          <w:del w:id="8324" w:author="VOYER Raphael" w:date="2021-06-16T11:15:00Z"/>
        </w:rPr>
        <w:pPrChange w:id="8325" w:author="VOYER Raphael" w:date="2021-06-16T11:15:00Z">
          <w:pPr/>
        </w:pPrChange>
      </w:pPr>
    </w:p>
    <w:p w14:paraId="0BE361CF" w14:textId="77777777" w:rsidR="00613335" w:rsidDel="001111A8" w:rsidRDefault="00613335">
      <w:pPr>
        <w:pStyle w:val="Titre4"/>
        <w:rPr>
          <w:del w:id="8326" w:author="VOYER Raphael" w:date="2021-06-16T11:15:00Z"/>
        </w:rPr>
        <w:pPrChange w:id="8327" w:author="VOYER Raphael" w:date="2021-06-16T11:15:00Z">
          <w:pPr/>
        </w:pPrChange>
      </w:pPr>
    </w:p>
    <w:p w14:paraId="2D2BFA19" w14:textId="77777777" w:rsidR="00613335" w:rsidDel="001111A8" w:rsidRDefault="00613335">
      <w:pPr>
        <w:pStyle w:val="Titre4"/>
        <w:rPr>
          <w:del w:id="8328" w:author="VOYER Raphael" w:date="2021-06-16T11:15:00Z"/>
        </w:rPr>
        <w:pPrChange w:id="8329" w:author="VOYER Raphael" w:date="2021-06-16T11:15:00Z">
          <w:pPr/>
        </w:pPrChange>
      </w:pPr>
    </w:p>
    <w:p w14:paraId="0B2657E5" w14:textId="77777777" w:rsidR="00613335" w:rsidDel="001111A8" w:rsidRDefault="00613335">
      <w:pPr>
        <w:pStyle w:val="Titre4"/>
        <w:rPr>
          <w:del w:id="8330" w:author="VOYER Raphael" w:date="2021-06-16T11:15:00Z"/>
        </w:rPr>
        <w:pPrChange w:id="8331" w:author="VOYER Raphael" w:date="2021-06-16T11:15:00Z">
          <w:pPr/>
        </w:pPrChange>
      </w:pPr>
    </w:p>
    <w:p w14:paraId="59069241" w14:textId="77777777" w:rsidR="00613335" w:rsidDel="001111A8" w:rsidRDefault="00613335">
      <w:pPr>
        <w:pStyle w:val="Titre4"/>
        <w:rPr>
          <w:del w:id="8332" w:author="VOYER Raphael" w:date="2021-06-16T11:15:00Z"/>
        </w:rPr>
        <w:pPrChange w:id="8333" w:author="VOYER Raphael" w:date="2021-06-16T11:15:00Z">
          <w:pPr/>
        </w:pPrChange>
      </w:pPr>
    </w:p>
    <w:p w14:paraId="6C25ABF1" w14:textId="77777777" w:rsidR="006A24B3" w:rsidDel="001111A8" w:rsidRDefault="006A24B3">
      <w:pPr>
        <w:pStyle w:val="Titre4"/>
        <w:rPr>
          <w:del w:id="8334" w:author="VOYER Raphael" w:date="2021-06-16T11:15:00Z"/>
        </w:rPr>
        <w:pPrChange w:id="8335" w:author="VOYER Raphael" w:date="2021-06-16T11:15:00Z">
          <w:pPr/>
        </w:pPrChange>
      </w:pPr>
    </w:p>
    <w:p w14:paraId="7C421EB4" w14:textId="77777777" w:rsidR="006A24B3" w:rsidDel="001111A8" w:rsidRDefault="006A24B3">
      <w:pPr>
        <w:pStyle w:val="Titre4"/>
        <w:rPr>
          <w:del w:id="8336" w:author="VOYER Raphael" w:date="2021-06-16T11:15:00Z"/>
        </w:rPr>
        <w:pPrChange w:id="8337" w:author="VOYER Raphael" w:date="2021-06-16T11:15:00Z">
          <w:pPr/>
        </w:pPrChange>
      </w:pPr>
    </w:p>
    <w:p w14:paraId="0FA0DDCC" w14:textId="77777777" w:rsidR="006A24B3" w:rsidDel="001111A8" w:rsidRDefault="006A24B3">
      <w:pPr>
        <w:pStyle w:val="Titre4"/>
        <w:rPr>
          <w:del w:id="8338" w:author="VOYER Raphael" w:date="2021-06-16T11:15:00Z"/>
        </w:rPr>
        <w:pPrChange w:id="8339" w:author="VOYER Raphael" w:date="2021-06-16T11:15:00Z">
          <w:pPr/>
        </w:pPrChange>
      </w:pPr>
    </w:p>
    <w:p w14:paraId="29699F12" w14:textId="77777777" w:rsidR="006A24B3" w:rsidDel="001111A8" w:rsidRDefault="006A24B3">
      <w:pPr>
        <w:pStyle w:val="Titre4"/>
        <w:rPr>
          <w:del w:id="8340" w:author="VOYER Raphael" w:date="2021-06-16T11:15:00Z"/>
        </w:rPr>
        <w:pPrChange w:id="8341" w:author="VOYER Raphael" w:date="2021-06-16T11:15:00Z">
          <w:pPr/>
        </w:pPrChange>
      </w:pPr>
    </w:p>
    <w:p w14:paraId="540845B6" w14:textId="77777777" w:rsidR="006A24B3" w:rsidDel="001111A8" w:rsidRDefault="006A24B3">
      <w:pPr>
        <w:pStyle w:val="Titre4"/>
        <w:rPr>
          <w:del w:id="8342" w:author="VOYER Raphael" w:date="2021-06-16T11:15:00Z"/>
        </w:rPr>
        <w:pPrChange w:id="8343" w:author="VOYER Raphael" w:date="2021-06-16T11:15:00Z">
          <w:pPr/>
        </w:pPrChange>
      </w:pPr>
    </w:p>
    <w:p w14:paraId="5C673E97" w14:textId="77777777" w:rsidR="006A24B3" w:rsidDel="001111A8" w:rsidRDefault="006A24B3">
      <w:pPr>
        <w:pStyle w:val="Titre4"/>
        <w:rPr>
          <w:del w:id="8344" w:author="VOYER Raphael" w:date="2021-06-16T11:15:00Z"/>
        </w:rPr>
        <w:pPrChange w:id="8345" w:author="VOYER Raphael" w:date="2021-06-16T11:15:00Z">
          <w:pPr/>
        </w:pPrChange>
      </w:pPr>
    </w:p>
    <w:p w14:paraId="7FD92123" w14:textId="77777777" w:rsidR="006A24B3" w:rsidDel="001111A8" w:rsidRDefault="006A24B3">
      <w:pPr>
        <w:pStyle w:val="Titre4"/>
        <w:rPr>
          <w:del w:id="8346" w:author="VOYER Raphael" w:date="2021-06-16T11:15:00Z"/>
        </w:rPr>
        <w:pPrChange w:id="8347" w:author="VOYER Raphael" w:date="2021-06-16T11:15:00Z">
          <w:pPr/>
        </w:pPrChange>
      </w:pPr>
    </w:p>
    <w:p w14:paraId="47D92656" w14:textId="77777777" w:rsidR="006A24B3" w:rsidDel="001111A8" w:rsidRDefault="006A24B3">
      <w:pPr>
        <w:pStyle w:val="Titre4"/>
        <w:rPr>
          <w:del w:id="8348" w:author="VOYER Raphael" w:date="2021-06-16T11:15:00Z"/>
        </w:rPr>
        <w:pPrChange w:id="8349" w:author="VOYER Raphael" w:date="2021-06-16T11:15:00Z">
          <w:pPr/>
        </w:pPrChange>
      </w:pPr>
    </w:p>
    <w:p w14:paraId="70A09D5C" w14:textId="77777777" w:rsidR="006A24B3" w:rsidDel="001111A8" w:rsidRDefault="006A24B3">
      <w:pPr>
        <w:pStyle w:val="Titre4"/>
        <w:rPr>
          <w:del w:id="8350" w:author="VOYER Raphael" w:date="2021-06-16T11:15:00Z"/>
        </w:rPr>
        <w:pPrChange w:id="8351" w:author="VOYER Raphael" w:date="2021-06-16T11:15:00Z">
          <w:pPr/>
        </w:pPrChange>
      </w:pPr>
    </w:p>
    <w:p w14:paraId="5CC1D6BE" w14:textId="77777777" w:rsidR="00613335" w:rsidDel="001111A8" w:rsidRDefault="00613335">
      <w:pPr>
        <w:pStyle w:val="Titre4"/>
        <w:rPr>
          <w:del w:id="8352" w:author="VOYER Raphael" w:date="2021-06-16T11:15:00Z"/>
        </w:rPr>
        <w:pPrChange w:id="8353" w:author="VOYER Raphael" w:date="2021-06-16T11:15:00Z">
          <w:pPr/>
        </w:pPrChange>
      </w:pPr>
    </w:p>
    <w:p w14:paraId="13582ED6" w14:textId="77777777" w:rsidR="00613335" w:rsidDel="001111A8" w:rsidRDefault="00613335">
      <w:pPr>
        <w:pStyle w:val="Titre4"/>
        <w:rPr>
          <w:del w:id="8354" w:author="VOYER Raphael" w:date="2021-06-16T11:15:00Z"/>
        </w:rPr>
        <w:pPrChange w:id="8355" w:author="VOYER Raphael" w:date="2021-06-16T11:15:00Z">
          <w:pPr>
            <w:pStyle w:val="Titre1"/>
            <w:pageBreakBefore/>
            <w:tabs>
              <w:tab w:val="clear" w:pos="432"/>
              <w:tab w:val="num" w:pos="360"/>
            </w:tabs>
            <w:ind w:left="360" w:hanging="360"/>
            <w:jc w:val="left"/>
          </w:pPr>
        </w:pPrChange>
      </w:pPr>
      <w:bookmarkStart w:id="8356" w:name="_Toc381025930"/>
      <w:del w:id="8357" w:author="VOYER Raphael" w:date="2021-06-16T11:15:00Z">
        <w:r w:rsidRPr="00F81531" w:rsidDel="001111A8">
          <w:delText xml:space="preserve">HAVLAN SUPPORT </w:delText>
        </w:r>
        <w:r w:rsidDel="001111A8">
          <w:delText xml:space="preserve">IN </w:delText>
        </w:r>
        <w:bookmarkEnd w:id="8356"/>
        <w:r w:rsidR="00697356" w:rsidDel="001111A8">
          <w:delText>8.3.1</w:delText>
        </w:r>
      </w:del>
    </w:p>
    <w:p w14:paraId="39098C3A" w14:textId="77777777" w:rsidR="00613335" w:rsidDel="001111A8" w:rsidRDefault="00613335">
      <w:pPr>
        <w:pStyle w:val="Titre4"/>
        <w:rPr>
          <w:del w:id="8358" w:author="VOYER Raphael" w:date="2021-06-16T11:15:00Z"/>
          <w:rFonts w:cs="Arial"/>
          <w:sz w:val="32"/>
          <w:szCs w:val="32"/>
        </w:rPr>
        <w:pPrChange w:id="8359" w:author="VOYER Raphael" w:date="2021-06-16T11:15:00Z">
          <w:pPr>
            <w:ind w:left="720"/>
          </w:pPr>
        </w:pPrChange>
      </w:pPr>
      <w:del w:id="8360" w:author="VOYER Raphael" w:date="2021-06-16T11:15:00Z">
        <w:r w:rsidDel="001111A8">
          <w:delText>This section shal</w:delText>
        </w:r>
        <w:r w:rsidR="00EF0EC4" w:rsidDel="001111A8">
          <w:delText>l</w:delText>
        </w:r>
        <w:r w:rsidDel="001111A8">
          <w:delText xml:space="preserve"> describe the changes required in AOS to support HA-VLAN feature in </w:delText>
        </w:r>
        <w:r w:rsidR="00697356" w:rsidDel="001111A8">
          <w:delText>8.3.1</w:delText>
        </w:r>
        <w:r w:rsidDel="001111A8">
          <w:delText xml:space="preserve">.R01 release.  The existing HA-VLAN feature is supported on Broadcom platform </w:delText>
        </w:r>
        <w:r w:rsidR="00000D43" w:rsidDel="001111A8">
          <w:delText>and this is extended to work on Marvell Platform as well</w:delText>
        </w:r>
        <w:r w:rsidDel="001111A8">
          <w:delText>.  This section describes changes required to suppo</w:delText>
        </w:r>
        <w:r w:rsidR="003206D2" w:rsidDel="001111A8">
          <w:delText>rt the HA-VAN functionality on</w:delText>
        </w:r>
        <w:r w:rsidDel="001111A8">
          <w:delText xml:space="preserve"> Marvel</w:delText>
        </w:r>
        <w:r w:rsidR="00EF0EC4" w:rsidDel="001111A8">
          <w:delText>l</w:delText>
        </w:r>
        <w:r w:rsidDel="001111A8">
          <w:delText xml:space="preserve"> platform. </w:delText>
        </w:r>
        <w:r w:rsidR="00000D43" w:rsidDel="001111A8">
          <w:delText xml:space="preserve">The proposed changes are a response to the RTR </w:delText>
        </w:r>
        <w:r w:rsidR="00B37659" w:rsidDel="001111A8">
          <w:delText>4048</w:delText>
        </w:r>
        <w:r w:rsidR="00000D43" w:rsidDel="001111A8">
          <w:delText xml:space="preserve"> ‘L2 features/applications to be ported to make use of Marvell Hardware Abstraction Layer (HAL).</w:delText>
        </w:r>
      </w:del>
    </w:p>
    <w:p w14:paraId="3E5567A9" w14:textId="77777777" w:rsidR="00613335" w:rsidDel="001111A8" w:rsidRDefault="00613335">
      <w:pPr>
        <w:pStyle w:val="Titre4"/>
        <w:rPr>
          <w:del w:id="8361" w:author="VOYER Raphael" w:date="2021-06-16T11:15:00Z"/>
          <w:rFonts w:cs="Arial"/>
          <w:sz w:val="32"/>
          <w:szCs w:val="32"/>
        </w:rPr>
        <w:pPrChange w:id="8362" w:author="VOYER Raphael" w:date="2021-06-16T11:15:00Z">
          <w:pPr/>
        </w:pPrChange>
      </w:pPr>
    </w:p>
    <w:p w14:paraId="6D768905" w14:textId="77777777" w:rsidR="00613335" w:rsidDel="001111A8" w:rsidRDefault="00613335">
      <w:pPr>
        <w:pStyle w:val="Titre4"/>
        <w:rPr>
          <w:del w:id="8363" w:author="VOYER Raphael" w:date="2021-06-16T11:15:00Z"/>
        </w:rPr>
        <w:pPrChange w:id="8364" w:author="VOYER Raphael" w:date="2021-06-16T11:15:00Z">
          <w:pPr>
            <w:pStyle w:val="Titre2"/>
          </w:pPr>
        </w:pPrChange>
      </w:pPr>
      <w:bookmarkStart w:id="8365" w:name="_Toc381025931"/>
      <w:del w:id="8366" w:author="VOYER Raphael" w:date="2021-06-16T11:15:00Z">
        <w:r w:rsidDel="001111A8">
          <w:delText>Introduction:</w:delText>
        </w:r>
        <w:bookmarkEnd w:id="8365"/>
      </w:del>
    </w:p>
    <w:p w14:paraId="777381B8" w14:textId="77777777" w:rsidR="00613335" w:rsidRPr="002A3898" w:rsidDel="001111A8" w:rsidRDefault="00613335">
      <w:pPr>
        <w:pStyle w:val="Titre4"/>
        <w:rPr>
          <w:del w:id="8367" w:author="VOYER Raphael" w:date="2021-06-16T11:15:00Z"/>
        </w:rPr>
        <w:pPrChange w:id="8368" w:author="VOYER Raphael" w:date="2021-06-16T11:15:00Z">
          <w:pPr>
            <w:ind w:left="720"/>
          </w:pPr>
        </w:pPrChange>
      </w:pPr>
      <w:del w:id="8369" w:author="VOYER Raphael" w:date="2021-06-16T11:15:00Z">
        <w:r w:rsidRPr="002A3898" w:rsidDel="001111A8">
          <w:delText xml:space="preserve">The HAVLAN feature involves multicasting the service requests on configured </w:delText>
        </w:r>
        <w:r w:rsidR="003206D2" w:rsidDel="001111A8">
          <w:delText xml:space="preserve">egress </w:delText>
        </w:r>
        <w:r w:rsidRPr="002A3898" w:rsidDel="001111A8">
          <w:delText>ports.  The multicast criteria is configurable based on destination MAC, destination IP address</w:delText>
        </w:r>
        <w:r w:rsidDel="001111A8">
          <w:delText>:</w:delText>
        </w:r>
        <w:r w:rsidRPr="002A3898" w:rsidDel="001111A8">
          <w:delText xml:space="preserve"> </w:delText>
        </w:r>
        <w:r w:rsidDel="001111A8">
          <w:delText xml:space="preserve"> L2 clusters multicast the service requests based on the cluster MAC and VLAN; L3 clusters multicast the service requests to cluster ports based on cluster IP address.</w:delText>
        </w:r>
      </w:del>
    </w:p>
    <w:p w14:paraId="25446841" w14:textId="77777777" w:rsidR="00613335" w:rsidRPr="002A3898" w:rsidDel="001111A8" w:rsidRDefault="00613335">
      <w:pPr>
        <w:pStyle w:val="Titre4"/>
        <w:rPr>
          <w:del w:id="8370" w:author="VOYER Raphael" w:date="2021-06-16T11:15:00Z"/>
        </w:rPr>
        <w:pPrChange w:id="8371" w:author="VOYER Raphael" w:date="2021-06-16T11:15:00Z">
          <w:pPr>
            <w:ind w:left="720"/>
          </w:pPr>
        </w:pPrChange>
      </w:pPr>
      <w:del w:id="8372" w:author="VOYER Raphael" w:date="2021-06-16T11:15:00Z">
        <w:r w:rsidDel="001111A8">
          <w:delText>The existing feature supports both L2 and L3 clusters on Broadcom platform.</w:delText>
        </w:r>
        <w:r w:rsidR="00022BD1" w:rsidDel="001111A8">
          <w:delText xml:space="preserve"> It is required to support these features on Marvell based devices </w:delText>
        </w:r>
        <w:r w:rsidR="009167CD" w:rsidDel="001111A8">
          <w:delText xml:space="preserve">and Everest (OS6865) </w:delText>
        </w:r>
        <w:r w:rsidR="00022BD1" w:rsidDel="001111A8">
          <w:delText xml:space="preserve">in </w:delText>
        </w:r>
        <w:r w:rsidR="00697356" w:rsidDel="001111A8">
          <w:delText>831</w:delText>
        </w:r>
        <w:r w:rsidR="00022BD1" w:rsidDel="001111A8">
          <w:delText>R01</w:delText>
        </w:r>
        <w:r w:rsidDel="001111A8">
          <w:delText>.</w:delText>
        </w:r>
      </w:del>
    </w:p>
    <w:p w14:paraId="4C605B8E" w14:textId="77777777" w:rsidR="00613335" w:rsidDel="001111A8" w:rsidRDefault="00613335">
      <w:pPr>
        <w:pStyle w:val="Titre4"/>
        <w:rPr>
          <w:del w:id="8373" w:author="VOYER Raphael" w:date="2021-06-16T11:15:00Z"/>
        </w:rPr>
        <w:pPrChange w:id="8374" w:author="VOYER Raphael" w:date="2021-06-16T11:15:00Z">
          <w:pPr>
            <w:pStyle w:val="Titre2"/>
          </w:pPr>
        </w:pPrChange>
      </w:pPr>
      <w:bookmarkStart w:id="8375" w:name="_Toc381025932"/>
      <w:del w:id="8376" w:author="VOYER Raphael" w:date="2021-06-16T11:15:00Z">
        <w:r w:rsidDel="001111A8">
          <w:delText>Proposed Changes:</w:delText>
        </w:r>
        <w:bookmarkEnd w:id="8375"/>
      </w:del>
    </w:p>
    <w:p w14:paraId="27A53D8A" w14:textId="77777777" w:rsidR="00613335" w:rsidDel="001111A8" w:rsidRDefault="00613335">
      <w:pPr>
        <w:pStyle w:val="Titre4"/>
        <w:rPr>
          <w:del w:id="8377" w:author="VOYER Raphael" w:date="2021-06-16T11:15:00Z"/>
        </w:rPr>
        <w:pPrChange w:id="8378" w:author="VOYER Raphael" w:date="2021-06-16T11:15:00Z">
          <w:pPr>
            <w:ind w:left="720"/>
          </w:pPr>
        </w:pPrChange>
      </w:pPr>
      <w:del w:id="8379" w:author="VOYER Raphael" w:date="2021-06-16T11:15:00Z">
        <w:r w:rsidDel="001111A8">
          <w:delText xml:space="preserve">Since </w:delText>
        </w:r>
        <w:r w:rsidR="003206D2" w:rsidDel="001111A8">
          <w:delText xml:space="preserve">– </w:delText>
        </w:r>
        <w:r w:rsidDel="001111A8">
          <w:delText xml:space="preserve">only the underlying platform differs, the user interface and functionality shall remain </w:delText>
        </w:r>
        <w:r w:rsidR="00871731" w:rsidDel="001111A8">
          <w:delText>unchanged</w:delText>
        </w:r>
        <w:r w:rsidDel="001111A8">
          <w:delText>. The changes shall be in the hardware programming part or functions that lead to HW programming.  Existing parts of the code in different modules that do these operations are modified and new function</w:delText>
        </w:r>
        <w:r w:rsidR="004E050C" w:rsidDel="001111A8">
          <w:delText>s</w:delText>
        </w:r>
        <w:r w:rsidDel="001111A8">
          <w:delText xml:space="preserve"> are added if required.  This may lead to the modifications to </w:delText>
        </w:r>
        <w:r w:rsidR="004E050C" w:rsidDel="001111A8">
          <w:delText xml:space="preserve">the </w:delText>
        </w:r>
        <w:r w:rsidDel="001111A8">
          <w:delText xml:space="preserve">currently existing messages between these modules and HA-VLAN.  In some cases new messages may be required. </w:delText>
        </w:r>
      </w:del>
    </w:p>
    <w:p w14:paraId="0936A0A4" w14:textId="77777777" w:rsidR="00613335" w:rsidDel="001111A8" w:rsidRDefault="00613335">
      <w:pPr>
        <w:pStyle w:val="Titre4"/>
        <w:rPr>
          <w:del w:id="8380" w:author="VOYER Raphael" w:date="2021-06-16T11:15:00Z"/>
        </w:rPr>
        <w:pPrChange w:id="8381" w:author="VOYER Raphael" w:date="2021-06-16T11:15:00Z">
          <w:pPr>
            <w:ind w:left="720"/>
          </w:pPr>
        </w:pPrChange>
      </w:pPr>
    </w:p>
    <w:p w14:paraId="0FBD6E53" w14:textId="77777777" w:rsidR="00613335" w:rsidDel="001111A8" w:rsidRDefault="00613335">
      <w:pPr>
        <w:pStyle w:val="Titre4"/>
        <w:rPr>
          <w:del w:id="8382" w:author="VOYER Raphael" w:date="2021-06-16T11:15:00Z"/>
        </w:rPr>
        <w:pPrChange w:id="8383" w:author="VOYER Raphael" w:date="2021-06-16T11:15:00Z">
          <w:pPr>
            <w:pStyle w:val="Titre2"/>
          </w:pPr>
        </w:pPrChange>
      </w:pPr>
      <w:bookmarkStart w:id="8384" w:name="_Toc381025933"/>
      <w:del w:id="8385" w:author="VOYER Raphael" w:date="2021-06-16T11:15:00Z">
        <w:r w:rsidDel="001111A8">
          <w:delText>Approach:</w:delText>
        </w:r>
        <w:bookmarkEnd w:id="8384"/>
      </w:del>
    </w:p>
    <w:p w14:paraId="713E2936" w14:textId="77777777" w:rsidR="00613335" w:rsidDel="001111A8" w:rsidRDefault="00613335">
      <w:pPr>
        <w:pStyle w:val="Titre4"/>
        <w:rPr>
          <w:del w:id="8386" w:author="VOYER Raphael" w:date="2021-06-16T11:15:00Z"/>
        </w:rPr>
        <w:pPrChange w:id="8387" w:author="VOYER Raphael" w:date="2021-06-16T11:15:00Z">
          <w:pPr>
            <w:ind w:left="720"/>
          </w:pPr>
        </w:pPrChange>
      </w:pPr>
      <w:del w:id="8388" w:author="VOYER Raphael" w:date="2021-06-16T11:15:00Z">
        <w:r w:rsidDel="001111A8">
          <w:delText>For each cluster, a multicast group shall be defined. The packets intended for the cluster MAC + VLAN (L2 cluster) or cluster IP (L3 cluster) shall be multicast to the member ports of the multicast group defined for that cluster. This is supported in the existing code by using the L2MC table entry in Broadcom.</w:delText>
        </w:r>
      </w:del>
    </w:p>
    <w:p w14:paraId="78BFEC42" w14:textId="77777777" w:rsidR="00613335" w:rsidDel="001111A8" w:rsidRDefault="00613335">
      <w:pPr>
        <w:pStyle w:val="Titre4"/>
        <w:rPr>
          <w:del w:id="8389" w:author="VOYER Raphael" w:date="2021-06-16T11:15:00Z"/>
        </w:rPr>
        <w:pPrChange w:id="8390" w:author="VOYER Raphael" w:date="2021-06-16T11:15:00Z">
          <w:pPr>
            <w:ind w:left="720"/>
          </w:pPr>
        </w:pPrChange>
      </w:pPr>
      <w:del w:id="8391" w:author="VOYER Raphael" w:date="2021-06-16T11:15:00Z">
        <w:r w:rsidDel="001111A8">
          <w:delText xml:space="preserve">In </w:delText>
        </w:r>
        <w:r w:rsidR="004108E4" w:rsidDel="001111A8">
          <w:delText>Marvell platform</w:delText>
        </w:r>
        <w:r w:rsidDel="001111A8">
          <w:delText>, this shall be supported using the VIDX entry (VLAN multicast group Index entry)</w:delText>
        </w:r>
        <w:r w:rsidR="004E050C" w:rsidDel="001111A8">
          <w:delText>,</w:delText>
        </w:r>
        <w:r w:rsidDel="001111A8">
          <w:delText xml:space="preserve"> </w:delText>
        </w:r>
        <w:r w:rsidR="004E050C" w:rsidDel="001111A8">
          <w:delText>as the M</w:delText>
        </w:r>
        <w:r w:rsidDel="001111A8">
          <w:delText>arvel</w:delText>
        </w:r>
        <w:r w:rsidR="004E050C" w:rsidDel="001111A8">
          <w:delText>l</w:delText>
        </w:r>
        <w:r w:rsidDel="001111A8">
          <w:delText xml:space="preserve"> chipset supports multi target destination through Multicast group (VIDX) table. </w:delText>
        </w:r>
      </w:del>
    </w:p>
    <w:p w14:paraId="75D792B0" w14:textId="77777777" w:rsidR="00613335" w:rsidDel="001111A8" w:rsidRDefault="00613335">
      <w:pPr>
        <w:pStyle w:val="Titre4"/>
        <w:rPr>
          <w:del w:id="8392" w:author="VOYER Raphael" w:date="2021-06-16T11:15:00Z"/>
        </w:rPr>
        <w:pPrChange w:id="8393" w:author="VOYER Raphael" w:date="2021-06-16T11:15:00Z">
          <w:pPr>
            <w:ind w:left="720"/>
          </w:pPr>
        </w:pPrChange>
      </w:pPr>
      <w:del w:id="8394" w:author="VOYER Raphael" w:date="2021-06-16T11:15:00Z">
        <w:r w:rsidDel="001111A8">
          <w:delText>Whenever cluster ports are configured, those ports shall be added to the multicast group.</w:delText>
        </w:r>
      </w:del>
    </w:p>
    <w:p w14:paraId="6A236DBC" w14:textId="77777777" w:rsidR="00613335" w:rsidDel="001111A8" w:rsidRDefault="00613335">
      <w:pPr>
        <w:pStyle w:val="Titre4"/>
        <w:rPr>
          <w:del w:id="8395" w:author="VOYER Raphael" w:date="2021-06-16T11:15:00Z"/>
        </w:rPr>
        <w:pPrChange w:id="8396" w:author="VOYER Raphael" w:date="2021-06-16T11:15:00Z">
          <w:pPr>
            <w:ind w:left="720"/>
          </w:pPr>
        </w:pPrChange>
      </w:pPr>
    </w:p>
    <w:p w14:paraId="6C35B29D" w14:textId="77777777" w:rsidR="00613335" w:rsidDel="001111A8" w:rsidRDefault="00613335">
      <w:pPr>
        <w:pStyle w:val="Titre4"/>
        <w:rPr>
          <w:del w:id="8397" w:author="VOYER Raphael" w:date="2021-06-16T11:15:00Z"/>
        </w:rPr>
        <w:pPrChange w:id="8398" w:author="VOYER Raphael" w:date="2021-06-16T11:15:00Z">
          <w:pPr>
            <w:ind w:left="720"/>
          </w:pPr>
        </w:pPrChange>
      </w:pPr>
      <w:del w:id="8399" w:author="VOYER Raphael" w:date="2021-06-16T11:15:00Z">
        <w:r w:rsidDel="001111A8">
          <w:delText>For L2 clusters, there is no change of approach except VIDX is used instead of L2MC (on Broadcom).</w:delText>
        </w:r>
      </w:del>
    </w:p>
    <w:p w14:paraId="631231C3" w14:textId="77777777" w:rsidR="00613335" w:rsidDel="001111A8" w:rsidRDefault="009046F1">
      <w:pPr>
        <w:pStyle w:val="Titre4"/>
        <w:rPr>
          <w:del w:id="8400" w:author="VOYER Raphael" w:date="2021-06-16T11:15:00Z"/>
        </w:rPr>
        <w:pPrChange w:id="8401" w:author="VOYER Raphael" w:date="2021-06-16T11:15:00Z">
          <w:pPr>
            <w:ind w:left="720"/>
          </w:pPr>
        </w:pPrChange>
      </w:pPr>
      <w:del w:id="8402" w:author="VOYER Raphael" w:date="2021-06-16T11:15:00Z">
        <w:r w:rsidDel="001111A8">
          <w:delText>Following steps are followed to configure a L3 cluster.</w:delText>
        </w:r>
      </w:del>
    </w:p>
    <w:p w14:paraId="4C0BE213" w14:textId="77777777" w:rsidR="004E72B2" w:rsidDel="001111A8" w:rsidRDefault="004E72B2">
      <w:pPr>
        <w:pStyle w:val="Titre4"/>
        <w:rPr>
          <w:del w:id="8403" w:author="VOYER Raphael" w:date="2021-06-16T11:15:00Z"/>
        </w:rPr>
        <w:pPrChange w:id="8404" w:author="VOYER Raphael" w:date="2021-06-16T11:15:00Z">
          <w:pPr/>
        </w:pPrChange>
      </w:pPr>
    </w:p>
    <w:p w14:paraId="7EECE3BE" w14:textId="77777777" w:rsidR="0005294B" w:rsidDel="001111A8" w:rsidRDefault="0005294B">
      <w:pPr>
        <w:pStyle w:val="Titre4"/>
        <w:rPr>
          <w:del w:id="8405" w:author="VOYER Raphael" w:date="2021-06-16T11:15:00Z"/>
        </w:rPr>
        <w:pPrChange w:id="8406" w:author="VOYER Raphael" w:date="2021-06-16T11:15:00Z">
          <w:pPr/>
        </w:pPrChange>
      </w:pPr>
    </w:p>
    <w:p w14:paraId="60E9DEFE" w14:textId="77777777" w:rsidR="004108E4" w:rsidDel="001111A8" w:rsidRDefault="004108E4">
      <w:pPr>
        <w:pStyle w:val="Titre4"/>
        <w:rPr>
          <w:del w:id="8407" w:author="VOYER Raphael" w:date="2021-06-16T11:15:00Z"/>
        </w:rPr>
        <w:pPrChange w:id="8408" w:author="VOYER Raphael" w:date="2021-06-16T11:15:00Z">
          <w:pPr/>
        </w:pPrChange>
      </w:pPr>
    </w:p>
    <w:p w14:paraId="071C9091" w14:textId="77777777" w:rsidR="004108E4" w:rsidDel="001111A8" w:rsidRDefault="004108E4">
      <w:pPr>
        <w:pStyle w:val="Titre4"/>
        <w:rPr>
          <w:del w:id="8409" w:author="VOYER Raphael" w:date="2021-06-16T11:15:00Z"/>
        </w:rPr>
        <w:pPrChange w:id="8410" w:author="VOYER Raphael" w:date="2021-06-16T11:15:00Z">
          <w:pPr>
            <w:numPr>
              <w:numId w:val="66"/>
            </w:numPr>
            <w:ind w:left="720" w:hanging="360"/>
          </w:pPr>
        </w:pPrChange>
      </w:pPr>
      <w:del w:id="8411" w:author="VOYER Raphael" w:date="2021-06-16T11:15:00Z">
        <w:r w:rsidDel="001111A8">
          <w:delText>Define and install an ARP entry for cluster IP with cluster MAC</w:delText>
        </w:r>
      </w:del>
    </w:p>
    <w:p w14:paraId="6DE2B96E" w14:textId="77777777" w:rsidR="004108E4" w:rsidDel="001111A8" w:rsidRDefault="004108E4">
      <w:pPr>
        <w:pStyle w:val="Titre4"/>
        <w:rPr>
          <w:del w:id="8412" w:author="VOYER Raphael" w:date="2021-06-16T11:15:00Z"/>
        </w:rPr>
        <w:pPrChange w:id="8413" w:author="VOYER Raphael" w:date="2021-06-16T11:15:00Z">
          <w:pPr>
            <w:numPr>
              <w:numId w:val="66"/>
            </w:numPr>
            <w:ind w:left="720" w:hanging="360"/>
          </w:pPr>
        </w:pPrChange>
      </w:pPr>
      <w:del w:id="8414" w:author="VOYER Raphael" w:date="2021-06-16T11:15:00Z">
        <w:r w:rsidDel="001111A8">
          <w:delText>Define and install a Next Hop Route entry whose (a) ARP field is programmed with the ARP entry defined in step 1, (b) Next Hop interface field is programmed with the VIDX entry created for this cluster and (c) Next Hop VLAN field is programmed with the cluster VLAN.</w:delText>
        </w:r>
      </w:del>
    </w:p>
    <w:p w14:paraId="2DF097FD" w14:textId="77777777" w:rsidR="004108E4" w:rsidDel="001111A8" w:rsidRDefault="004108E4">
      <w:pPr>
        <w:pStyle w:val="Titre4"/>
        <w:rPr>
          <w:del w:id="8415" w:author="VOYER Raphael" w:date="2021-06-16T11:15:00Z"/>
        </w:rPr>
        <w:pPrChange w:id="8416" w:author="VOYER Raphael" w:date="2021-06-16T11:15:00Z">
          <w:pPr>
            <w:numPr>
              <w:numId w:val="66"/>
            </w:numPr>
            <w:ind w:left="720" w:hanging="360"/>
          </w:pPr>
        </w:pPrChange>
      </w:pPr>
      <w:del w:id="8417" w:author="VOYER Raphael" w:date="2021-06-16T11:15:00Z">
        <w:r w:rsidDel="001111A8">
          <w:delText>Add an IP prefix in router TCAM table with cluster IP and Next Hop index as defined in step 2. (</w:delText>
        </w:r>
        <w:r w:rsidDel="001111A8">
          <w:rPr>
            <w:color w:val="1F497D"/>
          </w:rPr>
          <w:delText>cpssDxChIpLpmIpv4UcPrefixAdd is used to add an IPv4 prefix entry in hardware)</w:delText>
        </w:r>
      </w:del>
    </w:p>
    <w:p w14:paraId="02039576" w14:textId="77777777" w:rsidR="004108E4" w:rsidDel="001111A8" w:rsidRDefault="004108E4">
      <w:pPr>
        <w:pStyle w:val="Titre4"/>
        <w:rPr>
          <w:del w:id="8418" w:author="VOYER Raphael" w:date="2021-06-16T11:15:00Z"/>
        </w:rPr>
        <w:pPrChange w:id="8419" w:author="VOYER Raphael" w:date="2021-06-16T11:15:00Z">
          <w:pPr/>
        </w:pPrChange>
      </w:pPr>
    </w:p>
    <w:p w14:paraId="5E898D75" w14:textId="77777777" w:rsidR="004108E4" w:rsidDel="001111A8" w:rsidRDefault="004108E4">
      <w:pPr>
        <w:pStyle w:val="Titre4"/>
        <w:rPr>
          <w:del w:id="8420" w:author="VOYER Raphael" w:date="2021-06-16T11:15:00Z"/>
        </w:rPr>
        <w:pPrChange w:id="8421" w:author="VOYER Raphael" w:date="2021-06-16T11:15:00Z">
          <w:pPr/>
        </w:pPrChange>
      </w:pPr>
    </w:p>
    <w:p w14:paraId="5E04A72F" w14:textId="77777777" w:rsidR="004108E4" w:rsidDel="001111A8" w:rsidRDefault="004108E4">
      <w:pPr>
        <w:pStyle w:val="Titre4"/>
        <w:rPr>
          <w:del w:id="8422" w:author="VOYER Raphael" w:date="2021-06-16T11:15:00Z"/>
        </w:rPr>
        <w:pPrChange w:id="8423" w:author="VOYER Raphael" w:date="2021-06-16T11:15:00Z">
          <w:pPr/>
        </w:pPrChange>
      </w:pPr>
    </w:p>
    <w:p w14:paraId="738E9335" w14:textId="77777777" w:rsidR="00613335" w:rsidDel="001111A8" w:rsidRDefault="00613335">
      <w:pPr>
        <w:pStyle w:val="Titre4"/>
        <w:rPr>
          <w:del w:id="8424" w:author="VOYER Raphael" w:date="2021-06-16T11:15:00Z"/>
        </w:rPr>
        <w:pPrChange w:id="8425" w:author="VOYER Raphael" w:date="2021-06-16T11:15:00Z">
          <w:pPr>
            <w:pStyle w:val="Titre2"/>
          </w:pPr>
        </w:pPrChange>
      </w:pPr>
      <w:bookmarkStart w:id="8426" w:name="_Toc381025934"/>
      <w:del w:id="8427" w:author="VOYER Raphael" w:date="2021-06-16T11:15:00Z">
        <w:r w:rsidDel="001111A8">
          <w:delText>Design:</w:delText>
        </w:r>
        <w:bookmarkEnd w:id="8426"/>
      </w:del>
    </w:p>
    <w:p w14:paraId="3FB24FFD" w14:textId="77777777" w:rsidR="00613335" w:rsidDel="001111A8" w:rsidRDefault="00613335">
      <w:pPr>
        <w:pStyle w:val="Titre4"/>
        <w:rPr>
          <w:del w:id="8428" w:author="VOYER Raphael" w:date="2021-06-16T11:15:00Z"/>
        </w:rPr>
        <w:pPrChange w:id="8429" w:author="VOYER Raphael" w:date="2021-06-16T11:15:00Z">
          <w:pPr/>
        </w:pPrChange>
      </w:pPr>
      <w:del w:id="8430" w:author="VOYER Raphael" w:date="2021-06-16T11:15:00Z">
        <w:r w:rsidDel="001111A8">
          <w:delText>The hardware programming for HA-VLAN is d</w:delText>
        </w:r>
        <w:r w:rsidR="00C10CBA" w:rsidDel="001111A8">
          <w:delText>one through other modules like Source L</w:delText>
        </w:r>
        <w:r w:rsidDel="001111A8">
          <w:delText>earning</w:delText>
        </w:r>
        <w:r w:rsidR="00C10CBA" w:rsidDel="001111A8">
          <w:delText>, IP</w:delText>
        </w:r>
        <w:r w:rsidDel="001111A8">
          <w:delText xml:space="preserve"> and QoS. The HA-VLAN C</w:delText>
        </w:r>
        <w:r w:rsidR="00C10CBA" w:rsidDel="001111A8">
          <w:delText>MM maintains</w:delText>
        </w:r>
        <w:r w:rsidDel="001111A8">
          <w:delText xml:space="preserve"> configuration and user interface handling.  Since we are concerned about only the hardware programming, our changes shall be in the interfacing modules to program the HW entries like </w:delText>
        </w:r>
        <w:r w:rsidR="00C10CBA" w:rsidDel="001111A8">
          <w:delText xml:space="preserve">TCAM Rules &amp; Actions, VIDX, </w:delText>
        </w:r>
        <w:r w:rsidDel="001111A8">
          <w:delText>LTT Index, Next Hop Index, ARP Index</w:delText>
        </w:r>
        <w:r w:rsidR="00C10CBA" w:rsidDel="001111A8">
          <w:delText xml:space="preserve"> etc.</w:delText>
        </w:r>
      </w:del>
    </w:p>
    <w:p w14:paraId="36B380F1" w14:textId="77777777" w:rsidR="00613335" w:rsidDel="001111A8" w:rsidRDefault="00613335">
      <w:pPr>
        <w:pStyle w:val="Titre4"/>
        <w:rPr>
          <w:del w:id="8431" w:author="VOYER Raphael" w:date="2021-06-16T11:15:00Z"/>
        </w:rPr>
        <w:pPrChange w:id="8432" w:author="VOYER Raphael" w:date="2021-06-16T11:15:00Z">
          <w:pPr>
            <w:ind w:left="720"/>
          </w:pPr>
        </w:pPrChange>
      </w:pPr>
    </w:p>
    <w:p w14:paraId="1F6663D6" w14:textId="77777777" w:rsidR="00613335" w:rsidDel="001111A8" w:rsidRDefault="00613335">
      <w:pPr>
        <w:pStyle w:val="Titre4"/>
        <w:rPr>
          <w:del w:id="8433" w:author="VOYER Raphael" w:date="2021-06-16T11:15:00Z"/>
        </w:rPr>
        <w:pPrChange w:id="8434" w:author="VOYER Raphael" w:date="2021-06-16T11:15:00Z">
          <w:pPr>
            <w:pStyle w:val="Titre3"/>
          </w:pPr>
        </w:pPrChange>
      </w:pPr>
      <w:bookmarkStart w:id="8435" w:name="_Toc381025935"/>
      <w:del w:id="8436" w:author="VOYER Raphael" w:date="2021-06-16T11:15:00Z">
        <w:r w:rsidDel="001111A8">
          <w:delText>Interfaces between HA-VLA</w:delText>
        </w:r>
        <w:r w:rsidR="00BA6B04" w:rsidDel="001111A8">
          <w:delText>N and other dependent modules</w:delText>
        </w:r>
        <w:bookmarkEnd w:id="8435"/>
        <w:r w:rsidR="0066774F" w:rsidDel="001111A8">
          <w:delText>:</w:delText>
        </w:r>
      </w:del>
    </w:p>
    <w:p w14:paraId="3610CAC1" w14:textId="77777777" w:rsidR="00613335" w:rsidDel="001111A8" w:rsidRDefault="00613335">
      <w:pPr>
        <w:pStyle w:val="Titre4"/>
        <w:rPr>
          <w:del w:id="8437" w:author="VOYER Raphael" w:date="2021-06-16T11:15:00Z"/>
        </w:rPr>
        <w:pPrChange w:id="8438" w:author="VOYER Raphael" w:date="2021-06-16T11:15:00Z">
          <w:pPr/>
        </w:pPrChange>
      </w:pPr>
    </w:p>
    <w:p w14:paraId="3D3F28ED" w14:textId="77777777" w:rsidR="00613335" w:rsidDel="001111A8" w:rsidRDefault="00613335">
      <w:pPr>
        <w:pStyle w:val="Titre4"/>
        <w:rPr>
          <w:del w:id="8439" w:author="VOYER Raphael" w:date="2021-06-16T11:15:00Z"/>
        </w:rPr>
        <w:pPrChange w:id="8440" w:author="VOYER Raphael" w:date="2021-06-16T11:15:00Z">
          <w:pPr/>
        </w:pPrChange>
      </w:pPr>
      <w:del w:id="8441" w:author="VOYER Raphael" w:date="2021-06-16T11:15:00Z">
        <w:r w:rsidDel="001111A8">
          <w:rPr>
            <w:b w:val="0"/>
          </w:rPr>
          <w:delText xml:space="preserve">HA-VLAN with SL:  </w:delText>
        </w:r>
        <w:r w:rsidRPr="003D78E7" w:rsidDel="001111A8">
          <w:delText>HA</w:delText>
        </w:r>
        <w:r w:rsidDel="001111A8">
          <w:delText xml:space="preserve">-VLAN </w:delText>
        </w:r>
        <w:r w:rsidRPr="003D78E7" w:rsidDel="001111A8">
          <w:delText xml:space="preserve">CMM </w:delText>
        </w:r>
        <w:r w:rsidDel="001111A8">
          <w:delText xml:space="preserve">module </w:delText>
        </w:r>
        <w:r w:rsidRPr="003D78E7" w:rsidDel="001111A8">
          <w:delText xml:space="preserve">communicates with SL CMM module for all </w:delText>
        </w:r>
        <w:r w:rsidDel="001111A8">
          <w:delText>multicast group i</w:delText>
        </w:r>
        <w:r w:rsidRPr="003D78E7" w:rsidDel="001111A8">
          <w:delText>ndex requ</w:delText>
        </w:r>
        <w:r w:rsidDel="001111A8">
          <w:delText>est and adding ports to the multicast group t</w:delText>
        </w:r>
        <w:r w:rsidRPr="003D78E7" w:rsidDel="001111A8">
          <w:delText>able.</w:delText>
        </w:r>
        <w:r w:rsidRPr="00A75BCD" w:rsidDel="001111A8">
          <w:delText xml:space="preserve"> </w:delText>
        </w:r>
        <w:r w:rsidDel="001111A8">
          <w:delText xml:space="preserve"> The SL CMM module communicates with SL NI module for hardware programming of all multicast group requests. The SL NI module in turn communicates the HAL module for hardware programming of multicast group creation and addition of ports to multicast group.</w:delText>
        </w:r>
        <w:r w:rsidR="00C713EF" w:rsidDel="001111A8">
          <w:delText xml:space="preserve"> New functions shall be added to </w:delText>
        </w:r>
        <w:r w:rsidR="00C10CBA" w:rsidDel="001111A8">
          <w:delText>S</w:delText>
        </w:r>
        <w:r w:rsidR="00C713EF" w:rsidDel="001111A8">
          <w:delText xml:space="preserve">ource </w:delText>
        </w:r>
        <w:r w:rsidR="00C10CBA" w:rsidDel="001111A8">
          <w:delText>L</w:delText>
        </w:r>
        <w:r w:rsidR="00C713EF" w:rsidDel="001111A8">
          <w:delText xml:space="preserve">earning HAL to create multicast groups in </w:delText>
        </w:r>
        <w:r w:rsidR="00C10CBA" w:rsidDel="001111A8">
          <w:delText>M</w:delText>
        </w:r>
        <w:r w:rsidR="00C713EF" w:rsidDel="001111A8">
          <w:delText>arvell chipset.</w:delText>
        </w:r>
      </w:del>
    </w:p>
    <w:p w14:paraId="3B11EBA2" w14:textId="77777777" w:rsidR="00613335" w:rsidDel="001111A8" w:rsidRDefault="00613335">
      <w:pPr>
        <w:pStyle w:val="Titre4"/>
        <w:rPr>
          <w:del w:id="8442" w:author="VOYER Raphael" w:date="2021-06-16T11:15:00Z"/>
        </w:rPr>
        <w:pPrChange w:id="8443" w:author="VOYER Raphael" w:date="2021-06-16T11:15:00Z">
          <w:pPr/>
        </w:pPrChange>
      </w:pPr>
    </w:p>
    <w:p w14:paraId="39897008" w14:textId="77777777" w:rsidR="00613335" w:rsidDel="001111A8" w:rsidRDefault="00613335">
      <w:pPr>
        <w:pStyle w:val="Titre4"/>
        <w:rPr>
          <w:del w:id="8444" w:author="VOYER Raphael" w:date="2021-06-16T11:15:00Z"/>
        </w:rPr>
        <w:pPrChange w:id="8445" w:author="VOYER Raphael" w:date="2021-06-16T11:15:00Z">
          <w:pPr/>
        </w:pPrChange>
      </w:pPr>
    </w:p>
    <w:p w14:paraId="689BB600" w14:textId="77777777" w:rsidR="00BA6036" w:rsidRPr="009D31EE" w:rsidDel="001111A8" w:rsidRDefault="00613335">
      <w:pPr>
        <w:pStyle w:val="Titre4"/>
        <w:rPr>
          <w:del w:id="8446" w:author="VOYER Raphael" w:date="2021-06-16T11:15:00Z"/>
        </w:rPr>
        <w:pPrChange w:id="8447" w:author="VOYER Raphael" w:date="2021-06-16T11:15:00Z">
          <w:pPr/>
        </w:pPrChange>
      </w:pPr>
      <w:del w:id="8448" w:author="VOYER Raphael" w:date="2021-06-16T11:15:00Z">
        <w:r w:rsidDel="001111A8">
          <w:rPr>
            <w:b w:val="0"/>
          </w:rPr>
          <w:delText>HA-VLAN with QOS</w:delText>
        </w:r>
        <w:r w:rsidRPr="003D78E7" w:rsidDel="001111A8">
          <w:rPr>
            <w:b w:val="0"/>
          </w:rPr>
          <w:delText>:</w:delText>
        </w:r>
        <w:r w:rsidDel="001111A8">
          <w:rPr>
            <w:b w:val="0"/>
          </w:rPr>
          <w:delText xml:space="preserve">  </w:delText>
        </w:r>
        <w:r w:rsidDel="001111A8">
          <w:delText>Changes in QOS NI shall be made to handle the rule creation requests for HA-VLAN from QOS CMM. New functions shall be added in HAL to handle rule creation in Marvel</w:delText>
        </w:r>
        <w:r w:rsidR="00C10CBA" w:rsidDel="001111A8">
          <w:delText>l</w:delText>
        </w:r>
        <w:r w:rsidDel="001111A8">
          <w:delText xml:space="preserve"> chipset for HA-VLAN. </w:delText>
        </w:r>
        <w:r w:rsidR="00525428" w:rsidDel="001111A8">
          <w:delText xml:space="preserve">L2 server clusters are implemented by interfacing with QoS and L3 server clusters are implemented by interfacing with IP module. </w:delText>
        </w:r>
      </w:del>
    </w:p>
    <w:p w14:paraId="38A208B3" w14:textId="77777777" w:rsidR="00613335" w:rsidRPr="009D31EE" w:rsidDel="001111A8" w:rsidRDefault="00A22B05">
      <w:pPr>
        <w:pStyle w:val="Titre4"/>
        <w:rPr>
          <w:del w:id="8449" w:author="VOYER Raphael" w:date="2021-06-16T11:15:00Z"/>
        </w:rPr>
        <w:pPrChange w:id="8450" w:author="VOYER Raphael" w:date="2021-06-16T11:15:00Z">
          <w:pPr/>
        </w:pPrChange>
      </w:pPr>
      <w:del w:id="8451" w:author="VOYER Raphael" w:date="2021-06-16T11:15:00Z">
        <w:r w:rsidRPr="009D31EE" w:rsidDel="001111A8">
          <w:delText xml:space="preserve">Up to a maximum of 32 rules can be configured in the TCAM </w:delText>
        </w:r>
        <w:r w:rsidR="00E519E4" w:rsidDel="001111A8">
          <w:delText>for server clusters</w:delText>
        </w:r>
        <w:r w:rsidRPr="009D31EE" w:rsidDel="001111A8">
          <w:delText xml:space="preserve">. </w:delText>
        </w:r>
        <w:r w:rsidR="00B33656" w:rsidRPr="009D31EE" w:rsidDel="001111A8">
          <w:delText xml:space="preserve">QOS shall receive </w:delText>
        </w:r>
        <w:r w:rsidR="00E519E4" w:rsidDel="001111A8">
          <w:delText xml:space="preserve">the following message </w:delText>
        </w:r>
        <w:r w:rsidR="00B33656" w:rsidRPr="009D31EE" w:rsidDel="001111A8">
          <w:delText xml:space="preserve"> from the HAVLAN module </w:delText>
        </w:r>
      </w:del>
    </w:p>
    <w:p w14:paraId="3B3487AE" w14:textId="77777777" w:rsidR="00BA6036" w:rsidRPr="009D31EE" w:rsidDel="001111A8" w:rsidRDefault="00B33656">
      <w:pPr>
        <w:pStyle w:val="Titre4"/>
        <w:rPr>
          <w:del w:id="8452" w:author="VOYER Raphael" w:date="2021-06-16T11:15:00Z"/>
        </w:rPr>
        <w:pPrChange w:id="8453" w:author="VOYER Raphael" w:date="2021-06-16T11:15:00Z">
          <w:pPr/>
        </w:pPrChange>
      </w:pPr>
      <w:del w:id="8454" w:author="VOYER Raphael" w:date="2021-06-16T11:15:00Z">
        <w:r w:rsidRPr="009D31EE" w:rsidDel="001111A8">
          <w:delText xml:space="preserve">L2 Cluster add/delete message: </w:delText>
        </w:r>
        <w:r w:rsidR="00E12B2E" w:rsidRPr="009D31EE" w:rsidDel="001111A8">
          <w:delText>The L2</w:delText>
        </w:r>
        <w:r w:rsidR="006156A7" w:rsidRPr="009D31EE" w:rsidDel="001111A8">
          <w:delText xml:space="preserve"> cluster rules can either be allocated to the Ingress PCL of the TCAM dynamically or in entries reserved in Ingress PCL at the time of </w:delText>
        </w:r>
        <w:r w:rsidR="00A22B05" w:rsidRPr="009D31EE" w:rsidDel="001111A8">
          <w:delText xml:space="preserve">boot up </w:delText>
        </w:r>
        <w:r w:rsidR="006156A7" w:rsidRPr="009D31EE" w:rsidDel="001111A8">
          <w:delText>(TBD)</w:delText>
        </w:r>
        <w:r w:rsidR="00106329" w:rsidRPr="009D31EE" w:rsidDel="001111A8">
          <w:delText xml:space="preserve">. </w:delText>
        </w:r>
        <w:r w:rsidR="00BA6036" w:rsidRPr="009D31EE" w:rsidDel="001111A8">
          <w:delText>The L2 cluster rule keys shall be of standard type with size 24 Bytes (IPCL Key1- Standard (24B) L2)</w:delText>
        </w:r>
        <w:r w:rsidR="00607490" w:rsidRPr="009D31EE" w:rsidDel="001111A8">
          <w:delText>.</w:delText>
        </w:r>
      </w:del>
    </w:p>
    <w:p w14:paraId="6945F114" w14:textId="77777777" w:rsidR="00B33656" w:rsidDel="001111A8" w:rsidRDefault="00B33656">
      <w:pPr>
        <w:pStyle w:val="Titre4"/>
        <w:rPr>
          <w:del w:id="8455" w:author="VOYER Raphael" w:date="2021-06-16T11:15:00Z"/>
          <w:color w:val="7030A0"/>
        </w:rPr>
        <w:pPrChange w:id="8456" w:author="VOYER Raphael" w:date="2021-06-16T11:15:00Z">
          <w:pPr/>
        </w:pPrChange>
      </w:pPr>
    </w:p>
    <w:p w14:paraId="3B3E886C" w14:textId="77777777" w:rsidR="00106329" w:rsidDel="001111A8" w:rsidRDefault="00106329">
      <w:pPr>
        <w:pStyle w:val="Titre4"/>
        <w:rPr>
          <w:del w:id="8457" w:author="VOYER Raphael" w:date="2021-06-16T11:15:00Z"/>
          <w:color w:val="7030A0"/>
        </w:rPr>
        <w:pPrChange w:id="8458" w:author="VOYER Raphael" w:date="2021-06-16T11:15:00Z">
          <w:pPr/>
        </w:pPrChange>
      </w:pPr>
      <w:del w:id="8459" w:author="VOYER Raphael" w:date="2021-06-16T11:15:00Z">
        <w:r w:rsidDel="001111A8">
          <w:rPr>
            <w:color w:val="7030A0"/>
          </w:rPr>
          <w:delText xml:space="preserve">Conditions for L2 Cluster : </w:delText>
        </w:r>
      </w:del>
    </w:p>
    <w:p w14:paraId="6904703F" w14:textId="77777777" w:rsidR="00FB39B4" w:rsidDel="001111A8" w:rsidRDefault="00FB39B4">
      <w:pPr>
        <w:pStyle w:val="Titre4"/>
        <w:rPr>
          <w:del w:id="8460" w:author="VOYER Raphael" w:date="2021-06-16T11:15:00Z"/>
        </w:rPr>
        <w:pPrChange w:id="8461" w:author="VOYER Raphael" w:date="2021-06-16T11:15:00Z">
          <w:pPr>
            <w:numPr>
              <w:ilvl w:val="1"/>
              <w:numId w:val="33"/>
            </w:numPr>
            <w:ind w:left="1440" w:hanging="360"/>
          </w:pPr>
        </w:pPrChange>
      </w:pPr>
      <w:del w:id="8462" w:author="VOYER Raphael" w:date="2021-06-16T11:15:00Z">
        <w:r w:rsidDel="001111A8">
          <w:delText>IsL2 valid = True</w:delText>
        </w:r>
      </w:del>
    </w:p>
    <w:p w14:paraId="6A5318FF" w14:textId="77777777" w:rsidR="00FB39B4" w:rsidDel="001111A8" w:rsidRDefault="00FB39B4">
      <w:pPr>
        <w:pStyle w:val="Titre4"/>
        <w:rPr>
          <w:del w:id="8463" w:author="VOYER Raphael" w:date="2021-06-16T11:15:00Z"/>
        </w:rPr>
        <w:pPrChange w:id="8464" w:author="VOYER Raphael" w:date="2021-06-16T11:15:00Z">
          <w:pPr>
            <w:numPr>
              <w:ilvl w:val="1"/>
              <w:numId w:val="33"/>
            </w:numPr>
            <w:ind w:left="1440" w:hanging="360"/>
          </w:pPr>
        </w:pPrChange>
      </w:pPr>
      <w:del w:id="8465" w:author="VOYER Raphael" w:date="2021-06-16T11:15:00Z">
        <w:r w:rsidDel="001111A8">
          <w:delText>IsTagged = true</w:delText>
        </w:r>
      </w:del>
    </w:p>
    <w:p w14:paraId="10F2CEFF" w14:textId="77777777" w:rsidR="00FB39B4" w:rsidDel="001111A8" w:rsidRDefault="00FB39B4">
      <w:pPr>
        <w:pStyle w:val="Titre4"/>
        <w:rPr>
          <w:del w:id="8466" w:author="VOYER Raphael" w:date="2021-06-16T11:15:00Z"/>
        </w:rPr>
        <w:pPrChange w:id="8467" w:author="VOYER Raphael" w:date="2021-06-16T11:15:00Z">
          <w:pPr>
            <w:numPr>
              <w:ilvl w:val="1"/>
              <w:numId w:val="33"/>
            </w:numPr>
            <w:ind w:left="1440" w:hanging="360"/>
          </w:pPr>
        </w:pPrChange>
      </w:pPr>
      <w:del w:id="8468" w:author="VOYER Raphael" w:date="2021-06-16T11:15:00Z">
        <w:r w:rsidDel="001111A8">
          <w:delText>VID = cluster vlan Id</w:delText>
        </w:r>
      </w:del>
    </w:p>
    <w:p w14:paraId="4DFBD6BE" w14:textId="77777777" w:rsidR="00FB39B4" w:rsidDel="001111A8" w:rsidRDefault="00FB39B4">
      <w:pPr>
        <w:pStyle w:val="Titre4"/>
        <w:rPr>
          <w:del w:id="8469" w:author="VOYER Raphael" w:date="2021-06-16T11:15:00Z"/>
        </w:rPr>
        <w:pPrChange w:id="8470" w:author="VOYER Raphael" w:date="2021-06-16T11:15:00Z">
          <w:pPr>
            <w:numPr>
              <w:ilvl w:val="1"/>
              <w:numId w:val="33"/>
            </w:numPr>
            <w:ind w:left="1440" w:hanging="360"/>
          </w:pPr>
        </w:pPrChange>
      </w:pPr>
      <w:del w:id="8471" w:author="VOYER Raphael" w:date="2021-06-16T11:15:00Z">
        <w:r w:rsidDel="001111A8">
          <w:delText>Dest MAC = cluster MAC address</w:delText>
        </w:r>
      </w:del>
    </w:p>
    <w:p w14:paraId="516A0326" w14:textId="77777777" w:rsidR="00FB39B4" w:rsidDel="001111A8" w:rsidRDefault="00220754">
      <w:pPr>
        <w:pStyle w:val="Titre4"/>
        <w:rPr>
          <w:del w:id="8472" w:author="VOYER Raphael" w:date="2021-06-16T11:15:00Z"/>
        </w:rPr>
        <w:pPrChange w:id="8473" w:author="VOYER Raphael" w:date="2021-06-16T11:15:00Z">
          <w:pPr>
            <w:numPr>
              <w:ilvl w:val="1"/>
              <w:numId w:val="33"/>
            </w:numPr>
            <w:ind w:left="1440" w:hanging="360"/>
          </w:pPr>
        </w:pPrChange>
      </w:pPr>
      <w:del w:id="8474" w:author="VOYER Raphael" w:date="2021-06-16T11:15:00Z">
        <w:r w:rsidDel="001111A8">
          <w:delText xml:space="preserve">Masks for the above conditions </w:delText>
        </w:r>
      </w:del>
    </w:p>
    <w:p w14:paraId="6B07B79F" w14:textId="77777777" w:rsidR="00220754" w:rsidRPr="00E62AF1" w:rsidDel="001111A8" w:rsidRDefault="00220754">
      <w:pPr>
        <w:pStyle w:val="Titre4"/>
        <w:rPr>
          <w:del w:id="8475" w:author="VOYER Raphael" w:date="2021-06-16T11:15:00Z"/>
        </w:rPr>
        <w:pPrChange w:id="8476" w:author="VOYER Raphael" w:date="2021-06-16T11:15:00Z">
          <w:pPr/>
        </w:pPrChange>
      </w:pPr>
    </w:p>
    <w:p w14:paraId="221C4167" w14:textId="77777777" w:rsidR="00220754" w:rsidRPr="00E62AF1" w:rsidDel="001111A8" w:rsidRDefault="00220754">
      <w:pPr>
        <w:pStyle w:val="Titre4"/>
        <w:rPr>
          <w:del w:id="8477" w:author="VOYER Raphael" w:date="2021-06-16T11:15:00Z"/>
        </w:rPr>
        <w:pPrChange w:id="8478" w:author="VOYER Raphael" w:date="2021-06-16T11:15:00Z">
          <w:pPr/>
        </w:pPrChange>
      </w:pPr>
    </w:p>
    <w:p w14:paraId="3105E2F6" w14:textId="77777777" w:rsidR="00106329" w:rsidDel="001111A8" w:rsidRDefault="00220754">
      <w:pPr>
        <w:pStyle w:val="Titre4"/>
        <w:rPr>
          <w:del w:id="8479" w:author="VOYER Raphael" w:date="2021-06-16T11:15:00Z"/>
          <w:color w:val="7030A0"/>
        </w:rPr>
        <w:pPrChange w:id="8480" w:author="VOYER Raphael" w:date="2021-06-16T11:15:00Z">
          <w:pPr/>
        </w:pPrChange>
      </w:pPr>
      <w:del w:id="8481" w:author="VOYER Raphael" w:date="2021-06-16T11:15:00Z">
        <w:r w:rsidDel="001111A8">
          <w:rPr>
            <w:color w:val="7030A0"/>
          </w:rPr>
          <w:delText xml:space="preserve">Actions for L2 Cluster : </w:delText>
        </w:r>
      </w:del>
    </w:p>
    <w:p w14:paraId="49E0C957" w14:textId="77777777" w:rsidR="00220754" w:rsidRPr="00E62AF1" w:rsidDel="001111A8" w:rsidRDefault="00220754">
      <w:pPr>
        <w:pStyle w:val="Titre4"/>
        <w:rPr>
          <w:del w:id="8482" w:author="VOYER Raphael" w:date="2021-06-16T11:15:00Z"/>
          <w:color w:val="7030A0"/>
        </w:rPr>
        <w:pPrChange w:id="8483" w:author="VOYER Raphael" w:date="2021-06-16T11:15:00Z">
          <w:pPr>
            <w:numPr>
              <w:ilvl w:val="1"/>
              <w:numId w:val="32"/>
            </w:numPr>
            <w:ind w:left="1440" w:hanging="360"/>
          </w:pPr>
        </w:pPrChange>
      </w:pPr>
      <w:del w:id="8484" w:author="VOYER Raphael" w:date="2021-06-16T11:15:00Z">
        <w:r w:rsidRPr="00E62AF1" w:rsidDel="001111A8">
          <w:rPr>
            <w:color w:val="7030A0"/>
          </w:rPr>
          <w:delText>Packet cmd = forward</w:delText>
        </w:r>
      </w:del>
    </w:p>
    <w:p w14:paraId="4F98DD81" w14:textId="77777777" w:rsidR="00220754" w:rsidRPr="00E62AF1" w:rsidDel="001111A8" w:rsidRDefault="00220754">
      <w:pPr>
        <w:pStyle w:val="Titre4"/>
        <w:rPr>
          <w:del w:id="8485" w:author="VOYER Raphael" w:date="2021-06-16T11:15:00Z"/>
          <w:color w:val="7030A0"/>
        </w:rPr>
        <w:pPrChange w:id="8486" w:author="VOYER Raphael" w:date="2021-06-16T11:15:00Z">
          <w:pPr>
            <w:numPr>
              <w:ilvl w:val="1"/>
              <w:numId w:val="32"/>
            </w:numPr>
            <w:ind w:left="1440" w:hanging="360"/>
          </w:pPr>
        </w:pPrChange>
      </w:pPr>
      <w:del w:id="8487" w:author="VOYER Raphael" w:date="2021-06-16T11:15:00Z">
        <w:r w:rsidRPr="00E62AF1" w:rsidDel="001111A8">
          <w:rPr>
            <w:color w:val="7030A0"/>
          </w:rPr>
          <w:delText>Redirection cmd = redirect to out interface</w:delText>
        </w:r>
      </w:del>
    </w:p>
    <w:p w14:paraId="367681F8" w14:textId="77777777" w:rsidR="00220754" w:rsidRPr="00E62AF1" w:rsidDel="001111A8" w:rsidRDefault="00220754">
      <w:pPr>
        <w:pStyle w:val="Titre4"/>
        <w:rPr>
          <w:del w:id="8488" w:author="VOYER Raphael" w:date="2021-06-16T11:15:00Z"/>
          <w:color w:val="7030A0"/>
        </w:rPr>
        <w:pPrChange w:id="8489" w:author="VOYER Raphael" w:date="2021-06-16T11:15:00Z">
          <w:pPr>
            <w:numPr>
              <w:ilvl w:val="1"/>
              <w:numId w:val="32"/>
            </w:numPr>
            <w:ind w:left="1440" w:hanging="360"/>
          </w:pPr>
        </w:pPrChange>
      </w:pPr>
      <w:del w:id="8490" w:author="VOYER Raphael" w:date="2021-06-16T11:15:00Z">
        <w:r w:rsidRPr="00E62AF1" w:rsidDel="001111A8">
          <w:rPr>
            <w:color w:val="7030A0"/>
          </w:rPr>
          <w:delText>Out interface type = VIDX</w:delText>
        </w:r>
      </w:del>
    </w:p>
    <w:p w14:paraId="7B64D457" w14:textId="77777777" w:rsidR="00E62AF1" w:rsidRPr="00E62AF1" w:rsidDel="001111A8" w:rsidRDefault="00220754">
      <w:pPr>
        <w:pStyle w:val="Titre4"/>
        <w:rPr>
          <w:del w:id="8491" w:author="VOYER Raphael" w:date="2021-06-16T11:15:00Z"/>
          <w:color w:val="7030A0"/>
        </w:rPr>
        <w:pPrChange w:id="8492" w:author="VOYER Raphael" w:date="2021-06-16T11:15:00Z">
          <w:pPr>
            <w:numPr>
              <w:ilvl w:val="1"/>
              <w:numId w:val="32"/>
            </w:numPr>
            <w:ind w:left="1440" w:hanging="360"/>
          </w:pPr>
        </w:pPrChange>
      </w:pPr>
      <w:del w:id="8493" w:author="VOYER Raphael" w:date="2021-06-16T11:15:00Z">
        <w:r w:rsidRPr="00E62AF1" w:rsidDel="001111A8">
          <w:rPr>
            <w:color w:val="7030A0"/>
          </w:rPr>
          <w:delText>VIDX = vidx index</w:delText>
        </w:r>
      </w:del>
    </w:p>
    <w:p w14:paraId="66331839" w14:textId="77777777" w:rsidR="00E62AF1" w:rsidDel="001111A8" w:rsidRDefault="00E62AF1">
      <w:pPr>
        <w:pStyle w:val="Titre4"/>
        <w:rPr>
          <w:del w:id="8494" w:author="VOYER Raphael" w:date="2021-06-16T11:15:00Z"/>
          <w:color w:val="7030A0"/>
        </w:rPr>
        <w:pPrChange w:id="8495" w:author="VOYER Raphael" w:date="2021-06-16T11:15:00Z">
          <w:pPr>
            <w:ind w:left="1440"/>
          </w:pPr>
        </w:pPrChange>
      </w:pPr>
    </w:p>
    <w:p w14:paraId="51351E0B" w14:textId="77777777" w:rsidR="00343204" w:rsidDel="001111A8" w:rsidRDefault="00697356">
      <w:pPr>
        <w:pStyle w:val="Titre4"/>
        <w:rPr>
          <w:del w:id="8496" w:author="VOYER Raphael" w:date="2021-06-16T11:15:00Z"/>
          <w:color w:val="7030A0"/>
        </w:rPr>
        <w:pPrChange w:id="8497" w:author="VOYER Raphael" w:date="2021-06-16T11:15:00Z">
          <w:pPr>
            <w:ind w:left="1440"/>
          </w:pPr>
        </w:pPrChange>
      </w:pPr>
      <w:del w:id="8498" w:author="VOYER Raphael" w:date="2021-06-16T11:15:00Z">
        <w:r w:rsidDel="001111A8">
          <w:rPr>
            <w:color w:val="7030A0"/>
          </w:rPr>
          <w:br w:type="page"/>
        </w:r>
        <w:r w:rsidR="004F358F" w:rsidDel="001111A8">
          <w:rPr>
            <w:noProof/>
          </w:rPr>
          <mc:AlternateContent>
            <mc:Choice Requires="wps">
              <w:drawing>
                <wp:anchor distT="0" distB="0" distL="114300" distR="114300" simplePos="0" relativeHeight="251654656" behindDoc="0" locked="0" layoutInCell="1" allowOverlap="1" wp14:anchorId="48FECBF6" wp14:editId="71E37109">
                  <wp:simplePos x="0" y="0"/>
                  <wp:positionH relativeFrom="column">
                    <wp:posOffset>3951605</wp:posOffset>
                  </wp:positionH>
                  <wp:positionV relativeFrom="paragraph">
                    <wp:posOffset>15875</wp:posOffset>
                  </wp:positionV>
                  <wp:extent cx="620395" cy="248285"/>
                  <wp:effectExtent l="6985" t="8255" r="10795" b="10160"/>
                  <wp:wrapNone/>
                  <wp:docPr id="41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w="9525">
                            <a:solidFill>
                              <a:srgbClr val="000000"/>
                            </a:solidFill>
                            <a:miter lim="800000"/>
                            <a:headEnd/>
                            <a:tailEnd/>
                          </a:ln>
                        </wps:spPr>
                        <wps:txbx>
                          <w:txbxContent>
                            <w:p w14:paraId="1336EAFB" w14:textId="77777777" w:rsidR="00860E70" w:rsidRDefault="00860E70" w:rsidP="00343204">
                              <w:r>
                                <w:t>QOS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FECBF6" id="Text Box 115" o:spid="_x0000_s1027" type="#_x0000_t202" style="position:absolute;left:0;text-align:left;margin-left:311.15pt;margin-top:1.25pt;width:48.85pt;height:19.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">
                  <v:textbox style="mso-fit-shape-to-text:t">
                    <w:txbxContent>
                      <w:p w14:paraId="1336EAFB" w14:textId="77777777" w:rsidR="00860E70" w:rsidRDefault="00860E70" w:rsidP="00343204">
                        <w:r>
                          <w:t>QOS</w:t>
                        </w:r>
                      </w:p>
                    </w:txbxContent>
                  </v:textbox>
                </v:shape>
              </w:pict>
            </mc:Fallback>
          </mc:AlternateContent>
        </w:r>
        <w:r w:rsidR="004F358F" w:rsidDel="001111A8">
          <w:rPr>
            <w:noProof/>
          </w:rPr>
          <mc:AlternateContent>
            <mc:Choice Requires="wps">
              <w:drawing>
                <wp:anchor distT="0" distB="0" distL="114300" distR="114300" simplePos="0" relativeHeight="251653632" behindDoc="0" locked="0" layoutInCell="1" allowOverlap="1" wp14:anchorId="3D7449DA" wp14:editId="3141F31C">
                  <wp:simplePos x="0" y="0"/>
                  <wp:positionH relativeFrom="column">
                    <wp:posOffset>1019175</wp:posOffset>
                  </wp:positionH>
                  <wp:positionV relativeFrom="paragraph">
                    <wp:posOffset>15875</wp:posOffset>
                  </wp:positionV>
                  <wp:extent cx="930910" cy="248285"/>
                  <wp:effectExtent l="9525" t="8255" r="12065" b="10160"/>
                  <wp:wrapNone/>
                  <wp:docPr id="40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48285"/>
                          </a:xfrm>
                          <a:prstGeom prst="rect">
                            <a:avLst/>
                          </a:prstGeom>
                          <a:solidFill>
                            <a:srgbClr val="FFFFFF"/>
                          </a:solidFill>
                          <a:ln w="9525">
                            <a:solidFill>
                              <a:srgbClr val="000000"/>
                            </a:solidFill>
                            <a:miter lim="800000"/>
                            <a:headEnd/>
                            <a:tailEnd/>
                          </a:ln>
                        </wps:spPr>
                        <wps:txbx>
                          <w:txbxContent>
                            <w:p w14:paraId="2BFBE5C2" w14:textId="77777777" w:rsidR="00860E70" w:rsidRDefault="00860E70" w:rsidP="00343204">
                              <w:r>
                                <w:t xml:space="preserve">  HAVLAN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449DA" id="Text Box 114" o:spid="_x0000_s1028" type="#_x0000_t202" style="position:absolute;left:0;text-align:left;margin-left:80.25pt;margin-top:1.25pt;width:73.3pt;height:19.5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">
                  <v:textbox style="mso-fit-shape-to-text:t">
                    <w:txbxContent>
                      <w:p w14:paraId="2BFBE5C2" w14:textId="77777777" w:rsidR="00860E70" w:rsidRDefault="00860E70" w:rsidP="00343204">
                        <w:r>
                          <w:t xml:space="preserve">  HAVLAN</w:t>
                        </w:r>
                      </w:p>
                    </w:txbxContent>
                  </v:textbox>
                </v:shape>
              </w:pict>
            </mc:Fallback>
          </mc:AlternateContent>
        </w:r>
      </w:del>
    </w:p>
    <w:p w14:paraId="7DCE75F1" w14:textId="77777777" w:rsidR="00343204" w:rsidDel="001111A8" w:rsidRDefault="004F358F">
      <w:pPr>
        <w:pStyle w:val="Titre4"/>
        <w:rPr>
          <w:del w:id="8499" w:author="VOYER Raphael" w:date="2021-06-16T11:15:00Z"/>
          <w:color w:val="7030A0"/>
        </w:rPr>
        <w:pPrChange w:id="8500" w:author="VOYER Raphael" w:date="2021-06-16T11:15:00Z">
          <w:pPr>
            <w:ind w:left="1440"/>
          </w:pPr>
        </w:pPrChange>
      </w:pPr>
      <w:del w:id="8501" w:author="VOYER Raphael" w:date="2021-06-16T11:15:00Z">
        <w:r w:rsidDel="001111A8">
          <w:rPr>
            <w:noProof/>
            <w:color w:val="7030A0"/>
          </w:rPr>
          <mc:AlternateContent>
            <mc:Choice Requires="wps">
              <w:drawing>
                <wp:anchor distT="0" distB="0" distL="114300" distR="114300" simplePos="0" relativeHeight="251652608" behindDoc="0" locked="0" layoutInCell="1" allowOverlap="1" wp14:anchorId="4A183484" wp14:editId="1DA38066">
                  <wp:simplePos x="0" y="0"/>
                  <wp:positionH relativeFrom="column">
                    <wp:posOffset>4229735</wp:posOffset>
                  </wp:positionH>
                  <wp:positionV relativeFrom="paragraph">
                    <wp:posOffset>116840</wp:posOffset>
                  </wp:positionV>
                  <wp:extent cx="66040" cy="4956175"/>
                  <wp:effectExtent l="10160" t="11430" r="9525" b="13970"/>
                  <wp:wrapNone/>
                  <wp:docPr id="408"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956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FEA2C7" id="_x0000_t32" coordsize="21600,21600" o:spt="32" o:oned="t" path="m,l21600,21600e" filled="f">
                  <v:path arrowok="t" fillok="f" o:connecttype="none"/>
                  <o:lock v:ext="edit" shapetype="t"/>
                </v:shapetype>
                <v:shape id="AutoShape 113" o:spid="_x0000_s1026" type="#_x0000_t32" style="position:absolute;margin-left:333.05pt;margin-top:9.2pt;width:5.2pt;height:390.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"/>
              </w:pict>
            </mc:Fallback>
          </mc:AlternateContent>
        </w:r>
      </w:del>
    </w:p>
    <w:p w14:paraId="748F989B" w14:textId="77777777" w:rsidR="00343204" w:rsidDel="001111A8" w:rsidRDefault="004F358F">
      <w:pPr>
        <w:pStyle w:val="Titre4"/>
        <w:rPr>
          <w:del w:id="8502" w:author="VOYER Raphael" w:date="2021-06-16T11:15:00Z"/>
          <w:color w:val="7030A0"/>
        </w:rPr>
        <w:pPrChange w:id="8503" w:author="VOYER Raphael" w:date="2021-06-16T11:15:00Z">
          <w:pPr>
            <w:ind w:left="1440"/>
          </w:pPr>
        </w:pPrChange>
      </w:pPr>
      <w:del w:id="8504" w:author="VOYER Raphael" w:date="2021-06-16T11:15:00Z">
        <w:r w:rsidDel="001111A8">
          <w:rPr>
            <w:noProof/>
            <w:color w:val="7030A0"/>
          </w:rPr>
          <mc:AlternateContent>
            <mc:Choice Requires="wps">
              <w:drawing>
                <wp:anchor distT="0" distB="0" distL="114300" distR="114300" simplePos="0" relativeHeight="251661824" behindDoc="0" locked="0" layoutInCell="1" allowOverlap="1" wp14:anchorId="248197BB" wp14:editId="1AA6B023">
                  <wp:simplePos x="0" y="0"/>
                  <wp:positionH relativeFrom="column">
                    <wp:posOffset>9525</wp:posOffset>
                  </wp:positionH>
                  <wp:positionV relativeFrom="paragraph">
                    <wp:posOffset>100965</wp:posOffset>
                  </wp:positionV>
                  <wp:extent cx="1438275" cy="1060450"/>
                  <wp:effectExtent l="9525" t="9525" r="9525" b="6350"/>
                  <wp:wrapNone/>
                  <wp:docPr id="40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060450"/>
                          </a:xfrm>
                          <a:prstGeom prst="rect">
                            <a:avLst/>
                          </a:prstGeom>
                          <a:solidFill>
                            <a:srgbClr val="FFFFFF"/>
                          </a:solidFill>
                          <a:ln w="9525">
                            <a:solidFill>
                              <a:srgbClr val="FFFFFF"/>
                            </a:solidFill>
                            <a:miter lim="800000"/>
                            <a:headEnd/>
                            <a:tailEnd/>
                          </a:ln>
                        </wps:spPr>
                        <wps:txbx>
                          <w:txbxContent>
                            <w:p w14:paraId="09E96F81" w14:textId="77777777" w:rsidR="00860E70" w:rsidRDefault="00860E70" w:rsidP="00343204">
                              <w:pPr>
                                <w:pStyle w:val="Paragraphedeliste"/>
                                <w:numPr>
                                  <w:ilvl w:val="0"/>
                                  <w:numId w:val="57"/>
                                </w:numPr>
                              </w:pPr>
                              <w:r>
                                <w:t>L2 Cluster Create (All conditions for cluster create are met)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197BB" id="Text Box 123" o:spid="_x0000_s1029" type="#_x0000_t202" style="position:absolute;left:0;text-align:left;margin-left:.75pt;margin-top:7.95pt;width:113.25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" strokecolor="white">
                  <v:textbox>
                    <w:txbxContent>
                      <w:p w14:paraId="09E96F81" w14:textId="77777777" w:rsidR="00860E70" w:rsidRDefault="00860E70" w:rsidP="00343204">
                        <w:pPr>
                          <w:pStyle w:val="Paragraphedeliste"/>
                          <w:numPr>
                            <w:ilvl w:val="0"/>
                            <w:numId w:val="57"/>
                          </w:numPr>
                        </w:pPr>
                        <w:r>
                          <w:t>L2 Cluster Create (All conditions for cluster create are met)</w:t>
                        </w:r>
                      </w:p>
                    </w:txbxContent>
                  </v:textbox>
                </v:shape>
              </w:pict>
            </mc:Fallback>
          </mc:AlternateContent>
        </w:r>
        <w:r w:rsidDel="001111A8">
          <w:rPr>
            <w:noProof/>
            <w:color w:val="7030A0"/>
          </w:rPr>
          <mc:AlternateContent>
            <mc:Choice Requires="wps">
              <w:drawing>
                <wp:anchor distT="0" distB="0" distL="114300" distR="114300" simplePos="0" relativeHeight="251651584" behindDoc="0" locked="0" layoutInCell="1" allowOverlap="1" wp14:anchorId="07BFE1F8" wp14:editId="674CA3DC">
                  <wp:simplePos x="0" y="0"/>
                  <wp:positionH relativeFrom="column">
                    <wp:posOffset>1505585</wp:posOffset>
                  </wp:positionH>
                  <wp:positionV relativeFrom="paragraph">
                    <wp:posOffset>17145</wp:posOffset>
                  </wp:positionV>
                  <wp:extent cx="66040" cy="4860925"/>
                  <wp:effectExtent l="10160" t="11430" r="9525" b="13970"/>
                  <wp:wrapNone/>
                  <wp:docPr id="40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860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F1071" id="AutoShape 112" o:spid="_x0000_s1026" type="#_x0000_t32" style="position:absolute;margin-left:118.55pt;margin-top:1.35pt;width:5.2pt;height:382.7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"/>
              </w:pict>
            </mc:Fallback>
          </mc:AlternateContent>
        </w:r>
      </w:del>
    </w:p>
    <w:p w14:paraId="43DE6E77" w14:textId="77777777" w:rsidR="00343204" w:rsidDel="001111A8" w:rsidRDefault="00343204">
      <w:pPr>
        <w:pStyle w:val="Titre4"/>
        <w:rPr>
          <w:del w:id="8505" w:author="VOYER Raphael" w:date="2021-06-16T11:15:00Z"/>
          <w:color w:val="7030A0"/>
        </w:rPr>
        <w:pPrChange w:id="8506" w:author="VOYER Raphael" w:date="2021-06-16T11:15:00Z">
          <w:pPr>
            <w:ind w:left="1440"/>
          </w:pPr>
        </w:pPrChange>
      </w:pPr>
    </w:p>
    <w:p w14:paraId="4740A452" w14:textId="77777777" w:rsidR="00343204" w:rsidDel="001111A8" w:rsidRDefault="004F358F">
      <w:pPr>
        <w:pStyle w:val="Titre4"/>
        <w:rPr>
          <w:del w:id="8507" w:author="VOYER Raphael" w:date="2021-06-16T11:15:00Z"/>
          <w:color w:val="7030A0"/>
        </w:rPr>
        <w:pPrChange w:id="8508" w:author="VOYER Raphael" w:date="2021-06-16T11:15:00Z">
          <w:pPr>
            <w:ind w:left="1440"/>
          </w:pPr>
        </w:pPrChange>
      </w:pPr>
      <w:del w:id="8509" w:author="VOYER Raphael" w:date="2021-06-16T11:15:00Z">
        <w:r w:rsidDel="001111A8">
          <w:rPr>
            <w:noProof/>
            <w:color w:val="7030A0"/>
          </w:rPr>
          <mc:AlternateContent>
            <mc:Choice Requires="wps">
              <w:drawing>
                <wp:anchor distT="0" distB="0" distL="114300" distR="114300" simplePos="0" relativeHeight="251656704" behindDoc="0" locked="0" layoutInCell="1" allowOverlap="1" wp14:anchorId="023714AE" wp14:editId="1620FDF4">
                  <wp:simplePos x="0" y="0"/>
                  <wp:positionH relativeFrom="column">
                    <wp:posOffset>1866900</wp:posOffset>
                  </wp:positionH>
                  <wp:positionV relativeFrom="paragraph">
                    <wp:posOffset>63500</wp:posOffset>
                  </wp:positionV>
                  <wp:extent cx="2362835" cy="914400"/>
                  <wp:effectExtent l="9525" t="10160" r="8890" b="8890"/>
                  <wp:wrapNone/>
                  <wp:docPr id="40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914400"/>
                          </a:xfrm>
                          <a:prstGeom prst="rect">
                            <a:avLst/>
                          </a:prstGeom>
                          <a:solidFill>
                            <a:srgbClr val="FFFFFF"/>
                          </a:solidFill>
                          <a:ln w="9525">
                            <a:solidFill>
                              <a:srgbClr val="FFFFFF"/>
                            </a:solidFill>
                            <a:miter lim="800000"/>
                            <a:headEnd/>
                            <a:tailEnd/>
                          </a:ln>
                        </wps:spPr>
                        <wps:txbx>
                          <w:txbxContent>
                            <w:p w14:paraId="274A68BA" w14:textId="77777777" w:rsidR="00860E70" w:rsidRPr="0019179E" w:rsidRDefault="00860E70"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714AE" id="Text Box 117" o:spid="_x0000_s1030" type="#_x0000_t202" style="position:absolute;left:0;text-align:left;margin-left:147pt;margin-top:5pt;width:186.0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" strokecolor="white">
                  <v:textbox>
                    <w:txbxContent>
                      <w:p w14:paraId="274A68BA" w14:textId="77777777" w:rsidR="00860E70" w:rsidRPr="0019179E" w:rsidRDefault="00860E70"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v:textbox>
                </v:shape>
              </w:pict>
            </mc:Fallback>
          </mc:AlternateContent>
        </w:r>
      </w:del>
    </w:p>
    <w:p w14:paraId="15ECB682" w14:textId="77777777" w:rsidR="00343204" w:rsidDel="001111A8" w:rsidRDefault="00343204">
      <w:pPr>
        <w:pStyle w:val="Titre4"/>
        <w:rPr>
          <w:del w:id="8510" w:author="VOYER Raphael" w:date="2021-06-16T11:15:00Z"/>
          <w:color w:val="7030A0"/>
        </w:rPr>
        <w:pPrChange w:id="8511" w:author="VOYER Raphael" w:date="2021-06-16T11:15:00Z">
          <w:pPr>
            <w:ind w:left="1440"/>
          </w:pPr>
        </w:pPrChange>
      </w:pPr>
    </w:p>
    <w:p w14:paraId="35224F1A" w14:textId="77777777" w:rsidR="00343204" w:rsidDel="001111A8" w:rsidRDefault="00343204">
      <w:pPr>
        <w:pStyle w:val="Titre4"/>
        <w:rPr>
          <w:del w:id="8512" w:author="VOYER Raphael" w:date="2021-06-16T11:15:00Z"/>
          <w:color w:val="7030A0"/>
        </w:rPr>
        <w:pPrChange w:id="8513" w:author="VOYER Raphael" w:date="2021-06-16T11:15:00Z">
          <w:pPr>
            <w:ind w:left="1440"/>
          </w:pPr>
        </w:pPrChange>
      </w:pPr>
    </w:p>
    <w:p w14:paraId="004162EE" w14:textId="77777777" w:rsidR="00343204" w:rsidDel="001111A8" w:rsidRDefault="00343204">
      <w:pPr>
        <w:pStyle w:val="Titre4"/>
        <w:rPr>
          <w:del w:id="8514" w:author="VOYER Raphael" w:date="2021-06-16T11:15:00Z"/>
          <w:color w:val="7030A0"/>
        </w:rPr>
        <w:pPrChange w:id="8515" w:author="VOYER Raphael" w:date="2021-06-16T11:15:00Z">
          <w:pPr>
            <w:ind w:left="1440"/>
          </w:pPr>
        </w:pPrChange>
      </w:pPr>
    </w:p>
    <w:p w14:paraId="677CE6B3" w14:textId="77777777" w:rsidR="00343204" w:rsidDel="001111A8" w:rsidRDefault="00343204">
      <w:pPr>
        <w:pStyle w:val="Titre4"/>
        <w:rPr>
          <w:del w:id="8516" w:author="VOYER Raphael" w:date="2021-06-16T11:15:00Z"/>
          <w:color w:val="7030A0"/>
        </w:rPr>
        <w:pPrChange w:id="8517" w:author="VOYER Raphael" w:date="2021-06-16T11:15:00Z">
          <w:pPr>
            <w:ind w:left="1440"/>
          </w:pPr>
        </w:pPrChange>
      </w:pPr>
    </w:p>
    <w:p w14:paraId="3DAB619B" w14:textId="77777777" w:rsidR="00343204" w:rsidDel="001111A8" w:rsidRDefault="00343204">
      <w:pPr>
        <w:pStyle w:val="Titre4"/>
        <w:rPr>
          <w:del w:id="8518" w:author="VOYER Raphael" w:date="2021-06-16T11:15:00Z"/>
          <w:color w:val="7030A0"/>
        </w:rPr>
        <w:pPrChange w:id="8519" w:author="VOYER Raphael" w:date="2021-06-16T11:15:00Z">
          <w:pPr>
            <w:ind w:left="1440"/>
          </w:pPr>
        </w:pPrChange>
      </w:pPr>
    </w:p>
    <w:p w14:paraId="72CC53D8" w14:textId="77777777" w:rsidR="00343204" w:rsidDel="001111A8" w:rsidRDefault="004F358F">
      <w:pPr>
        <w:pStyle w:val="Titre4"/>
        <w:rPr>
          <w:del w:id="8520" w:author="VOYER Raphael" w:date="2021-06-16T11:15:00Z"/>
          <w:color w:val="7030A0"/>
        </w:rPr>
        <w:pPrChange w:id="8521" w:author="VOYER Raphael" w:date="2021-06-16T11:15:00Z">
          <w:pPr>
            <w:ind w:left="1440"/>
          </w:pPr>
        </w:pPrChange>
      </w:pPr>
      <w:del w:id="8522" w:author="VOYER Raphael" w:date="2021-06-16T11:15:00Z">
        <w:r w:rsidDel="001111A8">
          <w:rPr>
            <w:noProof/>
            <w:color w:val="7030A0"/>
          </w:rPr>
          <mc:AlternateContent>
            <mc:Choice Requires="wps">
              <w:drawing>
                <wp:anchor distT="0" distB="0" distL="114300" distR="114300" simplePos="0" relativeHeight="251660800" behindDoc="0" locked="0" layoutInCell="1" allowOverlap="1" wp14:anchorId="0ABB299A" wp14:editId="4937A6A7">
                  <wp:simplePos x="0" y="0"/>
                  <wp:positionH relativeFrom="column">
                    <wp:posOffset>9525</wp:posOffset>
                  </wp:positionH>
                  <wp:positionV relativeFrom="paragraph">
                    <wp:posOffset>45085</wp:posOffset>
                  </wp:positionV>
                  <wp:extent cx="1381125" cy="635"/>
                  <wp:effectExtent l="9525" t="57150" r="19050" b="56515"/>
                  <wp:wrapNone/>
                  <wp:docPr id="40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349CEB" id="AutoShape 122" o:spid="_x0000_s1026" type="#_x0000_t32" style="position:absolute;margin-left:.75pt;margin-top:3.55pt;width:108.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">
                  <v:stroke endarrow="block"/>
                </v:shape>
              </w:pict>
            </mc:Fallback>
          </mc:AlternateContent>
        </w:r>
      </w:del>
    </w:p>
    <w:p w14:paraId="23B96BD3" w14:textId="77777777" w:rsidR="00343204" w:rsidDel="001111A8" w:rsidRDefault="004F358F">
      <w:pPr>
        <w:pStyle w:val="Titre4"/>
        <w:rPr>
          <w:del w:id="8523" w:author="VOYER Raphael" w:date="2021-06-16T11:15:00Z"/>
          <w:color w:val="7030A0"/>
        </w:rPr>
        <w:pPrChange w:id="8524" w:author="VOYER Raphael" w:date="2021-06-16T11:15:00Z">
          <w:pPr>
            <w:ind w:left="1440"/>
          </w:pPr>
        </w:pPrChange>
      </w:pPr>
      <w:del w:id="8525" w:author="VOYER Raphael" w:date="2021-06-16T11:15:00Z">
        <w:r w:rsidDel="001111A8">
          <w:rPr>
            <w:noProof/>
            <w:color w:val="7030A0"/>
          </w:rPr>
          <mc:AlternateContent>
            <mc:Choice Requires="wps">
              <w:drawing>
                <wp:anchor distT="0" distB="0" distL="114300" distR="114300" simplePos="0" relativeHeight="251655680" behindDoc="0" locked="0" layoutInCell="1" allowOverlap="1" wp14:anchorId="770126DC" wp14:editId="023CD018">
                  <wp:simplePos x="0" y="0"/>
                  <wp:positionH relativeFrom="column">
                    <wp:posOffset>1571625</wp:posOffset>
                  </wp:positionH>
                  <wp:positionV relativeFrom="paragraph">
                    <wp:posOffset>97790</wp:posOffset>
                  </wp:positionV>
                  <wp:extent cx="2658110" cy="635"/>
                  <wp:effectExtent l="9525" t="57150" r="18415" b="56515"/>
                  <wp:wrapNone/>
                  <wp:docPr id="40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BEAB2" id="AutoShape 116" o:spid="_x0000_s1026" type="#_x0000_t32" style="position:absolute;margin-left:123.75pt;margin-top:7.7pt;width:209.3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">
                  <v:stroke endarrow="block"/>
                </v:shape>
              </w:pict>
            </mc:Fallback>
          </mc:AlternateContent>
        </w:r>
      </w:del>
    </w:p>
    <w:p w14:paraId="1B6A35ED" w14:textId="77777777" w:rsidR="00343204" w:rsidDel="001111A8" w:rsidRDefault="00343204">
      <w:pPr>
        <w:pStyle w:val="Titre4"/>
        <w:rPr>
          <w:del w:id="8526" w:author="VOYER Raphael" w:date="2021-06-16T11:15:00Z"/>
          <w:color w:val="7030A0"/>
        </w:rPr>
        <w:pPrChange w:id="8527" w:author="VOYER Raphael" w:date="2021-06-16T11:15:00Z">
          <w:pPr>
            <w:ind w:left="1440"/>
          </w:pPr>
        </w:pPrChange>
      </w:pPr>
    </w:p>
    <w:p w14:paraId="54A38862" w14:textId="77777777" w:rsidR="00343204" w:rsidDel="001111A8" w:rsidRDefault="004F358F">
      <w:pPr>
        <w:pStyle w:val="Titre4"/>
        <w:rPr>
          <w:del w:id="8528" w:author="VOYER Raphael" w:date="2021-06-16T11:15:00Z"/>
          <w:color w:val="7030A0"/>
        </w:rPr>
        <w:pPrChange w:id="8529" w:author="VOYER Raphael" w:date="2021-06-16T11:15:00Z">
          <w:pPr>
            <w:ind w:left="1440"/>
          </w:pPr>
        </w:pPrChange>
      </w:pPr>
      <w:del w:id="8530" w:author="VOYER Raphael" w:date="2021-06-16T11:15:00Z">
        <w:r w:rsidDel="001111A8">
          <w:rPr>
            <w:noProof/>
            <w:color w:val="7030A0"/>
          </w:rPr>
          <mc:AlternateContent>
            <mc:Choice Requires="wps">
              <w:drawing>
                <wp:anchor distT="0" distB="0" distL="114300" distR="114300" simplePos="0" relativeHeight="251659776" behindDoc="0" locked="0" layoutInCell="1" allowOverlap="1" wp14:anchorId="7207DA18" wp14:editId="3246BF76">
                  <wp:simplePos x="0" y="0"/>
                  <wp:positionH relativeFrom="column">
                    <wp:posOffset>1950085</wp:posOffset>
                  </wp:positionH>
                  <wp:positionV relativeFrom="paragraph">
                    <wp:posOffset>98425</wp:posOffset>
                  </wp:positionV>
                  <wp:extent cx="1988185" cy="542925"/>
                  <wp:effectExtent l="6985" t="10160" r="5080" b="8890"/>
                  <wp:wrapNone/>
                  <wp:docPr id="40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542925"/>
                          </a:xfrm>
                          <a:prstGeom prst="rect">
                            <a:avLst/>
                          </a:prstGeom>
                          <a:solidFill>
                            <a:srgbClr val="FFFFFF"/>
                          </a:solidFill>
                          <a:ln w="9525">
                            <a:solidFill>
                              <a:srgbClr val="FFFFFF"/>
                            </a:solidFill>
                            <a:miter lim="800000"/>
                            <a:headEnd/>
                            <a:tailEnd/>
                          </a:ln>
                        </wps:spPr>
                        <wps:txbx>
                          <w:txbxContent>
                            <w:p w14:paraId="62D6BEBB" w14:textId="77777777" w:rsidR="00860E70" w:rsidRDefault="00860E70" w:rsidP="00343204">
                              <w:pPr>
                                <w:pStyle w:val="Paragraphedeliste"/>
                                <w:numPr>
                                  <w:ilvl w:val="0"/>
                                  <w:numId w:val="59"/>
                                </w:numPr>
                              </w:pPr>
                              <w:r>
                                <w:t xml:space="preserve">Sends success or failure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7DA18" id="Text Box 120" o:spid="_x0000_s1031" type="#_x0000_t202" style="position:absolute;left:0;text-align:left;margin-left:153.55pt;margin-top:7.75pt;width:156.5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" strokecolor="white">
                  <v:textbox>
                    <w:txbxContent>
                      <w:p w14:paraId="62D6BEBB" w14:textId="77777777" w:rsidR="00860E70" w:rsidRDefault="00860E70" w:rsidP="00343204">
                        <w:pPr>
                          <w:pStyle w:val="Paragraphedeliste"/>
                          <w:numPr>
                            <w:ilvl w:val="0"/>
                            <w:numId w:val="59"/>
                          </w:numPr>
                        </w:pPr>
                        <w:r>
                          <w:t xml:space="preserve">Sends success or failure </w:t>
                        </w:r>
                      </w:p>
                    </w:txbxContent>
                  </v:textbox>
                </v:shape>
              </w:pict>
            </mc:Fallback>
          </mc:AlternateContent>
        </w:r>
        <w:r w:rsidDel="001111A8">
          <w:rPr>
            <w:noProof/>
            <w:color w:val="7030A0"/>
          </w:rPr>
          <mc:AlternateContent>
            <mc:Choice Requires="wps">
              <w:drawing>
                <wp:anchor distT="0" distB="0" distL="114300" distR="114300" simplePos="0" relativeHeight="251657728" behindDoc="0" locked="0" layoutInCell="1" allowOverlap="1" wp14:anchorId="5F2BDC45" wp14:editId="30AE2B11">
                  <wp:simplePos x="0" y="0"/>
                  <wp:positionH relativeFrom="column">
                    <wp:posOffset>4352925</wp:posOffset>
                  </wp:positionH>
                  <wp:positionV relativeFrom="paragraph">
                    <wp:posOffset>98425</wp:posOffset>
                  </wp:positionV>
                  <wp:extent cx="1266825" cy="1095375"/>
                  <wp:effectExtent l="9525" t="10160" r="9525" b="8890"/>
                  <wp:wrapNone/>
                  <wp:docPr id="40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095375"/>
                          </a:xfrm>
                          <a:prstGeom prst="rect">
                            <a:avLst/>
                          </a:prstGeom>
                          <a:solidFill>
                            <a:srgbClr val="FFFFFF"/>
                          </a:solidFill>
                          <a:ln w="9525">
                            <a:solidFill>
                              <a:srgbClr val="FFFFFF"/>
                            </a:solidFill>
                            <a:miter lim="800000"/>
                            <a:headEnd/>
                            <a:tailEnd/>
                          </a:ln>
                        </wps:spPr>
                        <wps:txbx>
                          <w:txbxContent>
                            <w:p w14:paraId="740C8B6C" w14:textId="77777777" w:rsidR="00860E70" w:rsidRDefault="00860E70" w:rsidP="00343204">
                              <w:r>
                                <w:t>3. Creates l2 cluster rule in the Ingress PCL of the TCAM, If Entry is unavailable then failure is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BDC45" id="Text Box 118" o:spid="_x0000_s1032" type="#_x0000_t202" style="position:absolute;left:0;text-align:left;margin-left:342.75pt;margin-top:7.75pt;width:99.75pt;height:8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" strokecolor="white">
                  <v:textbox>
                    <w:txbxContent>
                      <w:p w14:paraId="740C8B6C" w14:textId="77777777" w:rsidR="00860E70" w:rsidRDefault="00860E70" w:rsidP="00343204">
                        <w:r>
                          <w:t>3. Creates l2 cluster rule in the Ingress PCL of the TCAM, If Entry is unavailable then failure is sent</w:t>
                        </w:r>
                      </w:p>
                    </w:txbxContent>
                  </v:textbox>
                </v:shape>
              </w:pict>
            </mc:Fallback>
          </mc:AlternateContent>
        </w:r>
      </w:del>
    </w:p>
    <w:p w14:paraId="20B3F5CA" w14:textId="77777777" w:rsidR="00343204" w:rsidDel="001111A8" w:rsidRDefault="004F358F">
      <w:pPr>
        <w:pStyle w:val="Titre4"/>
        <w:rPr>
          <w:del w:id="8531" w:author="VOYER Raphael" w:date="2021-06-16T11:15:00Z"/>
          <w:color w:val="7030A0"/>
        </w:rPr>
        <w:pPrChange w:id="8532" w:author="VOYER Raphael" w:date="2021-06-16T11:15:00Z">
          <w:pPr>
            <w:ind w:left="1440"/>
          </w:pPr>
        </w:pPrChange>
      </w:pPr>
      <w:del w:id="8533" w:author="VOYER Raphael" w:date="2021-06-16T11:15:00Z">
        <w:r w:rsidDel="001111A8">
          <w:rPr>
            <w:noProof/>
            <w:color w:val="7030A0"/>
          </w:rPr>
          <mc:AlternateContent>
            <mc:Choice Requires="wps">
              <w:drawing>
                <wp:anchor distT="0" distB="0" distL="114300" distR="114300" simplePos="0" relativeHeight="251663872" behindDoc="0" locked="0" layoutInCell="1" allowOverlap="1" wp14:anchorId="24B70983" wp14:editId="1CF4B45E">
                  <wp:simplePos x="0" y="0"/>
                  <wp:positionH relativeFrom="column">
                    <wp:posOffset>-238125</wp:posOffset>
                  </wp:positionH>
                  <wp:positionV relativeFrom="paragraph">
                    <wp:posOffset>120015</wp:posOffset>
                  </wp:positionV>
                  <wp:extent cx="1628775" cy="2686050"/>
                  <wp:effectExtent l="9525" t="7620" r="9525" b="11430"/>
                  <wp:wrapNone/>
                  <wp:docPr id="40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86050"/>
                          </a:xfrm>
                          <a:prstGeom prst="rect">
                            <a:avLst/>
                          </a:prstGeom>
                          <a:solidFill>
                            <a:srgbClr val="FFFFFF"/>
                          </a:solidFill>
                          <a:ln w="9525">
                            <a:solidFill>
                              <a:srgbClr val="FFFFFF"/>
                            </a:solidFill>
                            <a:miter lim="800000"/>
                            <a:headEnd/>
                            <a:tailEnd/>
                          </a:ln>
                        </wps:spPr>
                        <wps:txbx>
                          <w:txbxContent>
                            <w:p w14:paraId="5DD69FB1" w14:textId="77777777" w:rsidR="00860E70" w:rsidRDefault="00860E70"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70983" id="Text Box 125" o:spid="_x0000_s1033" type="#_x0000_t202" style="position:absolute;left:0;text-align:left;margin-left:-18.75pt;margin-top:9.45pt;width:128.25pt;height:21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" strokecolor="white">
                  <v:textbox>
                    <w:txbxContent>
                      <w:p w14:paraId="5DD69FB1" w14:textId="77777777" w:rsidR="00860E70" w:rsidRDefault="00860E70"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v:textbox>
                </v:shape>
              </w:pict>
            </mc:Fallback>
          </mc:AlternateContent>
        </w:r>
      </w:del>
    </w:p>
    <w:p w14:paraId="32E90639" w14:textId="77777777" w:rsidR="00343204" w:rsidDel="001111A8" w:rsidRDefault="00343204">
      <w:pPr>
        <w:pStyle w:val="Titre4"/>
        <w:rPr>
          <w:del w:id="8534" w:author="VOYER Raphael" w:date="2021-06-16T11:15:00Z"/>
          <w:color w:val="7030A0"/>
        </w:rPr>
        <w:pPrChange w:id="8535" w:author="VOYER Raphael" w:date="2021-06-16T11:15:00Z">
          <w:pPr>
            <w:ind w:left="1440"/>
          </w:pPr>
        </w:pPrChange>
      </w:pPr>
    </w:p>
    <w:p w14:paraId="30A08942" w14:textId="77777777" w:rsidR="00343204" w:rsidDel="001111A8" w:rsidRDefault="00343204">
      <w:pPr>
        <w:pStyle w:val="Titre4"/>
        <w:rPr>
          <w:del w:id="8536" w:author="VOYER Raphael" w:date="2021-06-16T11:15:00Z"/>
          <w:color w:val="7030A0"/>
        </w:rPr>
        <w:pPrChange w:id="8537" w:author="VOYER Raphael" w:date="2021-06-16T11:15:00Z">
          <w:pPr>
            <w:ind w:left="1440"/>
          </w:pPr>
        </w:pPrChange>
      </w:pPr>
    </w:p>
    <w:p w14:paraId="19BE6692" w14:textId="77777777" w:rsidR="00343204" w:rsidDel="001111A8" w:rsidRDefault="00343204">
      <w:pPr>
        <w:pStyle w:val="Titre4"/>
        <w:rPr>
          <w:del w:id="8538" w:author="VOYER Raphael" w:date="2021-06-16T11:15:00Z"/>
          <w:color w:val="7030A0"/>
        </w:rPr>
        <w:pPrChange w:id="8539" w:author="VOYER Raphael" w:date="2021-06-16T11:15:00Z">
          <w:pPr>
            <w:ind w:left="1440"/>
          </w:pPr>
        </w:pPrChange>
      </w:pPr>
    </w:p>
    <w:p w14:paraId="3871AE5B" w14:textId="77777777" w:rsidR="00343204" w:rsidDel="001111A8" w:rsidRDefault="004F358F">
      <w:pPr>
        <w:pStyle w:val="Titre4"/>
        <w:rPr>
          <w:del w:id="8540" w:author="VOYER Raphael" w:date="2021-06-16T11:15:00Z"/>
          <w:color w:val="7030A0"/>
        </w:rPr>
        <w:pPrChange w:id="8541" w:author="VOYER Raphael" w:date="2021-06-16T11:15:00Z">
          <w:pPr>
            <w:ind w:left="1440"/>
          </w:pPr>
        </w:pPrChange>
      </w:pPr>
      <w:del w:id="8542" w:author="VOYER Raphael" w:date="2021-06-16T11:15:00Z">
        <w:r w:rsidDel="001111A8">
          <w:rPr>
            <w:noProof/>
            <w:color w:val="7030A0"/>
          </w:rPr>
          <mc:AlternateContent>
            <mc:Choice Requires="wps">
              <w:drawing>
                <wp:anchor distT="0" distB="0" distL="114300" distR="114300" simplePos="0" relativeHeight="251658752" behindDoc="0" locked="0" layoutInCell="1" allowOverlap="1" wp14:anchorId="72B84274" wp14:editId="21DA40D9">
                  <wp:simplePos x="0" y="0"/>
                  <wp:positionH relativeFrom="column">
                    <wp:posOffset>1571625</wp:posOffset>
                  </wp:positionH>
                  <wp:positionV relativeFrom="paragraph">
                    <wp:posOffset>101600</wp:posOffset>
                  </wp:positionV>
                  <wp:extent cx="2592070" cy="0"/>
                  <wp:effectExtent l="19050" t="55245" r="8255" b="59055"/>
                  <wp:wrapNone/>
                  <wp:docPr id="399"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FF913" id="AutoShape 119" o:spid="_x0000_s1026" type="#_x0000_t32" style="position:absolute;margin-left:123.75pt;margin-top:8pt;width:204.1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">
                  <v:stroke endarrow="block"/>
                </v:shape>
              </w:pict>
            </mc:Fallback>
          </mc:AlternateContent>
        </w:r>
      </w:del>
    </w:p>
    <w:p w14:paraId="7C3A9F30" w14:textId="77777777" w:rsidR="00343204" w:rsidDel="001111A8" w:rsidRDefault="00343204">
      <w:pPr>
        <w:pStyle w:val="Titre4"/>
        <w:rPr>
          <w:del w:id="8543" w:author="VOYER Raphael" w:date="2021-06-16T11:15:00Z"/>
          <w:color w:val="7030A0"/>
        </w:rPr>
        <w:pPrChange w:id="8544" w:author="VOYER Raphael" w:date="2021-06-16T11:15:00Z">
          <w:pPr>
            <w:ind w:left="1440"/>
          </w:pPr>
        </w:pPrChange>
      </w:pPr>
    </w:p>
    <w:p w14:paraId="6FF9F53D" w14:textId="77777777" w:rsidR="00343204" w:rsidRPr="00814F61" w:rsidDel="001111A8" w:rsidRDefault="00343204">
      <w:pPr>
        <w:pStyle w:val="Titre4"/>
        <w:rPr>
          <w:del w:id="8545" w:author="VOYER Raphael" w:date="2021-06-16T11:15:00Z"/>
          <w:color w:val="7030A0"/>
        </w:rPr>
        <w:pPrChange w:id="8546" w:author="VOYER Raphael" w:date="2021-06-16T11:15:00Z">
          <w:pPr>
            <w:ind w:left="1440"/>
          </w:pPr>
        </w:pPrChange>
      </w:pPr>
    </w:p>
    <w:p w14:paraId="6342084A" w14:textId="77777777" w:rsidR="00343204" w:rsidDel="001111A8" w:rsidRDefault="00343204">
      <w:pPr>
        <w:pStyle w:val="Titre4"/>
        <w:rPr>
          <w:del w:id="8547" w:author="VOYER Raphael" w:date="2021-06-16T11:15:00Z"/>
          <w:color w:val="7030A0"/>
        </w:rPr>
        <w:pPrChange w:id="8548" w:author="VOYER Raphael" w:date="2021-06-16T11:15:00Z">
          <w:pPr>
            <w:ind w:left="1440"/>
          </w:pPr>
        </w:pPrChange>
      </w:pPr>
    </w:p>
    <w:p w14:paraId="7744E4B5" w14:textId="77777777" w:rsidR="00343204" w:rsidDel="001111A8" w:rsidRDefault="00343204">
      <w:pPr>
        <w:pStyle w:val="Titre4"/>
        <w:rPr>
          <w:del w:id="8549" w:author="VOYER Raphael" w:date="2021-06-16T11:15:00Z"/>
          <w:color w:val="7030A0"/>
        </w:rPr>
        <w:pPrChange w:id="8550" w:author="VOYER Raphael" w:date="2021-06-16T11:15:00Z">
          <w:pPr>
            <w:ind w:left="1440"/>
          </w:pPr>
        </w:pPrChange>
      </w:pPr>
    </w:p>
    <w:p w14:paraId="2906EE30" w14:textId="77777777" w:rsidR="00343204" w:rsidDel="001111A8" w:rsidRDefault="00343204">
      <w:pPr>
        <w:pStyle w:val="Titre4"/>
        <w:rPr>
          <w:del w:id="8551" w:author="VOYER Raphael" w:date="2021-06-16T11:15:00Z"/>
          <w:color w:val="7030A0"/>
        </w:rPr>
        <w:pPrChange w:id="8552" w:author="VOYER Raphael" w:date="2021-06-16T11:15:00Z">
          <w:pPr>
            <w:ind w:left="1440"/>
          </w:pPr>
        </w:pPrChange>
      </w:pPr>
    </w:p>
    <w:p w14:paraId="09EC79CA" w14:textId="77777777" w:rsidR="00343204" w:rsidDel="001111A8" w:rsidRDefault="00343204">
      <w:pPr>
        <w:pStyle w:val="Titre4"/>
        <w:rPr>
          <w:del w:id="8553" w:author="VOYER Raphael" w:date="2021-06-16T11:15:00Z"/>
          <w:color w:val="7030A0"/>
        </w:rPr>
        <w:pPrChange w:id="8554" w:author="VOYER Raphael" w:date="2021-06-16T11:15:00Z">
          <w:pPr>
            <w:ind w:left="1440"/>
          </w:pPr>
        </w:pPrChange>
      </w:pPr>
    </w:p>
    <w:p w14:paraId="5008DF66" w14:textId="77777777" w:rsidR="00343204" w:rsidDel="001111A8" w:rsidRDefault="00343204">
      <w:pPr>
        <w:pStyle w:val="Titre4"/>
        <w:rPr>
          <w:del w:id="8555" w:author="VOYER Raphael" w:date="2021-06-16T11:15:00Z"/>
          <w:color w:val="7030A0"/>
        </w:rPr>
        <w:pPrChange w:id="8556" w:author="VOYER Raphael" w:date="2021-06-16T11:15:00Z">
          <w:pPr>
            <w:ind w:left="1440"/>
          </w:pPr>
        </w:pPrChange>
      </w:pPr>
    </w:p>
    <w:p w14:paraId="7F6F1B8D" w14:textId="77777777" w:rsidR="00343204" w:rsidDel="001111A8" w:rsidRDefault="00343204">
      <w:pPr>
        <w:pStyle w:val="Titre4"/>
        <w:rPr>
          <w:del w:id="8557" w:author="VOYER Raphael" w:date="2021-06-16T11:15:00Z"/>
          <w:color w:val="7030A0"/>
        </w:rPr>
        <w:pPrChange w:id="8558" w:author="VOYER Raphael" w:date="2021-06-16T11:15:00Z">
          <w:pPr>
            <w:ind w:left="1440"/>
          </w:pPr>
        </w:pPrChange>
      </w:pPr>
    </w:p>
    <w:p w14:paraId="6480E5B5" w14:textId="77777777" w:rsidR="00343204" w:rsidDel="001111A8" w:rsidRDefault="00343204">
      <w:pPr>
        <w:pStyle w:val="Titre4"/>
        <w:rPr>
          <w:del w:id="8559" w:author="VOYER Raphael" w:date="2021-06-16T11:15:00Z"/>
          <w:color w:val="7030A0"/>
        </w:rPr>
        <w:pPrChange w:id="8560" w:author="VOYER Raphael" w:date="2021-06-16T11:15:00Z">
          <w:pPr>
            <w:ind w:left="1440"/>
          </w:pPr>
        </w:pPrChange>
      </w:pPr>
    </w:p>
    <w:p w14:paraId="3FF949C3" w14:textId="77777777" w:rsidR="00343204" w:rsidDel="001111A8" w:rsidRDefault="00343204">
      <w:pPr>
        <w:pStyle w:val="Titre4"/>
        <w:rPr>
          <w:del w:id="8561" w:author="VOYER Raphael" w:date="2021-06-16T11:15:00Z"/>
          <w:color w:val="7030A0"/>
        </w:rPr>
        <w:pPrChange w:id="8562" w:author="VOYER Raphael" w:date="2021-06-16T11:15:00Z">
          <w:pPr>
            <w:ind w:left="1440"/>
          </w:pPr>
        </w:pPrChange>
      </w:pPr>
    </w:p>
    <w:p w14:paraId="598FA517" w14:textId="77777777" w:rsidR="00343204" w:rsidDel="001111A8" w:rsidRDefault="00343204">
      <w:pPr>
        <w:pStyle w:val="Titre4"/>
        <w:rPr>
          <w:del w:id="8563" w:author="VOYER Raphael" w:date="2021-06-16T11:15:00Z"/>
          <w:color w:val="7030A0"/>
        </w:rPr>
        <w:pPrChange w:id="8564" w:author="VOYER Raphael" w:date="2021-06-16T11:15:00Z">
          <w:pPr>
            <w:ind w:left="1440"/>
          </w:pPr>
        </w:pPrChange>
      </w:pPr>
    </w:p>
    <w:p w14:paraId="76BD48BB" w14:textId="77777777" w:rsidR="00343204" w:rsidDel="001111A8" w:rsidRDefault="00343204">
      <w:pPr>
        <w:pStyle w:val="Titre4"/>
        <w:rPr>
          <w:del w:id="8565" w:author="VOYER Raphael" w:date="2021-06-16T11:15:00Z"/>
          <w:color w:val="7030A0"/>
        </w:rPr>
        <w:pPrChange w:id="8566" w:author="VOYER Raphael" w:date="2021-06-16T11:15:00Z">
          <w:pPr>
            <w:ind w:left="1440"/>
          </w:pPr>
        </w:pPrChange>
      </w:pPr>
    </w:p>
    <w:p w14:paraId="569C24EB" w14:textId="77777777" w:rsidR="00343204" w:rsidDel="001111A8" w:rsidRDefault="00343204">
      <w:pPr>
        <w:pStyle w:val="Titre4"/>
        <w:rPr>
          <w:del w:id="8567" w:author="VOYER Raphael" w:date="2021-06-16T11:15:00Z"/>
          <w:color w:val="7030A0"/>
        </w:rPr>
        <w:pPrChange w:id="8568" w:author="VOYER Raphael" w:date="2021-06-16T11:15:00Z">
          <w:pPr>
            <w:ind w:left="1440"/>
          </w:pPr>
        </w:pPrChange>
      </w:pPr>
    </w:p>
    <w:p w14:paraId="3F41364B" w14:textId="77777777" w:rsidR="00343204" w:rsidDel="001111A8" w:rsidRDefault="00343204">
      <w:pPr>
        <w:pStyle w:val="Titre4"/>
        <w:rPr>
          <w:del w:id="8569" w:author="VOYER Raphael" w:date="2021-06-16T11:15:00Z"/>
          <w:color w:val="7030A0"/>
        </w:rPr>
        <w:pPrChange w:id="8570" w:author="VOYER Raphael" w:date="2021-06-16T11:15:00Z">
          <w:pPr>
            <w:ind w:left="1440"/>
          </w:pPr>
        </w:pPrChange>
      </w:pPr>
    </w:p>
    <w:p w14:paraId="43CCBCCE" w14:textId="77777777" w:rsidR="00343204" w:rsidDel="001111A8" w:rsidRDefault="00343204">
      <w:pPr>
        <w:pStyle w:val="Titre4"/>
        <w:rPr>
          <w:del w:id="8571" w:author="VOYER Raphael" w:date="2021-06-16T11:15:00Z"/>
          <w:color w:val="7030A0"/>
        </w:rPr>
        <w:pPrChange w:id="8572" w:author="VOYER Raphael" w:date="2021-06-16T11:15:00Z">
          <w:pPr>
            <w:ind w:left="1440"/>
          </w:pPr>
        </w:pPrChange>
      </w:pPr>
    </w:p>
    <w:p w14:paraId="2073F159" w14:textId="77777777" w:rsidR="00343204" w:rsidDel="001111A8" w:rsidRDefault="004F358F">
      <w:pPr>
        <w:pStyle w:val="Titre4"/>
        <w:rPr>
          <w:del w:id="8573" w:author="VOYER Raphael" w:date="2021-06-16T11:15:00Z"/>
          <w:color w:val="7030A0"/>
        </w:rPr>
        <w:pPrChange w:id="8574" w:author="VOYER Raphael" w:date="2021-06-16T11:15:00Z">
          <w:pPr>
            <w:ind w:left="1440"/>
          </w:pPr>
        </w:pPrChange>
      </w:pPr>
      <w:del w:id="8575" w:author="VOYER Raphael" w:date="2021-06-16T11:15:00Z">
        <w:r w:rsidDel="001111A8">
          <w:rPr>
            <w:noProof/>
            <w:color w:val="7030A0"/>
          </w:rPr>
          <mc:AlternateContent>
            <mc:Choice Requires="wps">
              <w:drawing>
                <wp:anchor distT="0" distB="0" distL="114300" distR="114300" simplePos="0" relativeHeight="251662848" behindDoc="0" locked="0" layoutInCell="1" allowOverlap="1" wp14:anchorId="4CF67D1A" wp14:editId="272A3819">
                  <wp:simplePos x="0" y="0"/>
                  <wp:positionH relativeFrom="column">
                    <wp:posOffset>152400</wp:posOffset>
                  </wp:positionH>
                  <wp:positionV relativeFrom="paragraph">
                    <wp:posOffset>38100</wp:posOffset>
                  </wp:positionV>
                  <wp:extent cx="1295400" cy="0"/>
                  <wp:effectExtent l="19050" t="55245" r="9525" b="59055"/>
                  <wp:wrapNone/>
                  <wp:docPr id="39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9C71B" id="AutoShape 124" o:spid="_x0000_s1026" type="#_x0000_t32" style="position:absolute;margin-left:12pt;margin-top:3pt;width:102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">
                  <v:stroke endarrow="block"/>
                </v:shape>
              </w:pict>
            </mc:Fallback>
          </mc:AlternateContent>
        </w:r>
      </w:del>
    </w:p>
    <w:p w14:paraId="1AFE93E3" w14:textId="77777777" w:rsidR="00343204" w:rsidDel="001111A8" w:rsidRDefault="00343204">
      <w:pPr>
        <w:pStyle w:val="Titre4"/>
        <w:rPr>
          <w:del w:id="8576" w:author="VOYER Raphael" w:date="2021-06-16T11:15:00Z"/>
          <w:color w:val="7030A0"/>
        </w:rPr>
        <w:pPrChange w:id="8577" w:author="VOYER Raphael" w:date="2021-06-16T11:15:00Z">
          <w:pPr>
            <w:ind w:left="1440"/>
          </w:pPr>
        </w:pPrChange>
      </w:pPr>
    </w:p>
    <w:p w14:paraId="337C39EA" w14:textId="77777777" w:rsidR="00343204" w:rsidDel="001111A8" w:rsidRDefault="00343204">
      <w:pPr>
        <w:pStyle w:val="Titre4"/>
        <w:rPr>
          <w:del w:id="8578" w:author="VOYER Raphael" w:date="2021-06-16T11:15:00Z"/>
        </w:rPr>
        <w:pPrChange w:id="8579" w:author="VOYER Raphael" w:date="2021-06-16T11:15:00Z">
          <w:pPr>
            <w:numPr>
              <w:ilvl w:val="2"/>
              <w:numId w:val="53"/>
            </w:numPr>
            <w:ind w:left="2160" w:hanging="180"/>
            <w:jc w:val="left"/>
          </w:pPr>
        </w:pPrChange>
      </w:pPr>
    </w:p>
    <w:p w14:paraId="3FC6A6AA" w14:textId="77777777" w:rsidR="00E62AF1" w:rsidRPr="00E62AF1" w:rsidDel="001111A8" w:rsidRDefault="00E62AF1">
      <w:pPr>
        <w:pStyle w:val="Titre4"/>
        <w:rPr>
          <w:del w:id="8580" w:author="VOYER Raphael" w:date="2021-06-16T11:15:00Z"/>
          <w:color w:val="7030A0"/>
        </w:rPr>
        <w:pPrChange w:id="8581" w:author="VOYER Raphael" w:date="2021-06-16T11:15:00Z">
          <w:pPr>
            <w:ind w:left="1440"/>
          </w:pPr>
        </w:pPrChange>
      </w:pPr>
    </w:p>
    <w:p w14:paraId="42F4ADBC" w14:textId="77777777" w:rsidR="00E62AF1" w:rsidDel="001111A8" w:rsidRDefault="00FB15EB">
      <w:pPr>
        <w:pStyle w:val="Titre4"/>
        <w:rPr>
          <w:del w:id="8582" w:author="VOYER Raphael" w:date="2021-06-16T11:15:00Z"/>
        </w:rPr>
        <w:pPrChange w:id="8583" w:author="VOYER Raphael" w:date="2021-06-16T11:15:00Z">
          <w:pPr/>
        </w:pPrChange>
      </w:pPr>
      <w:del w:id="8584" w:author="VOYER Raphael" w:date="2021-06-16T11:15:00Z">
        <w:r w:rsidDel="001111A8">
          <w:delText>For example, when a L2 server-cluster creation fails due to insufficient TCAM entry, the operation flag shall be set as “InSufficient QoS Resources” and it shall be displayed in the output of the “show server-cluster &lt;cluster-id&gt;” command.</w:delText>
        </w:r>
      </w:del>
    </w:p>
    <w:p w14:paraId="3FB9E74E" w14:textId="77777777" w:rsidR="00FB15EB" w:rsidDel="001111A8" w:rsidRDefault="00FB15EB">
      <w:pPr>
        <w:pStyle w:val="Titre4"/>
        <w:rPr>
          <w:del w:id="8585" w:author="VOYER Raphael" w:date="2021-06-16T11:15:00Z"/>
        </w:rPr>
        <w:pPrChange w:id="8586" w:author="VOYER Raphael" w:date="2021-06-16T11:15:00Z">
          <w:pPr/>
        </w:pPrChange>
      </w:pPr>
    </w:p>
    <w:p w14:paraId="59EB654A" w14:textId="77777777" w:rsidR="00FB15EB" w:rsidDel="001111A8" w:rsidRDefault="00FB15EB">
      <w:pPr>
        <w:pStyle w:val="Titre4"/>
        <w:rPr>
          <w:del w:id="8587" w:author="VOYER Raphael" w:date="2021-06-16T11:15:00Z"/>
          <w:szCs w:val="18"/>
        </w:rPr>
        <w:pPrChange w:id="8588" w:author="VOYER Raphael" w:date="2021-06-16T11:15:00Z">
          <w:pPr>
            <w:pStyle w:val="SourceCode"/>
            <w:numPr>
              <w:numId w:val="68"/>
            </w:numPr>
            <w:tabs>
              <w:tab w:val="num" w:pos="810"/>
            </w:tabs>
            <w:ind w:left="810" w:hanging="360"/>
          </w:pPr>
        </w:pPrChange>
      </w:pPr>
      <w:del w:id="8589" w:author="VOYER Raphael" w:date="2021-06-16T11:15:00Z">
        <w:r w:rsidDel="001111A8">
          <w:rPr>
            <w:szCs w:val="18"/>
          </w:rPr>
          <w:delText>show server-cluster 1</w:delText>
        </w:r>
      </w:del>
    </w:p>
    <w:p w14:paraId="3699AC70" w14:textId="77777777" w:rsidR="00FB15EB" w:rsidDel="001111A8" w:rsidRDefault="00FB15EB">
      <w:pPr>
        <w:pStyle w:val="Titre4"/>
        <w:rPr>
          <w:del w:id="8590" w:author="VOYER Raphael" w:date="2021-06-16T11:15:00Z"/>
          <w:szCs w:val="18"/>
        </w:rPr>
        <w:pPrChange w:id="8591" w:author="VOYER Raphael" w:date="2021-06-16T11:15:00Z">
          <w:pPr>
            <w:pStyle w:val="SourceCode"/>
          </w:pPr>
        </w:pPrChange>
      </w:pPr>
      <w:del w:id="8592" w:author="VOYER Raphael" w:date="2021-06-16T11:15:00Z">
        <w:r w:rsidDel="001111A8">
          <w:rPr>
            <w:szCs w:val="18"/>
          </w:rPr>
          <w:delText xml:space="preserve">  C</w:delText>
        </w:r>
        <w:r w:rsidRPr="00BE0C9A" w:rsidDel="001111A8">
          <w:rPr>
            <w:szCs w:val="18"/>
          </w:rPr>
          <w:delText>luster</w:delText>
        </w:r>
        <w:r w:rsidDel="001111A8">
          <w:rPr>
            <w:szCs w:val="18"/>
          </w:rPr>
          <w:delText xml:space="preserve"> Id             : 1,</w:delText>
        </w:r>
      </w:del>
    </w:p>
    <w:p w14:paraId="40791563" w14:textId="77777777" w:rsidR="00FB15EB" w:rsidDel="001111A8" w:rsidRDefault="00FB15EB">
      <w:pPr>
        <w:pStyle w:val="Titre4"/>
        <w:rPr>
          <w:del w:id="8593" w:author="VOYER Raphael" w:date="2021-06-16T11:15:00Z"/>
          <w:szCs w:val="18"/>
        </w:rPr>
        <w:pPrChange w:id="8594" w:author="VOYER Raphael" w:date="2021-06-16T11:15:00Z">
          <w:pPr>
            <w:pStyle w:val="SourceCode"/>
          </w:pPr>
        </w:pPrChange>
      </w:pPr>
      <w:del w:id="8595" w:author="VOYER Raphael" w:date="2021-06-16T11:15:00Z">
        <w:r w:rsidDel="001111A8">
          <w:rPr>
            <w:szCs w:val="18"/>
          </w:rPr>
          <w:delText xml:space="preserve">  Cluster Name           : L2-cluster,</w:delText>
        </w:r>
      </w:del>
    </w:p>
    <w:p w14:paraId="0036427F" w14:textId="77777777" w:rsidR="00FB15EB" w:rsidDel="001111A8" w:rsidRDefault="00FB15EB">
      <w:pPr>
        <w:pStyle w:val="Titre4"/>
        <w:rPr>
          <w:del w:id="8596" w:author="VOYER Raphael" w:date="2021-06-16T11:15:00Z"/>
          <w:szCs w:val="18"/>
        </w:rPr>
        <w:pPrChange w:id="8597" w:author="VOYER Raphael" w:date="2021-06-16T11:15:00Z">
          <w:pPr>
            <w:pStyle w:val="SourceCode"/>
          </w:pPr>
        </w:pPrChange>
      </w:pPr>
      <w:del w:id="8598" w:author="VOYER Raphael" w:date="2021-06-16T11:15:00Z">
        <w:r w:rsidDel="001111A8">
          <w:rPr>
            <w:szCs w:val="18"/>
          </w:rPr>
          <w:delText xml:space="preserve">  Cluster </w:delText>
        </w:r>
        <w:r w:rsidRPr="00BE0C9A" w:rsidDel="001111A8">
          <w:rPr>
            <w:szCs w:val="18"/>
          </w:rPr>
          <w:delText xml:space="preserve">Mode   </w:delText>
        </w:r>
        <w:r w:rsidDel="001111A8">
          <w:rPr>
            <w:szCs w:val="18"/>
          </w:rPr>
          <w:delText xml:space="preserve">        : L2,</w:delText>
        </w:r>
      </w:del>
    </w:p>
    <w:p w14:paraId="3CA1B936" w14:textId="77777777" w:rsidR="00FB15EB" w:rsidDel="001111A8" w:rsidRDefault="00FB15EB">
      <w:pPr>
        <w:pStyle w:val="Titre4"/>
        <w:rPr>
          <w:del w:id="8599" w:author="VOYER Raphael" w:date="2021-06-16T11:15:00Z"/>
          <w:szCs w:val="18"/>
        </w:rPr>
        <w:pPrChange w:id="8600" w:author="VOYER Raphael" w:date="2021-06-16T11:15:00Z">
          <w:pPr>
            <w:pStyle w:val="SourceCode"/>
          </w:pPr>
        </w:pPrChange>
      </w:pPr>
      <w:del w:id="8601" w:author="VOYER Raphael" w:date="2021-06-16T11:15:00Z">
        <w:r w:rsidDel="001111A8">
          <w:rPr>
            <w:szCs w:val="18"/>
          </w:rPr>
          <w:delText xml:space="preserve">  Cluster Mac-address    : </w:delText>
        </w:r>
        <w:r w:rsidRPr="00BE0C9A" w:rsidDel="001111A8">
          <w:rPr>
            <w:szCs w:val="18"/>
          </w:rPr>
          <w:delText>01:10:11:22:33:44</w:delText>
        </w:r>
        <w:r w:rsidDel="001111A8">
          <w:rPr>
            <w:szCs w:val="18"/>
          </w:rPr>
          <w:delText>,</w:delText>
        </w:r>
      </w:del>
    </w:p>
    <w:p w14:paraId="234B1381" w14:textId="77777777" w:rsidR="00FB15EB" w:rsidDel="001111A8" w:rsidRDefault="00FB15EB">
      <w:pPr>
        <w:pStyle w:val="Titre4"/>
        <w:rPr>
          <w:del w:id="8602" w:author="VOYER Raphael" w:date="2021-06-16T11:15:00Z"/>
          <w:szCs w:val="18"/>
        </w:rPr>
        <w:pPrChange w:id="8603" w:author="VOYER Raphael" w:date="2021-06-16T11:15:00Z">
          <w:pPr>
            <w:pStyle w:val="SourceCode"/>
          </w:pPr>
        </w:pPrChange>
      </w:pPr>
      <w:del w:id="8604" w:author="VOYER Raphael" w:date="2021-06-16T11:15:00Z">
        <w:r w:rsidDel="001111A8">
          <w:rPr>
            <w:szCs w:val="18"/>
          </w:rPr>
          <w:delText xml:space="preserve">  Cluster Vlan           : 12,</w:delText>
        </w:r>
      </w:del>
    </w:p>
    <w:p w14:paraId="1237F749" w14:textId="77777777" w:rsidR="00FB15EB" w:rsidDel="001111A8" w:rsidRDefault="00FB15EB">
      <w:pPr>
        <w:pStyle w:val="Titre4"/>
        <w:rPr>
          <w:del w:id="8605" w:author="VOYER Raphael" w:date="2021-06-16T11:15:00Z"/>
          <w:szCs w:val="18"/>
        </w:rPr>
        <w:pPrChange w:id="8606" w:author="VOYER Raphael" w:date="2021-06-16T11:15:00Z">
          <w:pPr>
            <w:pStyle w:val="SourceCode"/>
          </w:pPr>
        </w:pPrChange>
      </w:pPr>
      <w:del w:id="8607" w:author="VOYER Raphael" w:date="2021-06-16T11:15:00Z">
        <w:r w:rsidDel="001111A8">
          <w:rPr>
            <w:szCs w:val="18"/>
          </w:rPr>
          <w:delText xml:space="preserve">  Administrative State   : Enabled,</w:delText>
        </w:r>
      </w:del>
    </w:p>
    <w:p w14:paraId="08166093" w14:textId="77777777" w:rsidR="00FB15EB" w:rsidDel="001111A8" w:rsidRDefault="00FB15EB">
      <w:pPr>
        <w:pStyle w:val="Titre4"/>
        <w:rPr>
          <w:del w:id="8608" w:author="VOYER Raphael" w:date="2021-06-16T11:15:00Z"/>
          <w:szCs w:val="18"/>
        </w:rPr>
        <w:pPrChange w:id="8609" w:author="VOYER Raphael" w:date="2021-06-16T11:15:00Z">
          <w:pPr>
            <w:pStyle w:val="SourceCode"/>
          </w:pPr>
        </w:pPrChange>
      </w:pPr>
      <w:del w:id="8610" w:author="VOYER Raphael" w:date="2021-06-16T11:15:00Z">
        <w:r w:rsidDel="001111A8">
          <w:rPr>
            <w:szCs w:val="18"/>
          </w:rPr>
          <w:delText xml:space="preserve">  Operational State      : Disabled,</w:delText>
        </w:r>
      </w:del>
    </w:p>
    <w:p w14:paraId="5D838B97" w14:textId="77777777" w:rsidR="00FB15EB" w:rsidDel="001111A8" w:rsidRDefault="00FB15EB">
      <w:pPr>
        <w:pStyle w:val="Titre4"/>
        <w:rPr>
          <w:del w:id="8611" w:author="VOYER Raphael" w:date="2021-06-16T11:15:00Z"/>
          <w:szCs w:val="18"/>
        </w:rPr>
        <w:pPrChange w:id="8612" w:author="VOYER Raphael" w:date="2021-06-16T11:15:00Z">
          <w:pPr>
            <w:pStyle w:val="SourceCode"/>
          </w:pPr>
        </w:pPrChange>
      </w:pPr>
      <w:del w:id="8613" w:author="VOYER Raphael" w:date="2021-06-16T11:15:00Z">
        <w:r w:rsidDel="001111A8">
          <w:rPr>
            <w:szCs w:val="18"/>
          </w:rPr>
          <w:delText xml:space="preserve">  Operational Flag       : </w:delText>
        </w:r>
        <w:r w:rsidR="004C4436" w:rsidDel="001111A8">
          <w:rPr>
            <w:szCs w:val="18"/>
          </w:rPr>
          <w:delText>Insufficient QoS resources</w:delText>
        </w:r>
        <w:r w:rsidDel="001111A8">
          <w:rPr>
            <w:szCs w:val="18"/>
          </w:rPr>
          <w:delText xml:space="preserve">  </w:delText>
        </w:r>
      </w:del>
    </w:p>
    <w:p w14:paraId="1A8F15CC" w14:textId="77777777" w:rsidR="003B6313" w:rsidDel="001111A8" w:rsidRDefault="003B6313">
      <w:pPr>
        <w:pStyle w:val="Titre4"/>
        <w:rPr>
          <w:del w:id="8614" w:author="VOYER Raphael" w:date="2021-06-16T11:15:00Z"/>
          <w:color w:val="7030A0"/>
        </w:rPr>
        <w:pPrChange w:id="8615" w:author="VOYER Raphael" w:date="2021-06-16T11:15:00Z">
          <w:pPr>
            <w:ind w:left="1440"/>
          </w:pPr>
        </w:pPrChange>
      </w:pPr>
    </w:p>
    <w:p w14:paraId="7E43E2D6" w14:textId="77777777" w:rsidR="003B6313" w:rsidDel="001111A8" w:rsidRDefault="003B6313">
      <w:pPr>
        <w:pStyle w:val="Titre4"/>
        <w:rPr>
          <w:del w:id="8616" w:author="VOYER Raphael" w:date="2021-06-16T11:15:00Z"/>
        </w:rPr>
        <w:pPrChange w:id="8617" w:author="VOYER Raphael" w:date="2021-06-16T11:15:00Z">
          <w:pPr/>
        </w:pPrChange>
      </w:pPr>
    </w:p>
    <w:p w14:paraId="0D6220A2" w14:textId="77777777" w:rsidR="003B6313" w:rsidDel="001111A8" w:rsidRDefault="006156A7">
      <w:pPr>
        <w:pStyle w:val="Titre4"/>
        <w:rPr>
          <w:del w:id="8618" w:author="VOYER Raphael" w:date="2021-06-16T11:15:00Z"/>
        </w:rPr>
        <w:pPrChange w:id="8619" w:author="VOYER Raphael" w:date="2021-06-16T11:15:00Z">
          <w:pPr/>
        </w:pPrChange>
      </w:pPr>
      <w:del w:id="8620" w:author="VOYER Raphael" w:date="2021-06-16T11:15:00Z">
        <w:r w:rsidDel="001111A8">
          <w:delText>Approaches for setting HAVLAN rules in the Ingress PCL of the TCAM</w:delText>
        </w:r>
        <w:r w:rsidR="00607490" w:rsidDel="001111A8">
          <w:delText>:</w:delText>
        </w:r>
      </w:del>
    </w:p>
    <w:p w14:paraId="088AA81E" w14:textId="77777777" w:rsidR="006156A7" w:rsidDel="001111A8" w:rsidRDefault="006156A7">
      <w:pPr>
        <w:pStyle w:val="Titre4"/>
        <w:rPr>
          <w:del w:id="8621" w:author="VOYER Raphael" w:date="2021-06-16T11:15:00Z"/>
        </w:rPr>
        <w:pPrChange w:id="8622" w:author="VOYER Raphael" w:date="2021-06-16T11:15:00Z">
          <w:pPr/>
        </w:pPrChange>
      </w:pPr>
    </w:p>
    <w:p w14:paraId="4A604264" w14:textId="77777777" w:rsidR="00BA6036" w:rsidRPr="002604CF" w:rsidDel="001111A8" w:rsidRDefault="006156A7">
      <w:pPr>
        <w:pStyle w:val="Titre4"/>
        <w:rPr>
          <w:del w:id="8623" w:author="VOYER Raphael" w:date="2021-06-16T11:15:00Z"/>
        </w:rPr>
        <w:pPrChange w:id="8624" w:author="VOYER Raphael" w:date="2021-06-16T11:15:00Z">
          <w:pPr/>
        </w:pPrChange>
      </w:pPr>
      <w:del w:id="8625" w:author="VOYER Raphael" w:date="2021-06-16T11:15:00Z">
        <w:r w:rsidRPr="002604CF" w:rsidDel="001111A8">
          <w:delText>There are t</w:delText>
        </w:r>
        <w:r w:rsidR="00E12B2E" w:rsidRPr="002604CF" w:rsidDel="001111A8">
          <w:delText>wo approaches for setting the HAVLAN</w:delText>
        </w:r>
        <w:r w:rsidRPr="002604CF" w:rsidDel="001111A8">
          <w:delText xml:space="preserve"> cluster rules</w:delText>
        </w:r>
        <w:r w:rsidR="00E12B2E" w:rsidRPr="002604CF" w:rsidDel="001111A8">
          <w:delText xml:space="preserve"> in the TCAM</w:delText>
        </w:r>
        <w:r w:rsidRPr="002604CF" w:rsidDel="001111A8">
          <w:delText>. In the first approach entries can be reserved in one of the higher priority Ingress PCLs at</w:delText>
        </w:r>
        <w:r w:rsidR="00E12B2E" w:rsidRPr="002604CF" w:rsidDel="001111A8">
          <w:delText xml:space="preserve"> startup and configured </w:delText>
        </w:r>
        <w:r w:rsidR="00607490" w:rsidRPr="002604CF" w:rsidDel="001111A8">
          <w:delText>when HA-VLAN</w:delText>
        </w:r>
        <w:r w:rsidRPr="002604CF" w:rsidDel="001111A8">
          <w:delText xml:space="preserve"> sends an IPC to </w:delText>
        </w:r>
        <w:r w:rsidR="009B6148" w:rsidRPr="002604CF" w:rsidDel="001111A8">
          <w:delText xml:space="preserve">QOS to </w:delText>
        </w:r>
        <w:r w:rsidRPr="002604CF" w:rsidDel="001111A8">
          <w:delText>configure the</w:delText>
        </w:r>
        <w:r w:rsidR="00BA6036" w:rsidRPr="002604CF" w:rsidDel="001111A8">
          <w:delText xml:space="preserve"> HA</w:delText>
        </w:r>
        <w:r w:rsidR="00607490" w:rsidRPr="002604CF" w:rsidDel="001111A8">
          <w:delText>-</w:delText>
        </w:r>
        <w:r w:rsidR="00BA6036" w:rsidRPr="002604CF" w:rsidDel="001111A8">
          <w:delText>VLAN</w:delText>
        </w:r>
        <w:r w:rsidRPr="002604CF" w:rsidDel="001111A8">
          <w:delText xml:space="preserve"> cluster entries. This approach will ensure faster lookups and wil</w:delText>
        </w:r>
        <w:r w:rsidR="00E12B2E" w:rsidRPr="002604CF" w:rsidDel="001111A8">
          <w:delText>l make sure that there is always sufficient space</w:delText>
        </w:r>
        <w:r w:rsidR="00BA6036" w:rsidRPr="002604CF" w:rsidDel="001111A8">
          <w:delText xml:space="preserve"> in the TCAM for HAVLAN</w:delText>
        </w:r>
        <w:r w:rsidRPr="002604CF" w:rsidDel="001111A8">
          <w:delText xml:space="preserve"> clusters.</w:delText>
        </w:r>
        <w:r w:rsidR="009B6148" w:rsidRPr="002604CF" w:rsidDel="001111A8">
          <w:delText xml:space="preserve"> </w:delText>
        </w:r>
      </w:del>
    </w:p>
    <w:p w14:paraId="69DFD8B5" w14:textId="77777777" w:rsidR="00D64AAF" w:rsidRPr="002604CF" w:rsidDel="001111A8" w:rsidRDefault="006156A7">
      <w:pPr>
        <w:pStyle w:val="Titre4"/>
        <w:rPr>
          <w:del w:id="8626" w:author="VOYER Raphael" w:date="2021-06-16T11:15:00Z"/>
        </w:rPr>
        <w:pPrChange w:id="8627" w:author="VOYER Raphael" w:date="2021-06-16T11:15:00Z">
          <w:pPr/>
        </w:pPrChange>
      </w:pPr>
      <w:del w:id="8628" w:author="VOYER Raphael" w:date="2021-06-16T11:15:00Z">
        <w:r w:rsidRPr="002604CF" w:rsidDel="001111A8">
          <w:delText>In the second approach entries can</w:delText>
        </w:r>
        <w:r w:rsidR="00BA6036" w:rsidRPr="002604CF" w:rsidDel="001111A8">
          <w:delText xml:space="preserve"> be allocated dynamically for HAVLAN</w:delText>
        </w:r>
        <w:r w:rsidRPr="002604CF" w:rsidDel="001111A8">
          <w:delText xml:space="preserve"> clusters. The problem with this approach is that if the TCAM is full, there </w:delText>
        </w:r>
        <w:r w:rsidR="00AB5B0B" w:rsidRPr="002604CF" w:rsidDel="001111A8">
          <w:delText>may not be sufficient</w:delText>
        </w:r>
        <w:r w:rsidR="00BA6036" w:rsidRPr="002604CF" w:rsidDel="001111A8">
          <w:delText xml:space="preserve"> space left for</w:delText>
        </w:r>
        <w:r w:rsidR="00AB5B0B" w:rsidRPr="002604CF" w:rsidDel="001111A8">
          <w:delText xml:space="preserve"> new</w:delText>
        </w:r>
        <w:r w:rsidR="00BA6036" w:rsidRPr="002604CF" w:rsidDel="001111A8">
          <w:delText xml:space="preserve"> HAVLAN</w:delText>
        </w:r>
        <w:r w:rsidRPr="002604CF" w:rsidDel="001111A8">
          <w:delText xml:space="preserve"> cluster entries. Also, for dynamic entries the lower priority</w:delText>
        </w:r>
        <w:r w:rsidR="00BA6036" w:rsidRPr="002604CF" w:rsidDel="001111A8">
          <w:delText xml:space="preserve"> Ingress</w:delText>
        </w:r>
        <w:r w:rsidR="00AB5B0B" w:rsidRPr="002604CF" w:rsidDel="001111A8">
          <w:delText xml:space="preserve"> PCLs could</w:delText>
        </w:r>
        <w:r w:rsidRPr="002604CF" w:rsidDel="001111A8">
          <w:delText xml:space="preserve"> be used </w:delText>
        </w:r>
        <w:r w:rsidR="00BA6036" w:rsidRPr="002604CF" w:rsidDel="001111A8">
          <w:delText>which means comparatively more time for lookups</w:delText>
        </w:r>
        <w:r w:rsidRPr="002604CF" w:rsidDel="001111A8">
          <w:delText>.</w:delText>
        </w:r>
        <w:r w:rsidR="001C1EE4" w:rsidDel="001111A8">
          <w:delText xml:space="preserve"> The failure cases due to insufficient resources needs to be handled by HA-VLAN. The reason for failure should be logged and operational flag should be set as “Insufficent QoS resources”.</w:delText>
        </w:r>
        <w:r w:rsidRPr="002604CF" w:rsidDel="001111A8">
          <w:delText xml:space="preserve"> </w:delText>
        </w:r>
        <w:r w:rsidR="00D64AAF" w:rsidRPr="002604CF" w:rsidDel="001111A8">
          <w:delText xml:space="preserve"> Both the approaches are under consideration and the decision on which approach to take is pending. </w:delText>
        </w:r>
      </w:del>
    </w:p>
    <w:p w14:paraId="4B89848D" w14:textId="77777777" w:rsidR="002604CF" w:rsidDel="001111A8" w:rsidRDefault="002604CF">
      <w:pPr>
        <w:pStyle w:val="Titre4"/>
        <w:rPr>
          <w:del w:id="8629" w:author="VOYER Raphael" w:date="2021-06-16T11:15:00Z"/>
        </w:rPr>
        <w:pPrChange w:id="8630" w:author="VOYER Raphael" w:date="2021-06-16T11:15:00Z">
          <w:pPr/>
        </w:pPrChange>
      </w:pPr>
    </w:p>
    <w:p w14:paraId="75AEE52B" w14:textId="77777777" w:rsidR="002604CF" w:rsidDel="001111A8" w:rsidRDefault="00613335">
      <w:pPr>
        <w:pStyle w:val="Titre4"/>
        <w:rPr>
          <w:del w:id="8631" w:author="VOYER Raphael" w:date="2021-06-16T11:15:00Z"/>
        </w:rPr>
        <w:pPrChange w:id="8632" w:author="VOYER Raphael" w:date="2021-06-16T11:15:00Z">
          <w:pPr/>
        </w:pPrChange>
      </w:pPr>
      <w:del w:id="8633" w:author="VOYER Raphael" w:date="2021-06-16T11:15:00Z">
        <w:r w:rsidDel="001111A8">
          <w:rPr>
            <w:b w:val="0"/>
          </w:rPr>
          <w:delText>HA-VLAN with IP:</w:delText>
        </w:r>
        <w:r w:rsidR="00D64AAF" w:rsidDel="001111A8">
          <w:rPr>
            <w:b w:val="0"/>
          </w:rPr>
          <w:delText xml:space="preserve"> </w:delText>
        </w:r>
      </w:del>
    </w:p>
    <w:p w14:paraId="519A9B8E" w14:textId="77777777" w:rsidR="000D7122" w:rsidDel="001111A8" w:rsidRDefault="000D7122">
      <w:pPr>
        <w:pStyle w:val="Titre4"/>
        <w:rPr>
          <w:del w:id="8634" w:author="VOYER Raphael" w:date="2021-06-16T11:15:00Z"/>
        </w:rPr>
        <w:pPrChange w:id="8635" w:author="VOYER Raphael" w:date="2021-06-16T11:15:00Z">
          <w:pPr/>
        </w:pPrChange>
      </w:pPr>
      <w:del w:id="8636" w:author="VOYER Raphael" w:date="2021-06-16T11:15:00Z">
        <w:r w:rsidRPr="00E72254" w:rsidDel="001111A8">
          <w:delText xml:space="preserve">IP CMM shall provide an API to add IPV4 </w:delText>
        </w:r>
        <w:r w:rsidDel="001111A8">
          <w:delText>prefix to the router TCAM entry, Next Hop entry and an ARP entry</w:delText>
        </w:r>
        <w:r w:rsidR="009046F1" w:rsidDel="001111A8">
          <w:delText xml:space="preserve"> through IPRM</w:delText>
        </w:r>
        <w:r w:rsidDel="001111A8">
          <w:delText>.</w:delText>
        </w:r>
        <w:r w:rsidRPr="00E72254" w:rsidDel="001111A8">
          <w:delText xml:space="preserve"> The router TCAM</w:delText>
        </w:r>
        <w:r w:rsidDel="001111A8">
          <w:delText xml:space="preserve"> entry shall point to the Next H</w:delText>
        </w:r>
        <w:r w:rsidRPr="00E72254" w:rsidDel="001111A8">
          <w:delText xml:space="preserve">op entry which in turn points to </w:delText>
        </w:r>
        <w:r w:rsidDel="001111A8">
          <w:delText>the</w:delText>
        </w:r>
        <w:r w:rsidRPr="00E72254" w:rsidDel="001111A8">
          <w:delText xml:space="preserve"> </w:delText>
        </w:r>
        <w:r w:rsidDel="001111A8">
          <w:delText>ARP</w:delText>
        </w:r>
        <w:r w:rsidRPr="00E72254" w:rsidDel="001111A8">
          <w:delText xml:space="preserve"> entry where cluster </w:delText>
        </w:r>
        <w:r w:rsidDel="001111A8">
          <w:delText>MAC</w:delText>
        </w:r>
        <w:r w:rsidRPr="00E72254" w:rsidDel="001111A8">
          <w:delText xml:space="preserve"> is configured.</w:delText>
        </w:r>
        <w:r w:rsidDel="001111A8">
          <w:delText xml:space="preserve">  In this approach, existing message(s) from HA-VLAN to IP CMM are extended to update the egress port list information.  HA-VLAN has to send these messages to IP CMM when there are changes to members of the egress port list or their states.</w:delText>
        </w:r>
      </w:del>
    </w:p>
    <w:p w14:paraId="334E7705" w14:textId="77777777" w:rsidR="000D7122" w:rsidDel="001111A8" w:rsidRDefault="00697356">
      <w:pPr>
        <w:pStyle w:val="Titre4"/>
        <w:rPr>
          <w:del w:id="8637" w:author="VOYER Raphael" w:date="2021-06-16T11:15:00Z"/>
          <w:rFonts w:cs="Arial"/>
          <w:sz w:val="32"/>
          <w:szCs w:val="32"/>
        </w:rPr>
        <w:pPrChange w:id="8638" w:author="VOYER Raphael" w:date="2021-06-16T11:15:00Z">
          <w:pPr/>
        </w:pPrChange>
      </w:pPr>
      <w:del w:id="8639" w:author="VOYER Raphael" w:date="2021-06-16T11:15:00Z">
        <w:r w:rsidDel="001111A8">
          <w:br w:type="page"/>
        </w:r>
        <w:r w:rsidR="004F358F" w:rsidDel="001111A8">
          <w:rPr>
            <w:rFonts w:cs="Arial"/>
            <w:noProof/>
            <w:sz w:val="32"/>
            <w:szCs w:val="32"/>
          </w:rPr>
          <mc:AlternateContent>
            <mc:Choice Requires="wpg">
              <w:drawing>
                <wp:anchor distT="0" distB="0" distL="114300" distR="114300" simplePos="0" relativeHeight="251665920" behindDoc="0" locked="0" layoutInCell="1" allowOverlap="1" wp14:anchorId="19B6CEE8" wp14:editId="152C5A20">
                  <wp:simplePos x="0" y="0"/>
                  <wp:positionH relativeFrom="column">
                    <wp:posOffset>-1025525</wp:posOffset>
                  </wp:positionH>
                  <wp:positionV relativeFrom="paragraph">
                    <wp:posOffset>212725</wp:posOffset>
                  </wp:positionV>
                  <wp:extent cx="6917690" cy="8166100"/>
                  <wp:effectExtent l="22225" t="9525" r="3810" b="6350"/>
                  <wp:wrapNone/>
                  <wp:docPr id="481"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690" cy="8166100"/>
                            <a:chOff x="185" y="2448"/>
                            <a:chExt cx="10894" cy="12860"/>
                          </a:xfrm>
                        </wpg:grpSpPr>
                        <wps:wsp>
                          <wps:cNvPr id="482" name="Text Box 371"/>
                          <wps:cNvSpPr txBox="1">
                            <a:spLocks noChangeArrowheads="1"/>
                          </wps:cNvSpPr>
                          <wps:spPr bwMode="auto">
                            <a:xfrm>
                              <a:off x="3138" y="10353"/>
                              <a:ext cx="96" cy="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295C1" w14:textId="77777777" w:rsidR="00860E70" w:rsidRDefault="00860E70" w:rsidP="00B93876">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wps:wsp>
                          <wps:cNvPr id="483" name="Text Box 372"/>
                          <wps:cNvSpPr txBox="1">
                            <a:spLocks noChangeArrowheads="1"/>
                          </wps:cNvSpPr>
                          <wps:spPr bwMode="auto">
                            <a:xfrm>
                              <a:off x="954" y="2448"/>
                              <a:ext cx="1130" cy="555"/>
                            </a:xfrm>
                            <a:prstGeom prst="rect">
                              <a:avLst/>
                            </a:prstGeom>
                            <a:solidFill>
                              <a:srgbClr val="FFFFFF"/>
                            </a:solidFill>
                            <a:ln w="9525">
                              <a:solidFill>
                                <a:srgbClr val="000000"/>
                              </a:solidFill>
                              <a:miter lim="800000"/>
                              <a:headEnd/>
                              <a:tailEnd/>
                            </a:ln>
                          </wps:spPr>
                          <wps:txbx>
                            <w:txbxContent>
                              <w:p w14:paraId="78FEB319" w14:textId="77777777" w:rsidR="00860E70" w:rsidRDefault="00860E70" w:rsidP="00B93876">
                                <w:r>
                                  <w:t>HA-VLAN</w:t>
                                </w:r>
                              </w:p>
                            </w:txbxContent>
                          </wps:txbx>
                          <wps:bodyPr rot="0" vert="horz" wrap="square" lIns="91440" tIns="45720" rIns="91440" bIns="45720" anchor="t" anchorCtr="0" upright="1">
                            <a:noAutofit/>
                          </wps:bodyPr>
                        </wps:wsp>
                        <wps:wsp>
                          <wps:cNvPr id="484" name="Text Box 373"/>
                          <wps:cNvSpPr txBox="1">
                            <a:spLocks noChangeArrowheads="1"/>
                          </wps:cNvSpPr>
                          <wps:spPr bwMode="auto">
                            <a:xfrm>
                              <a:off x="2380" y="2448"/>
                              <a:ext cx="1130" cy="555"/>
                            </a:xfrm>
                            <a:prstGeom prst="rect">
                              <a:avLst/>
                            </a:prstGeom>
                            <a:solidFill>
                              <a:srgbClr val="FFFFFF"/>
                            </a:solidFill>
                            <a:ln w="9525">
                              <a:solidFill>
                                <a:srgbClr val="000000"/>
                              </a:solidFill>
                              <a:miter lim="800000"/>
                              <a:headEnd/>
                              <a:tailEnd/>
                            </a:ln>
                          </wps:spPr>
                          <wps:txbx>
                            <w:txbxContent>
                              <w:p w14:paraId="02FF17D3" w14:textId="77777777" w:rsidR="00860E70" w:rsidRDefault="00860E70" w:rsidP="00B93876">
                                <w:r>
                                  <w:t>IP-CMM</w:t>
                                </w:r>
                              </w:p>
                            </w:txbxContent>
                          </wps:txbx>
                          <wps:bodyPr rot="0" vert="horz" wrap="square" lIns="91440" tIns="45720" rIns="91440" bIns="45720" anchor="t" anchorCtr="0" upright="1">
                            <a:noAutofit/>
                          </wps:bodyPr>
                        </wps:wsp>
                        <wps:wsp>
                          <wps:cNvPr id="485" name="AutoShape 374"/>
                          <wps:cNvCnPr>
                            <a:cxnSpLocks noChangeShapeType="1"/>
                          </wps:cNvCnPr>
                          <wps:spPr bwMode="auto">
                            <a:xfrm flipH="1">
                              <a:off x="1443" y="3003"/>
                              <a:ext cx="24"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375"/>
                          <wps:cNvCnPr>
                            <a:cxnSpLocks noChangeShapeType="1"/>
                          </wps:cNvCnPr>
                          <wps:spPr bwMode="auto">
                            <a:xfrm flipH="1">
                              <a:off x="2881" y="3003"/>
                              <a:ext cx="41"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Text Box 376"/>
                          <wps:cNvSpPr txBox="1">
                            <a:spLocks noChangeArrowheads="1"/>
                          </wps:cNvSpPr>
                          <wps:spPr bwMode="auto">
                            <a:xfrm>
                              <a:off x="7453" y="6981"/>
                              <a:ext cx="1527" cy="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A710" w14:textId="77777777" w:rsidR="00860E70" w:rsidRDefault="00860E70" w:rsidP="00B93876">
                                <w:r>
                                  <w:t>Creates an ARP entry with cluster-mac</w:t>
                                </w:r>
                              </w:p>
                            </w:txbxContent>
                          </wps:txbx>
                          <wps:bodyPr rot="0" vert="horz" wrap="square" lIns="91440" tIns="45720" rIns="91440" bIns="45720" anchor="t" anchorCtr="0" upright="1">
                            <a:noAutofit/>
                          </wps:bodyPr>
                        </wps:wsp>
                        <wps:wsp>
                          <wps:cNvPr id="488" name="AutoShape 377"/>
                          <wps:cNvCnPr>
                            <a:cxnSpLocks noChangeShapeType="1"/>
                          </wps:cNvCnPr>
                          <wps:spPr bwMode="auto">
                            <a:xfrm>
                              <a:off x="1470" y="4218"/>
                              <a:ext cx="14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378"/>
                          <wps:cNvSpPr txBox="1">
                            <a:spLocks noChangeArrowheads="1"/>
                          </wps:cNvSpPr>
                          <wps:spPr bwMode="auto">
                            <a:xfrm>
                              <a:off x="1470" y="3135"/>
                              <a:ext cx="1290"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52F67" w14:textId="77777777" w:rsidR="00860E70" w:rsidRDefault="00860E70" w:rsidP="00B93876">
                                <w:r>
                                  <w:t>Request to create a L3 cluster</w:t>
                                </w:r>
                              </w:p>
                            </w:txbxContent>
                          </wps:txbx>
                          <wps:bodyPr rot="0" vert="horz" wrap="square" lIns="91440" tIns="45720" rIns="91440" bIns="45720" anchor="t" anchorCtr="0" upright="1">
                            <a:noAutofit/>
                          </wps:bodyPr>
                        </wps:wsp>
                        <wps:wsp>
                          <wps:cNvPr id="490" name="Text Box 379"/>
                          <wps:cNvSpPr txBox="1">
                            <a:spLocks noChangeArrowheads="1"/>
                          </wps:cNvSpPr>
                          <wps:spPr bwMode="auto">
                            <a:xfrm>
                              <a:off x="7145" y="8625"/>
                              <a:ext cx="2374" cy="21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54C2D" w14:textId="77777777" w:rsidR="00860E70" w:rsidRDefault="00860E70" w:rsidP="00B93876">
                                <w:r>
                                  <w:t xml:space="preserve"> Creates a Next Hop Router entry with ARP pointer created above, Next Hop interface as VIDX created for this server cluster, Next Hop vlan as cluster-vlan</w:t>
                                </w:r>
                              </w:p>
                            </w:txbxContent>
                          </wps:txbx>
                          <wps:bodyPr rot="0" vert="horz" wrap="square" lIns="91440" tIns="45720" rIns="91440" bIns="45720" anchor="t" anchorCtr="0" upright="1">
                            <a:noAutofit/>
                          </wps:bodyPr>
                        </wps:wsp>
                        <wps:wsp>
                          <wps:cNvPr id="491" name="Text Box 380"/>
                          <wps:cNvSpPr txBox="1">
                            <a:spLocks noChangeArrowheads="1"/>
                          </wps:cNvSpPr>
                          <wps:spPr bwMode="auto">
                            <a:xfrm>
                              <a:off x="7069" y="11029"/>
                              <a:ext cx="2101" cy="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C9AA1" w14:textId="77777777" w:rsidR="00860E70" w:rsidRDefault="00860E70" w:rsidP="00B93876">
                                <w:r>
                                  <w:t>Creates an IP prefix entry in the Router TCAM table which internally creates an LTT entry that points to the Next Hop Router entry created above.</w:t>
                                </w:r>
                              </w:p>
                            </w:txbxContent>
                          </wps:txbx>
                          <wps:bodyPr rot="0" vert="horz" wrap="square" lIns="91440" tIns="45720" rIns="91440" bIns="45720" anchor="t" anchorCtr="0" upright="1">
                            <a:noAutofit/>
                          </wps:bodyPr>
                        </wps:wsp>
                        <wps:wsp>
                          <wps:cNvPr id="492" name="Text Box 381"/>
                          <wps:cNvSpPr txBox="1">
                            <a:spLocks noChangeArrowheads="1"/>
                          </wps:cNvSpPr>
                          <wps:spPr bwMode="auto">
                            <a:xfrm>
                              <a:off x="4874" y="2448"/>
                              <a:ext cx="1130" cy="555"/>
                            </a:xfrm>
                            <a:prstGeom prst="rect">
                              <a:avLst/>
                            </a:prstGeom>
                            <a:solidFill>
                              <a:srgbClr val="FFFFFF"/>
                            </a:solidFill>
                            <a:ln w="9525">
                              <a:solidFill>
                                <a:srgbClr val="000000"/>
                              </a:solidFill>
                              <a:miter lim="800000"/>
                              <a:headEnd/>
                              <a:tailEnd/>
                            </a:ln>
                          </wps:spPr>
                          <wps:txbx>
                            <w:txbxContent>
                              <w:p w14:paraId="189BADF8" w14:textId="77777777" w:rsidR="00860E70" w:rsidRDefault="00860E70" w:rsidP="00B93876">
                                <w:r>
                                  <w:t>IP-NI</w:t>
                                </w:r>
                              </w:p>
                            </w:txbxContent>
                          </wps:txbx>
                          <wps:bodyPr rot="0" vert="horz" wrap="square" lIns="91440" tIns="45720" rIns="91440" bIns="45720" anchor="t" anchorCtr="0" upright="1">
                            <a:noAutofit/>
                          </wps:bodyPr>
                        </wps:wsp>
                        <wps:wsp>
                          <wps:cNvPr id="493" name="Text Box 382"/>
                          <wps:cNvSpPr txBox="1">
                            <a:spLocks noChangeArrowheads="1"/>
                          </wps:cNvSpPr>
                          <wps:spPr bwMode="auto">
                            <a:xfrm>
                              <a:off x="8813" y="2448"/>
                              <a:ext cx="1130" cy="555"/>
                            </a:xfrm>
                            <a:prstGeom prst="rect">
                              <a:avLst/>
                            </a:prstGeom>
                            <a:solidFill>
                              <a:srgbClr val="FFFFFF"/>
                            </a:solidFill>
                            <a:ln w="9525">
                              <a:solidFill>
                                <a:srgbClr val="000000"/>
                              </a:solidFill>
                              <a:miter lim="800000"/>
                              <a:headEnd/>
                              <a:tailEnd/>
                            </a:ln>
                          </wps:spPr>
                          <wps:txbx>
                            <w:txbxContent>
                              <w:p w14:paraId="37791B58" w14:textId="77777777" w:rsidR="00860E70" w:rsidRDefault="00860E70" w:rsidP="00B93876">
                                <w:r>
                                  <w:t>BCD-NI</w:t>
                                </w:r>
                              </w:p>
                            </w:txbxContent>
                          </wps:txbx>
                          <wps:bodyPr rot="0" vert="horz" wrap="square" lIns="91440" tIns="45720" rIns="91440" bIns="45720" anchor="t" anchorCtr="0" upright="1">
                            <a:noAutofit/>
                          </wps:bodyPr>
                        </wps:wsp>
                        <wps:wsp>
                          <wps:cNvPr id="494" name="AutoShape 383"/>
                          <wps:cNvCnPr>
                            <a:cxnSpLocks noChangeShapeType="1"/>
                          </wps:cNvCnPr>
                          <wps:spPr bwMode="auto">
                            <a:xfrm>
                              <a:off x="5360" y="3003"/>
                              <a:ext cx="0" cy="12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AutoShape 384"/>
                          <wps:cNvCnPr>
                            <a:cxnSpLocks noChangeShapeType="1"/>
                          </wps:cNvCnPr>
                          <wps:spPr bwMode="auto">
                            <a:xfrm flipH="1">
                              <a:off x="9309" y="3003"/>
                              <a:ext cx="48" cy="12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385"/>
                          <wps:cNvCnPr>
                            <a:cxnSpLocks noChangeShapeType="1"/>
                          </wps:cNvCnPr>
                          <wps:spPr bwMode="auto">
                            <a:xfrm>
                              <a:off x="2901" y="4482"/>
                              <a:ext cx="24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86"/>
                          <wps:cNvSpPr txBox="1">
                            <a:spLocks noChangeArrowheads="1"/>
                          </wps:cNvSpPr>
                          <wps:spPr bwMode="auto">
                            <a:xfrm>
                              <a:off x="3138" y="3596"/>
                              <a:ext cx="2316"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CE7" w14:textId="77777777" w:rsidR="00860E70" w:rsidRDefault="00860E70" w:rsidP="00B93876">
                                <w:r>
                                  <w:t>Request to create a L3 cluster</w:t>
                                </w:r>
                              </w:p>
                            </w:txbxContent>
                          </wps:txbx>
                          <wps:bodyPr rot="0" vert="horz" wrap="square" lIns="91440" tIns="45720" rIns="91440" bIns="45720" anchor="t" anchorCtr="0" upright="1">
                            <a:noAutofit/>
                          </wps:bodyPr>
                        </wps:wsp>
                        <wps:wsp>
                          <wps:cNvPr id="498" name="AutoShape 387"/>
                          <wps:cNvCnPr>
                            <a:cxnSpLocks noChangeShapeType="1"/>
                          </wps:cNvCnPr>
                          <wps:spPr bwMode="auto">
                            <a:xfrm>
                              <a:off x="5381" y="5095"/>
                              <a:ext cx="397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Text Box 388"/>
                          <wps:cNvSpPr txBox="1">
                            <a:spLocks noChangeArrowheads="1"/>
                          </wps:cNvSpPr>
                          <wps:spPr bwMode="auto">
                            <a:xfrm>
                              <a:off x="5454" y="4219"/>
                              <a:ext cx="3834"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43FCF" w14:textId="77777777" w:rsidR="00860E70" w:rsidRDefault="00860E70" w:rsidP="00B93876">
                                <w:r>
                                  <w:t>Request to allocate a VIDX entry for L3 cluster</w:t>
                                </w:r>
                              </w:p>
                            </w:txbxContent>
                          </wps:txbx>
                          <wps:bodyPr rot="0" vert="horz" wrap="square" lIns="91440" tIns="45720" rIns="91440" bIns="45720" anchor="t" anchorCtr="0" upright="1">
                            <a:noAutofit/>
                          </wps:bodyPr>
                        </wps:wsp>
                        <wps:wsp>
                          <wps:cNvPr id="500" name="Text Box 389"/>
                          <wps:cNvSpPr txBox="1">
                            <a:spLocks noChangeArrowheads="1"/>
                          </wps:cNvSpPr>
                          <wps:spPr bwMode="auto">
                            <a:xfrm>
                              <a:off x="5649" y="5404"/>
                              <a:ext cx="295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89343" w14:textId="77777777" w:rsidR="00860E70" w:rsidRDefault="00860E70" w:rsidP="00B93876">
                                <w:r>
                                  <w:t>Returns the VIDX allocated</w:t>
                                </w:r>
                              </w:p>
                            </w:txbxContent>
                          </wps:txbx>
                          <wps:bodyPr rot="0" vert="horz" wrap="square" lIns="91440" tIns="45720" rIns="91440" bIns="45720" anchor="t" anchorCtr="0" upright="1">
                            <a:noAutofit/>
                          </wps:bodyPr>
                        </wps:wsp>
                        <wps:wsp>
                          <wps:cNvPr id="501" name="AutoShape 390"/>
                          <wps:cNvCnPr>
                            <a:cxnSpLocks noChangeShapeType="1"/>
                          </wps:cNvCnPr>
                          <wps:spPr bwMode="auto">
                            <a:xfrm flipH="1">
                              <a:off x="5360" y="5998"/>
                              <a:ext cx="39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Text Box 391"/>
                          <wps:cNvSpPr txBox="1">
                            <a:spLocks noChangeArrowheads="1"/>
                          </wps:cNvSpPr>
                          <wps:spPr bwMode="auto">
                            <a:xfrm>
                              <a:off x="3234" y="5096"/>
                              <a:ext cx="1892" cy="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A0724" w14:textId="77777777" w:rsidR="00860E70" w:rsidRPr="00421BF8" w:rsidRDefault="00860E70" w:rsidP="00B93876">
                                <w:r>
                                  <w:t>Updates the database with VIDX</w:t>
                                </w:r>
                              </w:p>
                            </w:txbxContent>
                          </wps:txbx>
                          <wps:bodyPr rot="0" vert="horz" wrap="square" lIns="91440" tIns="45720" rIns="91440" bIns="45720" anchor="t" anchorCtr="0" upright="1">
                            <a:noAutofit/>
                          </wps:bodyPr>
                        </wps:wsp>
                        <wps:wsp>
                          <wps:cNvPr id="503" name="AutoShape 392"/>
                          <wps:cNvCnPr>
                            <a:cxnSpLocks noChangeShapeType="1"/>
                          </wps:cNvCnPr>
                          <wps:spPr bwMode="auto">
                            <a:xfrm flipH="1">
                              <a:off x="2901" y="6147"/>
                              <a:ext cx="24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93"/>
                          <wps:cNvCnPr>
                            <a:cxnSpLocks noChangeShapeType="1"/>
                          </wps:cNvCnPr>
                          <wps:spPr bwMode="auto">
                            <a:xfrm>
                              <a:off x="2901" y="7061"/>
                              <a:ext cx="424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Text Box 394"/>
                          <wps:cNvSpPr txBox="1">
                            <a:spLocks noChangeArrowheads="1"/>
                          </wps:cNvSpPr>
                          <wps:spPr bwMode="auto">
                            <a:xfrm>
                              <a:off x="3060" y="6521"/>
                              <a:ext cx="4589"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2E2B" w14:textId="77777777" w:rsidR="00860E70" w:rsidRDefault="00860E70" w:rsidP="00B93876">
                                <w:r>
                                  <w:t>Request to create an ARP entry for L3 cluster</w:t>
                                </w:r>
                              </w:p>
                            </w:txbxContent>
                          </wps:txbx>
                          <wps:bodyPr rot="0" vert="horz" wrap="square" lIns="91440" tIns="45720" rIns="91440" bIns="45720" anchor="t" anchorCtr="0" upright="1">
                            <a:noAutofit/>
                          </wps:bodyPr>
                        </wps:wsp>
                        <wps:wsp>
                          <wps:cNvPr id="506" name="AutoShape 395"/>
                          <wps:cNvCnPr>
                            <a:cxnSpLocks noChangeShapeType="1"/>
                          </wps:cNvCnPr>
                          <wps:spPr bwMode="auto">
                            <a:xfrm>
                              <a:off x="2922" y="8769"/>
                              <a:ext cx="4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Text Box 396"/>
                          <wps:cNvSpPr txBox="1">
                            <a:spLocks noChangeArrowheads="1"/>
                          </wps:cNvSpPr>
                          <wps:spPr bwMode="auto">
                            <a:xfrm>
                              <a:off x="3044" y="8065"/>
                              <a:ext cx="4409"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854EF" w14:textId="77777777" w:rsidR="00860E70" w:rsidRDefault="00860E70" w:rsidP="00B93876">
                                <w:r>
                                  <w:t>Request to create an Next Hop Router entry for L3 cluster</w:t>
                                </w:r>
                              </w:p>
                            </w:txbxContent>
                          </wps:txbx>
                          <wps:bodyPr rot="0" vert="horz" wrap="square" lIns="91440" tIns="45720" rIns="91440" bIns="45720" anchor="t" anchorCtr="0" upright="1">
                            <a:noAutofit/>
                          </wps:bodyPr>
                        </wps:wsp>
                        <wps:wsp>
                          <wps:cNvPr id="508" name="AutoShape 397"/>
                          <wps:cNvCnPr>
                            <a:cxnSpLocks noChangeShapeType="1"/>
                          </wps:cNvCnPr>
                          <wps:spPr bwMode="auto">
                            <a:xfrm>
                              <a:off x="2925" y="11792"/>
                              <a:ext cx="41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Text Box 398"/>
                          <wps:cNvSpPr txBox="1">
                            <a:spLocks noChangeArrowheads="1"/>
                          </wps:cNvSpPr>
                          <wps:spPr bwMode="auto">
                            <a:xfrm>
                              <a:off x="3138" y="10895"/>
                              <a:ext cx="3879"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EEC0" w14:textId="77777777" w:rsidR="00860E70" w:rsidRDefault="00860E70" w:rsidP="00B93876">
                                <w:r>
                                  <w:t>Request to create an IP Prefix entry in the router TCAM table for L3 cluster</w:t>
                                </w:r>
                              </w:p>
                            </w:txbxContent>
                          </wps:txbx>
                          <wps:bodyPr rot="0" vert="horz" wrap="square" lIns="91440" tIns="45720" rIns="91440" bIns="45720" anchor="t" anchorCtr="0" upright="1">
                            <a:noAutofit/>
                          </wps:bodyPr>
                        </wps:wsp>
                        <wps:wsp>
                          <wps:cNvPr id="510" name="AutoShape 399"/>
                          <wps:cNvCnPr>
                            <a:cxnSpLocks noChangeShapeType="1"/>
                          </wps:cNvCnPr>
                          <wps:spPr bwMode="auto">
                            <a:xfrm flipH="1">
                              <a:off x="2881" y="7831"/>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Text Box 400"/>
                          <wps:cNvSpPr txBox="1">
                            <a:spLocks noChangeArrowheads="1"/>
                          </wps:cNvSpPr>
                          <wps:spPr bwMode="auto">
                            <a:xfrm>
                              <a:off x="4224" y="7381"/>
                              <a:ext cx="322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7B009" w14:textId="77777777" w:rsidR="00860E70" w:rsidRDefault="00860E70" w:rsidP="00B93876">
                                <w:r>
                                  <w:t xml:space="preserve">Returns the ARP index </w:t>
                                </w:r>
                              </w:p>
                            </w:txbxContent>
                          </wps:txbx>
                          <wps:bodyPr rot="0" vert="horz" wrap="square" lIns="91440" tIns="45720" rIns="91440" bIns="45720" anchor="t" anchorCtr="0" upright="1">
                            <a:noAutofit/>
                          </wps:bodyPr>
                        </wps:wsp>
                        <wps:wsp>
                          <wps:cNvPr id="384" name="AutoShape 401"/>
                          <wps:cNvCnPr>
                            <a:cxnSpLocks noChangeShapeType="1"/>
                          </wps:cNvCnPr>
                          <wps:spPr bwMode="auto">
                            <a:xfrm flipH="1">
                              <a:off x="2881" y="9957"/>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Text Box 402"/>
                          <wps:cNvSpPr txBox="1">
                            <a:spLocks noChangeArrowheads="1"/>
                          </wps:cNvSpPr>
                          <wps:spPr bwMode="auto">
                            <a:xfrm>
                              <a:off x="3531" y="9338"/>
                              <a:ext cx="378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F4E4" w14:textId="77777777" w:rsidR="00860E70" w:rsidRDefault="00860E70" w:rsidP="00B93876">
                                <w:r>
                                  <w:t>Returns the Next Hop entry index</w:t>
                                </w:r>
                              </w:p>
                            </w:txbxContent>
                          </wps:txbx>
                          <wps:bodyPr rot="0" vert="horz" wrap="square" lIns="91440" tIns="45720" rIns="91440" bIns="45720" anchor="t" anchorCtr="0" upright="1">
                            <a:noAutofit/>
                          </wps:bodyPr>
                        </wps:wsp>
                        <wps:wsp>
                          <wps:cNvPr id="386" name="AutoShape 403"/>
                          <wps:cNvCnPr>
                            <a:cxnSpLocks noChangeShapeType="1"/>
                          </wps:cNvCnPr>
                          <wps:spPr bwMode="auto">
                            <a:xfrm flipH="1">
                              <a:off x="1467" y="14692"/>
                              <a:ext cx="1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Text Box 404"/>
                          <wps:cNvSpPr txBox="1">
                            <a:spLocks noChangeArrowheads="1"/>
                          </wps:cNvSpPr>
                          <wps:spPr bwMode="auto">
                            <a:xfrm>
                              <a:off x="1632" y="13490"/>
                              <a:ext cx="1005"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348D" w14:textId="77777777" w:rsidR="00860E70" w:rsidRDefault="00860E70" w:rsidP="00B93876">
                                <w:r>
                                  <w:t>Returns Error if Failure</w:t>
                                </w:r>
                              </w:p>
                            </w:txbxContent>
                          </wps:txbx>
                          <wps:bodyPr rot="0" vert="horz" wrap="square" lIns="91440" tIns="45720" rIns="91440" bIns="45720" anchor="t" anchorCtr="0" upright="1">
                            <a:noAutofit/>
                          </wps:bodyPr>
                        </wps:wsp>
                        <wps:wsp>
                          <wps:cNvPr id="388" name="Text Box 405"/>
                          <wps:cNvSpPr txBox="1">
                            <a:spLocks noChangeArrowheads="1"/>
                          </wps:cNvSpPr>
                          <wps:spPr bwMode="auto">
                            <a:xfrm>
                              <a:off x="185" y="11852"/>
                              <a:ext cx="1115"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5563" w14:textId="77777777" w:rsidR="00860E70" w:rsidRDefault="00860E70" w:rsidP="00B93876">
                                <w:r>
                                  <w:t>Update the operational Flag as “IP Prefix creation Failure in hardware”</w:t>
                                </w:r>
                              </w:p>
                            </w:txbxContent>
                          </wps:txbx>
                          <wps:bodyPr rot="0" vert="horz" wrap="square" lIns="91440" tIns="45720" rIns="91440" bIns="45720" anchor="t" anchorCtr="0" upright="1">
                            <a:noAutofit/>
                          </wps:bodyPr>
                        </wps:wsp>
                        <wps:wsp>
                          <wps:cNvPr id="389" name="AutoShape 406"/>
                          <wps:cNvCnPr>
                            <a:cxnSpLocks noChangeShapeType="1"/>
                          </wps:cNvCnPr>
                          <wps:spPr bwMode="auto">
                            <a:xfrm flipH="1">
                              <a:off x="185" y="1485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407"/>
                          <wps:cNvCnPr>
                            <a:cxnSpLocks noChangeShapeType="1"/>
                          </wps:cNvCnPr>
                          <wps:spPr bwMode="auto">
                            <a:xfrm flipH="1">
                              <a:off x="2901" y="13139"/>
                              <a:ext cx="41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Text Box 408"/>
                          <wps:cNvSpPr txBox="1">
                            <a:spLocks noChangeArrowheads="1"/>
                          </wps:cNvSpPr>
                          <wps:spPr bwMode="auto">
                            <a:xfrm>
                              <a:off x="3719" y="12536"/>
                              <a:ext cx="279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3ECBD" w14:textId="77777777" w:rsidR="00860E70" w:rsidRDefault="00860E70"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92" name="AutoShape 409"/>
                          <wps:cNvCnPr>
                            <a:cxnSpLocks noChangeShapeType="1"/>
                          </wps:cNvCnPr>
                          <wps:spPr bwMode="auto">
                            <a:xfrm>
                              <a:off x="2881" y="14009"/>
                              <a:ext cx="40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410"/>
                          <wps:cNvSpPr txBox="1">
                            <a:spLocks noChangeArrowheads="1"/>
                          </wps:cNvSpPr>
                          <wps:spPr bwMode="auto">
                            <a:xfrm>
                              <a:off x="2922" y="13624"/>
                              <a:ext cx="419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ADA47" w14:textId="77777777" w:rsidR="00860E70" w:rsidRDefault="00860E70" w:rsidP="00B93876">
                                <w:r>
                                  <w:t>If Failure, delete ARP and Next Hop entry</w:t>
                                </w:r>
                              </w:p>
                            </w:txbxContent>
                          </wps:txbx>
                          <wps:bodyPr rot="0" vert="horz" wrap="square" lIns="91440" tIns="45720" rIns="91440" bIns="45720" anchor="t" anchorCtr="0" upright="1">
                            <a:noAutofit/>
                          </wps:bodyPr>
                        </wps:wsp>
                        <wps:wsp>
                          <wps:cNvPr id="394" name="AutoShape 411"/>
                          <wps:cNvSpPr>
                            <a:spLocks noChangeArrowheads="1"/>
                          </wps:cNvSpPr>
                          <wps:spPr bwMode="auto">
                            <a:xfrm>
                              <a:off x="7097" y="14244"/>
                              <a:ext cx="356" cy="261"/>
                            </a:xfrm>
                            <a:prstGeom prst="curvedLeftArrow">
                              <a:avLst>
                                <a:gd name="adj1" fmla="val 20000"/>
                                <a:gd name="adj2" fmla="val 40000"/>
                                <a:gd name="adj3" fmla="val 45466"/>
                              </a:avLst>
                            </a:prstGeom>
                            <a:solidFill>
                              <a:srgbClr val="000000"/>
                            </a:solidFill>
                            <a:ln w="0">
                              <a:solidFill>
                                <a:srgbClr val="000000"/>
                              </a:solidFill>
                              <a:miter lim="800000"/>
                              <a:headEnd/>
                              <a:tailEnd/>
                            </a:ln>
                          </wps:spPr>
                          <wps:bodyPr rot="0" vert="horz" wrap="square" lIns="91440" tIns="45720" rIns="91440" bIns="45720" anchor="t" anchorCtr="0" upright="1">
                            <a:noAutofit/>
                          </wps:bodyPr>
                        </wps:wsp>
                        <wps:wsp>
                          <wps:cNvPr id="395" name="Text Box 413"/>
                          <wps:cNvSpPr txBox="1">
                            <a:spLocks noChangeArrowheads="1"/>
                          </wps:cNvSpPr>
                          <wps:spPr bwMode="auto">
                            <a:xfrm>
                              <a:off x="6519" y="2448"/>
                              <a:ext cx="1130" cy="555"/>
                            </a:xfrm>
                            <a:prstGeom prst="rect">
                              <a:avLst/>
                            </a:prstGeom>
                            <a:solidFill>
                              <a:srgbClr val="FFFFFF"/>
                            </a:solidFill>
                            <a:ln w="9525">
                              <a:solidFill>
                                <a:srgbClr val="000000"/>
                              </a:solidFill>
                              <a:miter lim="800000"/>
                              <a:headEnd/>
                              <a:tailEnd/>
                            </a:ln>
                          </wps:spPr>
                          <wps:txbx>
                            <w:txbxContent>
                              <w:p w14:paraId="1D3AE9B7" w14:textId="77777777" w:rsidR="00860E70" w:rsidRDefault="00860E70" w:rsidP="00B93876">
                                <w:r>
                                  <w:t>IPRM</w:t>
                                </w:r>
                              </w:p>
                            </w:txbxContent>
                          </wps:txbx>
                          <wps:bodyPr rot="0" vert="horz" wrap="square" lIns="91440" tIns="45720" rIns="91440" bIns="45720" anchor="t" anchorCtr="0" upright="1">
                            <a:noAutofit/>
                          </wps:bodyPr>
                        </wps:wsp>
                        <wps:wsp>
                          <wps:cNvPr id="396" name="AutoShape 414"/>
                          <wps:cNvCnPr>
                            <a:cxnSpLocks noChangeShapeType="1"/>
                          </wps:cNvCnPr>
                          <wps:spPr bwMode="auto">
                            <a:xfrm>
                              <a:off x="7069" y="3003"/>
                              <a:ext cx="0"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415"/>
                          <wps:cNvSpPr txBox="1">
                            <a:spLocks noChangeArrowheads="1"/>
                          </wps:cNvSpPr>
                          <wps:spPr bwMode="auto">
                            <a:xfrm>
                              <a:off x="9444" y="4818"/>
                              <a:ext cx="1635"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D9C9B" w14:textId="77777777" w:rsidR="00860E70" w:rsidRDefault="00860E70" w:rsidP="00062EA5">
                                <w:r>
                                  <w:t xml:space="preserve">Communicates wih SL to reserve a VIDX entry for L3 cluster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6CEE8" id="Group 419" o:spid="_x0000_s1034" style="position:absolute;left:0;text-align:left;margin-left:-80.75pt;margin-top:16.75pt;width:544.7pt;height:643pt;z-index:251665920" coordorigin="185,2448" coordsize="10894,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">
                  <v:shape id="Text Box 371" o:spid="_x0000_s1035" type="#_x0000_t202" style="position:absolute;left:3138;top:10353;width:96;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p w14:paraId="176295C1" w14:textId="77777777" w:rsidR="00860E70" w:rsidRDefault="00860E70" w:rsidP="00B93876">
                          <w:r>
                            <w:t xml:space="preserve"> Creates an next-hop entry with ARP-pointer created above, next-hop interface as VIDX created for this server cluster, Next Hop vlan as cluster-vlan</w:t>
                          </w:r>
                        </w:p>
                      </w:txbxContent>
                    </v:textbox>
                  </v:shape>
                  <v:shape id="Text Box 372" o:spid="_x0000_s1036" type="#_x0000_t202" style="position:absolute;left:95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P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">
                    <v:textbox>
                      <w:txbxContent>
                        <w:p w14:paraId="78FEB319" w14:textId="77777777" w:rsidR="00860E70" w:rsidRDefault="00860E70" w:rsidP="00B93876">
                          <w:r>
                            <w:t>HA-VLAN</w:t>
                          </w:r>
                        </w:p>
                      </w:txbxContent>
                    </v:textbox>
                  </v:shape>
                  <v:shape id="Text Box 373" o:spid="_x0000_s1037" type="#_x0000_t202" style="position:absolute;left:2380;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">
                    <v:textbox>
                      <w:txbxContent>
                        <w:p w14:paraId="02FF17D3" w14:textId="77777777" w:rsidR="00860E70" w:rsidRDefault="00860E70" w:rsidP="00B93876">
                          <w:r>
                            <w:t>IP-CMM</w:t>
                          </w:r>
                        </w:p>
                      </w:txbxContent>
                    </v:textbox>
                  </v:shape>
                  <v:shapetype id="_x0000_t32" coordsize="21600,21600" o:spt="32" o:oned="t" path="m,l21600,21600e" filled="f">
                    <v:path arrowok="t" fillok="f" o:connecttype="none"/>
                    <o:lock v:ext="edit" shapetype="t"/>
                  </v:shapetype>
                  <v:shape id="AutoShape 374" o:spid="_x0000_s1038" type="#_x0000_t32" style="position:absolute;left:1443;top:3003;width:24;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"/>
                  <v:shape id="AutoShape 375" o:spid="_x0000_s1039" type="#_x0000_t32" style="position:absolute;left:2881;top:3003;width:41;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"/>
                  <v:shape id="Text Box 376" o:spid="_x0000_s1040" type="#_x0000_t202" style="position:absolute;left:7453;top:6981;width:15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" stroked="f">
                    <v:textbox>
                      <w:txbxContent>
                        <w:p w14:paraId="677BA710" w14:textId="77777777" w:rsidR="00860E70" w:rsidRDefault="00860E70" w:rsidP="00B93876">
                          <w:r>
                            <w:t>Creates an ARP entry with cluster-mac</w:t>
                          </w:r>
                        </w:p>
                      </w:txbxContent>
                    </v:textbox>
                  </v:shape>
                  <v:shape id="AutoShape 377" o:spid="_x0000_s1041" type="#_x0000_t32" style="position:absolute;left:1470;top:4218;width:14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JMwwAAANwAAAAPAAAAZHJzL2Rvd25yZXYueG1sRE/Pa8Iw&#10;FL4P/B/CE3abqU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CXSCTMMAAADcAAAADwAA&#10;AAAAAAAAAAAAAAAHAgAAZHJzL2Rvd25yZXYueG1sUEsFBgAAAAADAAMAtwAAAPcCAAAAAA==&#10;">
                    <v:stroke endarrow="block"/>
                  </v:shape>
                  <v:shape id="Text Box 378" o:spid="_x0000_s1042" type="#_x0000_t202" style="position:absolute;left:1470;top:3135;width:1290;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5A252F67" w14:textId="77777777" w:rsidR="00860E70" w:rsidRDefault="00860E70" w:rsidP="00B93876">
                          <w:r>
                            <w:t>Request to create a L3 cluster</w:t>
                          </w:r>
                        </w:p>
                      </w:txbxContent>
                    </v:textbox>
                  </v:shape>
                  <v:shape id="Text Box 379" o:spid="_x0000_s1043" type="#_x0000_t202" style="position:absolute;left:7145;top:8625;width:237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" stroked="f">
                    <v:textbox>
                      <w:txbxContent>
                        <w:p w14:paraId="74F54C2D" w14:textId="77777777" w:rsidR="00860E70" w:rsidRDefault="00860E70" w:rsidP="00B93876">
                          <w:r>
                            <w:t xml:space="preserve"> Creates a Next Hop Router entry with ARP pointer created above, Next Hop interface as VIDX created for this server cluster, Next Hop vlan as cluster-vlan</w:t>
                          </w:r>
                        </w:p>
                      </w:txbxContent>
                    </v:textbox>
                  </v:shape>
                  <v:shape id="Text Box 380" o:spid="_x0000_s1044" type="#_x0000_t202" style="position:absolute;left:7069;top:11029;width:21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" stroked="f">
                    <v:textbox>
                      <w:txbxContent>
                        <w:p w14:paraId="021C9AA1" w14:textId="77777777" w:rsidR="00860E70" w:rsidRDefault="00860E70" w:rsidP="00B93876">
                          <w:r>
                            <w:t>Creates an IP prefix entry in the Router TCAM table which internally creates an LTT entry that points to the Next Hop Router entry created above.</w:t>
                          </w:r>
                        </w:p>
                      </w:txbxContent>
                    </v:textbox>
                  </v:shape>
                  <v:shape id="Text Box 381" o:spid="_x0000_s1045" type="#_x0000_t202" style="position:absolute;left:487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189BADF8" w14:textId="77777777" w:rsidR="00860E70" w:rsidRDefault="00860E70" w:rsidP="00B93876">
                          <w:r>
                            <w:t>IP-NI</w:t>
                          </w:r>
                        </w:p>
                      </w:txbxContent>
                    </v:textbox>
                  </v:shape>
                  <v:shape id="Text Box 382" o:spid="_x0000_s1046" type="#_x0000_t202" style="position:absolute;left:8813;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37791B58" w14:textId="77777777" w:rsidR="00860E70" w:rsidRDefault="00860E70" w:rsidP="00B93876">
                          <w:r>
                            <w:t>BCD-NI</w:t>
                          </w:r>
                        </w:p>
                      </w:txbxContent>
                    </v:textbox>
                  </v:shape>
                  <v:shape id="AutoShape 383" o:spid="_x0000_s1047" type="#_x0000_t32" style="position:absolute;left:5360;top:3003;width:0;height:1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DxgAAANwAAAAPAAAAZHJzL2Rvd25yZXYueG1sRI9BawIx&#10;FITvBf9DeIKXUrOK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IDeyw8YAAADcAAAA&#10;DwAAAAAAAAAAAAAAAAAHAgAAZHJzL2Rvd25yZXYueG1sUEsFBgAAAAADAAMAtwAAAPoCAAAAAA==&#10;"/>
                  <v:shape id="AutoShape 384" o:spid="_x0000_s1048" type="#_x0000_t32" style="position:absolute;left:9309;top:3003;width:48;height:12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"/>
                  <v:shape id="AutoShape 385" o:spid="_x0000_s1049" type="#_x0000_t32" style="position:absolute;left:2901;top:4482;width:2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V4xQAAANwAAAAPAAAAZHJzL2Rvd25yZXYueG1sRI9Ba8JA&#10;FITvgv9heUJvurEU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CSfiV4xQAAANwAAAAP&#10;AAAAAAAAAAAAAAAAAAcCAABkcnMvZG93bnJldi54bWxQSwUGAAAAAAMAAwC3AAAA+QIAAAAA&#10;">
                    <v:stroke endarrow="block"/>
                  </v:shape>
                  <v:shape id="Text Box 386" o:spid="_x0000_s1050" type="#_x0000_t202" style="position:absolute;left:3138;top:3596;width:2316;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14:paraId="6D28DCE7" w14:textId="77777777" w:rsidR="00860E70" w:rsidRDefault="00860E70" w:rsidP="00B93876">
                          <w:r>
                            <w:t>Request to create a L3 cluster</w:t>
                          </w:r>
                        </w:p>
                      </w:txbxContent>
                    </v:textbox>
                  </v:shape>
                  <v:shape id="AutoShape 387" o:spid="_x0000_s1051" type="#_x0000_t32" style="position:absolute;left:5381;top:5095;width:39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">
                    <v:stroke endarrow="block"/>
                  </v:shape>
                  <v:shape id="Text Box 388" o:spid="_x0000_s1052" type="#_x0000_t202" style="position:absolute;left:5454;top:4219;width:383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0CF43FCF" w14:textId="77777777" w:rsidR="00860E70" w:rsidRDefault="00860E70" w:rsidP="00B93876">
                          <w:r>
                            <w:t>Request to allocate a VIDX entry for L3 cluster</w:t>
                          </w:r>
                        </w:p>
                      </w:txbxContent>
                    </v:textbox>
                  </v:shape>
                  <v:shape id="Text Box 389" o:spid="_x0000_s1053" type="#_x0000_t202" style="position:absolute;left:5649;top:5404;width:295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" stroked="f">
                    <v:textbox>
                      <w:txbxContent>
                        <w:p w14:paraId="78E89343" w14:textId="77777777" w:rsidR="00860E70" w:rsidRDefault="00860E70" w:rsidP="00B93876">
                          <w:r>
                            <w:t>Returns the VIDX allocated</w:t>
                          </w:r>
                        </w:p>
                      </w:txbxContent>
                    </v:textbox>
                  </v:shape>
                  <v:shape id="AutoShape 390" o:spid="_x0000_s1054" type="#_x0000_t32" style="position:absolute;left:5360;top:5998;width:39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">
                    <v:stroke endarrow="block"/>
                  </v:shape>
                  <v:shape id="Text Box 391" o:spid="_x0000_s1055" type="#_x0000_t202" style="position:absolute;left:3234;top:5096;width:18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2F2A0724" w14:textId="77777777" w:rsidR="00860E70" w:rsidRPr="00421BF8" w:rsidRDefault="00860E70" w:rsidP="00B93876">
                          <w:r>
                            <w:t>Updates the database with VIDX</w:t>
                          </w:r>
                        </w:p>
                      </w:txbxContent>
                    </v:textbox>
                  </v:shape>
                  <v:shape id="AutoShape 392" o:spid="_x0000_s1056" type="#_x0000_t32" style="position:absolute;left:2901;top:6147;width:2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93" o:spid="_x0000_s1057" type="#_x0000_t32" style="position:absolute;left:2901;top:7061;width:424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Text Box 394" o:spid="_x0000_s1058" type="#_x0000_t202" style="position:absolute;left:3060;top:6521;width:458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6E2C2E2B" w14:textId="77777777" w:rsidR="00860E70" w:rsidRDefault="00860E70" w:rsidP="00B93876">
                          <w:r>
                            <w:t>Request to create an ARP entry for L3 cluster</w:t>
                          </w:r>
                        </w:p>
                      </w:txbxContent>
                    </v:textbox>
                  </v:shape>
                  <v:shape id="AutoShape 395" o:spid="_x0000_s1059" type="#_x0000_t32" style="position:absolute;left:2922;top:8769;width:4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Text Box 396" o:spid="_x0000_s1060" type="#_x0000_t202" style="position:absolute;left:3044;top:8065;width:440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453854EF" w14:textId="77777777" w:rsidR="00860E70" w:rsidRDefault="00860E70" w:rsidP="00B93876">
                          <w:r>
                            <w:t>Request to create an Next Hop Router entry for L3 cluster</w:t>
                          </w:r>
                        </w:p>
                      </w:txbxContent>
                    </v:textbox>
                  </v:shape>
                  <v:shape id="AutoShape 397" o:spid="_x0000_s1061" type="#_x0000_t32" style="position:absolute;left:2925;top:11792;width:4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Text Box 398" o:spid="_x0000_s1062" type="#_x0000_t202" style="position:absolute;left:3138;top:10895;width:387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F25EEC0" w14:textId="77777777" w:rsidR="00860E70" w:rsidRDefault="00860E70" w:rsidP="00B93876">
                          <w:r>
                            <w:t>Request to create an IP Prefix entry in the router TCAM table for L3 cluster</w:t>
                          </w:r>
                        </w:p>
                      </w:txbxContent>
                    </v:textbox>
                  </v:shape>
                  <v:shape id="AutoShape 399" o:spid="_x0000_s1063" type="#_x0000_t32" style="position:absolute;left:2881;top:7831;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400" o:spid="_x0000_s1064" type="#_x0000_t202" style="position:absolute;left:4224;top:7381;width:322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5EA7B009" w14:textId="77777777" w:rsidR="00860E70" w:rsidRDefault="00860E70" w:rsidP="00B93876">
                          <w:r>
                            <w:t xml:space="preserve">Returns the ARP index </w:t>
                          </w:r>
                        </w:p>
                      </w:txbxContent>
                    </v:textbox>
                  </v:shape>
                  <v:shape id="AutoShape 401" o:spid="_x0000_s1065" type="#_x0000_t32" style="position:absolute;left:2881;top:9957;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Text Box 402" o:spid="_x0000_s1066" type="#_x0000_t202" style="position:absolute;left:3531;top:9338;width:378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79E8F4E4" w14:textId="77777777" w:rsidR="00860E70" w:rsidRDefault="00860E70" w:rsidP="00B93876">
                          <w:r>
                            <w:t>Returns the Next Hop entry index</w:t>
                          </w:r>
                        </w:p>
                      </w:txbxContent>
                    </v:textbox>
                  </v:shape>
                  <v:shape id="AutoShape 403" o:spid="_x0000_s1067" type="#_x0000_t32" style="position:absolute;left:1467;top:14692;width:1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WDwwAAANwAAAAPAAAAZHJzL2Rvd25yZXYueG1sRI9PawIx&#10;FMTvhX6H8AreatZK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xhw1g8MAAADcAAAADwAA&#10;AAAAAAAAAAAAAAAHAgAAZHJzL2Rvd25yZXYueG1sUEsFBgAAAAADAAMAtwAAAPcCAAAAAA==&#10;">
                    <v:stroke endarrow="block"/>
                  </v:shape>
                  <v:shape id="Text Box 404" o:spid="_x0000_s1068" type="#_x0000_t202" style="position:absolute;left:1632;top:13490;width:100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3BE3348D" w14:textId="77777777" w:rsidR="00860E70" w:rsidRDefault="00860E70" w:rsidP="00B93876">
                          <w:r>
                            <w:t>Returns Error if Failure</w:t>
                          </w:r>
                        </w:p>
                      </w:txbxContent>
                    </v:textbox>
                  </v:shape>
                  <v:shape id="Text Box 405" o:spid="_x0000_s1069" type="#_x0000_t202" style="position:absolute;left:185;top:11852;width:1115;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0E1B5563" w14:textId="77777777" w:rsidR="00860E70" w:rsidRDefault="00860E70" w:rsidP="00B93876">
                          <w:r>
                            <w:t>Update the operational Flag as “IP Prefix creation Failure in hardware”</w:t>
                          </w:r>
                        </w:p>
                      </w:txbxContent>
                    </v:textbox>
                  </v:shape>
                  <v:shape id="AutoShape 406" o:spid="_x0000_s1070" type="#_x0000_t32" style="position:absolute;left:185;top:14856;width:12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407" o:spid="_x0000_s1071" type="#_x0000_t32" style="position:absolute;left:2901;top:13139;width:416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Text Box 408" o:spid="_x0000_s1072" type="#_x0000_t202" style="position:absolute;left:3719;top:12536;width:279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3893ECBD" w14:textId="77777777" w:rsidR="00860E70" w:rsidRDefault="00860E70"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v:textbox>
                  </v:shape>
                  <v:shape id="AutoShape 409" o:spid="_x0000_s1073" type="#_x0000_t32" style="position:absolute;left:2881;top:14009;width:4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Text Box 410" o:spid="_x0000_s1074" type="#_x0000_t202" style="position:absolute;left:2922;top:13624;width:4199;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496ADA47" w14:textId="77777777" w:rsidR="00860E70" w:rsidRDefault="00860E70" w:rsidP="00B93876">
                          <w:r>
                            <w:t>If Failure, delete ARP and Next Hop entry</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411" o:spid="_x0000_s1075" type="#_x0000_t103" style="position:absolute;left:7097;top:14244;width:356;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" fillcolor="black" strokeweight="0"/>
                  <v:shape id="Text Box 413" o:spid="_x0000_s1076" type="#_x0000_t202" style="position:absolute;left:6519;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TY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znU7ifiUdArn4BAAD//wMAUEsBAi0AFAAGAAgAAAAhANvh9svuAAAAhQEAABMAAAAAAAAA&#10;AAAAAAAAAAAAAFtDb250ZW50X1R5cGVzXS54bWxQSwECLQAUAAYACAAAACEAWvQsW78AAAAVAQAA&#10;CwAAAAAAAAAAAAAAAAAfAQAAX3JlbHMvLnJlbHNQSwECLQAUAAYACAAAACEA/Glk2MYAAADcAAAA&#10;DwAAAAAAAAAAAAAAAAAHAgAAZHJzL2Rvd25yZXYueG1sUEsFBgAAAAADAAMAtwAAAPoCAAAAAA==&#10;">
                    <v:textbox>
                      <w:txbxContent>
                        <w:p w14:paraId="1D3AE9B7" w14:textId="77777777" w:rsidR="00860E70" w:rsidRDefault="00860E70" w:rsidP="00B93876">
                          <w:r>
                            <w:t>IPRM</w:t>
                          </w:r>
                        </w:p>
                      </w:txbxContent>
                    </v:textbox>
                  </v:shape>
                  <v:shape id="AutoShape 414" o:spid="_x0000_s1077" type="#_x0000_t32" style="position:absolute;left:7069;top:3003;width:0;height:1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KxgAAANwAAAAPAAAAZHJzL2Rvd25yZXYueG1sRI9BawIx&#10;FITvgv8hPKEXqVlblH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fwNESsYAAADcAAAA&#10;DwAAAAAAAAAAAAAAAAAHAgAAZHJzL2Rvd25yZXYueG1sUEsFBgAAAAADAAMAtwAAAPoCAAAAAA==&#10;"/>
                  <v:shape id="Text Box 415" o:spid="_x0000_s1078" type="#_x0000_t202" style="position:absolute;left:9444;top:4818;width:1635;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386D9C9B" w14:textId="77777777" w:rsidR="00860E70" w:rsidRDefault="00860E70" w:rsidP="00062EA5">
                          <w:r>
                            <w:t xml:space="preserve">Communicates wih SL to reserve a VIDX entry for L3 cluster </w:t>
                          </w:r>
                        </w:p>
                      </w:txbxContent>
                    </v:textbox>
                  </v:shape>
                </v:group>
              </w:pict>
            </mc:Fallback>
          </mc:AlternateContent>
        </w:r>
      </w:del>
    </w:p>
    <w:p w14:paraId="6438CBE3" w14:textId="77777777" w:rsidR="000D7122" w:rsidDel="001111A8" w:rsidRDefault="000D7122">
      <w:pPr>
        <w:pStyle w:val="Titre4"/>
        <w:rPr>
          <w:del w:id="8640" w:author="VOYER Raphael" w:date="2021-06-16T11:15:00Z"/>
          <w:rFonts w:cs="Arial"/>
          <w:sz w:val="32"/>
          <w:szCs w:val="32"/>
        </w:rPr>
        <w:pPrChange w:id="8641" w:author="VOYER Raphael" w:date="2021-06-16T11:15:00Z">
          <w:pPr/>
        </w:pPrChange>
      </w:pPr>
    </w:p>
    <w:p w14:paraId="71F2B1D5" w14:textId="77777777" w:rsidR="000D7122" w:rsidDel="001111A8" w:rsidRDefault="000D7122">
      <w:pPr>
        <w:pStyle w:val="Titre4"/>
        <w:rPr>
          <w:del w:id="8642" w:author="VOYER Raphael" w:date="2021-06-16T11:15:00Z"/>
          <w:rFonts w:cs="Arial"/>
          <w:sz w:val="32"/>
          <w:szCs w:val="32"/>
        </w:rPr>
        <w:pPrChange w:id="8643" w:author="VOYER Raphael" w:date="2021-06-16T11:15:00Z">
          <w:pPr/>
        </w:pPrChange>
      </w:pPr>
    </w:p>
    <w:p w14:paraId="069D2794" w14:textId="77777777" w:rsidR="000D7122" w:rsidDel="001111A8" w:rsidRDefault="000D7122">
      <w:pPr>
        <w:pStyle w:val="Titre4"/>
        <w:rPr>
          <w:del w:id="8644" w:author="VOYER Raphael" w:date="2021-06-16T11:15:00Z"/>
          <w:rFonts w:cs="Arial"/>
          <w:sz w:val="32"/>
          <w:szCs w:val="32"/>
        </w:rPr>
        <w:pPrChange w:id="8645" w:author="VOYER Raphael" w:date="2021-06-16T11:15:00Z">
          <w:pPr/>
        </w:pPrChange>
      </w:pPr>
    </w:p>
    <w:p w14:paraId="5603FB28" w14:textId="77777777" w:rsidR="000D7122" w:rsidDel="001111A8" w:rsidRDefault="000D7122">
      <w:pPr>
        <w:pStyle w:val="Titre4"/>
        <w:rPr>
          <w:del w:id="8646" w:author="VOYER Raphael" w:date="2021-06-16T11:15:00Z"/>
          <w:rFonts w:cs="Arial"/>
          <w:sz w:val="32"/>
          <w:szCs w:val="32"/>
        </w:rPr>
        <w:pPrChange w:id="8647" w:author="VOYER Raphael" w:date="2021-06-16T11:15:00Z">
          <w:pPr/>
        </w:pPrChange>
      </w:pPr>
    </w:p>
    <w:p w14:paraId="71C715AE" w14:textId="77777777" w:rsidR="000D7122" w:rsidDel="001111A8" w:rsidRDefault="000D7122">
      <w:pPr>
        <w:pStyle w:val="Titre4"/>
        <w:rPr>
          <w:del w:id="8648" w:author="VOYER Raphael" w:date="2021-06-16T11:15:00Z"/>
          <w:rFonts w:cs="Arial"/>
          <w:sz w:val="32"/>
          <w:szCs w:val="32"/>
        </w:rPr>
        <w:pPrChange w:id="8649" w:author="VOYER Raphael" w:date="2021-06-16T11:15:00Z">
          <w:pPr/>
        </w:pPrChange>
      </w:pPr>
    </w:p>
    <w:p w14:paraId="7D97A07B" w14:textId="77777777" w:rsidR="000D7122" w:rsidDel="001111A8" w:rsidRDefault="000D7122">
      <w:pPr>
        <w:pStyle w:val="Titre4"/>
        <w:rPr>
          <w:del w:id="8650" w:author="VOYER Raphael" w:date="2021-06-16T11:15:00Z"/>
          <w:rFonts w:cs="Arial"/>
          <w:sz w:val="32"/>
          <w:szCs w:val="32"/>
        </w:rPr>
        <w:pPrChange w:id="8651" w:author="VOYER Raphael" w:date="2021-06-16T11:15:00Z">
          <w:pPr/>
        </w:pPrChange>
      </w:pPr>
    </w:p>
    <w:p w14:paraId="3CF47AA8" w14:textId="77777777" w:rsidR="000D7122" w:rsidDel="001111A8" w:rsidRDefault="000D7122">
      <w:pPr>
        <w:pStyle w:val="Titre4"/>
        <w:rPr>
          <w:del w:id="8652" w:author="VOYER Raphael" w:date="2021-06-16T11:15:00Z"/>
          <w:rFonts w:cs="Arial"/>
          <w:sz w:val="32"/>
          <w:szCs w:val="32"/>
        </w:rPr>
        <w:pPrChange w:id="8653" w:author="VOYER Raphael" w:date="2021-06-16T11:15:00Z">
          <w:pPr/>
        </w:pPrChange>
      </w:pPr>
    </w:p>
    <w:p w14:paraId="0A124F22" w14:textId="77777777" w:rsidR="000D7122" w:rsidDel="001111A8" w:rsidRDefault="000D7122">
      <w:pPr>
        <w:pStyle w:val="Titre4"/>
        <w:rPr>
          <w:del w:id="8654" w:author="VOYER Raphael" w:date="2021-06-16T11:15:00Z"/>
          <w:rFonts w:cs="Arial"/>
          <w:sz w:val="32"/>
          <w:szCs w:val="32"/>
        </w:rPr>
        <w:pPrChange w:id="8655" w:author="VOYER Raphael" w:date="2021-06-16T11:15:00Z">
          <w:pPr/>
        </w:pPrChange>
      </w:pPr>
    </w:p>
    <w:p w14:paraId="7B72857E" w14:textId="77777777" w:rsidR="000D7122" w:rsidDel="001111A8" w:rsidRDefault="000D7122">
      <w:pPr>
        <w:pStyle w:val="Titre4"/>
        <w:rPr>
          <w:del w:id="8656" w:author="VOYER Raphael" w:date="2021-06-16T11:15:00Z"/>
          <w:rFonts w:cs="Arial"/>
          <w:sz w:val="32"/>
          <w:szCs w:val="32"/>
        </w:rPr>
        <w:pPrChange w:id="8657" w:author="VOYER Raphael" w:date="2021-06-16T11:15:00Z">
          <w:pPr/>
        </w:pPrChange>
      </w:pPr>
    </w:p>
    <w:p w14:paraId="7378312D" w14:textId="77777777" w:rsidR="000D7122" w:rsidDel="001111A8" w:rsidRDefault="000D7122">
      <w:pPr>
        <w:pStyle w:val="Titre4"/>
        <w:rPr>
          <w:del w:id="8658" w:author="VOYER Raphael" w:date="2021-06-16T11:15:00Z"/>
          <w:rFonts w:cs="Arial"/>
          <w:sz w:val="32"/>
          <w:szCs w:val="32"/>
        </w:rPr>
        <w:pPrChange w:id="8659" w:author="VOYER Raphael" w:date="2021-06-16T11:15:00Z">
          <w:pPr/>
        </w:pPrChange>
      </w:pPr>
    </w:p>
    <w:p w14:paraId="650375AB" w14:textId="77777777" w:rsidR="000D7122" w:rsidDel="001111A8" w:rsidRDefault="000D7122">
      <w:pPr>
        <w:pStyle w:val="Titre4"/>
        <w:rPr>
          <w:del w:id="8660" w:author="VOYER Raphael" w:date="2021-06-16T11:15:00Z"/>
          <w:rFonts w:cs="Arial"/>
          <w:sz w:val="32"/>
          <w:szCs w:val="32"/>
        </w:rPr>
        <w:pPrChange w:id="8661" w:author="VOYER Raphael" w:date="2021-06-16T11:15:00Z">
          <w:pPr/>
        </w:pPrChange>
      </w:pPr>
    </w:p>
    <w:p w14:paraId="50C617BB" w14:textId="77777777" w:rsidR="000D7122" w:rsidDel="001111A8" w:rsidRDefault="000D7122">
      <w:pPr>
        <w:pStyle w:val="Titre4"/>
        <w:rPr>
          <w:del w:id="8662" w:author="VOYER Raphael" w:date="2021-06-16T11:15:00Z"/>
          <w:rFonts w:cs="Arial"/>
          <w:sz w:val="32"/>
          <w:szCs w:val="32"/>
        </w:rPr>
        <w:pPrChange w:id="8663" w:author="VOYER Raphael" w:date="2021-06-16T11:15:00Z">
          <w:pPr/>
        </w:pPrChange>
      </w:pPr>
    </w:p>
    <w:p w14:paraId="5A894F60" w14:textId="77777777" w:rsidR="000D7122" w:rsidDel="001111A8" w:rsidRDefault="000D7122">
      <w:pPr>
        <w:pStyle w:val="Titre4"/>
        <w:rPr>
          <w:del w:id="8664" w:author="VOYER Raphael" w:date="2021-06-16T11:15:00Z"/>
          <w:rFonts w:cs="Arial"/>
          <w:sz w:val="32"/>
          <w:szCs w:val="32"/>
        </w:rPr>
        <w:pPrChange w:id="8665" w:author="VOYER Raphael" w:date="2021-06-16T11:15:00Z">
          <w:pPr/>
        </w:pPrChange>
      </w:pPr>
    </w:p>
    <w:p w14:paraId="60B70C09" w14:textId="77777777" w:rsidR="000D7122" w:rsidDel="001111A8" w:rsidRDefault="000D7122">
      <w:pPr>
        <w:pStyle w:val="Titre4"/>
        <w:rPr>
          <w:del w:id="8666" w:author="VOYER Raphael" w:date="2021-06-16T11:15:00Z"/>
          <w:rFonts w:cs="Arial"/>
          <w:sz w:val="32"/>
          <w:szCs w:val="32"/>
        </w:rPr>
        <w:pPrChange w:id="8667" w:author="VOYER Raphael" w:date="2021-06-16T11:15:00Z">
          <w:pPr/>
        </w:pPrChange>
      </w:pPr>
    </w:p>
    <w:p w14:paraId="6955A044" w14:textId="77777777" w:rsidR="000D7122" w:rsidDel="001111A8" w:rsidRDefault="000D7122">
      <w:pPr>
        <w:pStyle w:val="Titre4"/>
        <w:rPr>
          <w:del w:id="8668" w:author="VOYER Raphael" w:date="2021-06-16T11:15:00Z"/>
          <w:rFonts w:cs="Arial"/>
          <w:sz w:val="32"/>
          <w:szCs w:val="32"/>
        </w:rPr>
        <w:pPrChange w:id="8669" w:author="VOYER Raphael" w:date="2021-06-16T11:15:00Z">
          <w:pPr/>
        </w:pPrChange>
      </w:pPr>
    </w:p>
    <w:p w14:paraId="14F2393B" w14:textId="77777777" w:rsidR="000D7122" w:rsidDel="001111A8" w:rsidRDefault="000D7122">
      <w:pPr>
        <w:pStyle w:val="Titre4"/>
        <w:rPr>
          <w:del w:id="8670" w:author="VOYER Raphael" w:date="2021-06-16T11:15:00Z"/>
          <w:rFonts w:cs="Arial"/>
          <w:sz w:val="32"/>
          <w:szCs w:val="32"/>
        </w:rPr>
        <w:pPrChange w:id="8671" w:author="VOYER Raphael" w:date="2021-06-16T11:15:00Z">
          <w:pPr/>
        </w:pPrChange>
      </w:pPr>
    </w:p>
    <w:p w14:paraId="2B8A4ED2" w14:textId="77777777" w:rsidR="000D7122" w:rsidDel="001111A8" w:rsidRDefault="000D7122">
      <w:pPr>
        <w:pStyle w:val="Titre4"/>
        <w:rPr>
          <w:del w:id="8672" w:author="VOYER Raphael" w:date="2021-06-16T11:15:00Z"/>
          <w:rFonts w:cs="Arial"/>
          <w:sz w:val="32"/>
          <w:szCs w:val="32"/>
        </w:rPr>
        <w:pPrChange w:id="8673" w:author="VOYER Raphael" w:date="2021-06-16T11:15:00Z">
          <w:pPr/>
        </w:pPrChange>
      </w:pPr>
    </w:p>
    <w:p w14:paraId="73FEA594" w14:textId="77777777" w:rsidR="000D7122" w:rsidDel="001111A8" w:rsidRDefault="000D7122">
      <w:pPr>
        <w:pStyle w:val="Titre4"/>
        <w:rPr>
          <w:del w:id="8674" w:author="VOYER Raphael" w:date="2021-06-16T11:15:00Z"/>
          <w:rFonts w:cs="Arial"/>
          <w:sz w:val="32"/>
          <w:szCs w:val="32"/>
        </w:rPr>
        <w:pPrChange w:id="8675" w:author="VOYER Raphael" w:date="2021-06-16T11:15:00Z">
          <w:pPr/>
        </w:pPrChange>
      </w:pPr>
    </w:p>
    <w:p w14:paraId="0B231010" w14:textId="77777777" w:rsidR="000D7122" w:rsidDel="001111A8" w:rsidRDefault="000D7122">
      <w:pPr>
        <w:pStyle w:val="Titre4"/>
        <w:rPr>
          <w:del w:id="8676" w:author="VOYER Raphael" w:date="2021-06-16T11:15:00Z"/>
          <w:rFonts w:cs="Arial"/>
          <w:sz w:val="32"/>
          <w:szCs w:val="32"/>
        </w:rPr>
        <w:pPrChange w:id="8677" w:author="VOYER Raphael" w:date="2021-06-16T11:15:00Z">
          <w:pPr/>
        </w:pPrChange>
      </w:pPr>
    </w:p>
    <w:p w14:paraId="5B2BDB80" w14:textId="77777777" w:rsidR="000D7122" w:rsidDel="001111A8" w:rsidRDefault="000D7122">
      <w:pPr>
        <w:pStyle w:val="Titre4"/>
        <w:rPr>
          <w:del w:id="8678" w:author="VOYER Raphael" w:date="2021-06-16T11:15:00Z"/>
          <w:rFonts w:cs="Arial"/>
          <w:sz w:val="32"/>
          <w:szCs w:val="32"/>
        </w:rPr>
        <w:pPrChange w:id="8679" w:author="VOYER Raphael" w:date="2021-06-16T11:15:00Z">
          <w:pPr/>
        </w:pPrChange>
      </w:pPr>
    </w:p>
    <w:p w14:paraId="3C90A55A" w14:textId="77777777" w:rsidR="000D7122" w:rsidDel="001111A8" w:rsidRDefault="000D7122">
      <w:pPr>
        <w:pStyle w:val="Titre4"/>
        <w:rPr>
          <w:del w:id="8680" w:author="VOYER Raphael" w:date="2021-06-16T11:15:00Z"/>
          <w:rFonts w:cs="Arial"/>
          <w:sz w:val="32"/>
          <w:szCs w:val="32"/>
        </w:rPr>
        <w:pPrChange w:id="8681" w:author="VOYER Raphael" w:date="2021-06-16T11:15:00Z">
          <w:pPr/>
        </w:pPrChange>
      </w:pPr>
    </w:p>
    <w:p w14:paraId="14243E19" w14:textId="77777777" w:rsidR="000D7122" w:rsidDel="001111A8" w:rsidRDefault="000D7122">
      <w:pPr>
        <w:pStyle w:val="Titre4"/>
        <w:rPr>
          <w:del w:id="8682" w:author="VOYER Raphael" w:date="2021-06-16T11:15:00Z"/>
          <w:rFonts w:cs="Arial"/>
          <w:sz w:val="32"/>
          <w:szCs w:val="32"/>
        </w:rPr>
        <w:pPrChange w:id="8683" w:author="VOYER Raphael" w:date="2021-06-16T11:15:00Z">
          <w:pPr/>
        </w:pPrChange>
      </w:pPr>
    </w:p>
    <w:p w14:paraId="4D6EF4BC" w14:textId="77777777" w:rsidR="000D7122" w:rsidDel="001111A8" w:rsidRDefault="000D7122">
      <w:pPr>
        <w:pStyle w:val="Titre4"/>
        <w:rPr>
          <w:del w:id="8684" w:author="VOYER Raphael" w:date="2021-06-16T11:15:00Z"/>
          <w:rFonts w:cs="Arial"/>
          <w:sz w:val="32"/>
          <w:szCs w:val="32"/>
        </w:rPr>
        <w:pPrChange w:id="8685" w:author="VOYER Raphael" w:date="2021-06-16T11:15:00Z">
          <w:pPr/>
        </w:pPrChange>
      </w:pPr>
    </w:p>
    <w:p w14:paraId="34AFBE38" w14:textId="77777777" w:rsidR="000D7122" w:rsidDel="001111A8" w:rsidRDefault="000D7122">
      <w:pPr>
        <w:pStyle w:val="Titre4"/>
        <w:rPr>
          <w:del w:id="8686" w:author="VOYER Raphael" w:date="2021-06-16T11:15:00Z"/>
          <w:rFonts w:cs="Arial"/>
          <w:sz w:val="32"/>
          <w:szCs w:val="32"/>
        </w:rPr>
        <w:pPrChange w:id="8687" w:author="VOYER Raphael" w:date="2021-06-16T11:15:00Z">
          <w:pPr/>
        </w:pPrChange>
      </w:pPr>
    </w:p>
    <w:p w14:paraId="55212FBA" w14:textId="77777777" w:rsidR="000D7122" w:rsidDel="001111A8" w:rsidRDefault="000D7122">
      <w:pPr>
        <w:pStyle w:val="Titre4"/>
        <w:rPr>
          <w:del w:id="8688" w:author="VOYER Raphael" w:date="2021-06-16T11:15:00Z"/>
          <w:rFonts w:cs="Arial"/>
          <w:sz w:val="32"/>
          <w:szCs w:val="32"/>
        </w:rPr>
        <w:pPrChange w:id="8689" w:author="VOYER Raphael" w:date="2021-06-16T11:15:00Z">
          <w:pPr/>
        </w:pPrChange>
      </w:pPr>
    </w:p>
    <w:p w14:paraId="7530D40D" w14:textId="77777777" w:rsidR="000D7122" w:rsidDel="001111A8" w:rsidRDefault="000D7122">
      <w:pPr>
        <w:pStyle w:val="Titre4"/>
        <w:rPr>
          <w:del w:id="8690" w:author="VOYER Raphael" w:date="2021-06-16T11:15:00Z"/>
          <w:rFonts w:cs="Arial"/>
          <w:sz w:val="32"/>
          <w:szCs w:val="32"/>
        </w:rPr>
        <w:pPrChange w:id="8691" w:author="VOYER Raphael" w:date="2021-06-16T11:15:00Z">
          <w:pPr/>
        </w:pPrChange>
      </w:pPr>
    </w:p>
    <w:p w14:paraId="6D43DC9F" w14:textId="77777777" w:rsidR="000D7122" w:rsidDel="001111A8" w:rsidRDefault="000D7122">
      <w:pPr>
        <w:pStyle w:val="Titre4"/>
        <w:rPr>
          <w:del w:id="8692" w:author="VOYER Raphael" w:date="2021-06-16T11:15:00Z"/>
          <w:rFonts w:cs="Arial"/>
          <w:sz w:val="32"/>
          <w:szCs w:val="32"/>
        </w:rPr>
        <w:pPrChange w:id="8693" w:author="VOYER Raphael" w:date="2021-06-16T11:15:00Z">
          <w:pPr/>
        </w:pPrChange>
      </w:pPr>
    </w:p>
    <w:p w14:paraId="5F73C129" w14:textId="77777777" w:rsidR="000D7122" w:rsidDel="001111A8" w:rsidRDefault="000D7122">
      <w:pPr>
        <w:pStyle w:val="Titre4"/>
        <w:rPr>
          <w:del w:id="8694" w:author="VOYER Raphael" w:date="2021-06-16T11:15:00Z"/>
        </w:rPr>
        <w:pPrChange w:id="8695" w:author="VOYER Raphael" w:date="2021-06-16T11:15:00Z">
          <w:pPr/>
        </w:pPrChange>
      </w:pPr>
    </w:p>
    <w:p w14:paraId="76C63668" w14:textId="77777777" w:rsidR="000D7122" w:rsidDel="001111A8" w:rsidRDefault="000D7122">
      <w:pPr>
        <w:pStyle w:val="Titre4"/>
        <w:rPr>
          <w:del w:id="8696" w:author="VOYER Raphael" w:date="2021-06-16T11:15:00Z"/>
        </w:rPr>
        <w:pPrChange w:id="8697" w:author="VOYER Raphael" w:date="2021-06-16T11:15:00Z">
          <w:pPr/>
        </w:pPrChange>
      </w:pPr>
    </w:p>
    <w:p w14:paraId="2D221EEE" w14:textId="77777777" w:rsidR="000D7122" w:rsidDel="001111A8" w:rsidRDefault="000D7122">
      <w:pPr>
        <w:pStyle w:val="Titre4"/>
        <w:rPr>
          <w:del w:id="8698" w:author="VOYER Raphael" w:date="2021-06-16T11:15:00Z"/>
        </w:rPr>
        <w:pPrChange w:id="8699" w:author="VOYER Raphael" w:date="2021-06-16T11:15:00Z">
          <w:pPr/>
        </w:pPrChange>
      </w:pPr>
    </w:p>
    <w:p w14:paraId="110960B6" w14:textId="77777777" w:rsidR="000D7122" w:rsidDel="001111A8" w:rsidRDefault="000D7122">
      <w:pPr>
        <w:pStyle w:val="Titre4"/>
        <w:rPr>
          <w:del w:id="8700" w:author="VOYER Raphael" w:date="2021-06-16T11:15:00Z"/>
        </w:rPr>
        <w:pPrChange w:id="8701" w:author="VOYER Raphael" w:date="2021-06-16T11:15:00Z">
          <w:pPr/>
        </w:pPrChange>
      </w:pPr>
    </w:p>
    <w:p w14:paraId="2FCFEE33" w14:textId="77777777" w:rsidR="000D7122" w:rsidDel="001111A8" w:rsidRDefault="000D7122">
      <w:pPr>
        <w:pStyle w:val="Titre4"/>
        <w:rPr>
          <w:del w:id="8702" w:author="VOYER Raphael" w:date="2021-06-16T11:15:00Z"/>
        </w:rPr>
        <w:pPrChange w:id="8703" w:author="VOYER Raphael" w:date="2021-06-16T11:15:00Z">
          <w:pPr/>
        </w:pPrChange>
      </w:pPr>
    </w:p>
    <w:p w14:paraId="56F1EA53" w14:textId="77777777" w:rsidR="000D7122" w:rsidDel="001111A8" w:rsidRDefault="000D7122">
      <w:pPr>
        <w:pStyle w:val="Titre4"/>
        <w:rPr>
          <w:del w:id="8704" w:author="VOYER Raphael" w:date="2021-06-16T11:15:00Z"/>
        </w:rPr>
        <w:pPrChange w:id="8705" w:author="VOYER Raphael" w:date="2021-06-16T11:15:00Z">
          <w:pPr/>
        </w:pPrChange>
      </w:pPr>
    </w:p>
    <w:p w14:paraId="19B75D27" w14:textId="77777777" w:rsidR="000D7122" w:rsidDel="001111A8" w:rsidRDefault="004F358F">
      <w:pPr>
        <w:pStyle w:val="Titre4"/>
        <w:rPr>
          <w:del w:id="8706" w:author="VOYER Raphael" w:date="2021-06-16T11:15:00Z"/>
        </w:rPr>
        <w:pPrChange w:id="8707" w:author="VOYER Raphael" w:date="2021-06-16T11:15:00Z">
          <w:pPr/>
        </w:pPrChange>
      </w:pPr>
      <w:del w:id="8708" w:author="VOYER Raphael" w:date="2021-06-16T11:15:00Z">
        <w:r w:rsidDel="001111A8">
          <w:rPr>
            <w:noProof/>
          </w:rPr>
          <mc:AlternateContent>
            <mc:Choice Requires="wps">
              <w:drawing>
                <wp:anchor distT="0" distB="0" distL="114300" distR="114300" simplePos="0" relativeHeight="251664896" behindDoc="0" locked="0" layoutInCell="1" allowOverlap="1" wp14:anchorId="618A27CF" wp14:editId="0C261428">
                  <wp:simplePos x="0" y="0"/>
                  <wp:positionH relativeFrom="column">
                    <wp:posOffset>3714115</wp:posOffset>
                  </wp:positionH>
                  <wp:positionV relativeFrom="paragraph">
                    <wp:posOffset>62865</wp:posOffset>
                  </wp:positionV>
                  <wp:extent cx="828040" cy="1090295"/>
                  <wp:effectExtent l="0" t="1905" r="1270" b="3175"/>
                  <wp:wrapNone/>
                  <wp:docPr id="480"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EE69" w14:textId="77777777" w:rsidR="00860E70" w:rsidRDefault="00860E70" w:rsidP="00B93876">
                              <w:r>
                                <w:t xml:space="preserve">Deletes ARP and Next Hop Router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27CF" id="Text Box 412" o:spid="_x0000_s1079" type="#_x0000_t202" style="position:absolute;left:0;text-align:left;margin-left:292.45pt;margin-top:4.95pt;width:65.2pt;height:8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" filled="f" stroked="f">
                  <v:textbox>
                    <w:txbxContent>
                      <w:p w14:paraId="6CA6EE69" w14:textId="77777777" w:rsidR="00860E70" w:rsidRDefault="00860E70" w:rsidP="00B93876">
                        <w:r>
                          <w:t xml:space="preserve">Deletes ARP and Next Hop Router entry </w:t>
                        </w:r>
                      </w:p>
                    </w:txbxContent>
                  </v:textbox>
                </v:shape>
              </w:pict>
            </mc:Fallback>
          </mc:AlternateContent>
        </w:r>
      </w:del>
    </w:p>
    <w:p w14:paraId="2A7D6355" w14:textId="77777777" w:rsidR="000D7122" w:rsidDel="001111A8" w:rsidRDefault="000D7122">
      <w:pPr>
        <w:pStyle w:val="Titre4"/>
        <w:rPr>
          <w:del w:id="8709" w:author="VOYER Raphael" w:date="2021-06-16T11:15:00Z"/>
        </w:rPr>
        <w:pPrChange w:id="8710" w:author="VOYER Raphael" w:date="2021-06-16T11:15:00Z">
          <w:pPr/>
        </w:pPrChange>
      </w:pPr>
    </w:p>
    <w:p w14:paraId="27587644" w14:textId="77777777" w:rsidR="000D7122" w:rsidDel="001111A8" w:rsidRDefault="004F358F">
      <w:pPr>
        <w:pStyle w:val="Titre4"/>
        <w:rPr>
          <w:del w:id="8711" w:author="VOYER Raphael" w:date="2021-06-16T11:15:00Z"/>
        </w:rPr>
        <w:pPrChange w:id="8712" w:author="VOYER Raphael" w:date="2021-06-16T11:15:00Z">
          <w:pPr/>
        </w:pPrChange>
      </w:pPr>
      <w:del w:id="8713" w:author="VOYER Raphael" w:date="2021-06-16T11:15:00Z">
        <w:r w:rsidDel="001111A8">
          <w:rPr>
            <w:noProof/>
          </w:rPr>
          <mc:AlternateContent>
            <mc:Choice Requires="wps">
              <w:drawing>
                <wp:anchor distT="0" distB="0" distL="114300" distR="114300" simplePos="0" relativeHeight="251647488" behindDoc="0" locked="0" layoutInCell="1" allowOverlap="1" wp14:anchorId="2BE001D9" wp14:editId="4BB3A7F7">
                  <wp:simplePos x="0" y="0"/>
                  <wp:positionH relativeFrom="column">
                    <wp:posOffset>3789045</wp:posOffset>
                  </wp:positionH>
                  <wp:positionV relativeFrom="paragraph">
                    <wp:posOffset>132715</wp:posOffset>
                  </wp:positionV>
                  <wp:extent cx="60960" cy="45085"/>
                  <wp:effectExtent l="0" t="0" r="0" b="0"/>
                  <wp:wrapNone/>
                  <wp:docPr id="47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9A919" w14:textId="77777777" w:rsidR="00860E70" w:rsidRDefault="00860E70" w:rsidP="000D7122">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001D9" id="Text Box 281" o:spid="_x0000_s1080" type="#_x0000_t202" style="position:absolute;left:0;text-align:left;margin-left:298.35pt;margin-top:10.45pt;width:4.8pt;height:3.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" stroked="f">
                  <v:textbox>
                    <w:txbxContent>
                      <w:p w14:paraId="5539A919" w14:textId="77777777" w:rsidR="00860E70" w:rsidRDefault="00860E70" w:rsidP="000D7122">
                        <w:r>
                          <w:t xml:space="preserve"> Creates an next-hop entry with ARP-pointer created above, next-hop interface as VIDX created for this server cluster, Next Hop vlan as cluster-vlan</w:t>
                        </w:r>
                      </w:p>
                    </w:txbxContent>
                  </v:textbox>
                </v:shape>
              </w:pict>
            </mc:Fallback>
          </mc:AlternateContent>
        </w:r>
        <w:r w:rsidR="000D7122" w:rsidDel="001111A8">
          <w:delText>Updating</w:delText>
        </w:r>
        <w:r w:rsidR="00A778CC" w:rsidDel="001111A8">
          <w:delText xml:space="preserve"> port list of server-cluster:</w:delText>
        </w:r>
      </w:del>
    </w:p>
    <w:p w14:paraId="07BDE600" w14:textId="77777777" w:rsidR="000D7122" w:rsidDel="001111A8" w:rsidRDefault="000D7122">
      <w:pPr>
        <w:pStyle w:val="Titre4"/>
        <w:rPr>
          <w:del w:id="8714" w:author="VOYER Raphael" w:date="2021-06-16T11:15:00Z"/>
        </w:rPr>
        <w:pPrChange w:id="8715" w:author="VOYER Raphael" w:date="2021-06-16T11:15:00Z">
          <w:pPr/>
        </w:pPrChange>
      </w:pPr>
    </w:p>
    <w:p w14:paraId="1B2D3291" w14:textId="77777777" w:rsidR="000D7122" w:rsidDel="001111A8" w:rsidRDefault="000D7122">
      <w:pPr>
        <w:pStyle w:val="Titre4"/>
        <w:rPr>
          <w:del w:id="8716" w:author="VOYER Raphael" w:date="2021-06-16T11:15:00Z"/>
        </w:rPr>
        <w:pPrChange w:id="8717" w:author="VOYER Raphael" w:date="2021-06-16T11:15:00Z">
          <w:pPr/>
        </w:pPrChange>
      </w:pPr>
    </w:p>
    <w:p w14:paraId="2FF9B0BB" w14:textId="77777777" w:rsidR="000D7122" w:rsidDel="001111A8" w:rsidRDefault="004F358F">
      <w:pPr>
        <w:pStyle w:val="Titre4"/>
        <w:rPr>
          <w:del w:id="8718" w:author="VOYER Raphael" w:date="2021-06-16T11:15:00Z"/>
        </w:rPr>
        <w:pPrChange w:id="8719" w:author="VOYER Raphael" w:date="2021-06-16T11:15:00Z">
          <w:pPr/>
        </w:pPrChange>
      </w:pPr>
      <w:del w:id="8720" w:author="VOYER Raphael" w:date="2021-06-16T11:15:00Z">
        <w:r w:rsidDel="001111A8">
          <w:rPr>
            <w:noProof/>
          </w:rPr>
          <mc:AlternateContent>
            <mc:Choice Requires="wpg">
              <w:drawing>
                <wp:anchor distT="0" distB="0" distL="114300" distR="114300" simplePos="0" relativeHeight="251648512" behindDoc="0" locked="0" layoutInCell="1" allowOverlap="1" wp14:anchorId="463F892B" wp14:editId="0E7E19AE">
                  <wp:simplePos x="0" y="0"/>
                  <wp:positionH relativeFrom="column">
                    <wp:posOffset>-324485</wp:posOffset>
                  </wp:positionH>
                  <wp:positionV relativeFrom="paragraph">
                    <wp:posOffset>51435</wp:posOffset>
                  </wp:positionV>
                  <wp:extent cx="6341110" cy="3647440"/>
                  <wp:effectExtent l="0" t="12700" r="3175" b="6985"/>
                  <wp:wrapNone/>
                  <wp:docPr id="46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3647440"/>
                            <a:chOff x="1289" y="2891"/>
                            <a:chExt cx="9986" cy="5744"/>
                          </a:xfrm>
                        </wpg:grpSpPr>
                        <wps:wsp>
                          <wps:cNvPr id="467" name="Text Box 283"/>
                          <wps:cNvSpPr txBox="1">
                            <a:spLocks noChangeArrowheads="1"/>
                          </wps:cNvSpPr>
                          <wps:spPr bwMode="auto">
                            <a:xfrm>
                              <a:off x="3583" y="2891"/>
                              <a:ext cx="1156" cy="452"/>
                            </a:xfrm>
                            <a:prstGeom prst="rect">
                              <a:avLst/>
                            </a:prstGeom>
                            <a:solidFill>
                              <a:srgbClr val="FFFFFF"/>
                            </a:solidFill>
                            <a:ln w="9525">
                              <a:solidFill>
                                <a:srgbClr val="000000"/>
                              </a:solidFill>
                              <a:miter lim="800000"/>
                              <a:headEnd/>
                              <a:tailEnd/>
                            </a:ln>
                          </wps:spPr>
                          <wps:txbx>
                            <w:txbxContent>
                              <w:p w14:paraId="7B7E6522" w14:textId="77777777" w:rsidR="00860E70" w:rsidRDefault="00860E70" w:rsidP="000D7122">
                                <w:r>
                                  <w:t>HA-VLAN</w:t>
                                </w:r>
                              </w:p>
                            </w:txbxContent>
                          </wps:txbx>
                          <wps:bodyPr rot="0" vert="horz" wrap="square" lIns="91440" tIns="45720" rIns="91440" bIns="45720" anchor="t" anchorCtr="0" upright="1">
                            <a:noAutofit/>
                          </wps:bodyPr>
                        </wps:wsp>
                        <wps:wsp>
                          <wps:cNvPr id="468" name="Text Box 284"/>
                          <wps:cNvSpPr txBox="1">
                            <a:spLocks noChangeArrowheads="1"/>
                          </wps:cNvSpPr>
                          <wps:spPr bwMode="auto">
                            <a:xfrm>
                              <a:off x="6430" y="2891"/>
                              <a:ext cx="1156" cy="452"/>
                            </a:xfrm>
                            <a:prstGeom prst="rect">
                              <a:avLst/>
                            </a:prstGeom>
                            <a:solidFill>
                              <a:srgbClr val="FFFFFF"/>
                            </a:solidFill>
                            <a:ln w="9525">
                              <a:solidFill>
                                <a:srgbClr val="000000"/>
                              </a:solidFill>
                              <a:miter lim="800000"/>
                              <a:headEnd/>
                              <a:tailEnd/>
                            </a:ln>
                          </wps:spPr>
                          <wps:txbx>
                            <w:txbxContent>
                              <w:p w14:paraId="41F93F92" w14:textId="77777777" w:rsidR="00860E70" w:rsidRDefault="00860E70" w:rsidP="000D7122">
                                <w:r>
                                  <w:t>IP</w:t>
                                </w:r>
                              </w:p>
                            </w:txbxContent>
                          </wps:txbx>
                          <wps:bodyPr rot="0" vert="horz" wrap="square" lIns="91440" tIns="45720" rIns="91440" bIns="45720" anchor="t" anchorCtr="0" upright="1">
                            <a:noAutofit/>
                          </wps:bodyPr>
                        </wps:wsp>
                        <wps:wsp>
                          <wps:cNvPr id="469" name="AutoShape 285"/>
                          <wps:cNvCnPr>
                            <a:cxnSpLocks noChangeShapeType="1"/>
                          </wps:cNvCnPr>
                          <wps:spPr bwMode="auto">
                            <a:xfrm flipH="1">
                              <a:off x="4102" y="3343"/>
                              <a:ext cx="1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286"/>
                          <wps:cNvCnPr>
                            <a:cxnSpLocks noChangeShapeType="1"/>
                          </wps:cNvCnPr>
                          <wps:spPr bwMode="auto">
                            <a:xfrm flipH="1">
                              <a:off x="7028" y="3343"/>
                              <a:ext cx="17" cy="5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AutoShape 287"/>
                          <wps:cNvCnPr>
                            <a:cxnSpLocks noChangeShapeType="1"/>
                          </wps:cNvCnPr>
                          <wps:spPr bwMode="auto">
                            <a:xfrm>
                              <a:off x="4119" y="4917"/>
                              <a:ext cx="29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Text Box 288"/>
                          <wps:cNvSpPr txBox="1">
                            <a:spLocks noChangeArrowheads="1"/>
                          </wps:cNvSpPr>
                          <wps:spPr bwMode="auto">
                            <a:xfrm>
                              <a:off x="1289" y="3893"/>
                              <a:ext cx="2143" cy="2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21D54" w14:textId="77777777" w:rsidR="00860E70" w:rsidRDefault="00860E70" w:rsidP="000D7122">
                                <w:r>
                                  <w:t>Configuration Add/Delete of a port of a L3 server-cluster OR change of status of a port of L3 server-cluster</w:t>
                                </w:r>
                              </w:p>
                            </w:txbxContent>
                          </wps:txbx>
                          <wps:bodyPr rot="0" vert="horz" wrap="square" lIns="91440" tIns="45720" rIns="91440" bIns="45720" anchor="t" anchorCtr="0" upright="1">
                            <a:noAutofit/>
                          </wps:bodyPr>
                        </wps:wsp>
                        <wps:wsp>
                          <wps:cNvPr id="473" name="Text Box 289"/>
                          <wps:cNvSpPr txBox="1">
                            <a:spLocks noChangeArrowheads="1"/>
                          </wps:cNvSpPr>
                          <wps:spPr bwMode="auto">
                            <a:xfrm>
                              <a:off x="4336" y="3779"/>
                              <a:ext cx="2216" cy="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2A0C" w14:textId="77777777" w:rsidR="00860E70" w:rsidRDefault="00860E70" w:rsidP="000D7122">
                                <w:r>
                                  <w:t>Request to add/remove port list to the VIDX entry</w:t>
                                </w:r>
                              </w:p>
                            </w:txbxContent>
                          </wps:txbx>
                          <wps:bodyPr rot="0" vert="horz" wrap="square" lIns="91440" tIns="45720" rIns="91440" bIns="45720" anchor="t" anchorCtr="0" upright="1">
                            <a:noAutofit/>
                          </wps:bodyPr>
                        </wps:wsp>
                        <wps:wsp>
                          <wps:cNvPr id="474" name="Text Box 290"/>
                          <wps:cNvSpPr txBox="1">
                            <a:spLocks noChangeArrowheads="1"/>
                          </wps:cNvSpPr>
                          <wps:spPr bwMode="auto">
                            <a:xfrm>
                              <a:off x="9550" y="5202"/>
                              <a:ext cx="1725" cy="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1F40E" w14:textId="77777777" w:rsidR="00860E70" w:rsidRDefault="00860E70" w:rsidP="000D7122">
                                <w:r>
                                  <w:t xml:space="preserve">Updates the port list of the VIDX entry  </w:t>
                                </w:r>
                              </w:p>
                            </w:txbxContent>
                          </wps:txbx>
                          <wps:bodyPr rot="0" vert="horz" wrap="square" lIns="91440" tIns="45720" rIns="91440" bIns="45720" anchor="t" anchorCtr="0" upright="1">
                            <a:noAutofit/>
                          </wps:bodyPr>
                        </wps:wsp>
                        <wps:wsp>
                          <wps:cNvPr id="475" name="Rectangle 291"/>
                          <wps:cNvSpPr>
                            <a:spLocks noChangeArrowheads="1"/>
                          </wps:cNvSpPr>
                          <wps:spPr bwMode="auto">
                            <a:xfrm>
                              <a:off x="8667" y="2891"/>
                              <a:ext cx="1168" cy="452"/>
                            </a:xfrm>
                            <a:prstGeom prst="rect">
                              <a:avLst/>
                            </a:prstGeom>
                            <a:solidFill>
                              <a:srgbClr val="FFFFFF"/>
                            </a:solidFill>
                            <a:ln w="9525">
                              <a:solidFill>
                                <a:srgbClr val="000000"/>
                              </a:solidFill>
                              <a:miter lim="800000"/>
                              <a:headEnd/>
                              <a:tailEnd/>
                            </a:ln>
                          </wps:spPr>
                          <wps:txbx>
                            <w:txbxContent>
                              <w:p w14:paraId="41D8AA54" w14:textId="77777777" w:rsidR="00860E70" w:rsidRDefault="00860E70" w:rsidP="000D7122">
                                <w:r>
                                  <w:t>BCD</w:t>
                                </w:r>
                              </w:p>
                            </w:txbxContent>
                          </wps:txbx>
                          <wps:bodyPr rot="0" vert="horz" wrap="square" lIns="91440" tIns="45720" rIns="91440" bIns="45720" anchor="t" anchorCtr="0" upright="1">
                            <a:noAutofit/>
                          </wps:bodyPr>
                        </wps:wsp>
                        <wps:wsp>
                          <wps:cNvPr id="476" name="AutoShape 292"/>
                          <wps:cNvCnPr>
                            <a:cxnSpLocks noChangeShapeType="1"/>
                          </wps:cNvCnPr>
                          <wps:spPr bwMode="auto">
                            <a:xfrm>
                              <a:off x="9238" y="3343"/>
                              <a:ext cx="2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utoShape 293"/>
                          <wps:cNvCnPr>
                            <a:cxnSpLocks noChangeShapeType="1"/>
                          </wps:cNvCnPr>
                          <wps:spPr bwMode="auto">
                            <a:xfrm>
                              <a:off x="7045" y="6144"/>
                              <a:ext cx="221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Text Box 294"/>
                          <wps:cNvSpPr txBox="1">
                            <a:spLocks noChangeArrowheads="1"/>
                          </wps:cNvSpPr>
                          <wps:spPr bwMode="auto">
                            <a:xfrm>
                              <a:off x="7194" y="4525"/>
                              <a:ext cx="1971" cy="1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F3508" w14:textId="77777777" w:rsidR="00860E70" w:rsidRDefault="00860E70" w:rsidP="000D7122">
                                <w:r>
                                  <w:t>Request to add/remove port list to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F892B" id="Group 282" o:spid="_x0000_s1081" style="position:absolute;left:0;text-align:left;margin-left:-25.55pt;margin-top:4.05pt;width:499.3pt;height:287.2pt;z-index:251648512" coordorigin="1289,2891" coordsize="9986,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">
                  <v:shape id="Text Box 283" o:spid="_x0000_s1082" type="#_x0000_t202" style="position:absolute;left:3583;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14:paraId="7B7E6522" w14:textId="77777777" w:rsidR="00860E70" w:rsidRDefault="00860E70" w:rsidP="000D7122">
                          <w:r>
                            <w:t>HA-VLAN</w:t>
                          </w:r>
                        </w:p>
                      </w:txbxContent>
                    </v:textbox>
                  </v:shape>
                  <v:shape id="Text Box 284" o:spid="_x0000_s1083" type="#_x0000_t202" style="position:absolute;left:6430;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14:paraId="41F93F92" w14:textId="77777777" w:rsidR="00860E70" w:rsidRDefault="00860E70" w:rsidP="000D7122">
                          <w:r>
                            <w:t>IP</w:t>
                          </w:r>
                        </w:p>
                      </w:txbxContent>
                    </v:textbox>
                  </v:shape>
                  <v:shape id="AutoShape 285" o:spid="_x0000_s1084" type="#_x0000_t32" style="position:absolute;left:4102;top:3343;width:17;height:5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"/>
                  <v:shape id="AutoShape 286" o:spid="_x0000_s1085" type="#_x0000_t32" style="position:absolute;left:7028;top:3343;width:17;height:5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"/>
                  <v:shape id="AutoShape 287" o:spid="_x0000_s1086" type="#_x0000_t32" style="position:absolute;left:4119;top:4917;width:29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v2xgAAANwAAAAPAAAAZHJzL2Rvd25yZXYueG1sRI9Pa8JA&#10;FMTvBb/D8oTe6iZF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rZtb9sYAAADcAAAA&#10;DwAAAAAAAAAAAAAAAAAHAgAAZHJzL2Rvd25yZXYueG1sUEsFBgAAAAADAAMAtwAAAPoCAAAAAA==&#10;">
                    <v:stroke endarrow="block"/>
                  </v:shape>
                  <v:shape id="Text Box 288" o:spid="_x0000_s1087" type="#_x0000_t202" style="position:absolute;left:1289;top:3893;width:214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" stroked="f">
                    <v:textbox>
                      <w:txbxContent>
                        <w:p w14:paraId="71721D54" w14:textId="77777777" w:rsidR="00860E70" w:rsidRDefault="00860E70" w:rsidP="000D7122">
                          <w:r>
                            <w:t>Configuration Add/Delete of a port of a L3 server-cluster OR change of status of a port of L3 server-cluster</w:t>
                          </w:r>
                        </w:p>
                      </w:txbxContent>
                    </v:textbox>
                  </v:shape>
                  <v:shape id="Text Box 289" o:spid="_x0000_s1088" type="#_x0000_t202" style="position:absolute;left:4336;top:3779;width:221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31BA2A0C" w14:textId="77777777" w:rsidR="00860E70" w:rsidRDefault="00860E70" w:rsidP="000D7122">
                          <w:r>
                            <w:t>Request to add/remove port list to the VIDX entry</w:t>
                          </w:r>
                        </w:p>
                      </w:txbxContent>
                    </v:textbox>
                  </v:shape>
                  <v:shape id="Text Box 290" o:spid="_x0000_s1089" type="#_x0000_t202" style="position:absolute;left:9550;top:5202;width:172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6C51F40E" w14:textId="77777777" w:rsidR="00860E70" w:rsidRDefault="00860E70" w:rsidP="000D7122">
                          <w:r>
                            <w:t xml:space="preserve">Updates the port list of the VIDX entry  </w:t>
                          </w:r>
                        </w:p>
                      </w:txbxContent>
                    </v:textbox>
                  </v:shape>
                  <v:rect id="Rectangle 291" o:spid="_x0000_s1090" style="position:absolute;left:8667;top:2891;width:116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41D8AA54" w14:textId="77777777" w:rsidR="00860E70" w:rsidRDefault="00860E70" w:rsidP="000D7122">
                          <w:r>
                            <w:t>BCD</w:t>
                          </w:r>
                        </w:p>
                      </w:txbxContent>
                    </v:textbox>
                  </v:rect>
                  <v:shape id="AutoShape 292" o:spid="_x0000_s1091" type="#_x0000_t32" style="position:absolute;left:9238;top:3343;width:27;height:5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VxgAAANwAAAAPAAAAZHJzL2Rvd25yZXYueG1sRI9BawIx&#10;FITvgv8hPKEXqVlLtW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D6Vv1cYAAADcAAAA&#10;DwAAAAAAAAAAAAAAAAAHAgAAZHJzL2Rvd25yZXYueG1sUEsFBgAAAAADAAMAtwAAAPoCAAAAAA==&#10;"/>
                  <v:shape id="AutoShape 293" o:spid="_x0000_s1092" type="#_x0000_t32" style="position:absolute;left:7045;top:6144;width:22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">
                    <v:stroke endarrow="block"/>
                  </v:shape>
                  <v:shape id="Text Box 294" o:spid="_x0000_s1093" type="#_x0000_t202" style="position:absolute;left:7194;top:4525;width:197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" stroked="f">
                    <v:textbox>
                      <w:txbxContent>
                        <w:p w14:paraId="396F3508" w14:textId="77777777" w:rsidR="00860E70" w:rsidRDefault="00860E70" w:rsidP="000D7122">
                          <w:r>
                            <w:t>Request to add/remove port list to the VIDX entry</w:t>
                          </w:r>
                        </w:p>
                      </w:txbxContent>
                    </v:textbox>
                  </v:shape>
                </v:group>
              </w:pict>
            </mc:Fallback>
          </mc:AlternateContent>
        </w:r>
      </w:del>
    </w:p>
    <w:p w14:paraId="18FDB76C" w14:textId="77777777" w:rsidR="000D7122" w:rsidDel="001111A8" w:rsidRDefault="000D7122">
      <w:pPr>
        <w:pStyle w:val="Titre4"/>
        <w:rPr>
          <w:del w:id="8721" w:author="VOYER Raphael" w:date="2021-06-16T11:15:00Z"/>
        </w:rPr>
        <w:pPrChange w:id="8722" w:author="VOYER Raphael" w:date="2021-06-16T11:15:00Z">
          <w:pPr/>
        </w:pPrChange>
      </w:pPr>
    </w:p>
    <w:p w14:paraId="58727AA2" w14:textId="77777777" w:rsidR="000D7122" w:rsidDel="001111A8" w:rsidRDefault="000D7122">
      <w:pPr>
        <w:pStyle w:val="Titre4"/>
        <w:rPr>
          <w:del w:id="8723" w:author="VOYER Raphael" w:date="2021-06-16T11:15:00Z"/>
        </w:rPr>
        <w:pPrChange w:id="8724" w:author="VOYER Raphael" w:date="2021-06-16T11:15:00Z">
          <w:pPr/>
        </w:pPrChange>
      </w:pPr>
    </w:p>
    <w:p w14:paraId="3AD76EDF" w14:textId="77777777" w:rsidR="000D7122" w:rsidDel="001111A8" w:rsidRDefault="000D7122">
      <w:pPr>
        <w:pStyle w:val="Titre4"/>
        <w:rPr>
          <w:del w:id="8725" w:author="VOYER Raphael" w:date="2021-06-16T11:15:00Z"/>
        </w:rPr>
        <w:pPrChange w:id="8726" w:author="VOYER Raphael" w:date="2021-06-16T11:15:00Z">
          <w:pPr/>
        </w:pPrChange>
      </w:pPr>
    </w:p>
    <w:p w14:paraId="75C52891" w14:textId="77777777" w:rsidR="000D7122" w:rsidDel="001111A8" w:rsidRDefault="000D7122">
      <w:pPr>
        <w:pStyle w:val="Titre4"/>
        <w:rPr>
          <w:del w:id="8727" w:author="VOYER Raphael" w:date="2021-06-16T11:15:00Z"/>
        </w:rPr>
        <w:pPrChange w:id="8728" w:author="VOYER Raphael" w:date="2021-06-16T11:15:00Z">
          <w:pPr/>
        </w:pPrChange>
      </w:pPr>
    </w:p>
    <w:p w14:paraId="27B22E6D" w14:textId="77777777" w:rsidR="000D7122" w:rsidDel="001111A8" w:rsidRDefault="000D7122">
      <w:pPr>
        <w:pStyle w:val="Titre4"/>
        <w:rPr>
          <w:del w:id="8729" w:author="VOYER Raphael" w:date="2021-06-16T11:15:00Z"/>
        </w:rPr>
        <w:pPrChange w:id="8730" w:author="VOYER Raphael" w:date="2021-06-16T11:15:00Z">
          <w:pPr/>
        </w:pPrChange>
      </w:pPr>
    </w:p>
    <w:p w14:paraId="79ABC6DD" w14:textId="77777777" w:rsidR="000D7122" w:rsidDel="001111A8" w:rsidRDefault="000D7122">
      <w:pPr>
        <w:pStyle w:val="Titre4"/>
        <w:rPr>
          <w:del w:id="8731" w:author="VOYER Raphael" w:date="2021-06-16T11:15:00Z"/>
        </w:rPr>
        <w:pPrChange w:id="8732" w:author="VOYER Raphael" w:date="2021-06-16T11:15:00Z">
          <w:pPr/>
        </w:pPrChange>
      </w:pPr>
    </w:p>
    <w:p w14:paraId="4DF90020" w14:textId="77777777" w:rsidR="000D7122" w:rsidDel="001111A8" w:rsidRDefault="000D7122">
      <w:pPr>
        <w:pStyle w:val="Titre4"/>
        <w:rPr>
          <w:del w:id="8733" w:author="VOYER Raphael" w:date="2021-06-16T11:15:00Z"/>
        </w:rPr>
        <w:pPrChange w:id="8734" w:author="VOYER Raphael" w:date="2021-06-16T11:15:00Z">
          <w:pPr/>
        </w:pPrChange>
      </w:pPr>
    </w:p>
    <w:p w14:paraId="64869E92" w14:textId="77777777" w:rsidR="000D7122" w:rsidDel="001111A8" w:rsidRDefault="000D7122">
      <w:pPr>
        <w:pStyle w:val="Titre4"/>
        <w:rPr>
          <w:del w:id="8735" w:author="VOYER Raphael" w:date="2021-06-16T11:15:00Z"/>
        </w:rPr>
        <w:pPrChange w:id="8736" w:author="VOYER Raphael" w:date="2021-06-16T11:15:00Z">
          <w:pPr/>
        </w:pPrChange>
      </w:pPr>
    </w:p>
    <w:p w14:paraId="1B7E23CE" w14:textId="77777777" w:rsidR="000D7122" w:rsidDel="001111A8" w:rsidRDefault="000D7122">
      <w:pPr>
        <w:pStyle w:val="Titre4"/>
        <w:rPr>
          <w:del w:id="8737" w:author="VOYER Raphael" w:date="2021-06-16T11:15:00Z"/>
        </w:rPr>
        <w:pPrChange w:id="8738" w:author="VOYER Raphael" w:date="2021-06-16T11:15:00Z">
          <w:pPr/>
        </w:pPrChange>
      </w:pPr>
    </w:p>
    <w:p w14:paraId="5130445E" w14:textId="77777777" w:rsidR="000D7122" w:rsidDel="001111A8" w:rsidRDefault="000D7122">
      <w:pPr>
        <w:pStyle w:val="Titre4"/>
        <w:rPr>
          <w:del w:id="8739" w:author="VOYER Raphael" w:date="2021-06-16T11:15:00Z"/>
        </w:rPr>
        <w:pPrChange w:id="8740" w:author="VOYER Raphael" w:date="2021-06-16T11:15:00Z">
          <w:pPr/>
        </w:pPrChange>
      </w:pPr>
    </w:p>
    <w:p w14:paraId="43BB9C45" w14:textId="77777777" w:rsidR="000D7122" w:rsidDel="001111A8" w:rsidRDefault="000D7122">
      <w:pPr>
        <w:pStyle w:val="Titre4"/>
        <w:rPr>
          <w:del w:id="8741" w:author="VOYER Raphael" w:date="2021-06-16T11:15:00Z"/>
        </w:rPr>
        <w:pPrChange w:id="8742" w:author="VOYER Raphael" w:date="2021-06-16T11:15:00Z">
          <w:pPr/>
        </w:pPrChange>
      </w:pPr>
    </w:p>
    <w:p w14:paraId="0F66DFE8" w14:textId="77777777" w:rsidR="000D7122" w:rsidDel="001111A8" w:rsidRDefault="000D7122">
      <w:pPr>
        <w:pStyle w:val="Titre4"/>
        <w:rPr>
          <w:del w:id="8743" w:author="VOYER Raphael" w:date="2021-06-16T11:15:00Z"/>
        </w:rPr>
        <w:pPrChange w:id="8744" w:author="VOYER Raphael" w:date="2021-06-16T11:15:00Z">
          <w:pPr/>
        </w:pPrChange>
      </w:pPr>
    </w:p>
    <w:p w14:paraId="78A87CC7" w14:textId="77777777" w:rsidR="000D7122" w:rsidDel="001111A8" w:rsidRDefault="000D7122">
      <w:pPr>
        <w:pStyle w:val="Titre4"/>
        <w:rPr>
          <w:del w:id="8745" w:author="VOYER Raphael" w:date="2021-06-16T11:15:00Z"/>
        </w:rPr>
        <w:pPrChange w:id="8746" w:author="VOYER Raphael" w:date="2021-06-16T11:15:00Z">
          <w:pPr/>
        </w:pPrChange>
      </w:pPr>
    </w:p>
    <w:p w14:paraId="72C7D2A7" w14:textId="77777777" w:rsidR="000D7122" w:rsidDel="001111A8" w:rsidRDefault="000D7122">
      <w:pPr>
        <w:pStyle w:val="Titre4"/>
        <w:rPr>
          <w:del w:id="8747" w:author="VOYER Raphael" w:date="2021-06-16T11:15:00Z"/>
        </w:rPr>
        <w:pPrChange w:id="8748" w:author="VOYER Raphael" w:date="2021-06-16T11:15:00Z">
          <w:pPr/>
        </w:pPrChange>
      </w:pPr>
    </w:p>
    <w:p w14:paraId="76E95450" w14:textId="77777777" w:rsidR="000D7122" w:rsidDel="001111A8" w:rsidRDefault="000D7122">
      <w:pPr>
        <w:pStyle w:val="Titre4"/>
        <w:rPr>
          <w:del w:id="8749" w:author="VOYER Raphael" w:date="2021-06-16T11:15:00Z"/>
        </w:rPr>
        <w:pPrChange w:id="8750" w:author="VOYER Raphael" w:date="2021-06-16T11:15:00Z">
          <w:pPr/>
        </w:pPrChange>
      </w:pPr>
    </w:p>
    <w:p w14:paraId="705486CF" w14:textId="77777777" w:rsidR="000D7122" w:rsidDel="001111A8" w:rsidRDefault="000D7122">
      <w:pPr>
        <w:pStyle w:val="Titre4"/>
        <w:rPr>
          <w:del w:id="8751" w:author="VOYER Raphael" w:date="2021-06-16T11:15:00Z"/>
        </w:rPr>
        <w:pPrChange w:id="8752" w:author="VOYER Raphael" w:date="2021-06-16T11:15:00Z">
          <w:pPr/>
        </w:pPrChange>
      </w:pPr>
    </w:p>
    <w:p w14:paraId="75C495E0" w14:textId="77777777" w:rsidR="000D7122" w:rsidDel="001111A8" w:rsidRDefault="000D7122">
      <w:pPr>
        <w:pStyle w:val="Titre4"/>
        <w:rPr>
          <w:del w:id="8753" w:author="VOYER Raphael" w:date="2021-06-16T11:15:00Z"/>
        </w:rPr>
        <w:pPrChange w:id="8754" w:author="VOYER Raphael" w:date="2021-06-16T11:15:00Z">
          <w:pPr/>
        </w:pPrChange>
      </w:pPr>
    </w:p>
    <w:p w14:paraId="11B6BB1F" w14:textId="77777777" w:rsidR="000D7122" w:rsidDel="001111A8" w:rsidRDefault="000D7122">
      <w:pPr>
        <w:pStyle w:val="Titre4"/>
        <w:rPr>
          <w:del w:id="8755" w:author="VOYER Raphael" w:date="2021-06-16T11:15:00Z"/>
        </w:rPr>
        <w:pPrChange w:id="8756" w:author="VOYER Raphael" w:date="2021-06-16T11:15:00Z">
          <w:pPr/>
        </w:pPrChange>
      </w:pPr>
    </w:p>
    <w:p w14:paraId="2A355AC5" w14:textId="77777777" w:rsidR="000D7122" w:rsidDel="001111A8" w:rsidRDefault="000D7122">
      <w:pPr>
        <w:pStyle w:val="Titre4"/>
        <w:rPr>
          <w:del w:id="8757" w:author="VOYER Raphael" w:date="2021-06-16T11:15:00Z"/>
        </w:rPr>
        <w:pPrChange w:id="8758" w:author="VOYER Raphael" w:date="2021-06-16T11:15:00Z">
          <w:pPr/>
        </w:pPrChange>
      </w:pPr>
    </w:p>
    <w:p w14:paraId="5BE80E7B" w14:textId="77777777" w:rsidR="000D7122" w:rsidDel="001111A8" w:rsidRDefault="000D7122">
      <w:pPr>
        <w:pStyle w:val="Titre4"/>
        <w:rPr>
          <w:del w:id="8759" w:author="VOYER Raphael" w:date="2021-06-16T11:15:00Z"/>
        </w:rPr>
        <w:pPrChange w:id="8760" w:author="VOYER Raphael" w:date="2021-06-16T11:15:00Z">
          <w:pPr/>
        </w:pPrChange>
      </w:pPr>
    </w:p>
    <w:p w14:paraId="7080797F" w14:textId="77777777" w:rsidR="000D7122" w:rsidDel="001111A8" w:rsidRDefault="000D7122">
      <w:pPr>
        <w:pStyle w:val="Titre4"/>
        <w:rPr>
          <w:del w:id="8761" w:author="VOYER Raphael" w:date="2021-06-16T11:15:00Z"/>
        </w:rPr>
        <w:pPrChange w:id="8762" w:author="VOYER Raphael" w:date="2021-06-16T11:15:00Z">
          <w:pPr/>
        </w:pPrChange>
      </w:pPr>
    </w:p>
    <w:p w14:paraId="0BC1DDCC" w14:textId="77777777" w:rsidR="000D7122" w:rsidDel="001111A8" w:rsidRDefault="000D7122">
      <w:pPr>
        <w:pStyle w:val="Titre4"/>
        <w:rPr>
          <w:del w:id="8763" w:author="VOYER Raphael" w:date="2021-06-16T11:15:00Z"/>
        </w:rPr>
        <w:pPrChange w:id="8764" w:author="VOYER Raphael" w:date="2021-06-16T11:15:00Z">
          <w:pPr/>
        </w:pPrChange>
      </w:pPr>
    </w:p>
    <w:p w14:paraId="27669AE0" w14:textId="77777777" w:rsidR="000D7122" w:rsidDel="001111A8" w:rsidRDefault="000D7122">
      <w:pPr>
        <w:pStyle w:val="Titre4"/>
        <w:rPr>
          <w:del w:id="8765" w:author="VOYER Raphael" w:date="2021-06-16T11:15:00Z"/>
        </w:rPr>
        <w:pPrChange w:id="8766" w:author="VOYER Raphael" w:date="2021-06-16T11:15:00Z">
          <w:pPr/>
        </w:pPrChange>
      </w:pPr>
    </w:p>
    <w:p w14:paraId="26504CF5" w14:textId="77777777" w:rsidR="000D7122" w:rsidDel="001111A8" w:rsidRDefault="00697356">
      <w:pPr>
        <w:pStyle w:val="Titre4"/>
        <w:rPr>
          <w:del w:id="8767" w:author="VOYER Raphael" w:date="2021-06-16T11:15:00Z"/>
        </w:rPr>
        <w:pPrChange w:id="8768" w:author="VOYER Raphael" w:date="2021-06-16T11:15:00Z">
          <w:pPr/>
        </w:pPrChange>
      </w:pPr>
      <w:del w:id="8769" w:author="VOYER Raphael" w:date="2021-06-16T11:15:00Z">
        <w:r w:rsidDel="001111A8">
          <w:br w:type="page"/>
        </w:r>
        <w:r w:rsidR="000D7122" w:rsidDel="001111A8">
          <w:delText>L3 cluster Deletion:</w:delText>
        </w:r>
      </w:del>
    </w:p>
    <w:p w14:paraId="71A514B7" w14:textId="77777777" w:rsidR="000D7122" w:rsidDel="001111A8" w:rsidRDefault="000D7122">
      <w:pPr>
        <w:pStyle w:val="Titre4"/>
        <w:rPr>
          <w:del w:id="8770" w:author="VOYER Raphael" w:date="2021-06-16T11:15:00Z"/>
        </w:rPr>
        <w:pPrChange w:id="8771" w:author="VOYER Raphael" w:date="2021-06-16T11:15:00Z">
          <w:pPr/>
        </w:pPrChange>
      </w:pPr>
    </w:p>
    <w:p w14:paraId="651895C8" w14:textId="77777777" w:rsidR="000D7122" w:rsidDel="001111A8" w:rsidRDefault="000D7122">
      <w:pPr>
        <w:pStyle w:val="Titre4"/>
        <w:rPr>
          <w:del w:id="8772" w:author="VOYER Raphael" w:date="2021-06-16T11:15:00Z"/>
        </w:rPr>
        <w:pPrChange w:id="8773" w:author="VOYER Raphael" w:date="2021-06-16T11:15:00Z">
          <w:pPr/>
        </w:pPrChange>
      </w:pPr>
    </w:p>
    <w:p w14:paraId="7B3709AC" w14:textId="77777777" w:rsidR="000D7122" w:rsidDel="001111A8" w:rsidRDefault="000D7122">
      <w:pPr>
        <w:pStyle w:val="Titre4"/>
        <w:rPr>
          <w:del w:id="8774" w:author="VOYER Raphael" w:date="2021-06-16T11:15:00Z"/>
        </w:rPr>
        <w:pPrChange w:id="8775" w:author="VOYER Raphael" w:date="2021-06-16T11:15:00Z">
          <w:pPr/>
        </w:pPrChange>
      </w:pPr>
    </w:p>
    <w:p w14:paraId="097AFA88" w14:textId="77777777" w:rsidR="000D7122" w:rsidDel="001111A8" w:rsidRDefault="004F358F">
      <w:pPr>
        <w:pStyle w:val="Titre4"/>
        <w:rPr>
          <w:del w:id="8776" w:author="VOYER Raphael" w:date="2021-06-16T11:15:00Z"/>
        </w:rPr>
        <w:pPrChange w:id="8777" w:author="VOYER Raphael" w:date="2021-06-16T11:15:00Z">
          <w:pPr/>
        </w:pPrChange>
      </w:pPr>
      <w:del w:id="8778" w:author="VOYER Raphael" w:date="2021-06-16T11:15:00Z">
        <w:r w:rsidDel="001111A8">
          <w:rPr>
            <w:noProof/>
          </w:rPr>
          <mc:AlternateContent>
            <mc:Choice Requires="wpg">
              <w:drawing>
                <wp:anchor distT="0" distB="0" distL="114300" distR="114300" simplePos="0" relativeHeight="251650560" behindDoc="0" locked="0" layoutInCell="1" allowOverlap="1" wp14:anchorId="16ABE0A3" wp14:editId="5AD57813">
                  <wp:simplePos x="0" y="0"/>
                  <wp:positionH relativeFrom="column">
                    <wp:posOffset>-545465</wp:posOffset>
                  </wp:positionH>
                  <wp:positionV relativeFrom="paragraph">
                    <wp:posOffset>-1270</wp:posOffset>
                  </wp:positionV>
                  <wp:extent cx="6082665" cy="5255895"/>
                  <wp:effectExtent l="0" t="6985" r="6350" b="13970"/>
                  <wp:wrapNone/>
                  <wp:docPr id="54"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5255895"/>
                            <a:chOff x="941" y="2576"/>
                            <a:chExt cx="9579" cy="8277"/>
                          </a:xfrm>
                        </wpg:grpSpPr>
                        <wps:wsp>
                          <wps:cNvPr id="55" name="Text Box 341"/>
                          <wps:cNvSpPr txBox="1">
                            <a:spLocks noChangeArrowheads="1"/>
                          </wps:cNvSpPr>
                          <wps:spPr bwMode="auto">
                            <a:xfrm>
                              <a:off x="1701" y="2674"/>
                              <a:ext cx="1126" cy="660"/>
                            </a:xfrm>
                            <a:prstGeom prst="rect">
                              <a:avLst/>
                            </a:prstGeom>
                            <a:solidFill>
                              <a:srgbClr val="FFFFFF"/>
                            </a:solidFill>
                            <a:ln w="9525">
                              <a:solidFill>
                                <a:srgbClr val="000000"/>
                              </a:solidFill>
                              <a:miter lim="800000"/>
                              <a:headEnd/>
                              <a:tailEnd/>
                            </a:ln>
                          </wps:spPr>
                          <wps:txbx>
                            <w:txbxContent>
                              <w:p w14:paraId="4218CE96" w14:textId="77777777" w:rsidR="00860E70" w:rsidRDefault="00860E70" w:rsidP="000D7122">
                                <w:r>
                                  <w:t>HA-VLAN</w:t>
                                </w:r>
                              </w:p>
                            </w:txbxContent>
                          </wps:txbx>
                          <wps:bodyPr rot="0" vert="horz" wrap="square" lIns="91440" tIns="45720" rIns="91440" bIns="45720" anchor="t" anchorCtr="0" upright="1">
                            <a:noAutofit/>
                          </wps:bodyPr>
                        </wps:wsp>
                        <wps:wsp>
                          <wps:cNvPr id="56" name="Text Box 342"/>
                          <wps:cNvSpPr txBox="1">
                            <a:spLocks noChangeArrowheads="1"/>
                          </wps:cNvSpPr>
                          <wps:spPr bwMode="auto">
                            <a:xfrm>
                              <a:off x="3551" y="2674"/>
                              <a:ext cx="1126" cy="660"/>
                            </a:xfrm>
                            <a:prstGeom prst="rect">
                              <a:avLst/>
                            </a:prstGeom>
                            <a:solidFill>
                              <a:srgbClr val="FFFFFF"/>
                            </a:solidFill>
                            <a:ln w="9525">
                              <a:solidFill>
                                <a:srgbClr val="000000"/>
                              </a:solidFill>
                              <a:miter lim="800000"/>
                              <a:headEnd/>
                              <a:tailEnd/>
                            </a:ln>
                          </wps:spPr>
                          <wps:txbx>
                            <w:txbxContent>
                              <w:p w14:paraId="1B86E11B" w14:textId="77777777" w:rsidR="00860E70" w:rsidRDefault="00860E70" w:rsidP="000D7122">
                                <w:r>
                                  <w:t>IP-CMM</w:t>
                                </w:r>
                              </w:p>
                            </w:txbxContent>
                          </wps:txbx>
                          <wps:bodyPr rot="0" vert="horz" wrap="square" lIns="91440" tIns="45720" rIns="91440" bIns="45720" anchor="t" anchorCtr="0" upright="1">
                            <a:noAutofit/>
                          </wps:bodyPr>
                        </wps:wsp>
                        <wps:wsp>
                          <wps:cNvPr id="57" name="AutoShape 343"/>
                          <wps:cNvCnPr>
                            <a:cxnSpLocks noChangeShapeType="1"/>
                          </wps:cNvCnPr>
                          <wps:spPr bwMode="auto">
                            <a:xfrm>
                              <a:off x="2177" y="3334"/>
                              <a:ext cx="0" cy="7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344"/>
                          <wps:cNvCnPr>
                            <a:cxnSpLocks noChangeShapeType="1"/>
                          </wps:cNvCnPr>
                          <wps:spPr bwMode="auto">
                            <a:xfrm flipH="1">
                              <a:off x="4133" y="3334"/>
                              <a:ext cx="6"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45"/>
                          <wps:cNvCnPr>
                            <a:cxnSpLocks noChangeShapeType="1"/>
                          </wps:cNvCnPr>
                          <wps:spPr bwMode="auto">
                            <a:xfrm>
                              <a:off x="2178" y="4563"/>
                              <a:ext cx="19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346"/>
                          <wps:cNvSpPr txBox="1">
                            <a:spLocks noChangeArrowheads="1"/>
                          </wps:cNvSpPr>
                          <wps:spPr bwMode="auto">
                            <a:xfrm>
                              <a:off x="2321" y="3476"/>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5D4F" w14:textId="77777777" w:rsidR="00860E70" w:rsidRDefault="00860E70" w:rsidP="000D7122">
                                <w:r>
                                  <w:t>Request to delete a L3 cluster</w:t>
                                </w:r>
                              </w:p>
                            </w:txbxContent>
                          </wps:txbx>
                          <wps:bodyPr rot="0" vert="horz" wrap="square" lIns="91440" tIns="45720" rIns="91440" bIns="45720" anchor="t" anchorCtr="0" upright="1">
                            <a:noAutofit/>
                          </wps:bodyPr>
                        </wps:wsp>
                        <wps:wsp>
                          <wps:cNvPr id="61" name="Text Box 347"/>
                          <wps:cNvSpPr txBox="1">
                            <a:spLocks noChangeArrowheads="1"/>
                          </wps:cNvSpPr>
                          <wps:spPr bwMode="auto">
                            <a:xfrm>
                              <a:off x="6091" y="7203"/>
                              <a:ext cx="1836" cy="1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01DAC" w14:textId="77777777" w:rsidR="00860E70" w:rsidRDefault="00860E70" w:rsidP="000D7122">
                                <w:r>
                                  <w:t>Deletes the ARP entry with cluster-mac</w:t>
                                </w:r>
                              </w:p>
                            </w:txbxContent>
                          </wps:txbx>
                          <wps:bodyPr rot="0" vert="horz" wrap="square" lIns="91440" tIns="45720" rIns="91440" bIns="45720" anchor="t" anchorCtr="0" upright="1">
                            <a:noAutofit/>
                          </wps:bodyPr>
                        </wps:wsp>
                        <wps:wsp>
                          <wps:cNvPr id="62" name="Text Box 348"/>
                          <wps:cNvSpPr txBox="1">
                            <a:spLocks noChangeArrowheads="1"/>
                          </wps:cNvSpPr>
                          <wps:spPr bwMode="auto">
                            <a:xfrm>
                              <a:off x="6116" y="5708"/>
                              <a:ext cx="1811" cy="1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7376F" w14:textId="77777777" w:rsidR="00860E70" w:rsidRDefault="00860E70" w:rsidP="000D7122">
                                <w:r>
                                  <w:t xml:space="preserve">Deletes the Next Hop Router entry created for this cluster </w:t>
                                </w:r>
                              </w:p>
                            </w:txbxContent>
                          </wps:txbx>
                          <wps:bodyPr rot="0" vert="horz" wrap="square" lIns="91440" tIns="45720" rIns="91440" bIns="45720" anchor="t" anchorCtr="0" upright="1">
                            <a:noAutofit/>
                          </wps:bodyPr>
                        </wps:wsp>
                        <wps:wsp>
                          <wps:cNvPr id="63" name="Text Box 349"/>
                          <wps:cNvSpPr txBox="1">
                            <a:spLocks noChangeArrowheads="1"/>
                          </wps:cNvSpPr>
                          <wps:spPr bwMode="auto">
                            <a:xfrm>
                              <a:off x="6232" y="3737"/>
                              <a:ext cx="1811" cy="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42A5A" w14:textId="77777777" w:rsidR="00860E70" w:rsidRDefault="00860E70" w:rsidP="000D7122">
                                <w:r>
                                  <w:t>Deletes the IP Prefix entry created in Router TCAM for this L3 cluster</w:t>
                                </w:r>
                              </w:p>
                            </w:txbxContent>
                          </wps:txbx>
                          <wps:bodyPr rot="0" vert="horz" wrap="square" lIns="91440" tIns="45720" rIns="91440" bIns="45720" anchor="t" anchorCtr="0" upright="1">
                            <a:noAutofit/>
                          </wps:bodyPr>
                        </wps:wsp>
                        <wps:wsp>
                          <wps:cNvPr id="448" name="Text Box 351"/>
                          <wps:cNvSpPr txBox="1">
                            <a:spLocks noChangeArrowheads="1"/>
                          </wps:cNvSpPr>
                          <wps:spPr bwMode="auto">
                            <a:xfrm>
                              <a:off x="941" y="9028"/>
                              <a:ext cx="1154" cy="1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42494" w14:textId="77777777" w:rsidR="00860E70" w:rsidRDefault="00860E70" w:rsidP="000D7122">
                                <w:r>
                                  <w:t>Updates the database accordingly</w:t>
                                </w:r>
                              </w:p>
                            </w:txbxContent>
                          </wps:txbx>
                          <wps:bodyPr rot="0" vert="horz" wrap="square" lIns="91440" tIns="45720" rIns="91440" bIns="45720" anchor="t" anchorCtr="0" upright="1">
                            <a:noAutofit/>
                          </wps:bodyPr>
                        </wps:wsp>
                        <wps:wsp>
                          <wps:cNvPr id="449" name="Text Box 352"/>
                          <wps:cNvSpPr txBox="1">
                            <a:spLocks noChangeArrowheads="1"/>
                          </wps:cNvSpPr>
                          <wps:spPr bwMode="auto">
                            <a:xfrm>
                              <a:off x="7395" y="2674"/>
                              <a:ext cx="1126" cy="660"/>
                            </a:xfrm>
                            <a:prstGeom prst="rect">
                              <a:avLst/>
                            </a:prstGeom>
                            <a:solidFill>
                              <a:srgbClr val="FFFFFF"/>
                            </a:solidFill>
                            <a:ln w="9525">
                              <a:solidFill>
                                <a:srgbClr val="000000"/>
                              </a:solidFill>
                              <a:miter lim="800000"/>
                              <a:headEnd/>
                              <a:tailEnd/>
                            </a:ln>
                          </wps:spPr>
                          <wps:txbx>
                            <w:txbxContent>
                              <w:p w14:paraId="13A4E045" w14:textId="77777777" w:rsidR="00860E70" w:rsidRDefault="00860E70" w:rsidP="000D7122">
                                <w:r>
                                  <w:t>IP-NI</w:t>
                                </w:r>
                              </w:p>
                            </w:txbxContent>
                          </wps:txbx>
                          <wps:bodyPr rot="0" vert="horz" wrap="square" lIns="91440" tIns="45720" rIns="91440" bIns="45720" anchor="t" anchorCtr="0" upright="1">
                            <a:noAutofit/>
                          </wps:bodyPr>
                        </wps:wsp>
                        <wps:wsp>
                          <wps:cNvPr id="450" name="Text Box 353"/>
                          <wps:cNvSpPr txBox="1">
                            <a:spLocks noChangeArrowheads="1"/>
                          </wps:cNvSpPr>
                          <wps:spPr bwMode="auto">
                            <a:xfrm>
                              <a:off x="9394" y="2674"/>
                              <a:ext cx="1126" cy="660"/>
                            </a:xfrm>
                            <a:prstGeom prst="rect">
                              <a:avLst/>
                            </a:prstGeom>
                            <a:solidFill>
                              <a:srgbClr val="FFFFFF"/>
                            </a:solidFill>
                            <a:ln w="9525">
                              <a:solidFill>
                                <a:srgbClr val="000000"/>
                              </a:solidFill>
                              <a:miter lim="800000"/>
                              <a:headEnd/>
                              <a:tailEnd/>
                            </a:ln>
                          </wps:spPr>
                          <wps:txbx>
                            <w:txbxContent>
                              <w:p w14:paraId="251219AF" w14:textId="77777777" w:rsidR="00860E70" w:rsidRDefault="00860E70" w:rsidP="000D7122">
                                <w:r>
                                  <w:t>BCD</w:t>
                                </w:r>
                              </w:p>
                            </w:txbxContent>
                          </wps:txbx>
                          <wps:bodyPr rot="0" vert="horz" wrap="square" lIns="91440" tIns="45720" rIns="91440" bIns="45720" anchor="t" anchorCtr="0" upright="1">
                            <a:noAutofit/>
                          </wps:bodyPr>
                        </wps:wsp>
                        <wps:wsp>
                          <wps:cNvPr id="451" name="AutoShape 354"/>
                          <wps:cNvCnPr>
                            <a:cxnSpLocks noChangeShapeType="1"/>
                          </wps:cNvCnPr>
                          <wps:spPr bwMode="auto">
                            <a:xfrm>
                              <a:off x="7927"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355"/>
                          <wps:cNvCnPr>
                            <a:cxnSpLocks noChangeShapeType="1"/>
                          </wps:cNvCnPr>
                          <wps:spPr bwMode="auto">
                            <a:xfrm>
                              <a:off x="9961"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356"/>
                          <wps:cNvCnPr>
                            <a:cxnSpLocks noChangeShapeType="1"/>
                          </wps:cNvCnPr>
                          <wps:spPr bwMode="auto">
                            <a:xfrm>
                              <a:off x="4133" y="9894"/>
                              <a:ext cx="3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Text Box 357"/>
                          <wps:cNvSpPr txBox="1">
                            <a:spLocks noChangeArrowheads="1"/>
                          </wps:cNvSpPr>
                          <wps:spPr bwMode="auto">
                            <a:xfrm>
                              <a:off x="4333" y="9028"/>
                              <a:ext cx="3467" cy="7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BFF06" w14:textId="77777777" w:rsidR="00860E70" w:rsidRDefault="00860E70" w:rsidP="000D7122">
                                <w:r>
                                  <w:t>Request to un-reserve the VIDX entry</w:t>
                                </w:r>
                              </w:p>
                            </w:txbxContent>
                          </wps:txbx>
                          <wps:bodyPr rot="0" vert="horz" wrap="square" lIns="91440" tIns="45720" rIns="91440" bIns="45720" anchor="t" anchorCtr="0" upright="1">
                            <a:noAutofit/>
                          </wps:bodyPr>
                        </wps:wsp>
                        <wps:wsp>
                          <wps:cNvPr id="455" name="AutoShape 358"/>
                          <wps:cNvCnPr>
                            <a:cxnSpLocks noChangeShapeType="1"/>
                          </wps:cNvCnPr>
                          <wps:spPr bwMode="auto">
                            <a:xfrm>
                              <a:off x="4139" y="4943"/>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359"/>
                          <wps:cNvSpPr txBox="1">
                            <a:spLocks noChangeArrowheads="1"/>
                          </wps:cNvSpPr>
                          <wps:spPr bwMode="auto">
                            <a:xfrm>
                              <a:off x="4232" y="3945"/>
                              <a:ext cx="1562"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F136" w14:textId="77777777" w:rsidR="00860E70" w:rsidRDefault="00860E70" w:rsidP="000D7122">
                                <w:r>
                                  <w:t xml:space="preserve">Request to delete the IP prefix entry </w:t>
                                </w:r>
                              </w:p>
                            </w:txbxContent>
                          </wps:txbx>
                          <wps:bodyPr rot="0" vert="horz" wrap="square" lIns="91440" tIns="45720" rIns="91440" bIns="45720" anchor="t" anchorCtr="0" upright="1">
                            <a:noAutofit/>
                          </wps:bodyPr>
                        </wps:wsp>
                        <wps:wsp>
                          <wps:cNvPr id="457" name="AutoShape 360"/>
                          <wps:cNvCnPr>
                            <a:cxnSpLocks noChangeShapeType="1"/>
                          </wps:cNvCnPr>
                          <wps:spPr bwMode="auto">
                            <a:xfrm>
                              <a:off x="4133" y="6126"/>
                              <a:ext cx="1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8" name="Text Box 361"/>
                          <wps:cNvSpPr txBox="1">
                            <a:spLocks noChangeArrowheads="1"/>
                          </wps:cNvSpPr>
                          <wps:spPr bwMode="auto">
                            <a:xfrm>
                              <a:off x="4333" y="5039"/>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17732" w14:textId="77777777" w:rsidR="00860E70" w:rsidRDefault="00860E70" w:rsidP="000D7122">
                                <w:r>
                                  <w:t xml:space="preserve">Request to delete the Next Hop Router entry </w:t>
                                </w:r>
                              </w:p>
                            </w:txbxContent>
                          </wps:txbx>
                          <wps:bodyPr rot="0" vert="horz" wrap="square" lIns="91440" tIns="45720" rIns="91440" bIns="45720" anchor="t" anchorCtr="0" upright="1">
                            <a:noAutofit/>
                          </wps:bodyPr>
                        </wps:wsp>
                        <wps:wsp>
                          <wps:cNvPr id="459" name="AutoShape 362"/>
                          <wps:cNvCnPr>
                            <a:cxnSpLocks noChangeShapeType="1"/>
                          </wps:cNvCnPr>
                          <wps:spPr bwMode="auto">
                            <a:xfrm>
                              <a:off x="4139" y="8136"/>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Text Box 363"/>
                          <wps:cNvSpPr txBox="1">
                            <a:spLocks noChangeArrowheads="1"/>
                          </wps:cNvSpPr>
                          <wps:spPr bwMode="auto">
                            <a:xfrm>
                              <a:off x="4232" y="6377"/>
                              <a:ext cx="156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357CB" w14:textId="77777777" w:rsidR="00860E70" w:rsidRDefault="00860E70" w:rsidP="000D7122">
                                <w:r>
                                  <w:t xml:space="preserve">Request to delete the ARP entry with cluster-mac </w:t>
                                </w:r>
                              </w:p>
                            </w:txbxContent>
                          </wps:txbx>
                          <wps:bodyPr rot="0" vert="horz" wrap="square" lIns="91440" tIns="45720" rIns="91440" bIns="45720" anchor="t" anchorCtr="0" upright="1">
                            <a:noAutofit/>
                          </wps:bodyPr>
                        </wps:wsp>
                        <wps:wsp>
                          <wps:cNvPr id="462" name="Text Box 364"/>
                          <wps:cNvSpPr txBox="1">
                            <a:spLocks noChangeArrowheads="1"/>
                          </wps:cNvSpPr>
                          <wps:spPr bwMode="auto">
                            <a:xfrm>
                              <a:off x="5533" y="2576"/>
                              <a:ext cx="1126" cy="660"/>
                            </a:xfrm>
                            <a:prstGeom prst="rect">
                              <a:avLst/>
                            </a:prstGeom>
                            <a:solidFill>
                              <a:srgbClr val="FFFFFF"/>
                            </a:solidFill>
                            <a:ln w="9525">
                              <a:solidFill>
                                <a:srgbClr val="000000"/>
                              </a:solidFill>
                              <a:miter lim="800000"/>
                              <a:headEnd/>
                              <a:tailEnd/>
                            </a:ln>
                          </wps:spPr>
                          <wps:txbx>
                            <w:txbxContent>
                              <w:p w14:paraId="480B6DF9" w14:textId="77777777" w:rsidR="00860E70" w:rsidRDefault="00860E70" w:rsidP="000D7122">
                                <w:r>
                                  <w:t>IPRM</w:t>
                                </w:r>
                              </w:p>
                            </w:txbxContent>
                          </wps:txbx>
                          <wps:bodyPr rot="0" vert="horz" wrap="square" lIns="91440" tIns="45720" rIns="91440" bIns="45720" anchor="t" anchorCtr="0" upright="1">
                            <a:noAutofit/>
                          </wps:bodyPr>
                        </wps:wsp>
                        <wps:wsp>
                          <wps:cNvPr id="463" name="AutoShape 365"/>
                          <wps:cNvCnPr>
                            <a:cxnSpLocks noChangeShapeType="1"/>
                          </wps:cNvCnPr>
                          <wps:spPr bwMode="auto">
                            <a:xfrm>
                              <a:off x="6028" y="3236"/>
                              <a:ext cx="0" cy="7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67"/>
                          <wps:cNvCnPr>
                            <a:cxnSpLocks noChangeShapeType="1"/>
                          </wps:cNvCnPr>
                          <wps:spPr bwMode="auto">
                            <a:xfrm>
                              <a:off x="7927" y="10284"/>
                              <a:ext cx="20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Text Box 368"/>
                          <wps:cNvSpPr txBox="1">
                            <a:spLocks noChangeArrowheads="1"/>
                          </wps:cNvSpPr>
                          <wps:spPr bwMode="auto">
                            <a:xfrm>
                              <a:off x="8043" y="9270"/>
                              <a:ext cx="1785" cy="8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36BB1" w14:textId="77777777" w:rsidR="00860E70" w:rsidRDefault="00860E70" w:rsidP="00644A5D">
                                <w:r>
                                  <w:t>Request to un-reserve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BE0A3" id="Group 369" o:spid="_x0000_s1094" style="position:absolute;left:0;text-align:left;margin-left:-42.95pt;margin-top:-.1pt;width:478.95pt;height:413.85pt;z-index:251650560" coordorigin="941,2576" coordsize="9579,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">
                  <v:shape id="Text Box 341" o:spid="_x0000_s1095" type="#_x0000_t202" style="position:absolute;left:170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4218CE96" w14:textId="77777777" w:rsidR="00860E70" w:rsidRDefault="00860E70" w:rsidP="000D7122">
                          <w:r>
                            <w:t>HA-VLAN</w:t>
                          </w:r>
                        </w:p>
                      </w:txbxContent>
                    </v:textbox>
                  </v:shape>
                  <v:shape id="Text Box 342" o:spid="_x0000_s1096" type="#_x0000_t202" style="position:absolute;left:355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1B86E11B" w14:textId="77777777" w:rsidR="00860E70" w:rsidRDefault="00860E70" w:rsidP="000D7122">
                          <w:r>
                            <w:t>IP-CMM</w:t>
                          </w:r>
                        </w:p>
                      </w:txbxContent>
                    </v:textbox>
                  </v:shape>
                  <v:shape id="AutoShape 343" o:spid="_x0000_s1097" type="#_x0000_t32" style="position:absolute;left:2177;top:3334;width:0;height:7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344" o:spid="_x0000_s1098" type="#_x0000_t32" style="position:absolute;left:4133;top:3334;width:6;height:7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345" o:spid="_x0000_s1099" type="#_x0000_t32" style="position:absolute;left:2178;top:4563;width:19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Text Box 346" o:spid="_x0000_s1100" type="#_x0000_t202" style="position:absolute;left:2321;top:3476;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00C95D4F" w14:textId="77777777" w:rsidR="00860E70" w:rsidRDefault="00860E70" w:rsidP="000D7122">
                          <w:r>
                            <w:t>Request to delete a L3 cluster</w:t>
                          </w:r>
                        </w:p>
                      </w:txbxContent>
                    </v:textbox>
                  </v:shape>
                  <v:shape id="Text Box 347" o:spid="_x0000_s1101" type="#_x0000_t202" style="position:absolute;left:6091;top:7203;width:183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44701DAC" w14:textId="77777777" w:rsidR="00860E70" w:rsidRDefault="00860E70" w:rsidP="000D7122">
                          <w:r>
                            <w:t>Deletes the ARP entry with cluster-mac</w:t>
                          </w:r>
                        </w:p>
                      </w:txbxContent>
                    </v:textbox>
                  </v:shape>
                  <v:shape id="Text Box 348" o:spid="_x0000_s1102" type="#_x0000_t202" style="position:absolute;left:6116;top:5708;width:1811;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59A7376F" w14:textId="77777777" w:rsidR="00860E70" w:rsidRDefault="00860E70" w:rsidP="000D7122">
                          <w:r>
                            <w:t xml:space="preserve">Deletes the Next Hop Router entry created for this cluster </w:t>
                          </w:r>
                        </w:p>
                      </w:txbxContent>
                    </v:textbox>
                  </v:shape>
                  <v:shape id="Text Box 349" o:spid="_x0000_s1103" type="#_x0000_t202" style="position:absolute;left:6232;top:3737;width:181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37442A5A" w14:textId="77777777" w:rsidR="00860E70" w:rsidRDefault="00860E70" w:rsidP="000D7122">
                          <w:r>
                            <w:t>Deletes the IP Prefix entry created in Router TCAM for this L3 cluster</w:t>
                          </w:r>
                        </w:p>
                      </w:txbxContent>
                    </v:textbox>
                  </v:shape>
                  <v:shape id="Text Box 351" o:spid="_x0000_s1104" type="#_x0000_t202" style="position:absolute;left:941;top:9028;width:115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" stroked="f">
                    <v:textbox>
                      <w:txbxContent>
                        <w:p w14:paraId="68542494" w14:textId="77777777" w:rsidR="00860E70" w:rsidRDefault="00860E70" w:rsidP="000D7122">
                          <w:r>
                            <w:t>Updates the database accordingly</w:t>
                          </w:r>
                        </w:p>
                      </w:txbxContent>
                    </v:textbox>
                  </v:shape>
                  <v:shape id="Text Box 352" o:spid="_x0000_s1105" type="#_x0000_t202" style="position:absolute;left:7395;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13A4E045" w14:textId="77777777" w:rsidR="00860E70" w:rsidRDefault="00860E70" w:rsidP="000D7122">
                          <w:r>
                            <w:t>IP-NI</w:t>
                          </w:r>
                        </w:p>
                      </w:txbxContent>
                    </v:textbox>
                  </v:shape>
                  <v:shape id="Text Box 353" o:spid="_x0000_s1106" type="#_x0000_t202" style="position:absolute;left:9394;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">
                    <v:textbox>
                      <w:txbxContent>
                        <w:p w14:paraId="251219AF" w14:textId="77777777" w:rsidR="00860E70" w:rsidRDefault="00860E70" w:rsidP="000D7122">
                          <w:r>
                            <w:t>BCD</w:t>
                          </w:r>
                        </w:p>
                      </w:txbxContent>
                    </v:textbox>
                  </v:shape>
                  <v:shape id="AutoShape 354" o:spid="_x0000_s1107" type="#_x0000_t32" style="position:absolute;left:7927;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BxgAAANwAAAAPAAAAZHJzL2Rvd25yZXYueG1sRI9BawIx&#10;FITvQv9DeIVeRLNbVM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y/mrwcYAAADcAAAA&#10;DwAAAAAAAAAAAAAAAAAHAgAAZHJzL2Rvd25yZXYueG1sUEsFBgAAAAADAAMAtwAAAPoCAAAAAA==&#10;"/>
                  <v:shape id="AutoShape 355" o:spid="_x0000_s1108" type="#_x0000_t32" style="position:absolute;left:9961;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2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pGO5n0hGQ8z8AAAD//wMAUEsBAi0AFAAGAAgAAAAhANvh9svuAAAAhQEAABMAAAAAAAAA&#10;AAAAAAAAAAAAAFtDb250ZW50X1R5cGVzXS54bWxQSwECLQAUAAYACAAAACEAWvQsW78AAAAVAQAA&#10;CwAAAAAAAAAAAAAAAAAfAQAAX3JlbHMvLnJlbHNQSwECLQAUAAYACAAAACEAOys1tsYAAADcAAAA&#10;DwAAAAAAAAAAAAAAAAAHAgAAZHJzL2Rvd25yZXYueG1sUEsFBgAAAAADAAMAtwAAAPoCAAAAAA==&#10;"/>
                  <v:shape id="AutoShape 356" o:spid="_x0000_s1109" type="#_x0000_t32" style="position:absolute;left:4133;top:9894;width:3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Text Box 357" o:spid="_x0000_s1110" type="#_x0000_t202" style="position:absolute;left:4333;top:9028;width:346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" stroked="f">
                    <v:textbox>
                      <w:txbxContent>
                        <w:p w14:paraId="638BFF06" w14:textId="77777777" w:rsidR="00860E70" w:rsidRDefault="00860E70" w:rsidP="000D7122">
                          <w:r>
                            <w:t>Request to un-reserve the VIDX entry</w:t>
                          </w:r>
                        </w:p>
                      </w:txbxContent>
                    </v:textbox>
                  </v:shape>
                  <v:shape id="AutoShape 358" o:spid="_x0000_s1111" type="#_x0000_t32" style="position:absolute;left:4139;top:4943;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shape id="Text Box 359" o:spid="_x0000_s1112" type="#_x0000_t202" style="position:absolute;left:4232;top:3945;width:156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0BFF136" w14:textId="77777777" w:rsidR="00860E70" w:rsidRDefault="00860E70" w:rsidP="000D7122">
                          <w:r>
                            <w:t xml:space="preserve">Request to delete the IP prefix entry </w:t>
                          </w:r>
                        </w:p>
                      </w:txbxContent>
                    </v:textbox>
                  </v:shape>
                  <v:shape id="AutoShape 360" o:spid="_x0000_s1113" type="#_x0000_t32" style="position:absolute;left:4133;top:6126;width:1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">
                    <v:stroke endarrow="block"/>
                  </v:shape>
                  <v:shape id="Text Box 361" o:spid="_x0000_s1114" type="#_x0000_t202" style="position:absolute;left:4333;top:5039;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66217732" w14:textId="77777777" w:rsidR="00860E70" w:rsidRDefault="00860E70" w:rsidP="000D7122">
                          <w:r>
                            <w:t xml:space="preserve">Request to delete the Next Hop Router entry </w:t>
                          </w:r>
                        </w:p>
                      </w:txbxContent>
                    </v:textbox>
                  </v:shape>
                  <v:shape id="AutoShape 362" o:spid="_x0000_s1115" type="#_x0000_t32" style="position:absolute;left:4139;top:8136;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uQ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RCv9n4hGQ8z8AAAD//wMAUEsBAi0AFAAGAAgAAAAhANvh9svuAAAAhQEAABMAAAAAAAAA&#10;AAAAAAAAAAAAAFtDb250ZW50X1R5cGVzXS54bWxQSwECLQAUAAYACAAAACEAWvQsW78AAAAVAQAA&#10;CwAAAAAAAAAAAAAAAAAfAQAAX3JlbHMvLnJlbHNQSwECLQAUAAYACAAAACEAGFgLkMYAAADcAAAA&#10;DwAAAAAAAAAAAAAAAAAHAgAAZHJzL2Rvd25yZXYueG1sUEsFBgAAAAADAAMAtwAAAPoCAAAAAA==&#10;">
                    <v:stroke endarrow="block"/>
                  </v:shape>
                  <v:shape id="Text Box 363" o:spid="_x0000_s1116" type="#_x0000_t202" style="position:absolute;left:4232;top:6377;width:156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254357CB" w14:textId="77777777" w:rsidR="00860E70" w:rsidRDefault="00860E70" w:rsidP="000D7122">
                          <w:r>
                            <w:t xml:space="preserve">Request to delete the ARP entry with cluster-mac </w:t>
                          </w:r>
                        </w:p>
                      </w:txbxContent>
                    </v:textbox>
                  </v:shape>
                  <v:shape id="Text Box 364" o:spid="_x0000_s1117" type="#_x0000_t202" style="position:absolute;left:5533;top:2576;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">
                    <v:textbox>
                      <w:txbxContent>
                        <w:p w14:paraId="480B6DF9" w14:textId="77777777" w:rsidR="00860E70" w:rsidRDefault="00860E70" w:rsidP="000D7122">
                          <w:r>
                            <w:t>IPRM</w:t>
                          </w:r>
                        </w:p>
                      </w:txbxContent>
                    </v:textbox>
                  </v:shape>
                  <v:shape id="AutoShape 365" o:spid="_x0000_s1118" type="#_x0000_t32" style="position:absolute;left:6028;top:3236;width:0;height:7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"/>
                  <v:shape id="AutoShape 367" o:spid="_x0000_s1119" type="#_x0000_t32" style="position:absolute;left:7927;top:10284;width:20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Text Box 368" o:spid="_x0000_s1120" type="#_x0000_t202" style="position:absolute;left:8043;top:9270;width:178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" stroked="f">
                    <v:textbox>
                      <w:txbxContent>
                        <w:p w14:paraId="44D36BB1" w14:textId="77777777" w:rsidR="00860E70" w:rsidRDefault="00860E70" w:rsidP="00644A5D">
                          <w:r>
                            <w:t>Request to un-reserve the VIDX entry</w:t>
                          </w:r>
                        </w:p>
                      </w:txbxContent>
                    </v:textbox>
                  </v:shape>
                </v:group>
              </w:pict>
            </mc:Fallback>
          </mc:AlternateContent>
        </w:r>
      </w:del>
    </w:p>
    <w:p w14:paraId="4DE9EE60" w14:textId="77777777" w:rsidR="000D7122" w:rsidDel="001111A8" w:rsidRDefault="000D7122">
      <w:pPr>
        <w:pStyle w:val="Titre4"/>
        <w:rPr>
          <w:del w:id="8779" w:author="VOYER Raphael" w:date="2021-06-16T11:15:00Z"/>
        </w:rPr>
        <w:pPrChange w:id="8780" w:author="VOYER Raphael" w:date="2021-06-16T11:15:00Z">
          <w:pPr/>
        </w:pPrChange>
      </w:pPr>
    </w:p>
    <w:p w14:paraId="226AB0D8" w14:textId="77777777" w:rsidR="000D7122" w:rsidDel="001111A8" w:rsidRDefault="000D7122">
      <w:pPr>
        <w:pStyle w:val="Titre4"/>
        <w:rPr>
          <w:del w:id="8781" w:author="VOYER Raphael" w:date="2021-06-16T11:15:00Z"/>
        </w:rPr>
        <w:pPrChange w:id="8782" w:author="VOYER Raphael" w:date="2021-06-16T11:15:00Z">
          <w:pPr/>
        </w:pPrChange>
      </w:pPr>
    </w:p>
    <w:p w14:paraId="720F0B62" w14:textId="77777777" w:rsidR="000D7122" w:rsidDel="001111A8" w:rsidRDefault="000D7122">
      <w:pPr>
        <w:pStyle w:val="Titre4"/>
        <w:rPr>
          <w:del w:id="8783" w:author="VOYER Raphael" w:date="2021-06-16T11:15:00Z"/>
        </w:rPr>
        <w:pPrChange w:id="8784" w:author="VOYER Raphael" w:date="2021-06-16T11:15:00Z">
          <w:pPr/>
        </w:pPrChange>
      </w:pPr>
    </w:p>
    <w:p w14:paraId="4634A24A" w14:textId="77777777" w:rsidR="000D7122" w:rsidDel="001111A8" w:rsidRDefault="000D7122">
      <w:pPr>
        <w:pStyle w:val="Titre4"/>
        <w:rPr>
          <w:del w:id="8785" w:author="VOYER Raphael" w:date="2021-06-16T11:15:00Z"/>
        </w:rPr>
        <w:pPrChange w:id="8786" w:author="VOYER Raphael" w:date="2021-06-16T11:15:00Z">
          <w:pPr/>
        </w:pPrChange>
      </w:pPr>
    </w:p>
    <w:p w14:paraId="6C42DC1A" w14:textId="77777777" w:rsidR="000D7122" w:rsidDel="001111A8" w:rsidRDefault="000D7122">
      <w:pPr>
        <w:pStyle w:val="Titre4"/>
        <w:rPr>
          <w:del w:id="8787" w:author="VOYER Raphael" w:date="2021-06-16T11:15:00Z"/>
        </w:rPr>
        <w:pPrChange w:id="8788" w:author="VOYER Raphael" w:date="2021-06-16T11:15:00Z">
          <w:pPr/>
        </w:pPrChange>
      </w:pPr>
    </w:p>
    <w:p w14:paraId="5C02CEE0" w14:textId="77777777" w:rsidR="000D7122" w:rsidDel="001111A8" w:rsidRDefault="000D7122">
      <w:pPr>
        <w:pStyle w:val="Titre4"/>
        <w:rPr>
          <w:del w:id="8789" w:author="VOYER Raphael" w:date="2021-06-16T11:15:00Z"/>
        </w:rPr>
        <w:pPrChange w:id="8790" w:author="VOYER Raphael" w:date="2021-06-16T11:15:00Z">
          <w:pPr/>
        </w:pPrChange>
      </w:pPr>
    </w:p>
    <w:p w14:paraId="72C743E9" w14:textId="77777777" w:rsidR="000D7122" w:rsidDel="001111A8" w:rsidRDefault="000D7122">
      <w:pPr>
        <w:pStyle w:val="Titre4"/>
        <w:rPr>
          <w:del w:id="8791" w:author="VOYER Raphael" w:date="2021-06-16T11:15:00Z"/>
        </w:rPr>
        <w:pPrChange w:id="8792" w:author="VOYER Raphael" w:date="2021-06-16T11:15:00Z">
          <w:pPr/>
        </w:pPrChange>
      </w:pPr>
    </w:p>
    <w:p w14:paraId="618527FF" w14:textId="77777777" w:rsidR="000D7122" w:rsidDel="001111A8" w:rsidRDefault="000D7122">
      <w:pPr>
        <w:pStyle w:val="Titre4"/>
        <w:rPr>
          <w:del w:id="8793" w:author="VOYER Raphael" w:date="2021-06-16T11:15:00Z"/>
        </w:rPr>
        <w:pPrChange w:id="8794" w:author="VOYER Raphael" w:date="2021-06-16T11:15:00Z">
          <w:pPr/>
        </w:pPrChange>
      </w:pPr>
    </w:p>
    <w:p w14:paraId="4C5C4045" w14:textId="77777777" w:rsidR="000D7122" w:rsidDel="001111A8" w:rsidRDefault="000D7122">
      <w:pPr>
        <w:pStyle w:val="Titre4"/>
        <w:rPr>
          <w:del w:id="8795" w:author="VOYER Raphael" w:date="2021-06-16T11:15:00Z"/>
        </w:rPr>
        <w:pPrChange w:id="8796" w:author="VOYER Raphael" w:date="2021-06-16T11:15:00Z">
          <w:pPr/>
        </w:pPrChange>
      </w:pPr>
    </w:p>
    <w:p w14:paraId="0A1A80B8" w14:textId="77777777" w:rsidR="000D7122" w:rsidDel="001111A8" w:rsidRDefault="000D7122">
      <w:pPr>
        <w:pStyle w:val="Titre4"/>
        <w:rPr>
          <w:del w:id="8797" w:author="VOYER Raphael" w:date="2021-06-16T11:15:00Z"/>
        </w:rPr>
        <w:pPrChange w:id="8798" w:author="VOYER Raphael" w:date="2021-06-16T11:15:00Z">
          <w:pPr/>
        </w:pPrChange>
      </w:pPr>
    </w:p>
    <w:p w14:paraId="35C8CAAB" w14:textId="77777777" w:rsidR="000D7122" w:rsidDel="001111A8" w:rsidRDefault="000D7122">
      <w:pPr>
        <w:pStyle w:val="Titre4"/>
        <w:rPr>
          <w:del w:id="8799" w:author="VOYER Raphael" w:date="2021-06-16T11:15:00Z"/>
        </w:rPr>
        <w:pPrChange w:id="8800" w:author="VOYER Raphael" w:date="2021-06-16T11:15:00Z">
          <w:pPr/>
        </w:pPrChange>
      </w:pPr>
    </w:p>
    <w:p w14:paraId="7313C1F5" w14:textId="77777777" w:rsidR="000D7122" w:rsidDel="001111A8" w:rsidRDefault="000D7122">
      <w:pPr>
        <w:pStyle w:val="Titre4"/>
        <w:rPr>
          <w:del w:id="8801" w:author="VOYER Raphael" w:date="2021-06-16T11:15:00Z"/>
        </w:rPr>
        <w:pPrChange w:id="8802" w:author="VOYER Raphael" w:date="2021-06-16T11:15:00Z">
          <w:pPr/>
        </w:pPrChange>
      </w:pPr>
    </w:p>
    <w:p w14:paraId="5804CAEA" w14:textId="77777777" w:rsidR="000D7122" w:rsidDel="001111A8" w:rsidRDefault="000D7122">
      <w:pPr>
        <w:pStyle w:val="Titre4"/>
        <w:rPr>
          <w:del w:id="8803" w:author="VOYER Raphael" w:date="2021-06-16T11:15:00Z"/>
        </w:rPr>
        <w:pPrChange w:id="8804" w:author="VOYER Raphael" w:date="2021-06-16T11:15:00Z">
          <w:pPr/>
        </w:pPrChange>
      </w:pPr>
    </w:p>
    <w:p w14:paraId="4AE95709" w14:textId="77777777" w:rsidR="000D7122" w:rsidDel="001111A8" w:rsidRDefault="000D7122">
      <w:pPr>
        <w:pStyle w:val="Titre4"/>
        <w:rPr>
          <w:del w:id="8805" w:author="VOYER Raphael" w:date="2021-06-16T11:15:00Z"/>
        </w:rPr>
        <w:pPrChange w:id="8806" w:author="VOYER Raphael" w:date="2021-06-16T11:15:00Z">
          <w:pPr/>
        </w:pPrChange>
      </w:pPr>
    </w:p>
    <w:p w14:paraId="74BCE0EA" w14:textId="77777777" w:rsidR="000D7122" w:rsidDel="001111A8" w:rsidRDefault="000D7122">
      <w:pPr>
        <w:pStyle w:val="Titre4"/>
        <w:rPr>
          <w:del w:id="8807" w:author="VOYER Raphael" w:date="2021-06-16T11:15:00Z"/>
        </w:rPr>
        <w:pPrChange w:id="8808" w:author="VOYER Raphael" w:date="2021-06-16T11:15:00Z">
          <w:pPr/>
        </w:pPrChange>
      </w:pPr>
    </w:p>
    <w:p w14:paraId="0D0D5963" w14:textId="77777777" w:rsidR="000D7122" w:rsidDel="001111A8" w:rsidRDefault="000D7122">
      <w:pPr>
        <w:pStyle w:val="Titre4"/>
        <w:rPr>
          <w:del w:id="8809" w:author="VOYER Raphael" w:date="2021-06-16T11:15:00Z"/>
        </w:rPr>
        <w:pPrChange w:id="8810" w:author="VOYER Raphael" w:date="2021-06-16T11:15:00Z">
          <w:pPr/>
        </w:pPrChange>
      </w:pPr>
    </w:p>
    <w:p w14:paraId="542ADF7D" w14:textId="77777777" w:rsidR="000D7122" w:rsidDel="001111A8" w:rsidRDefault="000D7122">
      <w:pPr>
        <w:pStyle w:val="Titre4"/>
        <w:rPr>
          <w:del w:id="8811" w:author="VOYER Raphael" w:date="2021-06-16T11:15:00Z"/>
        </w:rPr>
        <w:pPrChange w:id="8812" w:author="VOYER Raphael" w:date="2021-06-16T11:15:00Z">
          <w:pPr/>
        </w:pPrChange>
      </w:pPr>
    </w:p>
    <w:p w14:paraId="0BCCA4EA" w14:textId="77777777" w:rsidR="000D7122" w:rsidDel="001111A8" w:rsidRDefault="000D7122">
      <w:pPr>
        <w:pStyle w:val="Titre4"/>
        <w:rPr>
          <w:del w:id="8813" w:author="VOYER Raphael" w:date="2021-06-16T11:15:00Z"/>
        </w:rPr>
        <w:pPrChange w:id="8814" w:author="VOYER Raphael" w:date="2021-06-16T11:15:00Z">
          <w:pPr/>
        </w:pPrChange>
      </w:pPr>
    </w:p>
    <w:p w14:paraId="44DF6B11" w14:textId="77777777" w:rsidR="000D7122" w:rsidDel="001111A8" w:rsidRDefault="000D7122">
      <w:pPr>
        <w:pStyle w:val="Titre4"/>
        <w:rPr>
          <w:del w:id="8815" w:author="VOYER Raphael" w:date="2021-06-16T11:15:00Z"/>
        </w:rPr>
        <w:pPrChange w:id="8816" w:author="VOYER Raphael" w:date="2021-06-16T11:15:00Z">
          <w:pPr/>
        </w:pPrChange>
      </w:pPr>
    </w:p>
    <w:p w14:paraId="4A1B3EA5" w14:textId="77777777" w:rsidR="000D7122" w:rsidDel="001111A8" w:rsidRDefault="000D7122">
      <w:pPr>
        <w:pStyle w:val="Titre4"/>
        <w:rPr>
          <w:del w:id="8817" w:author="VOYER Raphael" w:date="2021-06-16T11:15:00Z"/>
        </w:rPr>
        <w:pPrChange w:id="8818" w:author="VOYER Raphael" w:date="2021-06-16T11:15:00Z">
          <w:pPr/>
        </w:pPrChange>
      </w:pPr>
    </w:p>
    <w:p w14:paraId="123F271F" w14:textId="77777777" w:rsidR="000D7122" w:rsidDel="001111A8" w:rsidRDefault="000D7122">
      <w:pPr>
        <w:pStyle w:val="Titre4"/>
        <w:rPr>
          <w:del w:id="8819" w:author="VOYER Raphael" w:date="2021-06-16T11:15:00Z"/>
        </w:rPr>
        <w:pPrChange w:id="8820" w:author="VOYER Raphael" w:date="2021-06-16T11:15:00Z">
          <w:pPr/>
        </w:pPrChange>
      </w:pPr>
    </w:p>
    <w:p w14:paraId="1BCC8850" w14:textId="77777777" w:rsidR="000D7122" w:rsidDel="001111A8" w:rsidRDefault="000D7122">
      <w:pPr>
        <w:pStyle w:val="Titre4"/>
        <w:rPr>
          <w:del w:id="8821" w:author="VOYER Raphael" w:date="2021-06-16T11:15:00Z"/>
        </w:rPr>
        <w:pPrChange w:id="8822" w:author="VOYER Raphael" w:date="2021-06-16T11:15:00Z">
          <w:pPr/>
        </w:pPrChange>
      </w:pPr>
    </w:p>
    <w:p w14:paraId="10961372" w14:textId="77777777" w:rsidR="000D7122" w:rsidDel="001111A8" w:rsidRDefault="000D7122">
      <w:pPr>
        <w:pStyle w:val="Titre4"/>
        <w:rPr>
          <w:del w:id="8823" w:author="VOYER Raphael" w:date="2021-06-16T11:15:00Z"/>
        </w:rPr>
        <w:pPrChange w:id="8824" w:author="VOYER Raphael" w:date="2021-06-16T11:15:00Z">
          <w:pPr/>
        </w:pPrChange>
      </w:pPr>
    </w:p>
    <w:p w14:paraId="6874C099" w14:textId="77777777" w:rsidR="000D7122" w:rsidDel="001111A8" w:rsidRDefault="000D7122">
      <w:pPr>
        <w:pStyle w:val="Titre4"/>
        <w:rPr>
          <w:del w:id="8825" w:author="VOYER Raphael" w:date="2021-06-16T11:15:00Z"/>
        </w:rPr>
        <w:pPrChange w:id="8826" w:author="VOYER Raphael" w:date="2021-06-16T11:15:00Z">
          <w:pPr/>
        </w:pPrChange>
      </w:pPr>
    </w:p>
    <w:p w14:paraId="620D92A9" w14:textId="77777777" w:rsidR="000D7122" w:rsidDel="001111A8" w:rsidRDefault="000D7122">
      <w:pPr>
        <w:pStyle w:val="Titre4"/>
        <w:rPr>
          <w:del w:id="8827" w:author="VOYER Raphael" w:date="2021-06-16T11:15:00Z"/>
        </w:rPr>
        <w:pPrChange w:id="8828" w:author="VOYER Raphael" w:date="2021-06-16T11:15:00Z">
          <w:pPr/>
        </w:pPrChange>
      </w:pPr>
    </w:p>
    <w:p w14:paraId="3DC03882" w14:textId="77777777" w:rsidR="000D7122" w:rsidDel="001111A8" w:rsidRDefault="000D7122">
      <w:pPr>
        <w:pStyle w:val="Titre4"/>
        <w:rPr>
          <w:del w:id="8829" w:author="VOYER Raphael" w:date="2021-06-16T11:15:00Z"/>
        </w:rPr>
        <w:pPrChange w:id="8830" w:author="VOYER Raphael" w:date="2021-06-16T11:15:00Z">
          <w:pPr/>
        </w:pPrChange>
      </w:pPr>
    </w:p>
    <w:p w14:paraId="1244A846" w14:textId="77777777" w:rsidR="000D7122" w:rsidDel="001111A8" w:rsidRDefault="000D7122">
      <w:pPr>
        <w:pStyle w:val="Titre4"/>
        <w:rPr>
          <w:del w:id="8831" w:author="VOYER Raphael" w:date="2021-06-16T11:15:00Z"/>
        </w:rPr>
        <w:pPrChange w:id="8832" w:author="VOYER Raphael" w:date="2021-06-16T11:15:00Z">
          <w:pPr/>
        </w:pPrChange>
      </w:pPr>
    </w:p>
    <w:p w14:paraId="6EF83F1F" w14:textId="77777777" w:rsidR="000D7122" w:rsidDel="001111A8" w:rsidRDefault="004F358F">
      <w:pPr>
        <w:pStyle w:val="Titre4"/>
        <w:rPr>
          <w:del w:id="8833" w:author="VOYER Raphael" w:date="2021-06-16T11:15:00Z"/>
        </w:rPr>
        <w:pPrChange w:id="8834" w:author="VOYER Raphael" w:date="2021-06-16T11:15:00Z">
          <w:pPr/>
        </w:pPrChange>
      </w:pPr>
      <w:del w:id="8835" w:author="VOYER Raphael" w:date="2021-06-16T11:15:00Z">
        <w:r w:rsidDel="001111A8">
          <w:rPr>
            <w:noProof/>
          </w:rPr>
          <mc:AlternateContent>
            <mc:Choice Requires="wps">
              <w:drawing>
                <wp:anchor distT="0" distB="0" distL="114300" distR="114300" simplePos="0" relativeHeight="251649536" behindDoc="0" locked="0" layoutInCell="1" allowOverlap="1" wp14:anchorId="4A6C46D8" wp14:editId="36E6B36C">
                  <wp:simplePos x="0" y="0"/>
                  <wp:positionH relativeFrom="column">
                    <wp:posOffset>5303520</wp:posOffset>
                  </wp:positionH>
                  <wp:positionV relativeFrom="paragraph">
                    <wp:posOffset>48895</wp:posOffset>
                  </wp:positionV>
                  <wp:extent cx="1249680" cy="715645"/>
                  <wp:effectExtent l="0" t="4445" r="0" b="3810"/>
                  <wp:wrapNone/>
                  <wp:docPr id="53"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B1EEC" w14:textId="77777777" w:rsidR="00860E70" w:rsidRDefault="00860E70" w:rsidP="000D7122">
                              <w:r>
                                <w:t>Un- reserves the VIDX entry reserved for this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C46D8" id="Text Box 350" o:spid="_x0000_s1121" type="#_x0000_t202" style="position:absolute;left:0;text-align:left;margin-left:417.6pt;margin-top:3.85pt;width:98.4pt;height:56.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" stroked="f">
                  <v:textbox>
                    <w:txbxContent>
                      <w:p w14:paraId="452B1EEC" w14:textId="77777777" w:rsidR="00860E70" w:rsidRDefault="00860E70" w:rsidP="000D7122">
                        <w:r>
                          <w:t>Un- reserves the VIDX entry reserved for this cluster</w:t>
                        </w:r>
                      </w:p>
                    </w:txbxContent>
                  </v:textbox>
                </v:shape>
              </w:pict>
            </mc:Fallback>
          </mc:AlternateContent>
        </w:r>
      </w:del>
    </w:p>
    <w:p w14:paraId="449A8338" w14:textId="77777777" w:rsidR="000D7122" w:rsidDel="001111A8" w:rsidRDefault="000D7122">
      <w:pPr>
        <w:pStyle w:val="Titre4"/>
        <w:rPr>
          <w:del w:id="8836" w:author="VOYER Raphael" w:date="2021-06-16T11:15:00Z"/>
        </w:rPr>
        <w:pPrChange w:id="8837" w:author="VOYER Raphael" w:date="2021-06-16T11:15:00Z">
          <w:pPr/>
        </w:pPrChange>
      </w:pPr>
    </w:p>
    <w:p w14:paraId="76A8D807" w14:textId="77777777" w:rsidR="000D7122" w:rsidDel="001111A8" w:rsidRDefault="000D7122">
      <w:pPr>
        <w:pStyle w:val="Titre4"/>
        <w:rPr>
          <w:del w:id="8838" w:author="VOYER Raphael" w:date="2021-06-16T11:15:00Z"/>
        </w:rPr>
        <w:pPrChange w:id="8839" w:author="VOYER Raphael" w:date="2021-06-16T11:15:00Z">
          <w:pPr/>
        </w:pPrChange>
      </w:pPr>
    </w:p>
    <w:p w14:paraId="467478D5" w14:textId="77777777" w:rsidR="000D7122" w:rsidDel="001111A8" w:rsidRDefault="000D7122">
      <w:pPr>
        <w:pStyle w:val="Titre4"/>
        <w:rPr>
          <w:del w:id="8840" w:author="VOYER Raphael" w:date="2021-06-16T11:15:00Z"/>
        </w:rPr>
        <w:pPrChange w:id="8841" w:author="VOYER Raphael" w:date="2021-06-16T11:15:00Z">
          <w:pPr/>
        </w:pPrChange>
      </w:pPr>
    </w:p>
    <w:p w14:paraId="7D4C599E" w14:textId="77777777" w:rsidR="000D7122" w:rsidDel="001111A8" w:rsidRDefault="000D7122">
      <w:pPr>
        <w:pStyle w:val="Titre4"/>
        <w:rPr>
          <w:del w:id="8842" w:author="VOYER Raphael" w:date="2021-06-16T11:15:00Z"/>
        </w:rPr>
        <w:pPrChange w:id="8843" w:author="VOYER Raphael" w:date="2021-06-16T11:15:00Z">
          <w:pPr/>
        </w:pPrChange>
      </w:pPr>
    </w:p>
    <w:p w14:paraId="75170538" w14:textId="77777777" w:rsidR="000D7122" w:rsidDel="001111A8" w:rsidRDefault="000D7122">
      <w:pPr>
        <w:pStyle w:val="Titre4"/>
        <w:rPr>
          <w:del w:id="8844" w:author="VOYER Raphael" w:date="2021-06-16T11:15:00Z"/>
        </w:rPr>
        <w:pPrChange w:id="8845" w:author="VOYER Raphael" w:date="2021-06-16T11:15:00Z">
          <w:pPr/>
        </w:pPrChange>
      </w:pPr>
    </w:p>
    <w:p w14:paraId="0F303B3E" w14:textId="77777777" w:rsidR="000D7122" w:rsidDel="001111A8" w:rsidRDefault="000D7122">
      <w:pPr>
        <w:pStyle w:val="Titre4"/>
        <w:rPr>
          <w:del w:id="8846" w:author="VOYER Raphael" w:date="2021-06-16T11:15:00Z"/>
        </w:rPr>
        <w:pPrChange w:id="8847" w:author="VOYER Raphael" w:date="2021-06-16T11:15:00Z">
          <w:pPr/>
        </w:pPrChange>
      </w:pPr>
    </w:p>
    <w:p w14:paraId="485D83C7" w14:textId="77777777" w:rsidR="000D7122" w:rsidDel="001111A8" w:rsidRDefault="000D7122">
      <w:pPr>
        <w:pStyle w:val="Titre4"/>
        <w:rPr>
          <w:del w:id="8848" w:author="VOYER Raphael" w:date="2021-06-16T11:15:00Z"/>
        </w:rPr>
        <w:pPrChange w:id="8849" w:author="VOYER Raphael" w:date="2021-06-16T11:15:00Z">
          <w:pPr/>
        </w:pPrChange>
      </w:pPr>
    </w:p>
    <w:p w14:paraId="4695435B" w14:textId="77777777" w:rsidR="0020083D" w:rsidDel="001111A8" w:rsidRDefault="0020083D">
      <w:pPr>
        <w:pStyle w:val="Titre4"/>
        <w:rPr>
          <w:del w:id="8850" w:author="VOYER Raphael" w:date="2021-06-16T11:15:00Z"/>
        </w:rPr>
        <w:pPrChange w:id="8851" w:author="VOYER Raphael" w:date="2021-06-16T11:15:00Z">
          <w:pPr/>
        </w:pPrChange>
      </w:pPr>
    </w:p>
    <w:p w14:paraId="6745E0A2" w14:textId="77777777" w:rsidR="000D7122" w:rsidDel="001111A8" w:rsidRDefault="000D7122">
      <w:pPr>
        <w:pStyle w:val="Titre4"/>
        <w:rPr>
          <w:del w:id="8852" w:author="VOYER Raphael" w:date="2021-06-16T11:15:00Z"/>
        </w:rPr>
        <w:pPrChange w:id="8853" w:author="VOYER Raphael" w:date="2021-06-16T11:15:00Z">
          <w:pPr/>
        </w:pPrChange>
      </w:pPr>
    </w:p>
    <w:p w14:paraId="7EC79A3D" w14:textId="77777777" w:rsidR="00613335" w:rsidDel="001111A8" w:rsidRDefault="00613335">
      <w:pPr>
        <w:pStyle w:val="Titre4"/>
        <w:rPr>
          <w:del w:id="8854" w:author="VOYER Raphael" w:date="2021-06-16T11:15:00Z"/>
        </w:rPr>
        <w:pPrChange w:id="8855" w:author="VOYER Raphael" w:date="2021-06-16T11:15:00Z">
          <w:pPr/>
        </w:pPrChange>
      </w:pPr>
      <w:del w:id="8856" w:author="VOYER Raphael" w:date="2021-06-16T11:15:00Z">
        <w:r w:rsidDel="001111A8">
          <w:rPr>
            <w:b w:val="0"/>
          </w:rPr>
          <w:delText xml:space="preserve">HA-VLAN with VM:  </w:delText>
        </w:r>
        <w:r w:rsidRPr="002B678C" w:rsidDel="001111A8">
          <w:delText>No modifications done as part of this interface</w:delText>
        </w:r>
        <w:r w:rsidDel="001111A8">
          <w:delText>.</w:delText>
        </w:r>
      </w:del>
    </w:p>
    <w:p w14:paraId="4A750BDF" w14:textId="77777777" w:rsidR="00613335" w:rsidDel="001111A8" w:rsidRDefault="00613335">
      <w:pPr>
        <w:pStyle w:val="Titre4"/>
        <w:rPr>
          <w:del w:id="8857" w:author="VOYER Raphael" w:date="2021-06-16T11:15:00Z"/>
        </w:rPr>
        <w:pPrChange w:id="8858" w:author="VOYER Raphael" w:date="2021-06-16T11:15:00Z">
          <w:pPr/>
        </w:pPrChange>
      </w:pPr>
    </w:p>
    <w:p w14:paraId="075551A4" w14:textId="77777777" w:rsidR="00613335" w:rsidDel="001111A8" w:rsidRDefault="00613335">
      <w:pPr>
        <w:pStyle w:val="Titre4"/>
        <w:rPr>
          <w:del w:id="8859" w:author="VOYER Raphael" w:date="2021-06-16T11:15:00Z"/>
        </w:rPr>
        <w:pPrChange w:id="8860" w:author="VOYER Raphael" w:date="2021-06-16T11:15:00Z">
          <w:pPr/>
        </w:pPrChange>
      </w:pPr>
      <w:del w:id="8861" w:author="VOYER Raphael" w:date="2021-06-16T11:15:00Z">
        <w:r w:rsidDel="001111A8">
          <w:rPr>
            <w:b w:val="0"/>
          </w:rPr>
          <w:delText xml:space="preserve">HA-VLAN with IPMS:  </w:delText>
        </w:r>
        <w:r w:rsidRPr="002B678C" w:rsidDel="001111A8">
          <w:delText>No modifications done as part of this interface</w:delText>
        </w:r>
        <w:r w:rsidDel="001111A8">
          <w:delText>.</w:delText>
        </w:r>
      </w:del>
    </w:p>
    <w:p w14:paraId="6F29BC12" w14:textId="77777777" w:rsidR="00613335" w:rsidDel="001111A8" w:rsidRDefault="00613335">
      <w:pPr>
        <w:pStyle w:val="Titre4"/>
        <w:rPr>
          <w:del w:id="8862" w:author="VOYER Raphael" w:date="2021-06-16T11:15:00Z"/>
        </w:rPr>
        <w:pPrChange w:id="8863" w:author="VOYER Raphael" w:date="2021-06-16T11:15:00Z">
          <w:pPr/>
        </w:pPrChange>
      </w:pPr>
    </w:p>
    <w:p w14:paraId="2F20E0EC" w14:textId="77777777" w:rsidR="00613335" w:rsidDel="001111A8" w:rsidRDefault="00613335">
      <w:pPr>
        <w:pStyle w:val="Titre4"/>
        <w:rPr>
          <w:del w:id="8864" w:author="VOYER Raphael" w:date="2021-06-16T11:15:00Z"/>
        </w:rPr>
        <w:pPrChange w:id="8865" w:author="VOYER Raphael" w:date="2021-06-16T11:15:00Z">
          <w:pPr/>
        </w:pPrChange>
      </w:pPr>
      <w:del w:id="8866" w:author="VOYER Raphael" w:date="2021-06-16T11:15:00Z">
        <w:r w:rsidDel="001111A8">
          <w:rPr>
            <w:b w:val="0"/>
          </w:rPr>
          <w:delText>HA-VLAN with PM:  N</w:delText>
        </w:r>
        <w:r w:rsidRPr="002B678C" w:rsidDel="001111A8">
          <w:delText>o modifications done as part of this interface</w:delText>
        </w:r>
        <w:r w:rsidDel="001111A8">
          <w:delText>.</w:delText>
        </w:r>
      </w:del>
    </w:p>
    <w:p w14:paraId="1B61843F" w14:textId="77777777" w:rsidR="00613335" w:rsidDel="001111A8" w:rsidRDefault="00613335">
      <w:pPr>
        <w:pStyle w:val="Titre4"/>
        <w:rPr>
          <w:del w:id="8867" w:author="VOYER Raphael" w:date="2021-06-16T11:15:00Z"/>
        </w:rPr>
        <w:pPrChange w:id="8868" w:author="VOYER Raphael" w:date="2021-06-16T11:15:00Z">
          <w:pPr/>
        </w:pPrChange>
      </w:pPr>
    </w:p>
    <w:p w14:paraId="071B1572" w14:textId="77777777" w:rsidR="00613335" w:rsidDel="001111A8" w:rsidRDefault="00613335">
      <w:pPr>
        <w:pStyle w:val="Titre4"/>
        <w:rPr>
          <w:del w:id="8869" w:author="VOYER Raphael" w:date="2021-06-16T11:15:00Z"/>
        </w:rPr>
        <w:pPrChange w:id="8870" w:author="VOYER Raphael" w:date="2021-06-16T11:15:00Z">
          <w:pPr/>
        </w:pPrChange>
      </w:pPr>
      <w:del w:id="8871" w:author="VOYER Raphael" w:date="2021-06-16T11:15:00Z">
        <w:r w:rsidDel="001111A8">
          <w:rPr>
            <w:b w:val="0"/>
          </w:rPr>
          <w:delText>HA</w:delText>
        </w:r>
        <w:r w:rsidR="002B0285" w:rsidDel="001111A8">
          <w:rPr>
            <w:b w:val="0"/>
          </w:rPr>
          <w:delText>-</w:delText>
        </w:r>
        <w:r w:rsidDel="001111A8">
          <w:rPr>
            <w:b w:val="0"/>
          </w:rPr>
          <w:delText xml:space="preserve">VLAN with CS:  </w:delText>
        </w:r>
        <w:r w:rsidRPr="00767F33" w:rsidDel="001111A8">
          <w:delText>There are no modifications in this part of the code.</w:delText>
        </w:r>
      </w:del>
    </w:p>
    <w:p w14:paraId="35125E80" w14:textId="77777777" w:rsidR="00613335" w:rsidDel="001111A8" w:rsidRDefault="00613335">
      <w:pPr>
        <w:pStyle w:val="Titre4"/>
        <w:rPr>
          <w:del w:id="8872" w:author="VOYER Raphael" w:date="2021-06-16T11:15:00Z"/>
        </w:rPr>
        <w:pPrChange w:id="8873" w:author="VOYER Raphael" w:date="2021-06-16T11:15:00Z">
          <w:pPr/>
        </w:pPrChange>
      </w:pPr>
      <w:del w:id="8874" w:author="VOYER Raphael" w:date="2021-06-16T11:15:00Z">
        <w:r w:rsidDel="001111A8">
          <w:rPr>
            <w:b w:val="0"/>
          </w:rPr>
          <w:delText xml:space="preserve"> </w:delText>
        </w:r>
      </w:del>
    </w:p>
    <w:p w14:paraId="1CC03529" w14:textId="77777777" w:rsidR="00613335" w:rsidDel="001111A8" w:rsidRDefault="00613335">
      <w:pPr>
        <w:pStyle w:val="Titre4"/>
        <w:rPr>
          <w:del w:id="8875" w:author="VOYER Raphael" w:date="2021-06-16T11:15:00Z"/>
          <w:rFonts w:cs="Arial"/>
          <w:sz w:val="32"/>
          <w:szCs w:val="32"/>
        </w:rPr>
        <w:pPrChange w:id="8876" w:author="VOYER Raphael" w:date="2021-06-16T11:15:00Z">
          <w:pPr/>
        </w:pPrChange>
      </w:pPr>
      <w:del w:id="8877" w:author="VOYER Raphael" w:date="2021-06-16T11:15:00Z">
        <w:r w:rsidDel="001111A8">
          <w:rPr>
            <w:b w:val="0"/>
          </w:rPr>
          <w:delText>Takeover Scenarios for HA</w:delText>
        </w:r>
        <w:r w:rsidR="002B0285" w:rsidDel="001111A8">
          <w:rPr>
            <w:b w:val="0"/>
          </w:rPr>
          <w:delText>-</w:delText>
        </w:r>
        <w:r w:rsidDel="001111A8">
          <w:rPr>
            <w:b w:val="0"/>
          </w:rPr>
          <w:delText xml:space="preserve">VLAN over VC:  </w:delText>
        </w:r>
        <w:r w:rsidRPr="002B678C" w:rsidDel="001111A8">
          <w:delText>No modifications done as part of this interface</w:delText>
        </w:r>
        <w:r w:rsidDel="001111A8">
          <w:delText>.</w:delText>
        </w:r>
      </w:del>
    </w:p>
    <w:p w14:paraId="14C42583" w14:textId="77777777" w:rsidR="00613335" w:rsidDel="001111A8" w:rsidRDefault="00613335">
      <w:pPr>
        <w:pStyle w:val="Titre4"/>
        <w:rPr>
          <w:del w:id="8878" w:author="VOYER Raphael" w:date="2021-06-16T11:15:00Z"/>
          <w:rFonts w:cs="Arial"/>
          <w:sz w:val="32"/>
          <w:szCs w:val="32"/>
        </w:rPr>
        <w:sectPr w:rsidR="00613335" w:rsidDel="001111A8" w:rsidSect="00401A87">
          <w:headerReference w:type="default" r:id="rId55"/>
          <w:footerReference w:type="default" r:id="rId56"/>
          <w:type w:val="continuous"/>
          <w:pgSz w:w="12240" w:h="15840"/>
          <w:pgMar w:top="1440" w:right="1080" w:bottom="1440" w:left="1800" w:header="720" w:footer="720" w:gutter="0"/>
          <w:cols w:space="720"/>
          <w:titlePg/>
          <w:docGrid w:linePitch="360"/>
          <w:sectPrChange w:id="8902" w:author="VOYER Raphael" w:date="2021-07-07T10:50:00Z">
            <w:sectPr w:rsidR="00613335" w:rsidDel="001111A8" w:rsidSect="00401A87">
              <w:type w:val="nextPage"/>
              <w:pgMar w:top="1440" w:right="1080" w:bottom="1440" w:left="1800" w:header="720" w:footer="720" w:gutter="0"/>
              <w:titlePg w:val="0"/>
            </w:sectPr>
          </w:sectPrChange>
        </w:sectPr>
        <w:pPrChange w:id="8903" w:author="VOYER Raphael" w:date="2021-06-16T11:15:00Z">
          <w:pPr/>
        </w:pPrChange>
      </w:pPr>
    </w:p>
    <w:p w14:paraId="43DFCE3C" w14:textId="77777777" w:rsidR="00613335" w:rsidDel="001111A8" w:rsidRDefault="00613335">
      <w:pPr>
        <w:pStyle w:val="Titre4"/>
        <w:rPr>
          <w:del w:id="8904" w:author="VOYER Raphael" w:date="2021-06-16T11:15:00Z"/>
          <w:rFonts w:cs="Arial"/>
          <w:sz w:val="32"/>
          <w:szCs w:val="32"/>
        </w:rPr>
        <w:pPrChange w:id="8905" w:author="VOYER Raphael" w:date="2021-06-16T11:15:00Z">
          <w:pPr/>
        </w:pPrChange>
      </w:pPr>
    </w:p>
    <w:p w14:paraId="7BF79DBF" w14:textId="77777777" w:rsidR="00613335" w:rsidDel="001111A8" w:rsidRDefault="00613335">
      <w:pPr>
        <w:pStyle w:val="Titre4"/>
        <w:rPr>
          <w:del w:id="8906" w:author="VOYER Raphael" w:date="2021-06-16T11:15:00Z"/>
        </w:rPr>
        <w:pPrChange w:id="8907" w:author="VOYER Raphael" w:date="2021-06-16T11:15:00Z">
          <w:pPr/>
        </w:pPrChange>
      </w:pPr>
      <w:del w:id="8908" w:author="VOYER Raphael" w:date="2021-06-16T11:15:00Z">
        <w:r w:rsidDel="001111A8">
          <w:delText xml:space="preserve">Below is the list of changes to be made specific to the HA-VLAN messages in </w:delText>
        </w:r>
        <w:r w:rsidR="006E4E13" w:rsidDel="001111A8">
          <w:delText>other</w:delText>
        </w:r>
        <w:r w:rsidDel="001111A8">
          <w:delText xml:space="preserve"> modules:</w:delText>
        </w:r>
      </w:del>
    </w:p>
    <w:tbl>
      <w:tblPr>
        <w:tblW w:w="4896"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77"/>
        <w:gridCol w:w="1817"/>
        <w:gridCol w:w="2362"/>
        <w:gridCol w:w="2300"/>
      </w:tblGrid>
      <w:tr w:rsidR="006A24B3" w:rsidRPr="002F3902" w:rsidDel="001111A8" w14:paraId="7EE460E3" w14:textId="77777777" w:rsidTr="006A24B3">
        <w:trPr>
          <w:trHeight w:val="300"/>
          <w:del w:id="8909" w:author="VOYER Raphael" w:date="2021-06-16T11:15:00Z"/>
        </w:trPr>
        <w:tc>
          <w:tcPr>
            <w:tcW w:w="1462" w:type="pct"/>
            <w:shd w:val="clear" w:color="000000" w:fill="92D050"/>
            <w:vAlign w:val="bottom"/>
            <w:hideMark/>
          </w:tcPr>
          <w:p w14:paraId="656BB34D" w14:textId="77777777" w:rsidR="00613335" w:rsidRPr="002F3902" w:rsidDel="001111A8" w:rsidRDefault="00613335">
            <w:pPr>
              <w:pStyle w:val="Titre4"/>
              <w:rPr>
                <w:del w:id="8910" w:author="VOYER Raphael" w:date="2021-06-16T11:15:00Z"/>
                <w:rFonts w:ascii="Calibri" w:hAnsi="Calibri" w:cs="Calibri"/>
                <w:color w:val="000000"/>
                <w:sz w:val="22"/>
                <w:szCs w:val="22"/>
                <w:lang w:bidi="hi-IN"/>
              </w:rPr>
              <w:pPrChange w:id="8911" w:author="VOYER Raphael" w:date="2021-06-16T11:15:00Z">
                <w:pPr>
                  <w:jc w:val="center"/>
                </w:pPr>
              </w:pPrChange>
            </w:pPr>
            <w:del w:id="8912" w:author="VOYER Raphael" w:date="2021-06-16T11:15:00Z">
              <w:r w:rsidRPr="002F3902" w:rsidDel="001111A8">
                <w:rPr>
                  <w:rFonts w:ascii="Calibri" w:hAnsi="Calibri" w:cs="Calibri"/>
                  <w:b w:val="0"/>
                  <w:bCs w:val="0"/>
                  <w:color w:val="000000"/>
                  <w:sz w:val="22"/>
                  <w:szCs w:val="22"/>
                  <w:lang w:bidi="hi-IN"/>
                </w:rPr>
                <w:delText>Root Funtion in HA-VLAN</w:delText>
              </w:r>
            </w:del>
          </w:p>
        </w:tc>
        <w:tc>
          <w:tcPr>
            <w:tcW w:w="992" w:type="pct"/>
            <w:shd w:val="clear" w:color="000000" w:fill="92D050"/>
            <w:vAlign w:val="bottom"/>
            <w:hideMark/>
          </w:tcPr>
          <w:p w14:paraId="6FCA882E" w14:textId="77777777" w:rsidR="00613335" w:rsidRPr="002F3902" w:rsidDel="001111A8" w:rsidRDefault="00613335">
            <w:pPr>
              <w:pStyle w:val="Titre4"/>
              <w:rPr>
                <w:del w:id="8913" w:author="VOYER Raphael" w:date="2021-06-16T11:15:00Z"/>
                <w:rFonts w:ascii="Calibri" w:hAnsi="Calibri" w:cs="Calibri"/>
                <w:color w:val="000000"/>
                <w:sz w:val="22"/>
                <w:szCs w:val="22"/>
                <w:lang w:bidi="hi-IN"/>
              </w:rPr>
              <w:pPrChange w:id="8914" w:author="VOYER Raphael" w:date="2021-06-16T11:15:00Z">
                <w:pPr>
                  <w:jc w:val="center"/>
                </w:pPr>
              </w:pPrChange>
            </w:pPr>
            <w:del w:id="8915" w:author="VOYER Raphael" w:date="2021-06-16T11:15:00Z">
              <w:r w:rsidRPr="002F3902" w:rsidDel="001111A8">
                <w:rPr>
                  <w:rFonts w:ascii="Calibri" w:hAnsi="Calibri" w:cs="Calibri"/>
                  <w:b w:val="0"/>
                  <w:bCs w:val="0"/>
                  <w:color w:val="000000"/>
                  <w:sz w:val="22"/>
                  <w:szCs w:val="22"/>
                  <w:lang w:bidi="hi-IN"/>
                </w:rPr>
                <w:delText>Description</w:delText>
              </w:r>
            </w:del>
          </w:p>
        </w:tc>
        <w:tc>
          <w:tcPr>
            <w:tcW w:w="1290" w:type="pct"/>
            <w:shd w:val="clear" w:color="000000" w:fill="92D050"/>
            <w:vAlign w:val="bottom"/>
            <w:hideMark/>
          </w:tcPr>
          <w:p w14:paraId="47D74C8A" w14:textId="77777777" w:rsidR="00613335" w:rsidRPr="002F3902" w:rsidDel="001111A8" w:rsidRDefault="00613335">
            <w:pPr>
              <w:pStyle w:val="Titre4"/>
              <w:rPr>
                <w:del w:id="8916" w:author="VOYER Raphael" w:date="2021-06-16T11:15:00Z"/>
                <w:rFonts w:ascii="Calibri" w:hAnsi="Calibri" w:cs="Calibri"/>
                <w:color w:val="000000"/>
                <w:sz w:val="22"/>
                <w:szCs w:val="22"/>
                <w:lang w:bidi="hi-IN"/>
              </w:rPr>
              <w:pPrChange w:id="8917" w:author="VOYER Raphael" w:date="2021-06-16T11:15:00Z">
                <w:pPr>
                  <w:jc w:val="center"/>
                </w:pPr>
              </w:pPrChange>
            </w:pPr>
            <w:del w:id="8918" w:author="VOYER Raphael" w:date="2021-06-16T11:15:00Z">
              <w:r w:rsidRPr="002F3902" w:rsidDel="001111A8">
                <w:rPr>
                  <w:rFonts w:ascii="Calibri" w:hAnsi="Calibri" w:cs="Calibri"/>
                  <w:b w:val="0"/>
                  <w:bCs w:val="0"/>
                  <w:color w:val="000000"/>
                  <w:sz w:val="22"/>
                  <w:szCs w:val="22"/>
                  <w:lang w:bidi="hi-IN"/>
                </w:rPr>
                <w:delText>MSG ID</w:delText>
              </w:r>
            </w:del>
          </w:p>
        </w:tc>
        <w:tc>
          <w:tcPr>
            <w:tcW w:w="1256" w:type="pct"/>
            <w:shd w:val="clear" w:color="000000" w:fill="92D050"/>
            <w:vAlign w:val="bottom"/>
            <w:hideMark/>
          </w:tcPr>
          <w:p w14:paraId="29A01F7A" w14:textId="77777777" w:rsidR="00613335" w:rsidRPr="002F3902" w:rsidDel="001111A8" w:rsidRDefault="00613335">
            <w:pPr>
              <w:pStyle w:val="Titre4"/>
              <w:rPr>
                <w:del w:id="8919" w:author="VOYER Raphael" w:date="2021-06-16T11:15:00Z"/>
                <w:rFonts w:ascii="Calibri" w:hAnsi="Calibri" w:cs="Calibri"/>
                <w:color w:val="000000"/>
                <w:sz w:val="22"/>
                <w:szCs w:val="22"/>
                <w:lang w:bidi="hi-IN"/>
              </w:rPr>
              <w:pPrChange w:id="8920" w:author="VOYER Raphael" w:date="2021-06-16T11:15:00Z">
                <w:pPr>
                  <w:jc w:val="center"/>
                </w:pPr>
              </w:pPrChange>
            </w:pPr>
            <w:del w:id="8921" w:author="VOYER Raphael" w:date="2021-06-16T11:15:00Z">
              <w:r w:rsidRPr="002F3902" w:rsidDel="001111A8">
                <w:rPr>
                  <w:rFonts w:ascii="Calibri" w:hAnsi="Calibri" w:cs="Calibri"/>
                  <w:b w:val="0"/>
                  <w:bCs w:val="0"/>
                  <w:color w:val="000000"/>
                  <w:sz w:val="22"/>
                  <w:szCs w:val="22"/>
                  <w:lang w:bidi="hi-IN"/>
                </w:rPr>
                <w:delText>Changes</w:delText>
              </w:r>
            </w:del>
          </w:p>
        </w:tc>
      </w:tr>
      <w:tr w:rsidR="006A24B3" w:rsidRPr="002F3902" w:rsidDel="001111A8" w14:paraId="754CE30E" w14:textId="77777777" w:rsidTr="006A24B3">
        <w:trPr>
          <w:trHeight w:val="1200"/>
          <w:del w:id="8922" w:author="VOYER Raphael" w:date="2021-06-16T11:15:00Z"/>
        </w:trPr>
        <w:tc>
          <w:tcPr>
            <w:tcW w:w="1462" w:type="pct"/>
            <w:shd w:val="clear" w:color="auto" w:fill="auto"/>
            <w:vAlign w:val="bottom"/>
            <w:hideMark/>
          </w:tcPr>
          <w:p w14:paraId="1A65CEF1" w14:textId="77777777" w:rsidR="00613335" w:rsidRPr="002F3902" w:rsidDel="001111A8" w:rsidRDefault="00613335">
            <w:pPr>
              <w:pStyle w:val="Titre4"/>
              <w:rPr>
                <w:del w:id="8923" w:author="VOYER Raphael" w:date="2021-06-16T11:15:00Z"/>
                <w:rFonts w:ascii="Calibri" w:hAnsi="Calibri" w:cs="Calibri"/>
                <w:color w:val="000000"/>
                <w:sz w:val="22"/>
                <w:szCs w:val="22"/>
                <w:lang w:bidi="hi-IN"/>
              </w:rPr>
              <w:pPrChange w:id="8924" w:author="VOYER Raphael" w:date="2021-06-16T11:15:00Z">
                <w:pPr>
                  <w:jc w:val="left"/>
                </w:pPr>
              </w:pPrChange>
            </w:pPr>
            <w:del w:id="8925" w:author="VOYER Raphael" w:date="2021-06-16T11:15:00Z">
              <w:r w:rsidRPr="002F3902" w:rsidDel="001111A8">
                <w:rPr>
                  <w:rFonts w:ascii="Calibri" w:hAnsi="Calibri" w:cs="Calibri"/>
                  <w:color w:val="000000"/>
                  <w:sz w:val="22"/>
                  <w:szCs w:val="22"/>
                  <w:lang w:bidi="hi-IN"/>
                </w:rPr>
                <w:delText>havlan_request_mc_index</w:delText>
              </w:r>
            </w:del>
          </w:p>
        </w:tc>
        <w:tc>
          <w:tcPr>
            <w:tcW w:w="992" w:type="pct"/>
            <w:shd w:val="clear" w:color="auto" w:fill="auto"/>
            <w:vAlign w:val="bottom"/>
            <w:hideMark/>
          </w:tcPr>
          <w:p w14:paraId="4EC0AB5F" w14:textId="77777777" w:rsidR="00613335" w:rsidRPr="002F3902" w:rsidDel="001111A8" w:rsidRDefault="00613335">
            <w:pPr>
              <w:pStyle w:val="Titre4"/>
              <w:rPr>
                <w:del w:id="8926" w:author="VOYER Raphael" w:date="2021-06-16T11:15:00Z"/>
                <w:rFonts w:ascii="Calibri" w:hAnsi="Calibri" w:cs="Calibri"/>
                <w:color w:val="000000"/>
                <w:sz w:val="22"/>
                <w:szCs w:val="22"/>
                <w:lang w:bidi="hi-IN"/>
              </w:rPr>
              <w:pPrChange w:id="8927" w:author="VOYER Raphael" w:date="2021-06-16T11:15:00Z">
                <w:pPr>
                  <w:jc w:val="left"/>
                </w:pPr>
              </w:pPrChange>
            </w:pPr>
            <w:del w:id="8928" w:author="VOYER Raphael" w:date="2021-06-16T11:15:00Z">
              <w:r w:rsidRPr="002F3902" w:rsidDel="001111A8">
                <w:rPr>
                  <w:rFonts w:ascii="Calibri" w:hAnsi="Calibri" w:cs="Calibri"/>
                  <w:color w:val="000000"/>
                  <w:sz w:val="22"/>
                  <w:szCs w:val="22"/>
                  <w:lang w:bidi="hi-IN"/>
                </w:rPr>
                <w:delText>1 This function reserves an MC-Index for a cluster</w:delText>
              </w:r>
              <w:r w:rsidRPr="002F3902" w:rsidDel="001111A8">
                <w:rPr>
                  <w:rFonts w:ascii="Calibri" w:hAnsi="Calibri" w:cs="Calibri"/>
                  <w:color w:val="000000"/>
                  <w:sz w:val="22"/>
                  <w:szCs w:val="22"/>
                  <w:lang w:bidi="hi-IN"/>
                </w:rPr>
                <w:br/>
                <w:delText>2 Sends a message to Source Learning</w:delText>
              </w:r>
              <w:r w:rsidRPr="002F3902" w:rsidDel="001111A8">
                <w:rPr>
                  <w:rFonts w:ascii="Calibri" w:hAnsi="Calibri" w:cs="Calibri"/>
                  <w:color w:val="000000"/>
                  <w:sz w:val="22"/>
                  <w:szCs w:val="22"/>
                  <w:lang w:bidi="hi-IN"/>
                </w:rPr>
                <w:br/>
                <w:delText>3 Source Learning returns MC-Index in another message to HA-VLAN</w:delText>
              </w:r>
            </w:del>
          </w:p>
        </w:tc>
        <w:tc>
          <w:tcPr>
            <w:tcW w:w="1290" w:type="pct"/>
            <w:shd w:val="clear" w:color="auto" w:fill="auto"/>
            <w:vAlign w:val="bottom"/>
            <w:hideMark/>
          </w:tcPr>
          <w:p w14:paraId="507B41B7" w14:textId="77777777" w:rsidR="00613335" w:rsidRPr="002F3902" w:rsidDel="001111A8" w:rsidRDefault="00613335">
            <w:pPr>
              <w:pStyle w:val="Titre4"/>
              <w:rPr>
                <w:del w:id="8929" w:author="VOYER Raphael" w:date="2021-06-16T11:15:00Z"/>
                <w:rFonts w:ascii="Calibri" w:hAnsi="Calibri" w:cs="Calibri"/>
                <w:color w:val="000000"/>
                <w:sz w:val="22"/>
                <w:szCs w:val="22"/>
                <w:lang w:bidi="hi-IN"/>
              </w:rPr>
              <w:pPrChange w:id="8930" w:author="VOYER Raphael" w:date="2021-06-16T11:15:00Z">
                <w:pPr>
                  <w:jc w:val="left"/>
                </w:pPr>
              </w:pPrChange>
            </w:pPr>
            <w:del w:id="8931" w:author="VOYER Raphael" w:date="2021-06-16T11:15:00Z">
              <w:r w:rsidRPr="002F3902" w:rsidDel="001111A8">
                <w:rPr>
                  <w:rFonts w:ascii="Calibri" w:hAnsi="Calibri" w:cs="Calibri"/>
                  <w:color w:val="000000"/>
                  <w:sz w:val="22"/>
                  <w:szCs w:val="22"/>
                  <w:lang w:bidi="hi-IN"/>
                </w:rPr>
                <w:delText>HA_VLAN_MC_INDEX_REQ_MSGID</w:delText>
              </w:r>
            </w:del>
          </w:p>
        </w:tc>
        <w:tc>
          <w:tcPr>
            <w:tcW w:w="1256" w:type="pct"/>
            <w:shd w:val="clear" w:color="auto" w:fill="auto"/>
            <w:vAlign w:val="bottom"/>
            <w:hideMark/>
          </w:tcPr>
          <w:p w14:paraId="2394DA08" w14:textId="77777777" w:rsidR="00613335" w:rsidDel="001111A8" w:rsidRDefault="00613335">
            <w:pPr>
              <w:pStyle w:val="Titre4"/>
              <w:rPr>
                <w:del w:id="8932" w:author="VOYER Raphael" w:date="2021-06-16T11:15:00Z"/>
                <w:rFonts w:ascii="Calibri" w:hAnsi="Calibri" w:cs="Calibri"/>
                <w:color w:val="000000"/>
                <w:sz w:val="22"/>
                <w:szCs w:val="22"/>
                <w:lang w:bidi="hi-IN"/>
              </w:rPr>
              <w:pPrChange w:id="8933" w:author="VOYER Raphael" w:date="2021-06-16T11:15:00Z">
                <w:pPr>
                  <w:jc w:val="left"/>
                </w:pPr>
              </w:pPrChange>
            </w:pPr>
            <w:del w:id="8934" w:author="VOYER Raphael" w:date="2021-06-16T11:15:00Z">
              <w:r w:rsidRPr="002F3902" w:rsidDel="001111A8">
                <w:rPr>
                  <w:rFonts w:ascii="Calibri" w:hAnsi="Calibri" w:cs="Calibri"/>
                  <w:color w:val="000000"/>
                  <w:sz w:val="22"/>
                  <w:szCs w:val="22"/>
                  <w:lang w:bidi="hi-IN"/>
                </w:rPr>
                <w:delText>1. No changes required in the HA-VLAN</w:delText>
              </w:r>
              <w:r w:rsidRPr="002F3902" w:rsidDel="001111A8">
                <w:rPr>
                  <w:rFonts w:ascii="Calibri" w:hAnsi="Calibri" w:cs="Calibri"/>
                  <w:color w:val="000000"/>
                  <w:sz w:val="22"/>
                  <w:szCs w:val="22"/>
                  <w:lang w:bidi="hi-IN"/>
                </w:rPr>
                <w:br/>
                <w:delText>2. SL has to return VIDX instead of MC-INDEX</w:delText>
              </w:r>
            </w:del>
          </w:p>
          <w:p w14:paraId="207D2280" w14:textId="77777777" w:rsidR="005C56E8" w:rsidDel="001111A8" w:rsidRDefault="005C56E8">
            <w:pPr>
              <w:pStyle w:val="Titre4"/>
              <w:rPr>
                <w:del w:id="8935" w:author="VOYER Raphael" w:date="2021-06-16T11:15:00Z"/>
                <w:rFonts w:ascii="Calibri" w:hAnsi="Calibri" w:cs="Calibri"/>
                <w:color w:val="000000"/>
                <w:sz w:val="22"/>
                <w:szCs w:val="22"/>
                <w:lang w:bidi="hi-IN"/>
              </w:rPr>
              <w:pPrChange w:id="8936" w:author="VOYER Raphael" w:date="2021-06-16T11:15:00Z">
                <w:pPr/>
              </w:pPrChange>
            </w:pPr>
            <w:del w:id="8937" w:author="VOYER Raphael" w:date="2021-06-16T11:15:00Z">
              <w:r w:rsidDel="001111A8">
                <w:rPr>
                  <w:lang w:bidi="hi-IN"/>
                </w:rPr>
                <w:delText xml:space="preserve">3. In the case of L3 server-clusters, messages to </w:delText>
              </w:r>
              <w:r w:rsidR="00AD3D87" w:rsidDel="001111A8">
                <w:rPr>
                  <w:lang w:bidi="hi-IN"/>
                </w:rPr>
                <w:delText>BCD</w:delText>
              </w:r>
              <w:r w:rsidDel="001111A8">
                <w:rPr>
                  <w:lang w:bidi="hi-IN"/>
                </w:rPr>
                <w:delText xml:space="preserve"> to reserve/un-reserve the VIDX are sent by IP </w:delText>
              </w:r>
              <w:r w:rsidR="00AD3D87" w:rsidDel="001111A8">
                <w:rPr>
                  <w:lang w:bidi="hi-IN"/>
                </w:rPr>
                <w:delText>m</w:delText>
              </w:r>
              <w:r w:rsidDel="001111A8">
                <w:rPr>
                  <w:lang w:bidi="hi-IN"/>
                </w:rPr>
                <w:delText>odule</w:delText>
              </w:r>
            </w:del>
          </w:p>
          <w:p w14:paraId="7BA147D0" w14:textId="77777777" w:rsidR="005C56E8" w:rsidRPr="002F3902" w:rsidDel="001111A8" w:rsidRDefault="005C56E8">
            <w:pPr>
              <w:pStyle w:val="Titre4"/>
              <w:rPr>
                <w:del w:id="8938" w:author="VOYER Raphael" w:date="2021-06-16T11:15:00Z"/>
                <w:rFonts w:ascii="Calibri" w:hAnsi="Calibri" w:cs="Calibri"/>
                <w:color w:val="000000"/>
                <w:sz w:val="22"/>
                <w:szCs w:val="22"/>
                <w:lang w:bidi="hi-IN"/>
              </w:rPr>
              <w:pPrChange w:id="8939" w:author="VOYER Raphael" w:date="2021-06-16T11:15:00Z">
                <w:pPr>
                  <w:jc w:val="left"/>
                </w:pPr>
              </w:pPrChange>
            </w:pPr>
          </w:p>
        </w:tc>
      </w:tr>
      <w:tr w:rsidR="006A24B3" w:rsidRPr="002F3902" w:rsidDel="001111A8" w14:paraId="20FCB002" w14:textId="77777777" w:rsidTr="006A24B3">
        <w:trPr>
          <w:trHeight w:val="600"/>
          <w:del w:id="8940" w:author="VOYER Raphael" w:date="2021-06-16T11:15:00Z"/>
        </w:trPr>
        <w:tc>
          <w:tcPr>
            <w:tcW w:w="1462" w:type="pct"/>
            <w:shd w:val="clear" w:color="auto" w:fill="auto"/>
            <w:vAlign w:val="bottom"/>
            <w:hideMark/>
          </w:tcPr>
          <w:p w14:paraId="21AF90E4" w14:textId="77777777" w:rsidR="00613335" w:rsidRPr="002F3902" w:rsidDel="001111A8" w:rsidRDefault="00613335">
            <w:pPr>
              <w:pStyle w:val="Titre4"/>
              <w:rPr>
                <w:del w:id="8941" w:author="VOYER Raphael" w:date="2021-06-16T11:15:00Z"/>
                <w:rFonts w:ascii="Calibri" w:hAnsi="Calibri" w:cs="Calibri"/>
                <w:color w:val="000000"/>
                <w:sz w:val="22"/>
                <w:szCs w:val="22"/>
                <w:lang w:bidi="hi-IN"/>
              </w:rPr>
              <w:pPrChange w:id="8942" w:author="VOYER Raphael" w:date="2021-06-16T11:15:00Z">
                <w:pPr>
                  <w:jc w:val="left"/>
                </w:pPr>
              </w:pPrChange>
            </w:pPr>
            <w:del w:id="8943" w:author="VOYER Raphael" w:date="2021-06-16T11:15:00Z">
              <w:r w:rsidRPr="002F3902" w:rsidDel="001111A8">
                <w:rPr>
                  <w:rFonts w:ascii="Calibri" w:hAnsi="Calibri" w:cs="Calibri"/>
                  <w:color w:val="000000"/>
                  <w:sz w:val="22"/>
                  <w:szCs w:val="22"/>
                  <w:lang w:bidi="hi-IN"/>
                </w:rPr>
                <w:delText>havlan_send_mc_index</w:delText>
              </w:r>
            </w:del>
          </w:p>
        </w:tc>
        <w:tc>
          <w:tcPr>
            <w:tcW w:w="992" w:type="pct"/>
            <w:shd w:val="clear" w:color="auto" w:fill="auto"/>
            <w:vAlign w:val="bottom"/>
            <w:hideMark/>
          </w:tcPr>
          <w:p w14:paraId="67563798" w14:textId="77777777" w:rsidR="00613335" w:rsidRPr="002F3902" w:rsidDel="001111A8" w:rsidRDefault="00613335">
            <w:pPr>
              <w:pStyle w:val="Titre4"/>
              <w:rPr>
                <w:del w:id="8944" w:author="VOYER Raphael" w:date="2021-06-16T11:15:00Z"/>
                <w:rFonts w:ascii="Calibri" w:hAnsi="Calibri" w:cs="Calibri"/>
                <w:color w:val="000000"/>
                <w:sz w:val="22"/>
                <w:szCs w:val="22"/>
                <w:lang w:bidi="hi-IN"/>
              </w:rPr>
              <w:pPrChange w:id="8945" w:author="VOYER Raphael" w:date="2021-06-16T11:15:00Z">
                <w:pPr>
                  <w:jc w:val="left"/>
                </w:pPr>
              </w:pPrChange>
            </w:pPr>
            <w:del w:id="8946" w:author="VOYER Raphael" w:date="2021-06-16T11:15:00Z">
              <w:r w:rsidRPr="002F3902" w:rsidDel="001111A8">
                <w:rPr>
                  <w:rFonts w:ascii="Calibri" w:hAnsi="Calibri" w:cs="Calibri"/>
                  <w:color w:val="000000"/>
                  <w:sz w:val="22"/>
                  <w:szCs w:val="22"/>
                  <w:lang w:bidi="hi-IN"/>
                </w:rPr>
                <w:delText>This function informs other slots about the MC-Index to be used for a server-cluster.</w:delText>
              </w:r>
            </w:del>
          </w:p>
        </w:tc>
        <w:tc>
          <w:tcPr>
            <w:tcW w:w="1290" w:type="pct"/>
            <w:shd w:val="clear" w:color="auto" w:fill="auto"/>
            <w:vAlign w:val="bottom"/>
            <w:hideMark/>
          </w:tcPr>
          <w:p w14:paraId="719FA7F8" w14:textId="77777777" w:rsidR="00613335" w:rsidRPr="002F3902" w:rsidDel="001111A8" w:rsidRDefault="00613335">
            <w:pPr>
              <w:pStyle w:val="Titre4"/>
              <w:rPr>
                <w:del w:id="8947" w:author="VOYER Raphael" w:date="2021-06-16T11:15:00Z"/>
                <w:rFonts w:ascii="Calibri" w:hAnsi="Calibri" w:cs="Calibri"/>
                <w:color w:val="000000"/>
                <w:sz w:val="22"/>
                <w:szCs w:val="22"/>
                <w:lang w:bidi="hi-IN"/>
              </w:rPr>
              <w:pPrChange w:id="8948" w:author="VOYER Raphael" w:date="2021-06-16T11:15:00Z">
                <w:pPr>
                  <w:jc w:val="left"/>
                </w:pPr>
              </w:pPrChange>
            </w:pPr>
            <w:del w:id="8949" w:author="VOYER Raphael" w:date="2021-06-16T11:15:00Z">
              <w:r w:rsidRPr="002F3902" w:rsidDel="001111A8">
                <w:rPr>
                  <w:rFonts w:ascii="Calibri" w:hAnsi="Calibri" w:cs="Calibri"/>
                  <w:color w:val="000000"/>
                  <w:sz w:val="22"/>
                  <w:szCs w:val="22"/>
                  <w:lang w:bidi="hi-IN"/>
                </w:rPr>
                <w:delText>HA_VLAN_MC_INDEX_SEND_MSGID</w:delText>
              </w:r>
            </w:del>
          </w:p>
        </w:tc>
        <w:tc>
          <w:tcPr>
            <w:tcW w:w="1256" w:type="pct"/>
            <w:shd w:val="clear" w:color="auto" w:fill="auto"/>
            <w:vAlign w:val="bottom"/>
            <w:hideMark/>
          </w:tcPr>
          <w:p w14:paraId="14FBC890" w14:textId="77777777" w:rsidR="00613335" w:rsidDel="001111A8" w:rsidRDefault="00DB133F">
            <w:pPr>
              <w:pStyle w:val="Titre4"/>
              <w:rPr>
                <w:del w:id="8950" w:author="VOYER Raphael" w:date="2021-06-16T11:15:00Z"/>
                <w:rFonts w:ascii="Calibri" w:hAnsi="Calibri" w:cs="Calibri"/>
                <w:color w:val="000000"/>
                <w:sz w:val="22"/>
                <w:szCs w:val="22"/>
                <w:lang w:bidi="hi-IN"/>
              </w:rPr>
              <w:pPrChange w:id="8951" w:author="VOYER Raphael" w:date="2021-06-16T11:15:00Z">
                <w:pPr>
                  <w:jc w:val="left"/>
                </w:pPr>
              </w:pPrChange>
            </w:pPr>
            <w:del w:id="8952" w:author="VOYER Raphael" w:date="2021-06-16T11:15:00Z">
              <w:r w:rsidDel="001111A8">
                <w:rPr>
                  <w:rFonts w:ascii="Calibri" w:hAnsi="Calibri" w:cs="Calibri"/>
                  <w:color w:val="000000"/>
                  <w:sz w:val="22"/>
                  <w:szCs w:val="22"/>
                  <w:lang w:bidi="hi-IN"/>
                </w:rPr>
                <w:delText xml:space="preserve">Currently this message is sent to SL to inform the other slots about the VIDX reserved for server-clusters. </w:delText>
              </w:r>
            </w:del>
          </w:p>
          <w:p w14:paraId="1A49EC58" w14:textId="77777777" w:rsidR="00DB133F" w:rsidRPr="002F3902" w:rsidDel="001111A8" w:rsidRDefault="00D96401">
            <w:pPr>
              <w:pStyle w:val="Titre4"/>
              <w:rPr>
                <w:del w:id="8953" w:author="VOYER Raphael" w:date="2021-06-16T11:15:00Z"/>
                <w:rFonts w:ascii="Calibri" w:hAnsi="Calibri" w:cs="Calibri"/>
                <w:color w:val="000000"/>
                <w:sz w:val="22"/>
                <w:szCs w:val="22"/>
                <w:lang w:bidi="hi-IN"/>
              </w:rPr>
              <w:pPrChange w:id="8954" w:author="VOYER Raphael" w:date="2021-06-16T11:15:00Z">
                <w:pPr>
                  <w:jc w:val="left"/>
                </w:pPr>
              </w:pPrChange>
            </w:pPr>
            <w:del w:id="8955" w:author="VOYER Raphael" w:date="2021-06-16T11:15:00Z">
              <w:r w:rsidDel="001111A8">
                <w:rPr>
                  <w:rFonts w:ascii="Calibri" w:hAnsi="Calibri" w:cs="Calibri"/>
                  <w:color w:val="000000"/>
                  <w:sz w:val="22"/>
                  <w:szCs w:val="22"/>
                  <w:lang w:bidi="hi-IN"/>
                </w:rPr>
                <w:delText xml:space="preserve">Similar </w:delText>
              </w:r>
              <w:r w:rsidR="00A778CC" w:rsidDel="001111A8">
                <w:rPr>
                  <w:rFonts w:ascii="Calibri" w:hAnsi="Calibri" w:cs="Calibri"/>
                  <w:color w:val="000000"/>
                  <w:sz w:val="22"/>
                  <w:szCs w:val="22"/>
                  <w:lang w:bidi="hi-IN"/>
                </w:rPr>
                <w:delText>message needs also to be sent by</w:delText>
              </w:r>
              <w:r w:rsidR="00DB133F" w:rsidDel="001111A8">
                <w:rPr>
                  <w:rFonts w:ascii="Calibri" w:hAnsi="Calibri" w:cs="Calibri"/>
                  <w:color w:val="000000"/>
                  <w:sz w:val="22"/>
                  <w:szCs w:val="22"/>
                  <w:lang w:bidi="hi-IN"/>
                </w:rPr>
                <w:delText xml:space="preserve"> IP since VIDX allocation is done by IP in case of L3 clusters.</w:delText>
              </w:r>
              <w:r w:rsidR="00A778CC" w:rsidDel="001111A8">
                <w:rPr>
                  <w:rFonts w:ascii="Calibri" w:hAnsi="Calibri" w:cs="Calibri"/>
                  <w:color w:val="000000"/>
                  <w:sz w:val="22"/>
                  <w:szCs w:val="22"/>
                  <w:lang w:bidi="hi-IN"/>
                </w:rPr>
                <w:delText xml:space="preserve"> IP module is expected to send the information on VIDX entries allocated by it to all the slots during DelayedNiUp event.</w:delText>
              </w:r>
            </w:del>
          </w:p>
        </w:tc>
      </w:tr>
      <w:tr w:rsidR="006A24B3" w:rsidRPr="002F3902" w:rsidDel="001111A8" w14:paraId="152F1C84" w14:textId="77777777" w:rsidTr="006A24B3">
        <w:trPr>
          <w:trHeight w:val="600"/>
          <w:del w:id="8956" w:author="VOYER Raphael" w:date="2021-06-16T11:15:00Z"/>
        </w:trPr>
        <w:tc>
          <w:tcPr>
            <w:tcW w:w="1462" w:type="pct"/>
            <w:shd w:val="clear" w:color="auto" w:fill="auto"/>
            <w:vAlign w:val="bottom"/>
            <w:hideMark/>
          </w:tcPr>
          <w:p w14:paraId="18F8ED82" w14:textId="77777777" w:rsidR="00613335" w:rsidRPr="002F3902" w:rsidDel="001111A8" w:rsidRDefault="00613335">
            <w:pPr>
              <w:pStyle w:val="Titre4"/>
              <w:rPr>
                <w:del w:id="8957" w:author="VOYER Raphael" w:date="2021-06-16T11:15:00Z"/>
                <w:rFonts w:ascii="Calibri" w:hAnsi="Calibri" w:cs="Calibri"/>
                <w:color w:val="000000"/>
                <w:sz w:val="22"/>
                <w:szCs w:val="22"/>
                <w:lang w:bidi="hi-IN"/>
              </w:rPr>
              <w:pPrChange w:id="8958" w:author="VOYER Raphael" w:date="2021-06-16T11:15:00Z">
                <w:pPr>
                  <w:jc w:val="left"/>
                </w:pPr>
              </w:pPrChange>
            </w:pPr>
            <w:del w:id="8959" w:author="VOYER Raphael" w:date="2021-06-16T11:15:00Z">
              <w:r w:rsidRPr="002F3902" w:rsidDel="001111A8">
                <w:rPr>
                  <w:rFonts w:ascii="Calibri" w:hAnsi="Calibri" w:cs="Calibri"/>
                  <w:color w:val="000000"/>
                  <w:sz w:val="22"/>
                  <w:szCs w:val="22"/>
                  <w:lang w:bidi="hi-IN"/>
                </w:rPr>
                <w:delText>havlan_delete_mc_index</w:delText>
              </w:r>
            </w:del>
          </w:p>
        </w:tc>
        <w:tc>
          <w:tcPr>
            <w:tcW w:w="992" w:type="pct"/>
            <w:shd w:val="clear" w:color="auto" w:fill="auto"/>
            <w:vAlign w:val="bottom"/>
            <w:hideMark/>
          </w:tcPr>
          <w:p w14:paraId="20BC5138" w14:textId="77777777" w:rsidR="00613335" w:rsidRPr="002F3902" w:rsidDel="001111A8" w:rsidRDefault="00613335">
            <w:pPr>
              <w:pStyle w:val="Titre4"/>
              <w:rPr>
                <w:del w:id="8960" w:author="VOYER Raphael" w:date="2021-06-16T11:15:00Z"/>
                <w:rFonts w:ascii="Calibri" w:hAnsi="Calibri" w:cs="Calibri"/>
                <w:color w:val="000000"/>
                <w:sz w:val="22"/>
                <w:szCs w:val="22"/>
                <w:lang w:bidi="hi-IN"/>
              </w:rPr>
              <w:pPrChange w:id="8961" w:author="VOYER Raphael" w:date="2021-06-16T11:15:00Z">
                <w:pPr>
                  <w:jc w:val="left"/>
                </w:pPr>
              </w:pPrChange>
            </w:pPr>
            <w:del w:id="8962" w:author="VOYER Raphael" w:date="2021-06-16T11:15:00Z">
              <w:r w:rsidRPr="002F3902" w:rsidDel="001111A8">
                <w:rPr>
                  <w:rFonts w:ascii="Calibri" w:hAnsi="Calibri" w:cs="Calibri"/>
                  <w:color w:val="000000"/>
                  <w:sz w:val="22"/>
                  <w:szCs w:val="22"/>
                  <w:lang w:bidi="hi-IN"/>
                </w:rPr>
                <w:delText>This function un-reserve the previously reserved MC-Index.</w:delText>
              </w:r>
            </w:del>
          </w:p>
        </w:tc>
        <w:tc>
          <w:tcPr>
            <w:tcW w:w="1290" w:type="pct"/>
            <w:shd w:val="clear" w:color="auto" w:fill="auto"/>
            <w:vAlign w:val="bottom"/>
            <w:hideMark/>
          </w:tcPr>
          <w:p w14:paraId="7384A5A3" w14:textId="77777777" w:rsidR="00613335" w:rsidRPr="002F3902" w:rsidDel="001111A8" w:rsidRDefault="00613335">
            <w:pPr>
              <w:pStyle w:val="Titre4"/>
              <w:rPr>
                <w:del w:id="8963" w:author="VOYER Raphael" w:date="2021-06-16T11:15:00Z"/>
                <w:rFonts w:ascii="Calibri" w:hAnsi="Calibri" w:cs="Calibri"/>
                <w:color w:val="000000"/>
                <w:sz w:val="22"/>
                <w:szCs w:val="22"/>
                <w:lang w:bidi="hi-IN"/>
              </w:rPr>
              <w:pPrChange w:id="8964" w:author="VOYER Raphael" w:date="2021-06-16T11:15:00Z">
                <w:pPr>
                  <w:jc w:val="left"/>
                </w:pPr>
              </w:pPrChange>
            </w:pPr>
            <w:del w:id="8965" w:author="VOYER Raphael" w:date="2021-06-16T11:15:00Z">
              <w:r w:rsidRPr="002F3902" w:rsidDel="001111A8">
                <w:rPr>
                  <w:rFonts w:ascii="Calibri" w:hAnsi="Calibri" w:cs="Calibri"/>
                  <w:color w:val="000000"/>
                  <w:sz w:val="22"/>
                  <w:szCs w:val="22"/>
                  <w:lang w:bidi="hi-IN"/>
                </w:rPr>
                <w:delText>HA_VLAN_DEL_MC_INDEX_MSGID</w:delText>
              </w:r>
            </w:del>
          </w:p>
        </w:tc>
        <w:tc>
          <w:tcPr>
            <w:tcW w:w="1256" w:type="pct"/>
            <w:shd w:val="clear" w:color="auto" w:fill="auto"/>
            <w:vAlign w:val="bottom"/>
            <w:hideMark/>
          </w:tcPr>
          <w:p w14:paraId="42D34551" w14:textId="77777777" w:rsidR="00613335" w:rsidDel="001111A8" w:rsidRDefault="00613335">
            <w:pPr>
              <w:pStyle w:val="Titre4"/>
              <w:rPr>
                <w:del w:id="8966" w:author="VOYER Raphael" w:date="2021-06-16T11:15:00Z"/>
                <w:rFonts w:ascii="Calibri" w:hAnsi="Calibri" w:cs="Calibri"/>
                <w:color w:val="000000"/>
                <w:sz w:val="22"/>
                <w:szCs w:val="22"/>
                <w:lang w:bidi="hi-IN"/>
              </w:rPr>
              <w:pPrChange w:id="8967" w:author="VOYER Raphael" w:date="2021-06-16T11:15:00Z">
                <w:pPr>
                  <w:jc w:val="left"/>
                </w:pPr>
              </w:pPrChange>
            </w:pPr>
            <w:del w:id="8968" w:author="VOYER Raphael" w:date="2021-06-16T11:15:00Z">
              <w:r w:rsidRPr="002F3902" w:rsidDel="001111A8">
                <w:rPr>
                  <w:rFonts w:ascii="Calibri" w:hAnsi="Calibri" w:cs="Calibri"/>
                  <w:color w:val="000000"/>
                  <w:sz w:val="22"/>
                  <w:szCs w:val="22"/>
                  <w:lang w:bidi="hi-IN"/>
                </w:rPr>
                <w:delText>HA-VLAN sends the VIDX to the SL instead of MC-INDEX</w:delText>
              </w:r>
            </w:del>
          </w:p>
          <w:p w14:paraId="3E170BDE" w14:textId="77777777" w:rsidR="00207B98" w:rsidRPr="002F3902" w:rsidDel="001111A8" w:rsidRDefault="00207B98">
            <w:pPr>
              <w:pStyle w:val="Titre4"/>
              <w:rPr>
                <w:del w:id="8969" w:author="VOYER Raphael" w:date="2021-06-16T11:15:00Z"/>
                <w:rFonts w:ascii="Calibri" w:hAnsi="Calibri" w:cs="Calibri"/>
                <w:color w:val="000000"/>
                <w:sz w:val="22"/>
                <w:szCs w:val="22"/>
                <w:lang w:bidi="hi-IN"/>
              </w:rPr>
              <w:pPrChange w:id="8970" w:author="VOYER Raphael" w:date="2021-06-16T11:15:00Z">
                <w:pPr>
                  <w:jc w:val="left"/>
                </w:pPr>
              </w:pPrChange>
            </w:pPr>
            <w:del w:id="8971" w:author="VOYER Raphael" w:date="2021-06-16T11:15:00Z">
              <w:r w:rsidDel="001111A8">
                <w:rPr>
                  <w:rFonts w:ascii="Calibri" w:hAnsi="Calibri" w:cs="Calibri"/>
                  <w:color w:val="000000"/>
                  <w:sz w:val="22"/>
                  <w:szCs w:val="22"/>
                  <w:lang w:bidi="hi-IN"/>
                </w:rPr>
                <w:delText>In case of L3 clusters, the request to SL is sent via IP module.</w:delText>
              </w:r>
            </w:del>
          </w:p>
        </w:tc>
      </w:tr>
      <w:tr w:rsidR="006A24B3" w:rsidRPr="002F3902" w:rsidDel="001111A8" w14:paraId="3345B772" w14:textId="77777777" w:rsidTr="006A24B3">
        <w:trPr>
          <w:trHeight w:val="600"/>
          <w:del w:id="8972" w:author="VOYER Raphael" w:date="2021-06-16T11:15:00Z"/>
        </w:trPr>
        <w:tc>
          <w:tcPr>
            <w:tcW w:w="1462" w:type="pct"/>
            <w:shd w:val="clear" w:color="auto" w:fill="auto"/>
            <w:vAlign w:val="bottom"/>
            <w:hideMark/>
          </w:tcPr>
          <w:p w14:paraId="4B65B7C3" w14:textId="77777777" w:rsidR="00613335" w:rsidRPr="002F3902" w:rsidDel="001111A8" w:rsidRDefault="00613335">
            <w:pPr>
              <w:pStyle w:val="Titre4"/>
              <w:rPr>
                <w:del w:id="8973" w:author="VOYER Raphael" w:date="2021-06-16T11:15:00Z"/>
                <w:rFonts w:ascii="Calibri" w:hAnsi="Calibri" w:cs="Calibri"/>
                <w:color w:val="000000"/>
                <w:sz w:val="22"/>
                <w:szCs w:val="22"/>
                <w:lang w:bidi="hi-IN"/>
              </w:rPr>
              <w:pPrChange w:id="8974" w:author="VOYER Raphael" w:date="2021-06-16T11:15:00Z">
                <w:pPr>
                  <w:jc w:val="left"/>
                </w:pPr>
              </w:pPrChange>
            </w:pPr>
            <w:del w:id="8975" w:author="VOYER Raphael" w:date="2021-06-16T11:15:00Z">
              <w:r w:rsidRPr="002F3902" w:rsidDel="001111A8">
                <w:rPr>
                  <w:rFonts w:ascii="Calibri" w:hAnsi="Calibri" w:cs="Calibri"/>
                  <w:color w:val="000000"/>
                  <w:sz w:val="22"/>
                  <w:szCs w:val="22"/>
                  <w:lang w:bidi="hi-IN"/>
                </w:rPr>
                <w:delText>havlan_send_SL_add_del_mcast_port</w:delText>
              </w:r>
            </w:del>
          </w:p>
        </w:tc>
        <w:tc>
          <w:tcPr>
            <w:tcW w:w="992" w:type="pct"/>
            <w:shd w:val="clear" w:color="auto" w:fill="auto"/>
            <w:vAlign w:val="bottom"/>
            <w:hideMark/>
          </w:tcPr>
          <w:p w14:paraId="18479C71" w14:textId="77777777" w:rsidR="00613335" w:rsidRPr="002F3902" w:rsidDel="001111A8" w:rsidRDefault="00613335">
            <w:pPr>
              <w:pStyle w:val="Titre4"/>
              <w:rPr>
                <w:del w:id="8976" w:author="VOYER Raphael" w:date="2021-06-16T11:15:00Z"/>
                <w:rFonts w:ascii="Calibri" w:hAnsi="Calibri" w:cs="Calibri"/>
                <w:color w:val="000000"/>
                <w:sz w:val="22"/>
                <w:szCs w:val="22"/>
                <w:lang w:bidi="hi-IN"/>
              </w:rPr>
              <w:pPrChange w:id="8977" w:author="VOYER Raphael" w:date="2021-06-16T11:15:00Z">
                <w:pPr>
                  <w:jc w:val="left"/>
                </w:pPr>
              </w:pPrChange>
            </w:pPr>
            <w:del w:id="8978" w:author="VOYER Raphael" w:date="2021-06-16T11:15:00Z">
              <w:r w:rsidRPr="002F3902" w:rsidDel="001111A8">
                <w:rPr>
                  <w:rFonts w:ascii="Calibri" w:hAnsi="Calibri" w:cs="Calibri"/>
                  <w:color w:val="000000"/>
                  <w:sz w:val="22"/>
                  <w:szCs w:val="22"/>
                  <w:lang w:bidi="hi-IN"/>
                </w:rPr>
                <w:delText>This function sends request to Source Learning to add/delete a specified port to a given MC-Index.</w:delText>
              </w:r>
            </w:del>
          </w:p>
        </w:tc>
        <w:tc>
          <w:tcPr>
            <w:tcW w:w="1290" w:type="pct"/>
            <w:shd w:val="clear" w:color="auto" w:fill="auto"/>
            <w:vAlign w:val="bottom"/>
            <w:hideMark/>
          </w:tcPr>
          <w:p w14:paraId="0E496469" w14:textId="77777777" w:rsidR="00613335" w:rsidRPr="005F7361" w:rsidDel="001111A8" w:rsidRDefault="00613335">
            <w:pPr>
              <w:pStyle w:val="Titre4"/>
              <w:rPr>
                <w:del w:id="8979" w:author="VOYER Raphael" w:date="2021-06-16T11:15:00Z"/>
                <w:rFonts w:ascii="Calibri" w:hAnsi="Calibri" w:cs="Calibri"/>
                <w:color w:val="000000"/>
                <w:sz w:val="22"/>
                <w:szCs w:val="22"/>
                <w:lang w:bidi="hi-IN"/>
                <w:rPrChange w:id="8980" w:author="VOYER Raphael" w:date="2021-07-07T15:02:00Z">
                  <w:rPr>
                    <w:del w:id="8981" w:author="VOYER Raphael" w:date="2021-06-16T11:15:00Z"/>
                    <w:rFonts w:ascii="Calibri" w:hAnsi="Calibri" w:cs="Calibri"/>
                    <w:color w:val="000000"/>
                    <w:sz w:val="22"/>
                    <w:szCs w:val="22"/>
                    <w:lang w:val="fr-FR" w:bidi="hi-IN"/>
                  </w:rPr>
                </w:rPrChange>
              </w:rPr>
              <w:pPrChange w:id="8982" w:author="VOYER Raphael" w:date="2021-06-16T11:15:00Z">
                <w:pPr>
                  <w:jc w:val="left"/>
                </w:pPr>
              </w:pPrChange>
            </w:pPr>
            <w:del w:id="8983" w:author="VOYER Raphael" w:date="2021-06-16T11:15:00Z">
              <w:r w:rsidRPr="005F7361" w:rsidDel="001111A8">
                <w:rPr>
                  <w:rFonts w:ascii="Calibri" w:hAnsi="Calibri" w:cs="Calibri"/>
                  <w:color w:val="000000"/>
                  <w:sz w:val="22"/>
                  <w:szCs w:val="22"/>
                  <w:lang w:bidi="hi-IN"/>
                  <w:rPrChange w:id="8984" w:author="VOYER Raphael" w:date="2021-07-07T15:02:00Z">
                    <w:rPr>
                      <w:rFonts w:ascii="Calibri" w:hAnsi="Calibri" w:cs="Calibri"/>
                      <w:color w:val="000000"/>
                      <w:sz w:val="22"/>
                      <w:szCs w:val="22"/>
                      <w:lang w:val="fr-FR" w:bidi="hi-IN"/>
                    </w:rPr>
                  </w:rPrChange>
                </w:rPr>
                <w:delText>HA_VLAN_MOD_PORT_MSGID</w:delText>
              </w:r>
            </w:del>
          </w:p>
        </w:tc>
        <w:tc>
          <w:tcPr>
            <w:tcW w:w="1256" w:type="pct"/>
            <w:shd w:val="clear" w:color="auto" w:fill="auto"/>
            <w:vAlign w:val="bottom"/>
            <w:hideMark/>
          </w:tcPr>
          <w:p w14:paraId="309DBCF4" w14:textId="77777777" w:rsidR="00613335" w:rsidDel="001111A8" w:rsidRDefault="00613335">
            <w:pPr>
              <w:pStyle w:val="Titre4"/>
              <w:rPr>
                <w:del w:id="8985" w:author="VOYER Raphael" w:date="2021-06-16T11:15:00Z"/>
                <w:rFonts w:ascii="Calibri" w:hAnsi="Calibri" w:cs="Calibri"/>
                <w:color w:val="000000"/>
                <w:sz w:val="22"/>
                <w:szCs w:val="22"/>
                <w:lang w:bidi="hi-IN"/>
              </w:rPr>
              <w:pPrChange w:id="8986" w:author="VOYER Raphael" w:date="2021-06-16T11:15:00Z">
                <w:pPr>
                  <w:jc w:val="left"/>
                </w:pPr>
              </w:pPrChange>
            </w:pPr>
            <w:del w:id="8987" w:author="VOYER Raphael" w:date="2021-06-16T11:15:00Z">
              <w:r w:rsidDel="001111A8">
                <w:rPr>
                  <w:rFonts w:ascii="Calibri" w:hAnsi="Calibri" w:cs="Calibri"/>
                  <w:color w:val="000000"/>
                  <w:sz w:val="22"/>
                  <w:szCs w:val="22"/>
                  <w:lang w:bidi="hi-IN"/>
                </w:rPr>
                <w:delText xml:space="preserve">Ports are added to/ </w:delText>
              </w:r>
              <w:r w:rsidR="00F05322" w:rsidDel="001111A8">
                <w:rPr>
                  <w:rFonts w:ascii="Calibri" w:hAnsi="Calibri" w:cs="Calibri"/>
                  <w:color w:val="000000"/>
                  <w:sz w:val="22"/>
                  <w:szCs w:val="22"/>
                  <w:lang w:bidi="hi-IN"/>
                </w:rPr>
                <w:delText xml:space="preserve">deleted </w:delText>
              </w:r>
              <w:r w:rsidDel="001111A8">
                <w:rPr>
                  <w:rFonts w:ascii="Calibri" w:hAnsi="Calibri" w:cs="Calibri"/>
                  <w:color w:val="000000"/>
                  <w:sz w:val="22"/>
                  <w:szCs w:val="22"/>
                  <w:lang w:bidi="hi-IN"/>
                </w:rPr>
                <w:delText>from VIDX entry instead of L2MC entry</w:delText>
              </w:r>
            </w:del>
          </w:p>
          <w:p w14:paraId="2E66A7F2" w14:textId="77777777" w:rsidR="00F05322" w:rsidRPr="002F3902" w:rsidDel="001111A8" w:rsidRDefault="00FC4C77">
            <w:pPr>
              <w:pStyle w:val="Titre4"/>
              <w:rPr>
                <w:del w:id="8988" w:author="VOYER Raphael" w:date="2021-06-16T11:15:00Z"/>
                <w:rFonts w:ascii="Calibri" w:hAnsi="Calibri" w:cs="Calibri"/>
                <w:color w:val="000000"/>
                <w:sz w:val="22"/>
                <w:szCs w:val="22"/>
                <w:lang w:bidi="hi-IN"/>
              </w:rPr>
              <w:pPrChange w:id="8989" w:author="VOYER Raphael" w:date="2021-06-16T11:15:00Z">
                <w:pPr>
                  <w:jc w:val="left"/>
                </w:pPr>
              </w:pPrChange>
            </w:pPr>
            <w:del w:id="8990" w:author="VOYER Raphael" w:date="2021-06-16T11:15:00Z">
              <w:r w:rsidDel="001111A8">
                <w:rPr>
                  <w:lang w:bidi="hi-IN"/>
                </w:rPr>
                <w:delText xml:space="preserve">In the case of </w:delText>
              </w:r>
              <w:r w:rsidR="00F05322" w:rsidDel="001111A8">
                <w:rPr>
                  <w:lang w:bidi="hi-IN"/>
                </w:rPr>
                <w:delText xml:space="preserve"> L3 server-clusters, messages to </w:delText>
              </w:r>
              <w:r w:rsidR="00E829FF" w:rsidDel="001111A8">
                <w:rPr>
                  <w:lang w:bidi="hi-IN"/>
                </w:rPr>
                <w:delText>BCD</w:delText>
              </w:r>
              <w:r w:rsidR="00F05322" w:rsidDel="001111A8">
                <w:rPr>
                  <w:lang w:bidi="hi-IN"/>
                </w:rPr>
                <w:delText xml:space="preserve"> to add ports are sent by IP module</w:delText>
              </w:r>
              <w:r w:rsidR="00207B98" w:rsidDel="001111A8">
                <w:rPr>
                  <w:lang w:bidi="hi-IN"/>
                </w:rPr>
                <w:delText>. The trigger to IP module shall be sent by HA-VLAN whenever HA-VLAN receives port add/delete message for a server-cluster.</w:delText>
              </w:r>
            </w:del>
          </w:p>
        </w:tc>
      </w:tr>
      <w:tr w:rsidR="006A24B3" w:rsidRPr="002F3902" w:rsidDel="001111A8" w14:paraId="25F82B01" w14:textId="77777777" w:rsidTr="006A24B3">
        <w:trPr>
          <w:trHeight w:val="4800"/>
          <w:del w:id="8991" w:author="VOYER Raphael" w:date="2021-06-16T11:15:00Z"/>
        </w:trPr>
        <w:tc>
          <w:tcPr>
            <w:tcW w:w="1462" w:type="pct"/>
            <w:shd w:val="clear" w:color="auto" w:fill="auto"/>
            <w:vAlign w:val="bottom"/>
            <w:hideMark/>
          </w:tcPr>
          <w:p w14:paraId="149B63AA" w14:textId="77777777" w:rsidR="00613335" w:rsidRPr="002F3902" w:rsidDel="001111A8" w:rsidRDefault="00613335">
            <w:pPr>
              <w:pStyle w:val="Titre4"/>
              <w:rPr>
                <w:del w:id="8992" w:author="VOYER Raphael" w:date="2021-06-16T11:15:00Z"/>
                <w:rFonts w:ascii="Calibri" w:hAnsi="Calibri" w:cs="Calibri"/>
                <w:color w:val="000000"/>
                <w:sz w:val="22"/>
                <w:szCs w:val="22"/>
                <w:lang w:bidi="hi-IN"/>
              </w:rPr>
              <w:pPrChange w:id="8993" w:author="VOYER Raphael" w:date="2021-06-16T11:15:00Z">
                <w:pPr>
                  <w:jc w:val="left"/>
                </w:pPr>
              </w:pPrChange>
            </w:pPr>
            <w:del w:id="8994" w:author="VOYER Raphael" w:date="2021-06-16T11:15:00Z">
              <w:r w:rsidRPr="002F3902" w:rsidDel="001111A8">
                <w:rPr>
                  <w:rFonts w:ascii="Calibri" w:hAnsi="Calibri" w:cs="Calibri"/>
                  <w:color w:val="000000"/>
                  <w:sz w:val="22"/>
                  <w:szCs w:val="22"/>
                  <w:lang w:bidi="hi-IN"/>
                </w:rPr>
                <w:delText>havlan_request_qos_add_del_filter_msg</w:delText>
              </w:r>
            </w:del>
          </w:p>
        </w:tc>
        <w:tc>
          <w:tcPr>
            <w:tcW w:w="992" w:type="pct"/>
            <w:shd w:val="clear" w:color="auto" w:fill="auto"/>
            <w:vAlign w:val="bottom"/>
            <w:hideMark/>
          </w:tcPr>
          <w:p w14:paraId="284B1CAB" w14:textId="77777777" w:rsidR="00613335" w:rsidRPr="002F3902" w:rsidDel="001111A8" w:rsidRDefault="00613335">
            <w:pPr>
              <w:pStyle w:val="Titre4"/>
              <w:rPr>
                <w:del w:id="8995" w:author="VOYER Raphael" w:date="2021-06-16T11:15:00Z"/>
                <w:rFonts w:ascii="Calibri" w:hAnsi="Calibri" w:cs="Calibri"/>
                <w:color w:val="000000"/>
                <w:sz w:val="22"/>
                <w:szCs w:val="22"/>
                <w:lang w:bidi="hi-IN"/>
              </w:rPr>
              <w:pPrChange w:id="8996" w:author="VOYER Raphael" w:date="2021-06-16T11:15:00Z">
                <w:pPr>
                  <w:jc w:val="left"/>
                </w:pPr>
              </w:pPrChange>
            </w:pPr>
            <w:del w:id="8997" w:author="VOYER Raphael" w:date="2021-06-16T11:15:00Z">
              <w:r w:rsidRPr="002F3902" w:rsidDel="001111A8">
                <w:rPr>
                  <w:rFonts w:ascii="Calibri" w:hAnsi="Calibri" w:cs="Calibri"/>
                  <w:color w:val="000000"/>
                  <w:sz w:val="22"/>
                  <w:szCs w:val="22"/>
                  <w:lang w:bidi="hi-IN"/>
                </w:rPr>
                <w:delText>This function sends a message to QoS to install/un-install rules and actions for a given server-cluster;</w:delText>
              </w:r>
              <w:r w:rsidRPr="002F3902" w:rsidDel="001111A8">
                <w:rPr>
                  <w:rFonts w:ascii="Calibri" w:hAnsi="Calibri" w:cs="Calibri"/>
                  <w:color w:val="000000"/>
                  <w:sz w:val="22"/>
                  <w:szCs w:val="22"/>
                  <w:lang w:bidi="hi-IN"/>
                </w:rPr>
                <w:br/>
                <w:delText>For L3 server-cluster :-</w:delText>
              </w:r>
              <w:r w:rsidRPr="002F3902" w:rsidDel="001111A8">
                <w:rPr>
                  <w:rFonts w:ascii="Calibri" w:hAnsi="Calibri" w:cs="Calibri"/>
                  <w:color w:val="000000"/>
                  <w:sz w:val="22"/>
                  <w:szCs w:val="22"/>
                  <w:lang w:bidi="hi-IN"/>
                </w:rPr>
                <w:br/>
                <w:delText>In the case of STATIC MAC address - first filters (rule and action) are installed then ARP is installed by HA-VLAN;  In the case of DYNAMIC MAC address IP, the IPCMM sends a message to the HA-VLAN about the ARP then filters are installed by the HA-VLAN</w:delText>
              </w:r>
              <w:r w:rsidR="0049216F" w:rsidDel="001111A8">
                <w:rPr>
                  <w:rFonts w:ascii="Calibri" w:hAnsi="Calibri" w:cs="Calibri"/>
                  <w:color w:val="000000"/>
                  <w:sz w:val="22"/>
                  <w:szCs w:val="22"/>
                  <w:lang w:bidi="hi-IN"/>
                </w:rPr>
                <w:delText xml:space="preserve">. </w:delText>
              </w:r>
              <w:r w:rsidR="0078647D" w:rsidDel="001111A8">
                <w:rPr>
                  <w:rFonts w:ascii="Calibri" w:hAnsi="Calibri" w:cs="Calibri"/>
                  <w:color w:val="000000"/>
                  <w:sz w:val="22"/>
                  <w:szCs w:val="22"/>
                  <w:lang w:bidi="hi-IN"/>
                </w:rPr>
                <w:delText>This is applicable in case of Broadcom ASIC.</w:delText>
              </w:r>
            </w:del>
          </w:p>
        </w:tc>
        <w:tc>
          <w:tcPr>
            <w:tcW w:w="1290" w:type="pct"/>
            <w:shd w:val="clear" w:color="auto" w:fill="auto"/>
            <w:vAlign w:val="bottom"/>
            <w:hideMark/>
          </w:tcPr>
          <w:p w14:paraId="64979087" w14:textId="77777777" w:rsidR="00613335" w:rsidRPr="002F3902" w:rsidDel="001111A8" w:rsidRDefault="00613335">
            <w:pPr>
              <w:pStyle w:val="Titre4"/>
              <w:rPr>
                <w:del w:id="8998" w:author="VOYER Raphael" w:date="2021-06-16T11:15:00Z"/>
                <w:rFonts w:ascii="Calibri" w:hAnsi="Calibri" w:cs="Calibri"/>
                <w:color w:val="000000"/>
                <w:sz w:val="22"/>
                <w:szCs w:val="22"/>
                <w:lang w:bidi="hi-IN"/>
              </w:rPr>
              <w:pPrChange w:id="8999" w:author="VOYER Raphael" w:date="2021-06-16T11:15:00Z">
                <w:pPr>
                  <w:jc w:val="left"/>
                </w:pPr>
              </w:pPrChange>
            </w:pPr>
            <w:del w:id="9000" w:author="VOYER Raphael" w:date="2021-06-16T11:15:00Z">
              <w:r w:rsidRPr="002F3902" w:rsidDel="001111A8">
                <w:rPr>
                  <w:rFonts w:ascii="Calibri" w:hAnsi="Calibri" w:cs="Calibri"/>
                  <w:color w:val="000000"/>
                  <w:sz w:val="22"/>
                  <w:szCs w:val="22"/>
                  <w:lang w:bidi="hi-IN"/>
                </w:rPr>
                <w:delText>HA_VLAN_FILTER_MSGID</w:delText>
              </w:r>
            </w:del>
          </w:p>
        </w:tc>
        <w:tc>
          <w:tcPr>
            <w:tcW w:w="1256" w:type="pct"/>
            <w:shd w:val="clear" w:color="auto" w:fill="auto"/>
            <w:vAlign w:val="bottom"/>
            <w:hideMark/>
          </w:tcPr>
          <w:p w14:paraId="25908507" w14:textId="77777777" w:rsidR="00F05322" w:rsidDel="001111A8" w:rsidRDefault="00613335">
            <w:pPr>
              <w:pStyle w:val="Titre4"/>
              <w:rPr>
                <w:del w:id="9001" w:author="VOYER Raphael" w:date="2021-06-16T11:15:00Z"/>
                <w:lang w:bidi="hi-IN"/>
              </w:rPr>
              <w:pPrChange w:id="9002" w:author="VOYER Raphael" w:date="2021-06-16T11:15:00Z">
                <w:pPr/>
              </w:pPrChange>
            </w:pPr>
            <w:del w:id="9003" w:author="VOYER Raphael" w:date="2021-06-16T11:15:00Z">
              <w:r w:rsidRPr="002F3902" w:rsidDel="001111A8">
                <w:rPr>
                  <w:rFonts w:ascii="Calibri" w:hAnsi="Calibri" w:cs="Calibri"/>
                  <w:color w:val="000000"/>
                  <w:sz w:val="22"/>
                  <w:szCs w:val="22"/>
                  <w:lang w:bidi="hi-IN"/>
                </w:rPr>
                <w:delText>No changes required for L2;</w:delText>
              </w:r>
              <w:r w:rsidRPr="002F3902" w:rsidDel="001111A8">
                <w:rPr>
                  <w:rFonts w:ascii="Calibri" w:hAnsi="Calibri" w:cs="Calibri"/>
                  <w:color w:val="000000"/>
                  <w:sz w:val="22"/>
                  <w:szCs w:val="22"/>
                  <w:lang w:bidi="hi-IN"/>
                </w:rPr>
                <w:br/>
              </w:r>
            </w:del>
          </w:p>
          <w:p w14:paraId="344C2C4B" w14:textId="77777777" w:rsidR="00F05322" w:rsidDel="001111A8" w:rsidRDefault="00F05322">
            <w:pPr>
              <w:pStyle w:val="Titre4"/>
              <w:rPr>
                <w:del w:id="9004" w:author="VOYER Raphael" w:date="2021-06-16T11:15:00Z"/>
                <w:lang w:bidi="hi-IN"/>
              </w:rPr>
              <w:pPrChange w:id="9005" w:author="VOYER Raphael" w:date="2021-06-16T11:15:00Z">
                <w:pPr/>
              </w:pPrChange>
            </w:pPr>
            <w:del w:id="9006" w:author="VOYER Raphael" w:date="2021-06-16T11:15:00Z">
              <w:r w:rsidDel="001111A8">
                <w:rPr>
                  <w:lang w:bidi="hi-IN"/>
                </w:rPr>
                <w:delText xml:space="preserve">The existing messages to IP CMM are modified or extended; The router TCAMs is used </w:delText>
              </w:r>
              <w:r w:rsidR="0064667F" w:rsidDel="001111A8">
                <w:rPr>
                  <w:lang w:bidi="hi-IN"/>
                </w:rPr>
                <w:delText>for programming the L3 clusters</w:delText>
              </w:r>
              <w:r w:rsidDel="001111A8">
                <w:rPr>
                  <w:lang w:bidi="hi-IN"/>
                </w:rPr>
                <w:delText>; The VIDX bits are also set/cleared by the IP CMM.  HA-VLAN has to send messages to IP CMM to add/delete ARP, to set/clear port bits in VIDX ;</w:delText>
              </w:r>
            </w:del>
          </w:p>
          <w:p w14:paraId="694C0F69" w14:textId="77777777" w:rsidR="00613335" w:rsidRPr="002F3902" w:rsidDel="001111A8" w:rsidRDefault="00613335">
            <w:pPr>
              <w:pStyle w:val="Titre4"/>
              <w:rPr>
                <w:del w:id="9007" w:author="VOYER Raphael" w:date="2021-06-16T11:15:00Z"/>
                <w:rFonts w:ascii="Calibri" w:hAnsi="Calibri" w:cs="Calibri"/>
                <w:color w:val="000000"/>
                <w:sz w:val="22"/>
                <w:szCs w:val="22"/>
                <w:lang w:bidi="hi-IN"/>
              </w:rPr>
              <w:pPrChange w:id="9008" w:author="VOYER Raphael" w:date="2021-06-16T11:15:00Z">
                <w:pPr>
                  <w:jc w:val="left"/>
                </w:pPr>
              </w:pPrChange>
            </w:pPr>
          </w:p>
        </w:tc>
      </w:tr>
      <w:tr w:rsidR="006A24B3" w:rsidRPr="002F3902" w:rsidDel="001111A8" w14:paraId="69D8EBC2" w14:textId="77777777" w:rsidTr="006A24B3">
        <w:trPr>
          <w:trHeight w:val="1200"/>
          <w:del w:id="9009" w:author="VOYER Raphael" w:date="2021-06-16T11:15:00Z"/>
        </w:trPr>
        <w:tc>
          <w:tcPr>
            <w:tcW w:w="1462" w:type="pct"/>
            <w:shd w:val="clear" w:color="auto" w:fill="auto"/>
            <w:vAlign w:val="bottom"/>
            <w:hideMark/>
          </w:tcPr>
          <w:p w14:paraId="3C968281" w14:textId="77777777" w:rsidR="00613335" w:rsidRPr="002F3902" w:rsidDel="001111A8" w:rsidRDefault="00613335">
            <w:pPr>
              <w:pStyle w:val="Titre4"/>
              <w:rPr>
                <w:del w:id="9010" w:author="VOYER Raphael" w:date="2021-06-16T11:15:00Z"/>
                <w:rFonts w:ascii="Calibri" w:hAnsi="Calibri" w:cs="Calibri"/>
                <w:color w:val="000000"/>
                <w:sz w:val="22"/>
                <w:szCs w:val="22"/>
                <w:lang w:bidi="hi-IN"/>
              </w:rPr>
              <w:pPrChange w:id="9011" w:author="VOYER Raphael" w:date="2021-06-16T11:15:00Z">
                <w:pPr>
                  <w:jc w:val="left"/>
                </w:pPr>
              </w:pPrChange>
            </w:pPr>
            <w:del w:id="9012" w:author="VOYER Raphael" w:date="2021-06-16T11:15:00Z">
              <w:r w:rsidRPr="002F3902" w:rsidDel="001111A8">
                <w:rPr>
                  <w:rFonts w:ascii="Calibri" w:hAnsi="Calibri" w:cs="Calibri"/>
                  <w:color w:val="000000"/>
                  <w:sz w:val="22"/>
                  <w:szCs w:val="22"/>
                  <w:lang w:bidi="hi-IN"/>
                </w:rPr>
                <w:delText>havlan_request_arp_add_msg</w:delText>
              </w:r>
            </w:del>
          </w:p>
        </w:tc>
        <w:tc>
          <w:tcPr>
            <w:tcW w:w="992" w:type="pct"/>
            <w:shd w:val="clear" w:color="auto" w:fill="auto"/>
            <w:vAlign w:val="bottom"/>
            <w:hideMark/>
          </w:tcPr>
          <w:p w14:paraId="75197117" w14:textId="77777777" w:rsidR="00613335" w:rsidRPr="002F3902" w:rsidDel="001111A8" w:rsidRDefault="00613335">
            <w:pPr>
              <w:pStyle w:val="Titre4"/>
              <w:rPr>
                <w:del w:id="9013" w:author="VOYER Raphael" w:date="2021-06-16T11:15:00Z"/>
                <w:rFonts w:ascii="Calibri" w:hAnsi="Calibri" w:cs="Calibri"/>
                <w:color w:val="000000"/>
                <w:sz w:val="22"/>
                <w:szCs w:val="22"/>
                <w:lang w:bidi="hi-IN"/>
              </w:rPr>
              <w:pPrChange w:id="9014" w:author="VOYER Raphael" w:date="2021-06-16T11:15:00Z">
                <w:pPr>
                  <w:jc w:val="left"/>
                </w:pPr>
              </w:pPrChange>
            </w:pPr>
            <w:del w:id="9015"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6C148493" w14:textId="77777777" w:rsidR="00613335" w:rsidRPr="002F3902" w:rsidDel="001111A8" w:rsidRDefault="00613335">
            <w:pPr>
              <w:pStyle w:val="Titre4"/>
              <w:rPr>
                <w:del w:id="9016" w:author="VOYER Raphael" w:date="2021-06-16T11:15:00Z"/>
                <w:rFonts w:ascii="Calibri" w:hAnsi="Calibri" w:cs="Calibri"/>
                <w:color w:val="000000"/>
                <w:sz w:val="22"/>
                <w:szCs w:val="22"/>
                <w:lang w:bidi="hi-IN"/>
              </w:rPr>
              <w:pPrChange w:id="9017" w:author="VOYER Raphael" w:date="2021-06-16T11:15:00Z">
                <w:pPr>
                  <w:jc w:val="left"/>
                </w:pPr>
              </w:pPrChange>
            </w:pPr>
            <w:del w:id="9018" w:author="VOYER Raphael" w:date="2021-06-16T11:15:00Z">
              <w:r w:rsidRPr="002F3902" w:rsidDel="001111A8">
                <w:rPr>
                  <w:rFonts w:ascii="Calibri" w:hAnsi="Calibri" w:cs="Calibri"/>
                  <w:color w:val="000000"/>
                  <w:sz w:val="22"/>
                  <w:szCs w:val="22"/>
                  <w:lang w:bidi="hi-IN"/>
                </w:rPr>
                <w:delText>IPCMM_API_HAVLAN_ARP_ADD</w:delText>
              </w:r>
            </w:del>
          </w:p>
        </w:tc>
        <w:tc>
          <w:tcPr>
            <w:tcW w:w="1256" w:type="pct"/>
            <w:shd w:val="clear" w:color="auto" w:fill="auto"/>
            <w:vAlign w:val="bottom"/>
            <w:hideMark/>
          </w:tcPr>
          <w:p w14:paraId="6A2EFA1B" w14:textId="77777777" w:rsidR="00647586" w:rsidDel="001111A8" w:rsidRDefault="00647586">
            <w:pPr>
              <w:pStyle w:val="Titre4"/>
              <w:rPr>
                <w:del w:id="9019" w:author="VOYER Raphael" w:date="2021-06-16T11:15:00Z"/>
                <w:lang w:bidi="hi-IN"/>
              </w:rPr>
              <w:pPrChange w:id="9020" w:author="VOYER Raphael" w:date="2021-06-16T11:15:00Z">
                <w:pPr/>
              </w:pPrChange>
            </w:pPr>
            <w:del w:id="9021" w:author="VOYER Raphael" w:date="2021-06-16T11:15:00Z">
              <w:r w:rsidDel="001111A8">
                <w:rPr>
                  <w:lang w:bidi="hi-IN"/>
                </w:rPr>
                <w:delText>Install an ARP entry for the cluster MAC.</w:delText>
              </w:r>
            </w:del>
          </w:p>
          <w:p w14:paraId="273DBDA5" w14:textId="77777777" w:rsidR="00647586" w:rsidDel="001111A8" w:rsidRDefault="00647586">
            <w:pPr>
              <w:pStyle w:val="Titre4"/>
              <w:rPr>
                <w:del w:id="9022" w:author="VOYER Raphael" w:date="2021-06-16T11:15:00Z"/>
                <w:lang w:bidi="hi-IN"/>
              </w:rPr>
              <w:pPrChange w:id="9023" w:author="VOYER Raphael" w:date="2021-06-16T11:15:00Z">
                <w:pPr/>
              </w:pPrChange>
            </w:pPr>
            <w:del w:id="9024" w:author="VOYER Raphael" w:date="2021-06-16T11:15:00Z">
              <w:r w:rsidDel="001111A8">
                <w:rPr>
                  <w:lang w:bidi="hi-IN"/>
                </w:rPr>
                <w:delText>Install an Next Hop Router entry with the ARP index.</w:delText>
              </w:r>
            </w:del>
          </w:p>
          <w:p w14:paraId="06A122A2" w14:textId="77777777" w:rsidR="00647586" w:rsidDel="001111A8" w:rsidRDefault="00647586">
            <w:pPr>
              <w:pStyle w:val="Titre4"/>
              <w:rPr>
                <w:del w:id="9025" w:author="VOYER Raphael" w:date="2021-06-16T11:15:00Z"/>
                <w:lang w:bidi="hi-IN"/>
              </w:rPr>
              <w:pPrChange w:id="9026" w:author="VOYER Raphael" w:date="2021-06-16T11:15:00Z">
                <w:pPr/>
              </w:pPrChange>
            </w:pPr>
            <w:del w:id="9027" w:author="VOYER Raphael" w:date="2021-06-16T11:15:00Z">
              <w:r w:rsidDel="001111A8">
                <w:rPr>
                  <w:lang w:bidi="hi-IN"/>
                </w:rPr>
                <w:delText>Install the VIDX entry with the egress ports set</w:delText>
              </w:r>
            </w:del>
          </w:p>
          <w:p w14:paraId="6EBA6376" w14:textId="77777777" w:rsidR="00ED6660" w:rsidDel="001111A8" w:rsidRDefault="00647586">
            <w:pPr>
              <w:pStyle w:val="Titre4"/>
              <w:rPr>
                <w:del w:id="9028" w:author="VOYER Raphael" w:date="2021-06-16T11:15:00Z"/>
                <w:lang w:bidi="hi-IN"/>
              </w:rPr>
              <w:pPrChange w:id="9029" w:author="VOYER Raphael" w:date="2021-06-16T11:15:00Z">
                <w:pPr/>
              </w:pPrChange>
            </w:pPr>
            <w:del w:id="9030" w:author="VOYER Raphael" w:date="2021-06-16T11:15:00Z">
              <w:r w:rsidDel="001111A8">
                <w:rPr>
                  <w:lang w:bidi="hi-IN"/>
                </w:rPr>
                <w:delText xml:space="preserve">Reserve an LTT entry and install the LTT entry with the Next Hop details and VIDX in it. </w:delText>
              </w:r>
            </w:del>
          </w:p>
          <w:p w14:paraId="7F86920F" w14:textId="77777777" w:rsidR="00647586" w:rsidDel="001111A8" w:rsidRDefault="00647586">
            <w:pPr>
              <w:pStyle w:val="Titre4"/>
              <w:rPr>
                <w:del w:id="9031" w:author="VOYER Raphael" w:date="2021-06-16T11:15:00Z"/>
                <w:lang w:bidi="hi-IN"/>
              </w:rPr>
              <w:pPrChange w:id="9032" w:author="VOYER Raphael" w:date="2021-06-16T11:15:00Z">
                <w:pPr/>
              </w:pPrChange>
            </w:pPr>
            <w:del w:id="9033" w:author="VOYER Raphael" w:date="2021-06-16T11:15:00Z">
              <w:r w:rsidDel="001111A8">
                <w:rPr>
                  <w:lang w:bidi="hi-IN"/>
                </w:rPr>
                <w:delText>Install  a router TCAM with server-cluster IP prefix;</w:delText>
              </w:r>
            </w:del>
          </w:p>
          <w:p w14:paraId="689E54BD" w14:textId="77777777" w:rsidR="0049216F" w:rsidDel="001111A8" w:rsidRDefault="00647586">
            <w:pPr>
              <w:pStyle w:val="Titre4"/>
              <w:rPr>
                <w:del w:id="9034" w:author="VOYER Raphael" w:date="2021-06-16T11:15:00Z"/>
                <w:lang w:bidi="hi-IN"/>
              </w:rPr>
              <w:pPrChange w:id="9035" w:author="VOYER Raphael" w:date="2021-06-16T11:15:00Z">
                <w:pPr>
                  <w:jc w:val="left"/>
                </w:pPr>
              </w:pPrChange>
            </w:pPr>
            <w:del w:id="9036" w:author="VOYER Raphael" w:date="2021-06-16T11:15:00Z">
              <w:r w:rsidDel="001111A8">
                <w:rPr>
                  <w:lang w:bidi="hi-IN"/>
                </w:rPr>
                <w:delText>Provide support to add/delete ports to VIDX;</w:delText>
              </w:r>
              <w:r w:rsidR="0049216F" w:rsidDel="001111A8">
                <w:rPr>
                  <w:lang w:bidi="hi-IN"/>
                </w:rPr>
                <w:delText xml:space="preserve">  </w:delText>
              </w:r>
            </w:del>
          </w:p>
          <w:p w14:paraId="1D25CA47" w14:textId="77777777" w:rsidR="0049216F" w:rsidDel="001111A8" w:rsidRDefault="0070212A">
            <w:pPr>
              <w:pStyle w:val="Titre4"/>
              <w:rPr>
                <w:del w:id="9037" w:author="VOYER Raphael" w:date="2021-06-16T11:15:00Z"/>
                <w:lang w:bidi="hi-IN"/>
              </w:rPr>
              <w:pPrChange w:id="9038" w:author="VOYER Raphael" w:date="2021-06-16T11:15:00Z">
                <w:pPr>
                  <w:jc w:val="left"/>
                </w:pPr>
              </w:pPrChange>
            </w:pPr>
            <w:del w:id="9039" w:author="VOYER Raphael" w:date="2021-06-16T11:15:00Z">
              <w:r w:rsidDel="001111A8">
                <w:rPr>
                  <w:lang w:bidi="hi-IN"/>
                </w:rPr>
                <w:delText>In case of dynamic ARP, all the above except for the ARP entry are installed. When the ARP entry is learnt, the server cluster becomes operational.</w:delText>
              </w:r>
            </w:del>
          </w:p>
          <w:p w14:paraId="4DCDC3AF" w14:textId="77777777" w:rsidR="00613335" w:rsidRPr="002F3902" w:rsidDel="001111A8" w:rsidRDefault="00613335">
            <w:pPr>
              <w:pStyle w:val="Titre4"/>
              <w:rPr>
                <w:del w:id="9040" w:author="VOYER Raphael" w:date="2021-06-16T11:15:00Z"/>
                <w:rFonts w:ascii="Calibri" w:hAnsi="Calibri" w:cs="Calibri"/>
                <w:color w:val="000000"/>
                <w:sz w:val="22"/>
                <w:szCs w:val="22"/>
                <w:lang w:bidi="hi-IN"/>
              </w:rPr>
              <w:pPrChange w:id="9041" w:author="VOYER Raphael" w:date="2021-06-16T11:15:00Z">
                <w:pPr>
                  <w:jc w:val="left"/>
                </w:pPr>
              </w:pPrChange>
            </w:pPr>
          </w:p>
        </w:tc>
      </w:tr>
      <w:tr w:rsidR="006A24B3" w:rsidRPr="002F3902" w:rsidDel="001111A8" w14:paraId="7C8F8573" w14:textId="77777777" w:rsidTr="006A24B3">
        <w:trPr>
          <w:trHeight w:val="600"/>
          <w:del w:id="9042" w:author="VOYER Raphael" w:date="2021-06-16T11:15:00Z"/>
        </w:trPr>
        <w:tc>
          <w:tcPr>
            <w:tcW w:w="1462" w:type="pct"/>
            <w:shd w:val="clear" w:color="auto" w:fill="auto"/>
            <w:vAlign w:val="bottom"/>
            <w:hideMark/>
          </w:tcPr>
          <w:p w14:paraId="41D973DA" w14:textId="77777777" w:rsidR="00613335" w:rsidRPr="002F3902" w:rsidDel="001111A8" w:rsidRDefault="00613335">
            <w:pPr>
              <w:pStyle w:val="Titre4"/>
              <w:rPr>
                <w:del w:id="9043" w:author="VOYER Raphael" w:date="2021-06-16T11:15:00Z"/>
                <w:rFonts w:ascii="Calibri" w:hAnsi="Calibri" w:cs="Calibri"/>
                <w:color w:val="000000"/>
                <w:sz w:val="22"/>
                <w:szCs w:val="22"/>
                <w:lang w:bidi="hi-IN"/>
              </w:rPr>
              <w:pPrChange w:id="9044" w:author="VOYER Raphael" w:date="2021-06-16T11:15:00Z">
                <w:pPr>
                  <w:jc w:val="left"/>
                </w:pPr>
              </w:pPrChange>
            </w:pPr>
            <w:del w:id="9045" w:author="VOYER Raphael" w:date="2021-06-16T11:15:00Z">
              <w:r w:rsidRPr="002F3902" w:rsidDel="001111A8">
                <w:rPr>
                  <w:rFonts w:ascii="Calibri" w:hAnsi="Calibri" w:cs="Calibri"/>
                  <w:color w:val="000000"/>
                  <w:sz w:val="22"/>
                  <w:szCs w:val="22"/>
                  <w:lang w:bidi="hi-IN"/>
                </w:rPr>
                <w:delText>havlan_request_arp_del_msg</w:delText>
              </w:r>
            </w:del>
          </w:p>
        </w:tc>
        <w:tc>
          <w:tcPr>
            <w:tcW w:w="992" w:type="pct"/>
            <w:shd w:val="clear" w:color="auto" w:fill="auto"/>
            <w:vAlign w:val="bottom"/>
            <w:hideMark/>
          </w:tcPr>
          <w:p w14:paraId="4E3E4E22" w14:textId="77777777" w:rsidR="00613335" w:rsidRPr="002F3902" w:rsidDel="001111A8" w:rsidRDefault="00613335">
            <w:pPr>
              <w:pStyle w:val="Titre4"/>
              <w:rPr>
                <w:del w:id="9046" w:author="VOYER Raphael" w:date="2021-06-16T11:15:00Z"/>
                <w:rFonts w:ascii="Calibri" w:hAnsi="Calibri" w:cs="Calibri"/>
                <w:color w:val="000000"/>
                <w:sz w:val="22"/>
                <w:szCs w:val="22"/>
                <w:lang w:bidi="hi-IN"/>
              </w:rPr>
              <w:pPrChange w:id="9047" w:author="VOYER Raphael" w:date="2021-06-16T11:15:00Z">
                <w:pPr>
                  <w:jc w:val="left"/>
                </w:pPr>
              </w:pPrChange>
            </w:pPr>
            <w:del w:id="9048" w:author="VOYER Raphael" w:date="2021-06-16T11:15:00Z">
              <w:r w:rsidRPr="002F3902" w:rsidDel="001111A8">
                <w:rPr>
                  <w:rFonts w:ascii="Calibri" w:hAnsi="Calibri" w:cs="Calibri"/>
                  <w:color w:val="000000"/>
                  <w:sz w:val="22"/>
                  <w:szCs w:val="22"/>
                  <w:lang w:bidi="hi-IN"/>
                </w:rPr>
                <w:delText>This function sends a message to IP CMM to un-install ARP for a given IP address</w:delText>
              </w:r>
            </w:del>
          </w:p>
        </w:tc>
        <w:tc>
          <w:tcPr>
            <w:tcW w:w="1290" w:type="pct"/>
            <w:shd w:val="clear" w:color="auto" w:fill="auto"/>
            <w:vAlign w:val="bottom"/>
            <w:hideMark/>
          </w:tcPr>
          <w:p w14:paraId="47484352" w14:textId="77777777" w:rsidR="00613335" w:rsidRPr="002F3902" w:rsidDel="001111A8" w:rsidRDefault="00613335">
            <w:pPr>
              <w:pStyle w:val="Titre4"/>
              <w:rPr>
                <w:del w:id="9049" w:author="VOYER Raphael" w:date="2021-06-16T11:15:00Z"/>
                <w:rFonts w:ascii="Calibri" w:hAnsi="Calibri" w:cs="Calibri"/>
                <w:color w:val="000000"/>
                <w:sz w:val="22"/>
                <w:szCs w:val="22"/>
                <w:lang w:bidi="hi-IN"/>
              </w:rPr>
              <w:pPrChange w:id="9050" w:author="VOYER Raphael" w:date="2021-06-16T11:15:00Z">
                <w:pPr>
                  <w:jc w:val="left"/>
                </w:pPr>
              </w:pPrChange>
            </w:pPr>
            <w:del w:id="9051" w:author="VOYER Raphael" w:date="2021-06-16T11:15:00Z">
              <w:r w:rsidRPr="002F3902" w:rsidDel="001111A8">
                <w:rPr>
                  <w:rFonts w:ascii="Calibri" w:hAnsi="Calibri" w:cs="Calibri"/>
                  <w:color w:val="000000"/>
                  <w:sz w:val="22"/>
                  <w:szCs w:val="22"/>
                  <w:lang w:bidi="hi-IN"/>
                </w:rPr>
                <w:delText>IPCMM_API_HAVLAN_ARP_DEL</w:delText>
              </w:r>
            </w:del>
          </w:p>
        </w:tc>
        <w:tc>
          <w:tcPr>
            <w:tcW w:w="1256" w:type="pct"/>
            <w:shd w:val="clear" w:color="auto" w:fill="auto"/>
            <w:vAlign w:val="bottom"/>
            <w:hideMark/>
          </w:tcPr>
          <w:p w14:paraId="3A4B79E1" w14:textId="77777777" w:rsidR="00613335" w:rsidRPr="002F3902" w:rsidDel="001111A8" w:rsidRDefault="00613335">
            <w:pPr>
              <w:pStyle w:val="Titre4"/>
              <w:rPr>
                <w:del w:id="9052" w:author="VOYER Raphael" w:date="2021-06-16T11:15:00Z"/>
                <w:rFonts w:ascii="Calibri" w:hAnsi="Calibri" w:cs="Calibri"/>
                <w:color w:val="000000"/>
                <w:sz w:val="22"/>
                <w:szCs w:val="22"/>
                <w:lang w:bidi="hi-IN"/>
              </w:rPr>
              <w:pPrChange w:id="9053" w:author="VOYER Raphael" w:date="2021-06-16T11:15:00Z">
                <w:pPr>
                  <w:jc w:val="left"/>
                </w:pPr>
              </w:pPrChange>
            </w:pPr>
            <w:del w:id="9054" w:author="VOYER Raphael" w:date="2021-06-16T11:15:00Z">
              <w:r w:rsidRPr="002F3902" w:rsidDel="001111A8">
                <w:rPr>
                  <w:rFonts w:ascii="Calibri" w:hAnsi="Calibri" w:cs="Calibri"/>
                  <w:color w:val="000000"/>
                  <w:sz w:val="22"/>
                  <w:szCs w:val="22"/>
                  <w:lang w:bidi="hi-IN"/>
                </w:rPr>
                <w:delText xml:space="preserve">Simply make all entries </w:delText>
              </w:r>
              <w:r w:rsidR="006A24B3" w:rsidDel="001111A8">
                <w:rPr>
                  <w:rFonts w:ascii="Calibri" w:hAnsi="Calibri" w:cs="Calibri"/>
                  <w:color w:val="000000"/>
                  <w:sz w:val="22"/>
                  <w:szCs w:val="22"/>
                  <w:lang w:bidi="hi-IN"/>
                </w:rPr>
                <w:delText xml:space="preserve">invalid that are </w:delText>
              </w:r>
              <w:r w:rsidRPr="002F3902" w:rsidDel="001111A8">
                <w:rPr>
                  <w:rFonts w:ascii="Calibri" w:hAnsi="Calibri" w:cs="Calibri"/>
                  <w:color w:val="000000"/>
                  <w:sz w:val="22"/>
                  <w:szCs w:val="22"/>
                  <w:lang w:bidi="hi-IN"/>
                </w:rPr>
                <w:delText>installed for 'havlan_request_arp_add_msg'</w:delText>
              </w:r>
            </w:del>
          </w:p>
        </w:tc>
      </w:tr>
      <w:tr w:rsidR="006A24B3" w:rsidRPr="002F3902" w:rsidDel="001111A8" w14:paraId="66FC605E" w14:textId="77777777" w:rsidTr="006A24B3">
        <w:trPr>
          <w:trHeight w:val="600"/>
          <w:del w:id="9055" w:author="VOYER Raphael" w:date="2021-06-16T11:15:00Z"/>
        </w:trPr>
        <w:tc>
          <w:tcPr>
            <w:tcW w:w="1462" w:type="pct"/>
            <w:shd w:val="clear" w:color="auto" w:fill="auto"/>
            <w:vAlign w:val="bottom"/>
            <w:hideMark/>
          </w:tcPr>
          <w:p w14:paraId="28FF8F61" w14:textId="77777777" w:rsidR="00613335" w:rsidRPr="002F3902" w:rsidDel="001111A8" w:rsidRDefault="00613335">
            <w:pPr>
              <w:pStyle w:val="Titre4"/>
              <w:rPr>
                <w:del w:id="9056" w:author="VOYER Raphael" w:date="2021-06-16T11:15:00Z"/>
                <w:rFonts w:ascii="Calibri" w:hAnsi="Calibri" w:cs="Calibri"/>
                <w:color w:val="000000"/>
                <w:sz w:val="22"/>
                <w:szCs w:val="22"/>
                <w:lang w:bidi="hi-IN"/>
              </w:rPr>
              <w:pPrChange w:id="9057" w:author="VOYER Raphael" w:date="2021-06-16T11:15:00Z">
                <w:pPr>
                  <w:jc w:val="left"/>
                </w:pPr>
              </w:pPrChange>
            </w:pPr>
            <w:del w:id="9058" w:author="VOYER Raphael" w:date="2021-06-16T11:15:00Z">
              <w:r w:rsidRPr="002F3902" w:rsidDel="001111A8">
                <w:rPr>
                  <w:rFonts w:ascii="Calibri" w:hAnsi="Calibri" w:cs="Calibri"/>
                  <w:color w:val="000000"/>
                  <w:sz w:val="22"/>
                  <w:szCs w:val="22"/>
                  <w:lang w:bidi="hi-IN"/>
                </w:rPr>
                <w:delText>havlan_send_ip</w:delText>
              </w:r>
            </w:del>
          </w:p>
        </w:tc>
        <w:tc>
          <w:tcPr>
            <w:tcW w:w="992" w:type="pct"/>
            <w:shd w:val="clear" w:color="auto" w:fill="auto"/>
            <w:vAlign w:val="bottom"/>
            <w:hideMark/>
          </w:tcPr>
          <w:p w14:paraId="6F2C46CA" w14:textId="77777777" w:rsidR="00613335" w:rsidRPr="002F3902" w:rsidDel="001111A8" w:rsidRDefault="00613335">
            <w:pPr>
              <w:pStyle w:val="Titre4"/>
              <w:rPr>
                <w:del w:id="9059" w:author="VOYER Raphael" w:date="2021-06-16T11:15:00Z"/>
                <w:rFonts w:ascii="Calibri" w:hAnsi="Calibri" w:cs="Calibri"/>
                <w:color w:val="000000"/>
                <w:sz w:val="22"/>
                <w:szCs w:val="22"/>
                <w:lang w:bidi="hi-IN"/>
              </w:rPr>
              <w:pPrChange w:id="9060" w:author="VOYER Raphael" w:date="2021-06-16T11:15:00Z">
                <w:pPr>
                  <w:jc w:val="left"/>
                </w:pPr>
              </w:pPrChange>
            </w:pPr>
            <w:del w:id="9061"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10A4A953" w14:textId="77777777" w:rsidR="00613335" w:rsidRPr="002F3902" w:rsidDel="001111A8" w:rsidRDefault="00613335">
            <w:pPr>
              <w:pStyle w:val="Titre4"/>
              <w:rPr>
                <w:del w:id="9062" w:author="VOYER Raphael" w:date="2021-06-16T11:15:00Z"/>
                <w:rFonts w:ascii="Calibri" w:hAnsi="Calibri" w:cs="Calibri"/>
                <w:color w:val="000000"/>
                <w:sz w:val="22"/>
                <w:szCs w:val="22"/>
                <w:lang w:bidi="hi-IN"/>
              </w:rPr>
              <w:pPrChange w:id="9063" w:author="VOYER Raphael" w:date="2021-06-16T11:15:00Z">
                <w:pPr>
                  <w:jc w:val="left"/>
                </w:pPr>
              </w:pPrChange>
            </w:pPr>
            <w:del w:id="9064" w:author="VOYER Raphael" w:date="2021-06-16T11:15:00Z">
              <w:r w:rsidRPr="002F3902" w:rsidDel="001111A8">
                <w:rPr>
                  <w:rFonts w:ascii="Calibri" w:hAnsi="Calibri" w:cs="Calibri"/>
                  <w:color w:val="000000"/>
                  <w:sz w:val="22"/>
                  <w:szCs w:val="22"/>
                  <w:lang w:bidi="hi-IN"/>
                </w:rPr>
                <w:delText>IPCMM_API_HAVLAN_IP_ADD</w:delText>
              </w:r>
            </w:del>
          </w:p>
        </w:tc>
        <w:tc>
          <w:tcPr>
            <w:tcW w:w="1256" w:type="pct"/>
            <w:shd w:val="clear" w:color="auto" w:fill="auto"/>
            <w:vAlign w:val="bottom"/>
            <w:hideMark/>
          </w:tcPr>
          <w:p w14:paraId="18008509" w14:textId="77777777" w:rsidR="00613335" w:rsidRPr="002F3902" w:rsidDel="001111A8" w:rsidRDefault="00613335">
            <w:pPr>
              <w:pStyle w:val="Titre4"/>
              <w:rPr>
                <w:del w:id="9065" w:author="VOYER Raphael" w:date="2021-06-16T11:15:00Z"/>
                <w:rFonts w:ascii="Calibri" w:hAnsi="Calibri" w:cs="Calibri"/>
                <w:color w:val="000000"/>
                <w:sz w:val="22"/>
                <w:szCs w:val="22"/>
                <w:lang w:bidi="hi-IN"/>
              </w:rPr>
              <w:pPrChange w:id="9066" w:author="VOYER Raphael" w:date="2021-06-16T11:15:00Z">
                <w:pPr>
                  <w:jc w:val="left"/>
                </w:pPr>
              </w:pPrChange>
            </w:pPr>
            <w:del w:id="9067"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26A4288E" w14:textId="77777777" w:rsidTr="006A24B3">
        <w:trPr>
          <w:trHeight w:val="600"/>
          <w:del w:id="9068" w:author="VOYER Raphael" w:date="2021-06-16T11:15:00Z"/>
        </w:trPr>
        <w:tc>
          <w:tcPr>
            <w:tcW w:w="1462" w:type="pct"/>
            <w:shd w:val="clear" w:color="auto" w:fill="auto"/>
            <w:vAlign w:val="bottom"/>
            <w:hideMark/>
          </w:tcPr>
          <w:p w14:paraId="7B09D587" w14:textId="77777777" w:rsidR="00613335" w:rsidRPr="002F3902" w:rsidDel="001111A8" w:rsidRDefault="00613335">
            <w:pPr>
              <w:pStyle w:val="Titre4"/>
              <w:rPr>
                <w:del w:id="9069" w:author="VOYER Raphael" w:date="2021-06-16T11:15:00Z"/>
                <w:rFonts w:ascii="Calibri" w:hAnsi="Calibri" w:cs="Calibri"/>
                <w:color w:val="000000"/>
                <w:sz w:val="22"/>
                <w:szCs w:val="22"/>
                <w:lang w:bidi="hi-IN"/>
              </w:rPr>
              <w:pPrChange w:id="9070" w:author="VOYER Raphael" w:date="2021-06-16T11:15:00Z">
                <w:pPr>
                  <w:jc w:val="left"/>
                </w:pPr>
              </w:pPrChange>
            </w:pPr>
            <w:del w:id="9071" w:author="VOYER Raphael" w:date="2021-06-16T11:15:00Z">
              <w:r w:rsidRPr="002F3902" w:rsidDel="001111A8">
                <w:rPr>
                  <w:rFonts w:ascii="Calibri" w:hAnsi="Calibri" w:cs="Calibri"/>
                  <w:color w:val="000000"/>
                  <w:sz w:val="22"/>
                  <w:szCs w:val="22"/>
                  <w:lang w:bidi="hi-IN"/>
                </w:rPr>
                <w:delText>havlan_request_ipms_reg_dereg_msg</w:delText>
              </w:r>
            </w:del>
          </w:p>
        </w:tc>
        <w:tc>
          <w:tcPr>
            <w:tcW w:w="992" w:type="pct"/>
            <w:shd w:val="clear" w:color="auto" w:fill="auto"/>
            <w:vAlign w:val="bottom"/>
            <w:hideMark/>
          </w:tcPr>
          <w:p w14:paraId="4351A503" w14:textId="77777777" w:rsidR="00613335" w:rsidRPr="002F3902" w:rsidDel="001111A8" w:rsidRDefault="00613335">
            <w:pPr>
              <w:pStyle w:val="Titre4"/>
              <w:rPr>
                <w:del w:id="9072" w:author="VOYER Raphael" w:date="2021-06-16T11:15:00Z"/>
                <w:rFonts w:ascii="Calibri" w:hAnsi="Calibri" w:cs="Calibri"/>
                <w:color w:val="000000"/>
                <w:sz w:val="22"/>
                <w:szCs w:val="22"/>
                <w:lang w:bidi="hi-IN"/>
              </w:rPr>
              <w:pPrChange w:id="9073" w:author="VOYER Raphael" w:date="2021-06-16T11:15:00Z">
                <w:pPr>
                  <w:jc w:val="left"/>
                </w:pPr>
              </w:pPrChange>
            </w:pPr>
            <w:del w:id="9074" w:author="VOYER Raphael" w:date="2021-06-16T11:15:00Z">
              <w:r w:rsidRPr="002F3902" w:rsidDel="001111A8">
                <w:rPr>
                  <w:rFonts w:ascii="Calibri" w:hAnsi="Calibri" w:cs="Calibri"/>
                  <w:color w:val="000000"/>
                  <w:sz w:val="22"/>
                  <w:szCs w:val="22"/>
                  <w:lang w:bidi="hi-IN"/>
                </w:rPr>
                <w:delText>Sends a message to register/de-register an IP multicast address to IPMS CMM</w:delText>
              </w:r>
            </w:del>
          </w:p>
        </w:tc>
        <w:tc>
          <w:tcPr>
            <w:tcW w:w="1290" w:type="pct"/>
            <w:shd w:val="clear" w:color="auto" w:fill="auto"/>
            <w:vAlign w:val="bottom"/>
            <w:hideMark/>
          </w:tcPr>
          <w:p w14:paraId="2E343F6E" w14:textId="77777777" w:rsidR="00613335" w:rsidRPr="002F3902" w:rsidDel="001111A8" w:rsidRDefault="00613335">
            <w:pPr>
              <w:pStyle w:val="Titre4"/>
              <w:rPr>
                <w:del w:id="9075" w:author="VOYER Raphael" w:date="2021-06-16T11:15:00Z"/>
                <w:rFonts w:ascii="Calibri" w:hAnsi="Calibri" w:cs="Calibri"/>
                <w:color w:val="000000"/>
                <w:sz w:val="22"/>
                <w:szCs w:val="22"/>
                <w:lang w:bidi="hi-IN"/>
              </w:rPr>
              <w:pPrChange w:id="9076" w:author="VOYER Raphael" w:date="2021-06-16T11:15:00Z">
                <w:pPr>
                  <w:jc w:val="left"/>
                </w:pPr>
              </w:pPrChange>
            </w:pPr>
            <w:del w:id="9077" w:author="VOYER Raphael" w:date="2021-06-16T11:15:00Z">
              <w:r w:rsidRPr="002F3902" w:rsidDel="001111A8">
                <w:rPr>
                  <w:rFonts w:ascii="Calibri" w:hAnsi="Calibri" w:cs="Calibri"/>
                  <w:color w:val="000000"/>
                  <w:sz w:val="22"/>
                  <w:szCs w:val="22"/>
                  <w:lang w:bidi="hi-IN"/>
                </w:rPr>
                <w:delText>IPMS_HA_VLAN_REGDEREG</w:delText>
              </w:r>
            </w:del>
          </w:p>
        </w:tc>
        <w:tc>
          <w:tcPr>
            <w:tcW w:w="1256" w:type="pct"/>
            <w:shd w:val="clear" w:color="auto" w:fill="auto"/>
            <w:vAlign w:val="bottom"/>
            <w:hideMark/>
          </w:tcPr>
          <w:p w14:paraId="2572228C" w14:textId="77777777" w:rsidR="00613335" w:rsidRPr="002F3902" w:rsidDel="001111A8" w:rsidRDefault="00613335">
            <w:pPr>
              <w:pStyle w:val="Titre4"/>
              <w:rPr>
                <w:del w:id="9078" w:author="VOYER Raphael" w:date="2021-06-16T11:15:00Z"/>
                <w:rFonts w:ascii="Calibri" w:hAnsi="Calibri" w:cs="Calibri"/>
                <w:color w:val="000000"/>
                <w:sz w:val="22"/>
                <w:szCs w:val="22"/>
                <w:lang w:bidi="hi-IN"/>
              </w:rPr>
              <w:pPrChange w:id="9079" w:author="VOYER Raphael" w:date="2021-06-16T11:15:00Z">
                <w:pPr>
                  <w:jc w:val="left"/>
                </w:pPr>
              </w:pPrChange>
            </w:pPr>
            <w:del w:id="9080"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3901AEB0" w14:textId="77777777" w:rsidTr="006A24B3">
        <w:trPr>
          <w:trHeight w:val="600"/>
          <w:del w:id="9081" w:author="VOYER Raphael" w:date="2021-06-16T11:15:00Z"/>
        </w:trPr>
        <w:tc>
          <w:tcPr>
            <w:tcW w:w="1462" w:type="pct"/>
            <w:shd w:val="clear" w:color="auto" w:fill="auto"/>
            <w:vAlign w:val="bottom"/>
            <w:hideMark/>
          </w:tcPr>
          <w:p w14:paraId="02B4A54F" w14:textId="77777777" w:rsidR="00613335" w:rsidRPr="002F3902" w:rsidDel="001111A8" w:rsidRDefault="00613335">
            <w:pPr>
              <w:pStyle w:val="Titre4"/>
              <w:rPr>
                <w:del w:id="9082" w:author="VOYER Raphael" w:date="2021-06-16T11:15:00Z"/>
                <w:rFonts w:ascii="Calibri" w:hAnsi="Calibri" w:cs="Calibri"/>
                <w:color w:val="000000"/>
                <w:sz w:val="22"/>
                <w:szCs w:val="22"/>
                <w:lang w:bidi="hi-IN"/>
              </w:rPr>
              <w:pPrChange w:id="9083" w:author="VOYER Raphael" w:date="2021-06-16T11:15:00Z">
                <w:pPr>
                  <w:jc w:val="left"/>
                </w:pPr>
              </w:pPrChange>
            </w:pPr>
            <w:del w:id="9084" w:author="VOYER Raphael" w:date="2021-06-16T11:15:00Z">
              <w:r w:rsidRPr="002F3902" w:rsidDel="001111A8">
                <w:rPr>
                  <w:rFonts w:ascii="Calibri" w:hAnsi="Calibri" w:cs="Calibri"/>
                  <w:color w:val="000000"/>
                  <w:sz w:val="22"/>
                  <w:szCs w:val="22"/>
                  <w:lang w:bidi="hi-IN"/>
                </w:rPr>
                <w:delText>haVlanExpansionDown</w:delText>
              </w:r>
            </w:del>
          </w:p>
        </w:tc>
        <w:tc>
          <w:tcPr>
            <w:tcW w:w="992" w:type="pct"/>
            <w:shd w:val="clear" w:color="auto" w:fill="auto"/>
            <w:vAlign w:val="bottom"/>
            <w:hideMark/>
          </w:tcPr>
          <w:p w14:paraId="67367361" w14:textId="77777777" w:rsidR="00613335" w:rsidRPr="002F3902" w:rsidDel="001111A8" w:rsidRDefault="00613335">
            <w:pPr>
              <w:pStyle w:val="Titre4"/>
              <w:rPr>
                <w:del w:id="9085" w:author="VOYER Raphael" w:date="2021-06-16T11:15:00Z"/>
                <w:rFonts w:ascii="Calibri" w:hAnsi="Calibri" w:cs="Calibri"/>
                <w:color w:val="000000"/>
                <w:sz w:val="22"/>
                <w:szCs w:val="22"/>
                <w:lang w:bidi="hi-IN"/>
              </w:rPr>
              <w:pPrChange w:id="9086" w:author="VOYER Raphael" w:date="2021-06-16T11:15:00Z">
                <w:pPr>
                  <w:jc w:val="left"/>
                </w:pPr>
              </w:pPrChange>
            </w:pPr>
            <w:del w:id="9087"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2EF54C79" w14:textId="77777777" w:rsidR="00613335" w:rsidRPr="002F3902" w:rsidDel="001111A8" w:rsidRDefault="00613335">
            <w:pPr>
              <w:pStyle w:val="Titre4"/>
              <w:rPr>
                <w:del w:id="9088" w:author="VOYER Raphael" w:date="2021-06-16T11:15:00Z"/>
                <w:rFonts w:ascii="Calibri" w:hAnsi="Calibri" w:cs="Calibri"/>
                <w:color w:val="000000"/>
                <w:sz w:val="22"/>
                <w:szCs w:val="22"/>
                <w:lang w:bidi="hi-IN"/>
              </w:rPr>
              <w:pPrChange w:id="9089" w:author="VOYER Raphael" w:date="2021-06-16T11:15:00Z">
                <w:pPr>
                  <w:jc w:val="left"/>
                </w:pPr>
              </w:pPrChange>
            </w:pPr>
            <w:del w:id="9090"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13838E95" w14:textId="77777777" w:rsidR="00613335" w:rsidRPr="002F3902" w:rsidDel="001111A8" w:rsidRDefault="00613335">
            <w:pPr>
              <w:pStyle w:val="Titre4"/>
              <w:rPr>
                <w:del w:id="9091" w:author="VOYER Raphael" w:date="2021-06-16T11:15:00Z"/>
                <w:rFonts w:ascii="Calibri" w:hAnsi="Calibri" w:cs="Calibri"/>
                <w:color w:val="000000"/>
                <w:sz w:val="22"/>
                <w:szCs w:val="22"/>
                <w:lang w:bidi="hi-IN"/>
              </w:rPr>
              <w:pPrChange w:id="9092" w:author="VOYER Raphael" w:date="2021-06-16T11:15:00Z">
                <w:pPr>
                  <w:jc w:val="left"/>
                </w:pPr>
              </w:pPrChange>
            </w:pPr>
            <w:del w:id="9093"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4906482B" w14:textId="77777777" w:rsidTr="006A24B3">
        <w:trPr>
          <w:trHeight w:val="600"/>
          <w:del w:id="9094" w:author="VOYER Raphael" w:date="2021-06-16T11:15:00Z"/>
        </w:trPr>
        <w:tc>
          <w:tcPr>
            <w:tcW w:w="1462" w:type="pct"/>
            <w:shd w:val="clear" w:color="auto" w:fill="auto"/>
            <w:vAlign w:val="bottom"/>
            <w:hideMark/>
          </w:tcPr>
          <w:p w14:paraId="1097777F" w14:textId="77777777" w:rsidR="00613335" w:rsidRPr="002F3902" w:rsidDel="001111A8" w:rsidRDefault="00613335">
            <w:pPr>
              <w:pStyle w:val="Titre4"/>
              <w:rPr>
                <w:del w:id="9095" w:author="VOYER Raphael" w:date="2021-06-16T11:15:00Z"/>
                <w:rFonts w:ascii="Calibri" w:hAnsi="Calibri" w:cs="Calibri"/>
                <w:color w:val="000000"/>
                <w:sz w:val="22"/>
                <w:szCs w:val="22"/>
                <w:lang w:bidi="hi-IN"/>
              </w:rPr>
              <w:pPrChange w:id="9096" w:author="VOYER Raphael" w:date="2021-06-16T11:15:00Z">
                <w:pPr>
                  <w:jc w:val="left"/>
                </w:pPr>
              </w:pPrChange>
            </w:pPr>
            <w:del w:id="9097" w:author="VOYER Raphael" w:date="2021-06-16T11:15:00Z">
              <w:r w:rsidRPr="002F3902" w:rsidDel="001111A8">
                <w:rPr>
                  <w:rFonts w:ascii="Calibri" w:hAnsi="Calibri" w:cs="Calibri"/>
                  <w:color w:val="000000"/>
                  <w:sz w:val="22"/>
                  <w:szCs w:val="22"/>
                  <w:lang w:bidi="hi-IN"/>
                </w:rPr>
                <w:delText>haVlanExpansionUp</w:delText>
              </w:r>
            </w:del>
          </w:p>
        </w:tc>
        <w:tc>
          <w:tcPr>
            <w:tcW w:w="992" w:type="pct"/>
            <w:shd w:val="clear" w:color="auto" w:fill="auto"/>
            <w:vAlign w:val="bottom"/>
            <w:hideMark/>
          </w:tcPr>
          <w:p w14:paraId="1DD009A6" w14:textId="77777777" w:rsidR="00613335" w:rsidRPr="002F3902" w:rsidDel="001111A8" w:rsidRDefault="00613335">
            <w:pPr>
              <w:pStyle w:val="Titre4"/>
              <w:rPr>
                <w:del w:id="9098" w:author="VOYER Raphael" w:date="2021-06-16T11:15:00Z"/>
                <w:rFonts w:ascii="Calibri" w:hAnsi="Calibri" w:cs="Calibri"/>
                <w:color w:val="000000"/>
                <w:sz w:val="22"/>
                <w:szCs w:val="22"/>
                <w:lang w:bidi="hi-IN"/>
              </w:rPr>
              <w:pPrChange w:id="9099" w:author="VOYER Raphael" w:date="2021-06-16T11:15:00Z">
                <w:pPr>
                  <w:jc w:val="left"/>
                </w:pPr>
              </w:pPrChange>
            </w:pPr>
            <w:del w:id="9100" w:author="VOYER Raphael" w:date="2021-06-16T11:15:00Z">
              <w:r w:rsidRPr="002F3902" w:rsidDel="001111A8">
                <w:rPr>
                  <w:rFonts w:ascii="Calibri" w:hAnsi="Calibri" w:cs="Calibri"/>
                  <w:color w:val="000000"/>
                  <w:sz w:val="22"/>
                  <w:szCs w:val="22"/>
                  <w:lang w:bidi="hi-IN"/>
                </w:rPr>
                <w:delText>Sends a message to register link-status events to Port Manager</w:delText>
              </w:r>
            </w:del>
          </w:p>
        </w:tc>
        <w:tc>
          <w:tcPr>
            <w:tcW w:w="1290" w:type="pct"/>
            <w:shd w:val="clear" w:color="auto" w:fill="auto"/>
            <w:vAlign w:val="bottom"/>
            <w:hideMark/>
          </w:tcPr>
          <w:p w14:paraId="510ED5DC" w14:textId="77777777" w:rsidR="00613335" w:rsidRPr="002F3902" w:rsidDel="001111A8" w:rsidRDefault="00613335">
            <w:pPr>
              <w:pStyle w:val="Titre4"/>
              <w:rPr>
                <w:del w:id="9101" w:author="VOYER Raphael" w:date="2021-06-16T11:15:00Z"/>
                <w:rFonts w:ascii="Calibri" w:hAnsi="Calibri" w:cs="Calibri"/>
                <w:color w:val="000000"/>
                <w:sz w:val="22"/>
                <w:szCs w:val="22"/>
                <w:lang w:bidi="hi-IN"/>
              </w:rPr>
              <w:pPrChange w:id="9102" w:author="VOYER Raphael" w:date="2021-06-16T11:15:00Z">
                <w:pPr>
                  <w:jc w:val="left"/>
                </w:pPr>
              </w:pPrChange>
            </w:pPr>
            <w:del w:id="9103"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412F275F" w14:textId="77777777" w:rsidR="00613335" w:rsidRPr="002F3902" w:rsidDel="001111A8" w:rsidRDefault="00613335">
            <w:pPr>
              <w:pStyle w:val="Titre4"/>
              <w:rPr>
                <w:del w:id="9104" w:author="VOYER Raphael" w:date="2021-06-16T11:15:00Z"/>
                <w:rFonts w:ascii="Calibri" w:hAnsi="Calibri" w:cs="Calibri"/>
                <w:color w:val="000000"/>
                <w:sz w:val="22"/>
                <w:szCs w:val="22"/>
                <w:lang w:bidi="hi-IN"/>
              </w:rPr>
              <w:pPrChange w:id="9105" w:author="VOYER Raphael" w:date="2021-06-16T11:15:00Z">
                <w:pPr>
                  <w:jc w:val="left"/>
                </w:pPr>
              </w:pPrChange>
            </w:pPr>
            <w:del w:id="9106"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11AA6147" w14:textId="77777777" w:rsidTr="006A24B3">
        <w:trPr>
          <w:trHeight w:val="600"/>
          <w:del w:id="9107" w:author="VOYER Raphael" w:date="2021-06-16T11:15:00Z"/>
        </w:trPr>
        <w:tc>
          <w:tcPr>
            <w:tcW w:w="1462" w:type="pct"/>
            <w:shd w:val="clear" w:color="auto" w:fill="auto"/>
            <w:vAlign w:val="bottom"/>
            <w:hideMark/>
          </w:tcPr>
          <w:p w14:paraId="110B7F9A" w14:textId="77777777" w:rsidR="006A24B3" w:rsidRPr="002F3902" w:rsidDel="001111A8" w:rsidRDefault="006A24B3">
            <w:pPr>
              <w:pStyle w:val="Titre4"/>
              <w:rPr>
                <w:del w:id="9108" w:author="VOYER Raphael" w:date="2021-06-16T11:15:00Z"/>
                <w:rFonts w:ascii="Calibri" w:hAnsi="Calibri" w:cs="Calibri"/>
                <w:color w:val="000000"/>
                <w:sz w:val="22"/>
                <w:szCs w:val="22"/>
                <w:lang w:bidi="hi-IN"/>
              </w:rPr>
              <w:pPrChange w:id="9109" w:author="VOYER Raphael" w:date="2021-06-16T11:15:00Z">
                <w:pPr>
                  <w:jc w:val="left"/>
                </w:pPr>
              </w:pPrChange>
            </w:pPr>
            <w:del w:id="9110" w:author="VOYER Raphael" w:date="2021-06-16T11:15:00Z">
              <w:r w:rsidRPr="002F3902" w:rsidDel="001111A8">
                <w:rPr>
                  <w:rFonts w:ascii="Calibri" w:hAnsi="Calibri" w:cs="Calibri"/>
                  <w:color w:val="000000"/>
                  <w:sz w:val="22"/>
                  <w:szCs w:val="22"/>
                  <w:lang w:bidi="hi-IN"/>
                </w:rPr>
                <w:delText>havlanPMLinkStateRegister</w:delText>
              </w:r>
            </w:del>
          </w:p>
        </w:tc>
        <w:tc>
          <w:tcPr>
            <w:tcW w:w="992" w:type="pct"/>
            <w:shd w:val="clear" w:color="auto" w:fill="auto"/>
            <w:vAlign w:val="bottom"/>
            <w:hideMark/>
          </w:tcPr>
          <w:p w14:paraId="012AF298" w14:textId="77777777" w:rsidR="006A24B3" w:rsidRPr="002F3902" w:rsidDel="001111A8" w:rsidRDefault="006A24B3">
            <w:pPr>
              <w:pStyle w:val="Titre4"/>
              <w:rPr>
                <w:del w:id="9111" w:author="VOYER Raphael" w:date="2021-06-16T11:15:00Z"/>
                <w:rFonts w:ascii="Calibri" w:hAnsi="Calibri" w:cs="Calibri"/>
                <w:color w:val="000000"/>
                <w:sz w:val="22"/>
                <w:szCs w:val="22"/>
                <w:lang w:bidi="hi-IN"/>
              </w:rPr>
              <w:pPrChange w:id="9112" w:author="VOYER Raphael" w:date="2021-06-16T11:15:00Z">
                <w:pPr>
                  <w:jc w:val="left"/>
                </w:pPr>
              </w:pPrChange>
            </w:pPr>
            <w:del w:id="9113"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67A954CF" w14:textId="77777777" w:rsidR="006A24B3" w:rsidRPr="002F3902" w:rsidDel="001111A8" w:rsidRDefault="006A24B3">
            <w:pPr>
              <w:pStyle w:val="Titre4"/>
              <w:rPr>
                <w:del w:id="9114" w:author="VOYER Raphael" w:date="2021-06-16T11:15:00Z"/>
                <w:rFonts w:ascii="Calibri" w:hAnsi="Calibri" w:cs="Calibri"/>
                <w:color w:val="000000"/>
                <w:sz w:val="22"/>
                <w:szCs w:val="22"/>
                <w:lang w:bidi="hi-IN"/>
              </w:rPr>
              <w:pPrChange w:id="9115" w:author="VOYER Raphael" w:date="2021-06-16T11:15:00Z">
                <w:pPr>
                  <w:jc w:val="left"/>
                </w:pPr>
              </w:pPrChange>
            </w:pPr>
            <w:del w:id="9116"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66276DC1" w14:textId="77777777" w:rsidR="006A24B3" w:rsidRPr="002F3902" w:rsidDel="001111A8" w:rsidRDefault="006A24B3">
            <w:pPr>
              <w:pStyle w:val="Titre4"/>
              <w:rPr>
                <w:del w:id="9117" w:author="VOYER Raphael" w:date="2021-06-16T11:15:00Z"/>
                <w:rFonts w:ascii="Calibri" w:hAnsi="Calibri" w:cs="Calibri"/>
                <w:color w:val="000000"/>
                <w:sz w:val="22"/>
                <w:szCs w:val="22"/>
                <w:lang w:bidi="hi-IN"/>
              </w:rPr>
              <w:pPrChange w:id="9118" w:author="VOYER Raphael" w:date="2021-06-16T11:15:00Z">
                <w:pPr>
                  <w:jc w:val="left"/>
                </w:pPr>
              </w:pPrChange>
            </w:pPr>
            <w:del w:id="9119" w:author="VOYER Raphael" w:date="2021-06-16T11:15:00Z">
              <w:r w:rsidRPr="002F3902" w:rsidDel="001111A8">
                <w:rPr>
                  <w:rFonts w:ascii="Calibri" w:hAnsi="Calibri" w:cs="Calibri"/>
                  <w:color w:val="000000"/>
                  <w:sz w:val="22"/>
                  <w:szCs w:val="22"/>
                  <w:lang w:bidi="hi-IN"/>
                </w:rPr>
                <w:delText>No changes required</w:delText>
              </w:r>
            </w:del>
          </w:p>
        </w:tc>
      </w:tr>
    </w:tbl>
    <w:p w14:paraId="5062A44D" w14:textId="77777777" w:rsidR="00613335" w:rsidDel="001111A8" w:rsidRDefault="00613335">
      <w:pPr>
        <w:pStyle w:val="Titre4"/>
        <w:rPr>
          <w:del w:id="9120" w:author="VOYER Raphael" w:date="2021-06-16T11:15:00Z"/>
          <w:rFonts w:cs="Arial"/>
          <w:sz w:val="32"/>
          <w:szCs w:val="32"/>
        </w:rPr>
        <w:sectPr w:rsidR="00613335" w:rsidDel="001111A8" w:rsidSect="00401A87">
          <w:type w:val="continuous"/>
          <w:pgSz w:w="12240" w:h="15840" w:code="0"/>
          <w:pgMar w:top="1440" w:right="1080" w:bottom="1440" w:left="1800" w:header="720" w:footer="720" w:gutter="0"/>
          <w:cols w:space="720"/>
          <w:titlePg/>
          <w:docGrid w:linePitch="360"/>
          <w:sectPrChange w:id="9121" w:author="VOYER Raphael" w:date="2021-07-07T10:50:00Z">
            <w:sectPr w:rsidR="00613335" w:rsidDel="001111A8" w:rsidSect="00401A87">
              <w:type w:val="nextPage"/>
              <w:pgSz w:w="15840" w:h="12240" w:code="1"/>
              <w:pgMar w:top="1440" w:right="1080" w:bottom="1440" w:left="1080" w:header="720" w:footer="720" w:gutter="0"/>
              <w:titlePg w:val="0"/>
            </w:sectPr>
          </w:sectPrChange>
        </w:sectPr>
        <w:pPrChange w:id="9122" w:author="VOYER Raphael" w:date="2021-06-16T11:15:00Z">
          <w:pPr/>
        </w:pPrChange>
      </w:pPr>
    </w:p>
    <w:p w14:paraId="7346110F" w14:textId="77777777" w:rsidR="00613335" w:rsidDel="001111A8" w:rsidRDefault="00613335">
      <w:pPr>
        <w:pStyle w:val="Titre4"/>
        <w:rPr>
          <w:del w:id="9123" w:author="VOYER Raphael" w:date="2021-06-16T11:15:00Z"/>
        </w:rPr>
        <w:pPrChange w:id="9124" w:author="VOYER Raphael" w:date="2021-06-16T11:15:00Z">
          <w:pPr>
            <w:pStyle w:val="Titre2"/>
          </w:pPr>
        </w:pPrChange>
      </w:pPr>
      <w:bookmarkStart w:id="9125" w:name="_Toc381025936"/>
      <w:del w:id="9126" w:author="VOYER Raphael" w:date="2021-06-16T11:15:00Z">
        <w:r w:rsidDel="001111A8">
          <w:delText>Hardware Resources:</w:delText>
        </w:r>
        <w:bookmarkEnd w:id="9125"/>
      </w:del>
    </w:p>
    <w:p w14:paraId="62096CA6" w14:textId="77777777" w:rsidR="00613335" w:rsidDel="001111A8" w:rsidRDefault="00613335">
      <w:pPr>
        <w:pStyle w:val="Titre4"/>
        <w:rPr>
          <w:del w:id="9127" w:author="VOYER Raphael" w:date="2021-06-16T11:15:00Z"/>
        </w:rPr>
        <w:pPrChange w:id="9128" w:author="VOYER Raphael" w:date="2021-06-16T11:15:00Z">
          <w:pPr>
            <w:ind w:left="720"/>
          </w:pPr>
        </w:pPrChange>
      </w:pPr>
    </w:p>
    <w:p w14:paraId="1E9A146B" w14:textId="77777777" w:rsidR="00613335" w:rsidDel="001111A8" w:rsidRDefault="00613335">
      <w:pPr>
        <w:pStyle w:val="Titre4"/>
        <w:rPr>
          <w:del w:id="9129" w:author="VOYER Raphael" w:date="2021-06-16T11:15:00Z"/>
        </w:rPr>
        <w:pPrChange w:id="9130" w:author="VOYER Raphael" w:date="2021-06-16T11:15:00Z">
          <w:pPr/>
        </w:pPrChange>
      </w:pPr>
      <w:del w:id="9131" w:author="VOYER Raphael" w:date="2021-06-16T11:15:00Z">
        <w:r w:rsidDel="001111A8">
          <w:delText>The Hardware table entries used to support the HA-VLAN functionality are listed below:</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8"/>
        <w:gridCol w:w="2115"/>
        <w:gridCol w:w="1737"/>
      </w:tblGrid>
      <w:tr w:rsidR="00613335" w:rsidDel="001111A8" w14:paraId="530306FA" w14:textId="77777777" w:rsidTr="002B0285">
        <w:trPr>
          <w:del w:id="9132" w:author="VOYER Raphael" w:date="2021-06-16T11:15:00Z"/>
        </w:trPr>
        <w:tc>
          <w:tcPr>
            <w:tcW w:w="5679" w:type="dxa"/>
          </w:tcPr>
          <w:p w14:paraId="180E06DE" w14:textId="77777777" w:rsidR="00613335" w:rsidDel="001111A8" w:rsidRDefault="00613335">
            <w:pPr>
              <w:pStyle w:val="Titre4"/>
              <w:rPr>
                <w:del w:id="9133" w:author="VOYER Raphael" w:date="2021-06-16T11:15:00Z"/>
              </w:rPr>
              <w:pPrChange w:id="9134" w:author="VOYER Raphael" w:date="2021-06-16T11:15:00Z">
                <w:pPr/>
              </w:pPrChange>
            </w:pPr>
            <w:del w:id="9135" w:author="VOYER Raphael" w:date="2021-06-16T11:15:00Z">
              <w:r w:rsidDel="001111A8">
                <w:delText>Table Name</w:delText>
              </w:r>
            </w:del>
          </w:p>
        </w:tc>
        <w:tc>
          <w:tcPr>
            <w:tcW w:w="2133" w:type="dxa"/>
          </w:tcPr>
          <w:p w14:paraId="6D2A3CC0" w14:textId="77777777" w:rsidR="00613335" w:rsidRPr="007E59F7" w:rsidDel="001111A8" w:rsidRDefault="00613335">
            <w:pPr>
              <w:pStyle w:val="Titre4"/>
              <w:rPr>
                <w:del w:id="9136" w:author="VOYER Raphael" w:date="2021-06-16T11:15:00Z"/>
              </w:rPr>
              <w:pPrChange w:id="9137" w:author="VOYER Raphael" w:date="2021-06-16T11:15:00Z">
                <w:pPr/>
              </w:pPrChange>
            </w:pPr>
            <w:del w:id="9138" w:author="VOYER Raphael" w:date="2021-06-16T11:15:00Z">
              <w:r w:rsidRPr="007E59F7" w:rsidDel="001111A8">
                <w:delText>No. of Entries Required</w:delText>
              </w:r>
            </w:del>
          </w:p>
        </w:tc>
        <w:tc>
          <w:tcPr>
            <w:tcW w:w="1764" w:type="dxa"/>
          </w:tcPr>
          <w:p w14:paraId="0869843F" w14:textId="77777777" w:rsidR="00613335" w:rsidDel="001111A8" w:rsidRDefault="00613335">
            <w:pPr>
              <w:pStyle w:val="Titre4"/>
              <w:rPr>
                <w:del w:id="9139" w:author="VOYER Raphael" w:date="2021-06-16T11:15:00Z"/>
              </w:rPr>
              <w:pPrChange w:id="9140" w:author="VOYER Raphael" w:date="2021-06-16T11:15:00Z">
                <w:pPr/>
              </w:pPrChange>
            </w:pPr>
            <w:del w:id="9141" w:author="VOYER Raphael" w:date="2021-06-16T11:15:00Z">
              <w:r w:rsidDel="001111A8">
                <w:delText>Remarks</w:delText>
              </w:r>
            </w:del>
          </w:p>
        </w:tc>
      </w:tr>
      <w:tr w:rsidR="00613335" w:rsidDel="001111A8" w14:paraId="15057005" w14:textId="77777777" w:rsidTr="002B0285">
        <w:trPr>
          <w:del w:id="9142" w:author="VOYER Raphael" w:date="2021-06-16T11:15:00Z"/>
        </w:trPr>
        <w:tc>
          <w:tcPr>
            <w:tcW w:w="5679" w:type="dxa"/>
          </w:tcPr>
          <w:p w14:paraId="362F9776" w14:textId="77777777" w:rsidR="00613335" w:rsidRPr="007E59F7" w:rsidDel="001111A8" w:rsidRDefault="00613335">
            <w:pPr>
              <w:pStyle w:val="Titre4"/>
              <w:rPr>
                <w:del w:id="9143" w:author="VOYER Raphael" w:date="2021-06-16T11:15:00Z"/>
              </w:rPr>
              <w:pPrChange w:id="9144" w:author="VOYER Raphael" w:date="2021-06-16T11:15:00Z">
                <w:pPr/>
              </w:pPrChange>
            </w:pPr>
            <w:del w:id="9145" w:author="VOYER Raphael" w:date="2021-06-16T11:15:00Z">
              <w:r w:rsidDel="001111A8">
                <w:delText>Multicast group table  (</w:delText>
              </w:r>
              <w:r w:rsidRPr="007E59F7" w:rsidDel="001111A8">
                <w:delText>Vidx Table</w:delText>
              </w:r>
              <w:r w:rsidDel="001111A8">
                <w:delText>)</w:delText>
              </w:r>
            </w:del>
          </w:p>
        </w:tc>
        <w:tc>
          <w:tcPr>
            <w:tcW w:w="2133" w:type="dxa"/>
          </w:tcPr>
          <w:p w14:paraId="5AD26042" w14:textId="77777777" w:rsidR="00613335" w:rsidRPr="007E59F7" w:rsidDel="001111A8" w:rsidRDefault="00613335">
            <w:pPr>
              <w:pStyle w:val="Titre4"/>
              <w:rPr>
                <w:del w:id="9146" w:author="VOYER Raphael" w:date="2021-06-16T11:15:00Z"/>
              </w:rPr>
              <w:pPrChange w:id="9147" w:author="VOYER Raphael" w:date="2021-06-16T11:15:00Z">
                <w:pPr/>
              </w:pPrChange>
            </w:pPr>
            <w:del w:id="9148" w:author="VOYER Raphael" w:date="2021-06-16T11:15:00Z">
              <w:r w:rsidRPr="007E59F7" w:rsidDel="001111A8">
                <w:delText>MAX_CLUSTERS</w:delText>
              </w:r>
            </w:del>
          </w:p>
        </w:tc>
        <w:tc>
          <w:tcPr>
            <w:tcW w:w="1764" w:type="dxa"/>
          </w:tcPr>
          <w:p w14:paraId="53C3AE60" w14:textId="77777777" w:rsidR="00613335" w:rsidRPr="007E59F7" w:rsidDel="001111A8" w:rsidRDefault="00613335">
            <w:pPr>
              <w:pStyle w:val="Titre4"/>
              <w:rPr>
                <w:del w:id="9149" w:author="VOYER Raphael" w:date="2021-06-16T11:15:00Z"/>
              </w:rPr>
              <w:pPrChange w:id="9150" w:author="VOYER Raphael" w:date="2021-06-16T11:15:00Z">
                <w:pPr/>
              </w:pPrChange>
            </w:pPr>
            <w:del w:id="9151" w:author="VOYER Raphael" w:date="2021-06-16T11:15:00Z">
              <w:r w:rsidDel="001111A8">
                <w:delText>To hold the port bit map of the multicast group table</w:delText>
              </w:r>
            </w:del>
          </w:p>
        </w:tc>
      </w:tr>
    </w:tbl>
    <w:p w14:paraId="0CA72CD0" w14:textId="77777777" w:rsidR="00A66E1F" w:rsidDel="001111A8" w:rsidRDefault="00A66E1F">
      <w:pPr>
        <w:pStyle w:val="Titre4"/>
        <w:rPr>
          <w:del w:id="9152" w:author="VOYER Raphael" w:date="2021-06-16T11:15:00Z"/>
        </w:rPr>
        <w:sectPr w:rsidR="00A66E1F" w:rsidDel="001111A8" w:rsidSect="00401A87">
          <w:headerReference w:type="even" r:id="rId57"/>
          <w:headerReference w:type="default" r:id="rId58"/>
          <w:footerReference w:type="even" r:id="rId59"/>
          <w:footerReference w:type="default" r:id="rId60"/>
          <w:type w:val="continuous"/>
          <w:pgSz w:w="12240" w:h="15840"/>
          <w:pgMar w:top="1440" w:right="1080" w:bottom="1440" w:left="1800" w:header="720" w:footer="720" w:gutter="0"/>
          <w:cols w:space="720"/>
          <w:titlePg/>
          <w:docGrid w:linePitch="360"/>
          <w:sectPrChange w:id="9153" w:author="VOYER Raphael" w:date="2021-07-07T10:50:00Z">
            <w:sectPr w:rsidR="00A66E1F" w:rsidDel="001111A8" w:rsidSect="00401A87">
              <w:type w:val="nextPage"/>
              <w:pgMar w:top="1440" w:right="1080" w:bottom="1440" w:left="1800" w:header="720" w:footer="720" w:gutter="0"/>
              <w:titlePg w:val="0"/>
            </w:sectPr>
          </w:sectPrChange>
        </w:sectPr>
        <w:pPrChange w:id="9154" w:author="VOYER Raphael" w:date="2021-06-16T11:15: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3"/>
        <w:gridCol w:w="2123"/>
        <w:gridCol w:w="1744"/>
      </w:tblGrid>
      <w:tr w:rsidR="00613335" w:rsidDel="001111A8" w14:paraId="14A623CB" w14:textId="77777777" w:rsidTr="002B0285">
        <w:trPr>
          <w:del w:id="9155" w:author="VOYER Raphael" w:date="2021-06-16T11:15:00Z"/>
        </w:trPr>
        <w:tc>
          <w:tcPr>
            <w:tcW w:w="5679" w:type="dxa"/>
          </w:tcPr>
          <w:p w14:paraId="046ED57F" w14:textId="77777777" w:rsidR="00613335" w:rsidRPr="007E59F7" w:rsidDel="001111A8" w:rsidRDefault="00613335">
            <w:pPr>
              <w:pStyle w:val="Titre4"/>
              <w:rPr>
                <w:del w:id="9156" w:author="VOYER Raphael" w:date="2021-06-16T11:15:00Z"/>
              </w:rPr>
              <w:pPrChange w:id="9157" w:author="VOYER Raphael" w:date="2021-06-16T11:15:00Z">
                <w:pPr/>
              </w:pPrChange>
            </w:pPr>
            <w:del w:id="9158" w:author="VOYER Raphael" w:date="2021-06-16T11:15:00Z">
              <w:r w:rsidDel="001111A8">
                <w:delText>IPCL TCAM Rule Keys: IPCL Key0- standard (24B) L2</w:delText>
              </w:r>
            </w:del>
          </w:p>
        </w:tc>
        <w:tc>
          <w:tcPr>
            <w:tcW w:w="2133" w:type="dxa"/>
          </w:tcPr>
          <w:p w14:paraId="2B0129E0" w14:textId="77777777" w:rsidR="00613335" w:rsidRPr="007E59F7" w:rsidDel="001111A8" w:rsidRDefault="00613335">
            <w:pPr>
              <w:pStyle w:val="Titre4"/>
              <w:rPr>
                <w:del w:id="9159" w:author="VOYER Raphael" w:date="2021-06-16T11:15:00Z"/>
              </w:rPr>
              <w:pPrChange w:id="9160" w:author="VOYER Raphael" w:date="2021-06-16T11:15:00Z">
                <w:pPr/>
              </w:pPrChange>
            </w:pPr>
            <w:del w:id="9161" w:author="VOYER Raphael" w:date="2021-06-16T11:15:00Z">
              <w:r w:rsidRPr="007E59F7" w:rsidDel="001111A8">
                <w:delText>MAX_CLUSTERS</w:delText>
              </w:r>
            </w:del>
          </w:p>
        </w:tc>
        <w:tc>
          <w:tcPr>
            <w:tcW w:w="1764" w:type="dxa"/>
          </w:tcPr>
          <w:p w14:paraId="66B04DD0" w14:textId="77777777" w:rsidR="00613335" w:rsidDel="001111A8" w:rsidRDefault="00613335">
            <w:pPr>
              <w:pStyle w:val="Titre4"/>
              <w:rPr>
                <w:del w:id="9162" w:author="VOYER Raphael" w:date="2021-06-16T11:15:00Z"/>
              </w:rPr>
              <w:pPrChange w:id="9163" w:author="VOYER Raphael" w:date="2021-06-16T11:15:00Z">
                <w:pPr/>
              </w:pPrChange>
            </w:pPr>
            <w:del w:id="9164" w:author="VOYER Raphael" w:date="2021-06-16T11:15:00Z">
              <w:r w:rsidDel="001111A8">
                <w:delText>To hold L2</w:delText>
              </w:r>
              <w:r w:rsidRPr="007E59F7" w:rsidDel="001111A8">
                <w:delText xml:space="preserve"> cluster Rule</w:delText>
              </w:r>
              <w:r w:rsidDel="001111A8">
                <w:delText xml:space="preserve"> (condition part)</w:delText>
              </w:r>
            </w:del>
          </w:p>
        </w:tc>
      </w:tr>
      <w:tr w:rsidR="00613335" w:rsidDel="001111A8" w14:paraId="59183EEA" w14:textId="77777777" w:rsidTr="002B0285">
        <w:trPr>
          <w:del w:id="9165" w:author="VOYER Raphael" w:date="2021-06-16T11:15:00Z"/>
        </w:trPr>
        <w:tc>
          <w:tcPr>
            <w:tcW w:w="5679" w:type="dxa"/>
          </w:tcPr>
          <w:p w14:paraId="44B7E68E" w14:textId="77777777" w:rsidR="00613335" w:rsidDel="001111A8" w:rsidRDefault="00613335">
            <w:pPr>
              <w:pStyle w:val="Titre4"/>
              <w:rPr>
                <w:del w:id="9166" w:author="VOYER Raphael" w:date="2021-06-16T11:15:00Z"/>
              </w:rPr>
              <w:pPrChange w:id="9167" w:author="VOYER Raphael" w:date="2021-06-16T11:15:00Z">
                <w:pPr/>
              </w:pPrChange>
            </w:pPr>
            <w:del w:id="9168" w:author="VOYER Raphael" w:date="2021-06-16T11:15:00Z">
              <w:r w:rsidDel="001111A8">
                <w:delText>IPCL Dx ACTION table</w:delText>
              </w:r>
            </w:del>
          </w:p>
        </w:tc>
        <w:tc>
          <w:tcPr>
            <w:tcW w:w="2133" w:type="dxa"/>
          </w:tcPr>
          <w:p w14:paraId="5E14BE2F" w14:textId="77777777" w:rsidR="00613335" w:rsidRPr="007E59F7" w:rsidDel="001111A8" w:rsidRDefault="00613335">
            <w:pPr>
              <w:pStyle w:val="Titre4"/>
              <w:rPr>
                <w:del w:id="9169" w:author="VOYER Raphael" w:date="2021-06-16T11:15:00Z"/>
              </w:rPr>
              <w:pPrChange w:id="9170" w:author="VOYER Raphael" w:date="2021-06-16T11:15:00Z">
                <w:pPr/>
              </w:pPrChange>
            </w:pPr>
            <w:del w:id="9171" w:author="VOYER Raphael" w:date="2021-06-16T11:15:00Z">
              <w:r w:rsidRPr="007E59F7" w:rsidDel="001111A8">
                <w:delText>MAX_CLUSTERS</w:delText>
              </w:r>
            </w:del>
          </w:p>
        </w:tc>
        <w:tc>
          <w:tcPr>
            <w:tcW w:w="1764" w:type="dxa"/>
          </w:tcPr>
          <w:p w14:paraId="5CD100CA" w14:textId="77777777" w:rsidR="00613335" w:rsidDel="001111A8" w:rsidRDefault="00613335">
            <w:pPr>
              <w:pStyle w:val="Titre4"/>
              <w:rPr>
                <w:del w:id="9172" w:author="VOYER Raphael" w:date="2021-06-16T11:15:00Z"/>
              </w:rPr>
              <w:pPrChange w:id="9173" w:author="VOYER Raphael" w:date="2021-06-16T11:15:00Z">
                <w:pPr/>
              </w:pPrChange>
            </w:pPr>
            <w:del w:id="9174" w:author="VOYER Raphael" w:date="2021-06-16T11:15:00Z">
              <w:r w:rsidDel="001111A8">
                <w:delText xml:space="preserve">To hold the action of </w:delText>
              </w:r>
              <w:r w:rsidR="00077864" w:rsidDel="001111A8">
                <w:delText xml:space="preserve">the associated </w:delText>
              </w:r>
              <w:r w:rsidDel="001111A8">
                <w:delText>rule</w:delText>
              </w:r>
            </w:del>
          </w:p>
        </w:tc>
      </w:tr>
      <w:tr w:rsidR="00613335" w:rsidDel="001111A8" w14:paraId="60F99851" w14:textId="77777777" w:rsidTr="002B0285">
        <w:trPr>
          <w:del w:id="9175" w:author="VOYER Raphael" w:date="2021-06-16T11:15:00Z"/>
        </w:trPr>
        <w:tc>
          <w:tcPr>
            <w:tcW w:w="5679" w:type="dxa"/>
          </w:tcPr>
          <w:p w14:paraId="123288AD" w14:textId="77777777" w:rsidR="00613335" w:rsidDel="001111A8" w:rsidRDefault="00613335">
            <w:pPr>
              <w:pStyle w:val="Titre4"/>
              <w:rPr>
                <w:del w:id="9176" w:author="VOYER Raphael" w:date="2021-06-16T11:15:00Z"/>
              </w:rPr>
              <w:pPrChange w:id="9177" w:author="VOYER Raphael" w:date="2021-06-16T11:15:00Z">
                <w:pPr/>
              </w:pPrChange>
            </w:pPr>
            <w:del w:id="9178" w:author="VOYER Raphael" w:date="2021-06-16T11:15:00Z">
              <w:r w:rsidDel="001111A8">
                <w:delText>Lookup translation table entry(LTT Entry)</w:delText>
              </w:r>
            </w:del>
          </w:p>
        </w:tc>
        <w:tc>
          <w:tcPr>
            <w:tcW w:w="2133" w:type="dxa"/>
          </w:tcPr>
          <w:p w14:paraId="37B21D61" w14:textId="77777777" w:rsidR="00613335" w:rsidRPr="007E59F7" w:rsidDel="001111A8" w:rsidRDefault="00613335">
            <w:pPr>
              <w:pStyle w:val="Titre4"/>
              <w:rPr>
                <w:del w:id="9179" w:author="VOYER Raphael" w:date="2021-06-16T11:15:00Z"/>
              </w:rPr>
              <w:pPrChange w:id="9180" w:author="VOYER Raphael" w:date="2021-06-16T11:15:00Z">
                <w:pPr/>
              </w:pPrChange>
            </w:pPr>
            <w:del w:id="9181" w:author="VOYER Raphael" w:date="2021-06-16T11:15:00Z">
              <w:r w:rsidDel="001111A8">
                <w:delText>**(</w:delText>
              </w:r>
              <w:r w:rsidRPr="007E59F7" w:rsidDel="001111A8">
                <w:delText>MAX_CLUSTERS</w:delText>
              </w:r>
              <w:r w:rsidDel="001111A8">
                <w:delText xml:space="preserve"> * 2)</w:delText>
              </w:r>
            </w:del>
          </w:p>
        </w:tc>
        <w:tc>
          <w:tcPr>
            <w:tcW w:w="1764" w:type="dxa"/>
          </w:tcPr>
          <w:p w14:paraId="471DE57C" w14:textId="77777777" w:rsidR="00613335" w:rsidDel="001111A8" w:rsidRDefault="00613335">
            <w:pPr>
              <w:pStyle w:val="Titre4"/>
              <w:rPr>
                <w:del w:id="9182" w:author="VOYER Raphael" w:date="2021-06-16T11:15:00Z"/>
              </w:rPr>
              <w:pPrChange w:id="9183" w:author="VOYER Raphael" w:date="2021-06-16T11:15:00Z">
                <w:pPr/>
              </w:pPrChange>
            </w:pPr>
            <w:del w:id="9184" w:author="VOYER Raphael" w:date="2021-06-16T11:15:00Z">
              <w:r w:rsidDel="001111A8">
                <w:delText xml:space="preserve"> To hold next hop information for L3 clusters</w:delText>
              </w:r>
            </w:del>
          </w:p>
        </w:tc>
      </w:tr>
      <w:tr w:rsidR="00613335" w:rsidDel="001111A8" w14:paraId="53DF33D4" w14:textId="77777777" w:rsidTr="002B0285">
        <w:trPr>
          <w:del w:id="9185" w:author="VOYER Raphael" w:date="2021-06-16T11:15:00Z"/>
        </w:trPr>
        <w:tc>
          <w:tcPr>
            <w:tcW w:w="5679" w:type="dxa"/>
          </w:tcPr>
          <w:p w14:paraId="62554632" w14:textId="77777777" w:rsidR="00613335" w:rsidDel="001111A8" w:rsidRDefault="00613335">
            <w:pPr>
              <w:pStyle w:val="Titre4"/>
              <w:rPr>
                <w:del w:id="9186" w:author="VOYER Raphael" w:date="2021-06-16T11:15:00Z"/>
              </w:rPr>
              <w:pPrChange w:id="9187" w:author="VOYER Raphael" w:date="2021-06-16T11:15:00Z">
                <w:pPr/>
              </w:pPrChange>
            </w:pPr>
            <w:del w:id="9188" w:author="VOYER Raphael" w:date="2021-06-16T11:15:00Z">
              <w:r w:rsidDel="001111A8">
                <w:delText>IPv4/v6 Unicast router Next hop entry table (Next hop entry table)</w:delText>
              </w:r>
            </w:del>
          </w:p>
        </w:tc>
        <w:tc>
          <w:tcPr>
            <w:tcW w:w="2133" w:type="dxa"/>
          </w:tcPr>
          <w:p w14:paraId="7C72E625" w14:textId="77777777" w:rsidR="00613335" w:rsidRPr="007E59F7" w:rsidDel="001111A8" w:rsidRDefault="00613335">
            <w:pPr>
              <w:pStyle w:val="Titre4"/>
              <w:rPr>
                <w:del w:id="9189" w:author="VOYER Raphael" w:date="2021-06-16T11:15:00Z"/>
              </w:rPr>
              <w:pPrChange w:id="9190" w:author="VOYER Raphael" w:date="2021-06-16T11:15:00Z">
                <w:pPr/>
              </w:pPrChange>
            </w:pPr>
            <w:del w:id="9191" w:author="VOYER Raphael" w:date="2021-06-16T11:15:00Z">
              <w:r w:rsidRPr="007E59F7" w:rsidDel="001111A8">
                <w:delText>MAX_CLUSTERS</w:delText>
              </w:r>
            </w:del>
          </w:p>
        </w:tc>
        <w:tc>
          <w:tcPr>
            <w:tcW w:w="1764" w:type="dxa"/>
          </w:tcPr>
          <w:p w14:paraId="5EF40E8E" w14:textId="77777777" w:rsidR="00613335" w:rsidDel="001111A8" w:rsidRDefault="00613335">
            <w:pPr>
              <w:pStyle w:val="Titre4"/>
              <w:rPr>
                <w:del w:id="9192" w:author="VOYER Raphael" w:date="2021-06-16T11:15:00Z"/>
              </w:rPr>
              <w:pPrChange w:id="9193" w:author="VOYER Raphael" w:date="2021-06-16T11:15:00Z">
                <w:pPr/>
              </w:pPrChange>
            </w:pPr>
            <w:del w:id="9194" w:author="VOYER Raphael" w:date="2021-06-16T11:15:00Z">
              <w:r w:rsidDel="001111A8">
                <w:delText>To hold next hop information for l3 clusters</w:delText>
              </w:r>
            </w:del>
          </w:p>
        </w:tc>
      </w:tr>
      <w:tr w:rsidR="00613335" w:rsidDel="001111A8" w14:paraId="06D507FA" w14:textId="77777777" w:rsidTr="002B0285">
        <w:trPr>
          <w:del w:id="9195" w:author="VOYER Raphael" w:date="2021-06-16T11:15:00Z"/>
        </w:trPr>
        <w:tc>
          <w:tcPr>
            <w:tcW w:w="5679" w:type="dxa"/>
          </w:tcPr>
          <w:p w14:paraId="34D4287A" w14:textId="77777777" w:rsidR="00613335" w:rsidDel="001111A8" w:rsidRDefault="00613335">
            <w:pPr>
              <w:pStyle w:val="Titre4"/>
              <w:rPr>
                <w:del w:id="9196" w:author="VOYER Raphael" w:date="2021-06-16T11:15:00Z"/>
              </w:rPr>
              <w:pPrChange w:id="9197" w:author="VOYER Raphael" w:date="2021-06-16T11:15:00Z">
                <w:pPr/>
              </w:pPrChange>
            </w:pPr>
            <w:del w:id="9198" w:author="VOYER Raphael" w:date="2021-06-16T11:15:00Z">
              <w:r w:rsidDel="001111A8">
                <w:delText>Arp Table entry</w:delText>
              </w:r>
            </w:del>
          </w:p>
        </w:tc>
        <w:tc>
          <w:tcPr>
            <w:tcW w:w="2133" w:type="dxa"/>
          </w:tcPr>
          <w:p w14:paraId="4A21AFB4" w14:textId="77777777" w:rsidR="00613335" w:rsidRPr="007E59F7" w:rsidDel="001111A8" w:rsidRDefault="00613335">
            <w:pPr>
              <w:pStyle w:val="Titre4"/>
              <w:rPr>
                <w:del w:id="9199" w:author="VOYER Raphael" w:date="2021-06-16T11:15:00Z"/>
              </w:rPr>
              <w:pPrChange w:id="9200" w:author="VOYER Raphael" w:date="2021-06-16T11:15:00Z">
                <w:pPr/>
              </w:pPrChange>
            </w:pPr>
            <w:del w:id="9201" w:author="VOYER Raphael" w:date="2021-06-16T11:15:00Z">
              <w:r w:rsidRPr="007E59F7" w:rsidDel="001111A8">
                <w:delText>MAX_CLUSTERS</w:delText>
              </w:r>
            </w:del>
          </w:p>
        </w:tc>
        <w:tc>
          <w:tcPr>
            <w:tcW w:w="1764" w:type="dxa"/>
          </w:tcPr>
          <w:p w14:paraId="095E6F00" w14:textId="77777777" w:rsidR="00613335" w:rsidDel="001111A8" w:rsidRDefault="00613335">
            <w:pPr>
              <w:pStyle w:val="Titre4"/>
              <w:rPr>
                <w:del w:id="9202" w:author="VOYER Raphael" w:date="2021-06-16T11:15:00Z"/>
              </w:rPr>
              <w:pPrChange w:id="9203" w:author="VOYER Raphael" w:date="2021-06-16T11:15:00Z">
                <w:pPr/>
              </w:pPrChange>
            </w:pPr>
            <w:del w:id="9204" w:author="VOYER Raphael" w:date="2021-06-16T11:15:00Z">
              <w:r w:rsidDel="001111A8">
                <w:delText>To hold next hop mac for l3 cluster</w:delText>
              </w:r>
            </w:del>
          </w:p>
        </w:tc>
      </w:tr>
      <w:tr w:rsidR="004A773B" w:rsidDel="001111A8" w14:paraId="6AAA81AD" w14:textId="77777777" w:rsidTr="002B0285">
        <w:trPr>
          <w:del w:id="9205" w:author="VOYER Raphael" w:date="2021-06-16T11:15:00Z"/>
        </w:trPr>
        <w:tc>
          <w:tcPr>
            <w:tcW w:w="5679" w:type="dxa"/>
          </w:tcPr>
          <w:p w14:paraId="359FC568" w14:textId="77777777" w:rsidR="004A773B" w:rsidDel="001111A8" w:rsidRDefault="004A773B">
            <w:pPr>
              <w:pStyle w:val="Titre4"/>
              <w:rPr>
                <w:del w:id="9206" w:author="VOYER Raphael" w:date="2021-06-16T11:15:00Z"/>
              </w:rPr>
              <w:pPrChange w:id="9207" w:author="VOYER Raphael" w:date="2021-06-16T11:15:00Z">
                <w:pPr/>
              </w:pPrChange>
            </w:pPr>
            <w:del w:id="9208" w:author="VOYER Raphael" w:date="2021-06-16T11:15:00Z">
              <w:r w:rsidDel="001111A8">
                <w:delText xml:space="preserve">Router TCAM entry </w:delText>
              </w:r>
            </w:del>
          </w:p>
        </w:tc>
        <w:tc>
          <w:tcPr>
            <w:tcW w:w="2133" w:type="dxa"/>
          </w:tcPr>
          <w:p w14:paraId="4D64FA7A" w14:textId="77777777" w:rsidR="004A773B" w:rsidRPr="007E59F7" w:rsidDel="001111A8" w:rsidRDefault="004A773B">
            <w:pPr>
              <w:pStyle w:val="Titre4"/>
              <w:rPr>
                <w:del w:id="9209" w:author="VOYER Raphael" w:date="2021-06-16T11:15:00Z"/>
              </w:rPr>
              <w:pPrChange w:id="9210" w:author="VOYER Raphael" w:date="2021-06-16T11:15:00Z">
                <w:pPr/>
              </w:pPrChange>
            </w:pPr>
            <w:del w:id="9211" w:author="VOYER Raphael" w:date="2021-06-16T11:15:00Z">
              <w:r w:rsidDel="001111A8">
                <w:delText>MAX_CLUSTERS</w:delText>
              </w:r>
            </w:del>
          </w:p>
        </w:tc>
        <w:tc>
          <w:tcPr>
            <w:tcW w:w="1764" w:type="dxa"/>
          </w:tcPr>
          <w:p w14:paraId="35E9F00A" w14:textId="77777777" w:rsidR="004A773B" w:rsidDel="001111A8" w:rsidRDefault="004A773B">
            <w:pPr>
              <w:pStyle w:val="Titre4"/>
              <w:rPr>
                <w:del w:id="9212" w:author="VOYER Raphael" w:date="2021-06-16T11:15:00Z"/>
              </w:rPr>
              <w:pPrChange w:id="9213" w:author="VOYER Raphael" w:date="2021-06-16T11:15:00Z">
                <w:pPr/>
              </w:pPrChange>
            </w:pPr>
            <w:del w:id="9214" w:author="VOYER Raphael" w:date="2021-06-16T11:15:00Z">
              <w:r w:rsidDel="001111A8">
                <w:delText>To hold the pointer to Next Hop information in case of approach 2 of L3 clusters.</w:delText>
              </w:r>
            </w:del>
          </w:p>
        </w:tc>
      </w:tr>
    </w:tbl>
    <w:p w14:paraId="2A3DC615" w14:textId="77777777" w:rsidR="00613335" w:rsidDel="001111A8" w:rsidRDefault="00613335">
      <w:pPr>
        <w:pStyle w:val="Titre4"/>
        <w:rPr>
          <w:del w:id="9215" w:author="VOYER Raphael" w:date="2021-06-16T11:15:00Z"/>
        </w:rPr>
        <w:pPrChange w:id="9216" w:author="VOYER Raphael" w:date="2021-06-16T11:15:00Z">
          <w:pPr/>
        </w:pPrChange>
      </w:pPr>
      <w:del w:id="9217" w:author="VOYER Raphael" w:date="2021-06-16T11:15:00Z">
        <w:r w:rsidDel="001111A8">
          <w:delText>** No. of LTT entries might be (MAX_CLUSTERS * 2) in case work around LTT index needs to be calculated.</w:delText>
        </w:r>
      </w:del>
    </w:p>
    <w:p w14:paraId="1EE4CD40" w14:textId="77777777" w:rsidR="00613335" w:rsidDel="001111A8" w:rsidRDefault="00613335">
      <w:pPr>
        <w:pStyle w:val="Titre4"/>
        <w:rPr>
          <w:del w:id="9218" w:author="VOYER Raphael" w:date="2021-06-16T11:15:00Z"/>
        </w:rPr>
        <w:pPrChange w:id="9219" w:author="VOYER Raphael" w:date="2021-06-16T11:15:00Z">
          <w:pPr/>
        </w:pPrChange>
      </w:pPr>
    </w:p>
    <w:p w14:paraId="4AA2DDE0" w14:textId="77777777" w:rsidR="00613335" w:rsidRPr="00F03387" w:rsidDel="001111A8" w:rsidRDefault="00613335">
      <w:pPr>
        <w:pStyle w:val="Titre4"/>
        <w:rPr>
          <w:del w:id="9220" w:author="VOYER Raphael" w:date="2021-06-16T11:15:00Z"/>
        </w:rPr>
        <w:pPrChange w:id="9221" w:author="VOYER Raphael" w:date="2021-06-16T11:15:00Z">
          <w:pPr/>
        </w:pPrChange>
      </w:pPr>
      <w:del w:id="9222" w:author="VOYER Raphael" w:date="2021-06-16T11:15:00Z">
        <w:r w:rsidDel="001111A8">
          <w:delText>Note :   MAX_CLUSTERS = 32</w:delText>
        </w:r>
      </w:del>
    </w:p>
    <w:p w14:paraId="6526BB1B" w14:textId="77777777" w:rsidR="00613335" w:rsidDel="001111A8" w:rsidRDefault="00613335">
      <w:pPr>
        <w:pStyle w:val="Titre4"/>
        <w:rPr>
          <w:del w:id="9223" w:author="VOYER Raphael" w:date="2021-06-16T11:15:00Z"/>
        </w:rPr>
        <w:pPrChange w:id="9224" w:author="VOYER Raphael" w:date="2021-06-16T11:15:00Z">
          <w:pPr>
            <w:pStyle w:val="Titre2"/>
          </w:pPr>
        </w:pPrChange>
      </w:pPr>
      <w:bookmarkStart w:id="9225" w:name="_Toc381025937"/>
      <w:del w:id="9226" w:author="VOYER Raphael" w:date="2021-06-16T11:15:00Z">
        <w:r w:rsidDel="001111A8">
          <w:delText>Software Resources:</w:delText>
        </w:r>
        <w:bookmarkEnd w:id="9225"/>
      </w:del>
    </w:p>
    <w:p w14:paraId="19E4E7C2" w14:textId="77777777" w:rsidR="00613335" w:rsidDel="001111A8" w:rsidRDefault="00613335">
      <w:pPr>
        <w:pStyle w:val="Titre4"/>
        <w:rPr>
          <w:del w:id="9227" w:author="VOYER Raphael" w:date="2021-06-16T11:15:00Z"/>
        </w:rPr>
        <w:pPrChange w:id="9228" w:author="VOYER Raphael" w:date="2021-06-16T11:15:00Z">
          <w:pPr/>
        </w:pPrChange>
      </w:pPr>
      <w:del w:id="9229" w:author="VOYER Raphael" w:date="2021-06-16T11:15:00Z">
        <w:r w:rsidDel="001111A8">
          <w:delText xml:space="preserve">There is no change with </w:delText>
        </w:r>
        <w:r w:rsidR="00A01869" w:rsidDel="001111A8">
          <w:delText>software</w:delText>
        </w:r>
        <w:r w:rsidDel="001111A8">
          <w:delText xml:space="preserve"> resources except for the following:</w:delText>
        </w:r>
      </w:del>
    </w:p>
    <w:p w14:paraId="7D9BB4FF" w14:textId="77777777" w:rsidR="00613335" w:rsidDel="001111A8" w:rsidRDefault="00613335">
      <w:pPr>
        <w:pStyle w:val="Titre4"/>
        <w:rPr>
          <w:del w:id="9230" w:author="VOYER Raphael" w:date="2021-06-16T11:15:00Z"/>
        </w:rPr>
        <w:pPrChange w:id="9231" w:author="VOYER Raphael" w:date="2021-06-16T11:15:00Z">
          <w:pPr/>
        </w:pPrChange>
      </w:pPr>
      <w:del w:id="9232" w:author="VOYER Raphael" w:date="2021-06-16T11:15:00Z">
        <w:r w:rsidDel="001111A8">
          <w:delText>/* L3 cluster */</w:delText>
        </w:r>
      </w:del>
    </w:p>
    <w:p w14:paraId="597B8B54" w14:textId="77777777" w:rsidR="00613335" w:rsidDel="001111A8" w:rsidRDefault="00613335">
      <w:pPr>
        <w:pStyle w:val="Titre4"/>
        <w:rPr>
          <w:del w:id="9233" w:author="VOYER Raphael" w:date="2021-06-16T11:15:00Z"/>
        </w:rPr>
        <w:pPrChange w:id="9234" w:author="VOYER Raphael" w:date="2021-06-16T11:15:00Z">
          <w:pPr/>
        </w:pPrChange>
      </w:pPr>
      <w:del w:id="9235" w:author="VOYER Raphael" w:date="2021-06-16T11:15:00Z">
        <w:r w:rsidDel="001111A8">
          <w:delText>typedef struct {</w:delText>
        </w:r>
      </w:del>
    </w:p>
    <w:p w14:paraId="739CF68C" w14:textId="77777777" w:rsidR="00613335" w:rsidDel="001111A8" w:rsidRDefault="00613335">
      <w:pPr>
        <w:pStyle w:val="Titre4"/>
        <w:rPr>
          <w:del w:id="9236" w:author="VOYER Raphael" w:date="2021-06-16T11:15:00Z"/>
        </w:rPr>
        <w:pPrChange w:id="9237" w:author="VOYER Raphael" w:date="2021-06-16T11:15:00Z">
          <w:pPr/>
        </w:pPrChange>
      </w:pPr>
      <w:del w:id="9238" w:author="VOYER Raphael" w:date="2021-06-16T11:15:00Z">
        <w:r w:rsidDel="001111A8">
          <w:delText xml:space="preserve">    CLUSTER_IP cluster_ip ; /* IP address of the cluster */</w:delText>
        </w:r>
      </w:del>
    </w:p>
    <w:p w14:paraId="67AB3B50" w14:textId="77777777" w:rsidR="00613335" w:rsidDel="001111A8" w:rsidRDefault="00613335">
      <w:pPr>
        <w:pStyle w:val="Titre4"/>
        <w:rPr>
          <w:del w:id="9239" w:author="VOYER Raphael" w:date="2021-06-16T11:15:00Z"/>
        </w:rPr>
        <w:pPrChange w:id="9240" w:author="VOYER Raphael" w:date="2021-06-16T11:15:00Z">
          <w:pPr/>
        </w:pPrChange>
      </w:pPr>
      <w:del w:id="9241" w:author="VOYER Raphael" w:date="2021-06-16T11:15:00Z">
        <w:r w:rsidDel="001111A8">
          <w:delText xml:space="preserve">    CLUSTER_MAC_ADR mac_addr; /* Mac-address of the cluster */</w:delText>
        </w:r>
      </w:del>
    </w:p>
    <w:p w14:paraId="2F0F5FFA" w14:textId="77777777" w:rsidR="00613335" w:rsidDel="001111A8" w:rsidRDefault="00613335">
      <w:pPr>
        <w:pStyle w:val="Titre4"/>
        <w:rPr>
          <w:del w:id="9242" w:author="VOYER Raphael" w:date="2021-06-16T11:15:00Z"/>
        </w:rPr>
        <w:pPrChange w:id="9243" w:author="VOYER Raphael" w:date="2021-06-16T11:15:00Z">
          <w:pPr/>
        </w:pPrChange>
      </w:pPr>
    </w:p>
    <w:p w14:paraId="7BE1D395" w14:textId="77777777" w:rsidR="00613335" w:rsidDel="001111A8" w:rsidRDefault="00613335">
      <w:pPr>
        <w:pStyle w:val="Titre4"/>
        <w:rPr>
          <w:del w:id="9244" w:author="VOYER Raphael" w:date="2021-06-16T11:15:00Z"/>
        </w:rPr>
        <w:pPrChange w:id="9245" w:author="VOYER Raphael" w:date="2021-06-16T11:15:00Z">
          <w:pPr/>
        </w:pPrChange>
      </w:pPr>
      <w:del w:id="9246" w:author="VOYER Raphael" w:date="2021-06-16T11:15:00Z">
        <w:r w:rsidDel="001111A8">
          <w:delText xml:space="preserve">    uint16 intf_vlan;</w:delText>
        </w:r>
      </w:del>
    </w:p>
    <w:p w14:paraId="217EEC33" w14:textId="77777777" w:rsidR="00613335" w:rsidDel="001111A8" w:rsidRDefault="00613335">
      <w:pPr>
        <w:pStyle w:val="Titre4"/>
        <w:rPr>
          <w:del w:id="9247" w:author="VOYER Raphael" w:date="2021-06-16T11:15:00Z"/>
        </w:rPr>
        <w:pPrChange w:id="9248" w:author="VOYER Raphael" w:date="2021-06-16T11:15:00Z">
          <w:pPr/>
        </w:pPrChange>
      </w:pPr>
    </w:p>
    <w:p w14:paraId="1D3817C0" w14:textId="77777777" w:rsidR="00613335" w:rsidDel="001111A8" w:rsidRDefault="00613335">
      <w:pPr>
        <w:pStyle w:val="Titre4"/>
        <w:rPr>
          <w:del w:id="9249" w:author="VOYER Raphael" w:date="2021-06-16T11:15:00Z"/>
        </w:rPr>
        <w:pPrChange w:id="9250" w:author="VOYER Raphael" w:date="2021-06-16T11:15:00Z">
          <w:pPr/>
        </w:pPrChange>
      </w:pPr>
      <w:del w:id="9251" w:author="VOYER Raphael" w:date="2021-06-16T11:15:00Z">
        <w:r w:rsidDel="001111A8">
          <w:delText xml:space="preserve">    #define HAVLAN_ARP_MODE_INVALID 1</w:delText>
        </w:r>
      </w:del>
    </w:p>
    <w:p w14:paraId="0BF3F593" w14:textId="77777777" w:rsidR="00613335" w:rsidDel="001111A8" w:rsidRDefault="00613335">
      <w:pPr>
        <w:pStyle w:val="Titre4"/>
        <w:rPr>
          <w:del w:id="9252" w:author="VOYER Raphael" w:date="2021-06-16T11:15:00Z"/>
        </w:rPr>
        <w:pPrChange w:id="9253" w:author="VOYER Raphael" w:date="2021-06-16T11:15:00Z">
          <w:pPr/>
        </w:pPrChange>
      </w:pPr>
      <w:del w:id="9254" w:author="VOYER Raphael" w:date="2021-06-16T11:15:00Z">
        <w:r w:rsidDel="001111A8">
          <w:delText xml:space="preserve">    #define HAVLAN_ARP_MODE_STATIC  2</w:delText>
        </w:r>
      </w:del>
    </w:p>
    <w:p w14:paraId="2920AD32" w14:textId="77777777" w:rsidR="00613335" w:rsidDel="001111A8" w:rsidRDefault="00613335">
      <w:pPr>
        <w:pStyle w:val="Titre4"/>
        <w:rPr>
          <w:del w:id="9255" w:author="VOYER Raphael" w:date="2021-06-16T11:15:00Z"/>
        </w:rPr>
        <w:pPrChange w:id="9256" w:author="VOYER Raphael" w:date="2021-06-16T11:15:00Z">
          <w:pPr/>
        </w:pPrChange>
      </w:pPr>
      <w:del w:id="9257" w:author="VOYER Raphael" w:date="2021-06-16T11:15:00Z">
        <w:r w:rsidDel="001111A8">
          <w:delText xml:space="preserve">    #define HAVLAN_ARP_MODE_DYNAMIC 3</w:delText>
        </w:r>
      </w:del>
    </w:p>
    <w:p w14:paraId="65A111C2" w14:textId="77777777" w:rsidR="00613335" w:rsidDel="001111A8" w:rsidRDefault="00613335">
      <w:pPr>
        <w:pStyle w:val="Titre4"/>
        <w:rPr>
          <w:del w:id="9258" w:author="VOYER Raphael" w:date="2021-06-16T11:15:00Z"/>
        </w:rPr>
        <w:pPrChange w:id="9259" w:author="VOYER Raphael" w:date="2021-06-16T11:15:00Z">
          <w:pPr/>
        </w:pPrChange>
      </w:pPr>
    </w:p>
    <w:p w14:paraId="6F331AF6" w14:textId="77777777" w:rsidR="00613335" w:rsidDel="001111A8" w:rsidRDefault="00613335">
      <w:pPr>
        <w:pStyle w:val="Titre4"/>
        <w:rPr>
          <w:del w:id="9260" w:author="VOYER Raphael" w:date="2021-06-16T11:15:00Z"/>
        </w:rPr>
        <w:pPrChange w:id="9261" w:author="VOYER Raphael" w:date="2021-06-16T11:15:00Z">
          <w:pPr/>
        </w:pPrChange>
      </w:pPr>
      <w:del w:id="9262" w:author="VOYER Raphael" w:date="2021-06-16T11:15:00Z">
        <w:r w:rsidDel="001111A8">
          <w:delText xml:space="preserve">    uint8    arp_type ; /* ARP resolution type static/dynamic*/</w:delText>
        </w:r>
      </w:del>
    </w:p>
    <w:p w14:paraId="169E4741" w14:textId="77777777" w:rsidR="00613335" w:rsidDel="001111A8" w:rsidRDefault="00613335">
      <w:pPr>
        <w:pStyle w:val="Titre4"/>
        <w:rPr>
          <w:del w:id="9263" w:author="VOYER Raphael" w:date="2021-06-16T11:15:00Z"/>
        </w:rPr>
        <w:pPrChange w:id="9264" w:author="VOYER Raphael" w:date="2021-06-16T11:15:00Z">
          <w:pPr/>
        </w:pPrChange>
      </w:pPr>
    </w:p>
    <w:p w14:paraId="51205411" w14:textId="77777777" w:rsidR="00613335" w:rsidDel="001111A8" w:rsidRDefault="00613335">
      <w:pPr>
        <w:pStyle w:val="Titre4"/>
        <w:rPr>
          <w:del w:id="9265" w:author="VOYER Raphael" w:date="2021-06-16T11:15:00Z"/>
        </w:rPr>
        <w:pPrChange w:id="9266" w:author="VOYER Raphael" w:date="2021-06-16T11:15:00Z">
          <w:pPr/>
        </w:pPrChange>
      </w:pPr>
      <w:del w:id="9267" w:author="VOYER Raphael" w:date="2021-06-16T11:15:00Z">
        <w:r w:rsidDel="001111A8">
          <w:delText xml:space="preserve">    #define   CLUSTER_IGMP_ENABLE  1</w:delText>
        </w:r>
      </w:del>
    </w:p>
    <w:p w14:paraId="6045E6A4" w14:textId="77777777" w:rsidR="00613335" w:rsidDel="001111A8" w:rsidRDefault="00613335">
      <w:pPr>
        <w:pStyle w:val="Titre4"/>
        <w:rPr>
          <w:del w:id="9268" w:author="VOYER Raphael" w:date="2021-06-16T11:15:00Z"/>
        </w:rPr>
        <w:pPrChange w:id="9269" w:author="VOYER Raphael" w:date="2021-06-16T11:15:00Z">
          <w:pPr/>
        </w:pPrChange>
      </w:pPr>
      <w:del w:id="9270" w:author="VOYER Raphael" w:date="2021-06-16T11:15:00Z">
        <w:r w:rsidDel="001111A8">
          <w:delText xml:space="preserve">    #define   CLUSTER_IGMP_DISABLE 2</w:delText>
        </w:r>
      </w:del>
    </w:p>
    <w:p w14:paraId="74AE12F1" w14:textId="77777777" w:rsidR="00613335" w:rsidDel="001111A8" w:rsidRDefault="00613335">
      <w:pPr>
        <w:pStyle w:val="Titre4"/>
        <w:rPr>
          <w:del w:id="9271" w:author="VOYER Raphael" w:date="2021-06-16T11:15:00Z"/>
        </w:rPr>
        <w:pPrChange w:id="9272" w:author="VOYER Raphael" w:date="2021-06-16T11:15:00Z">
          <w:pPr/>
        </w:pPrChange>
      </w:pPr>
    </w:p>
    <w:p w14:paraId="5519A0EF" w14:textId="77777777" w:rsidR="00613335" w:rsidDel="001111A8" w:rsidRDefault="00613335">
      <w:pPr>
        <w:pStyle w:val="Titre4"/>
        <w:rPr>
          <w:del w:id="9273" w:author="VOYER Raphael" w:date="2021-06-16T11:15:00Z"/>
        </w:rPr>
        <w:pPrChange w:id="9274" w:author="VOYER Raphael" w:date="2021-06-16T11:15:00Z">
          <w:pPr/>
        </w:pPrChange>
      </w:pPr>
      <w:del w:id="9275" w:author="VOYER Raphael" w:date="2021-06-16T11:15:00Z">
        <w:r w:rsidDel="001111A8">
          <w:delText xml:space="preserve">    uint8    ipms_status; /* IGMP status */</w:delText>
        </w:r>
      </w:del>
    </w:p>
    <w:p w14:paraId="533FD48E" w14:textId="77777777" w:rsidR="00613335" w:rsidDel="001111A8" w:rsidRDefault="00613335">
      <w:pPr>
        <w:pStyle w:val="Titre4"/>
        <w:rPr>
          <w:del w:id="9276" w:author="VOYER Raphael" w:date="2021-06-16T11:15:00Z"/>
        </w:rPr>
        <w:pPrChange w:id="9277" w:author="VOYER Raphael" w:date="2021-06-16T11:15:00Z">
          <w:pPr/>
        </w:pPrChange>
      </w:pPr>
    </w:p>
    <w:p w14:paraId="52CA1C5C" w14:textId="77777777" w:rsidR="00613335" w:rsidDel="001111A8" w:rsidRDefault="00613335">
      <w:pPr>
        <w:pStyle w:val="Titre4"/>
        <w:rPr>
          <w:del w:id="9278" w:author="VOYER Raphael" w:date="2021-06-16T11:15:00Z"/>
        </w:rPr>
        <w:pPrChange w:id="9279" w:author="VOYER Raphael" w:date="2021-06-16T11:15:00Z">
          <w:pPr/>
        </w:pPrChange>
      </w:pPr>
      <w:del w:id="9280" w:author="VOYER Raphael" w:date="2021-06-16T11:15:00Z">
        <w:r w:rsidDel="001111A8">
          <w:delText xml:space="preserve">    CLUSTER_IP cluster_mcast_ip ; /* Ip Multicast address of the cluster */</w:delText>
        </w:r>
      </w:del>
    </w:p>
    <w:p w14:paraId="2EAEC7EB" w14:textId="77777777" w:rsidR="00613335" w:rsidDel="001111A8" w:rsidRDefault="00613335">
      <w:pPr>
        <w:pStyle w:val="Titre4"/>
        <w:rPr>
          <w:del w:id="9281" w:author="VOYER Raphael" w:date="2021-06-16T11:15:00Z"/>
        </w:rPr>
        <w:pPrChange w:id="9282" w:author="VOYER Raphael" w:date="2021-06-16T11:15:00Z">
          <w:pPr/>
        </w:pPrChange>
      </w:pPr>
      <w:del w:id="9283" w:author="VOYER Raphael" w:date="2021-06-16T11:15:00Z">
        <w:r w:rsidDel="001111A8">
          <w:delText xml:space="preserve">    uint32   arp_port; /* ARP port - for static L3 */</w:delText>
        </w:r>
      </w:del>
    </w:p>
    <w:p w14:paraId="02385BB1" w14:textId="77777777" w:rsidR="001457E7" w:rsidDel="001111A8" w:rsidRDefault="001457E7">
      <w:pPr>
        <w:pStyle w:val="Titre4"/>
        <w:rPr>
          <w:del w:id="9284" w:author="VOYER Raphael" w:date="2021-06-16T11:15:00Z"/>
        </w:rPr>
        <w:pPrChange w:id="9285" w:author="VOYER Raphael" w:date="2021-06-16T11:15:00Z">
          <w:pPr/>
        </w:pPrChange>
      </w:pPr>
      <w:del w:id="9286" w:author="VOYER Raphael" w:date="2021-06-16T11:15:00Z">
        <w:r w:rsidDel="001111A8">
          <w:delText xml:space="preserve">    unit32  LTT</w:delText>
        </w:r>
        <w:r w:rsidR="00F4158E" w:rsidDel="001111A8">
          <w:delText>_row</w:delText>
        </w:r>
        <w:r w:rsidDel="001111A8">
          <w:delText>; /* Marvell platform needs this */</w:delText>
        </w:r>
      </w:del>
    </w:p>
    <w:p w14:paraId="47223632" w14:textId="77777777" w:rsidR="00F4158E" w:rsidDel="001111A8" w:rsidRDefault="00F4158E">
      <w:pPr>
        <w:pStyle w:val="Titre4"/>
        <w:rPr>
          <w:del w:id="9287" w:author="VOYER Raphael" w:date="2021-06-16T11:15:00Z"/>
        </w:rPr>
        <w:pPrChange w:id="9288" w:author="VOYER Raphael" w:date="2021-06-16T11:15:00Z">
          <w:pPr/>
        </w:pPrChange>
      </w:pPr>
      <w:del w:id="9289" w:author="VOYER Raphael" w:date="2021-06-16T11:15:00Z">
        <w:r w:rsidDel="001111A8">
          <w:delText xml:space="preserve">    unit32  LTT_col; /* Marvell platform needs this */</w:delText>
        </w:r>
      </w:del>
    </w:p>
    <w:p w14:paraId="0685EC0B" w14:textId="77777777" w:rsidR="00613335" w:rsidRPr="005F7361" w:rsidDel="001111A8" w:rsidRDefault="00534A44">
      <w:pPr>
        <w:pStyle w:val="Titre4"/>
        <w:rPr>
          <w:del w:id="9290" w:author="VOYER Raphael" w:date="2021-06-16T11:15:00Z"/>
          <w:rPrChange w:id="9291" w:author="VOYER Raphael" w:date="2021-07-07T15:02:00Z">
            <w:rPr>
              <w:del w:id="9292" w:author="VOYER Raphael" w:date="2021-06-16T11:15:00Z"/>
              <w:lang w:val="fr-FR"/>
            </w:rPr>
          </w:rPrChange>
        </w:rPr>
        <w:pPrChange w:id="9293" w:author="VOYER Raphael" w:date="2021-06-16T11:15:00Z">
          <w:pPr/>
        </w:pPrChange>
      </w:pPr>
      <w:del w:id="9294" w:author="VOYER Raphael" w:date="2021-06-16T11:15:00Z">
        <w:r w:rsidRPr="00534A44" w:rsidDel="001111A8">
          <w:delText xml:space="preserve">    </w:delText>
        </w:r>
        <w:r w:rsidR="00613335" w:rsidRPr="005F7361" w:rsidDel="001111A8">
          <w:rPr>
            <w:rPrChange w:id="9295" w:author="VOYER Raphael" w:date="2021-07-07T15:02:00Z">
              <w:rPr>
                <w:lang w:val="fr-FR"/>
              </w:rPr>
            </w:rPrChange>
          </w:rPr>
          <w:delText>} l3_mode_config_t ;</w:delText>
        </w:r>
      </w:del>
    </w:p>
    <w:p w14:paraId="5ABD1E3D" w14:textId="77777777" w:rsidR="00613335" w:rsidRPr="005F7361" w:rsidDel="001111A8" w:rsidRDefault="00613335">
      <w:pPr>
        <w:pStyle w:val="Titre4"/>
        <w:rPr>
          <w:del w:id="9296" w:author="VOYER Raphael" w:date="2021-06-16T11:15:00Z"/>
          <w:rPrChange w:id="9297" w:author="VOYER Raphael" w:date="2021-07-07T15:02:00Z">
            <w:rPr>
              <w:del w:id="9298" w:author="VOYER Raphael" w:date="2021-06-16T11:15:00Z"/>
              <w:lang w:val="fr-FR"/>
            </w:rPr>
          </w:rPrChange>
        </w:rPr>
        <w:pPrChange w:id="9299" w:author="VOYER Raphael" w:date="2021-06-16T11:15:00Z">
          <w:pPr/>
        </w:pPrChange>
      </w:pPr>
    </w:p>
    <w:p w14:paraId="243DE580" w14:textId="77777777" w:rsidR="00613335" w:rsidRPr="005F7361" w:rsidDel="001111A8" w:rsidRDefault="00613335">
      <w:pPr>
        <w:pStyle w:val="Titre4"/>
        <w:rPr>
          <w:del w:id="9300" w:author="VOYER Raphael" w:date="2021-06-16T11:15:00Z"/>
          <w:rFonts w:cs="Arial"/>
          <w:sz w:val="32"/>
          <w:szCs w:val="32"/>
          <w:rPrChange w:id="9301" w:author="VOYER Raphael" w:date="2021-07-07T15:02:00Z">
            <w:rPr>
              <w:del w:id="9302" w:author="VOYER Raphael" w:date="2021-06-16T11:15:00Z"/>
              <w:rFonts w:cs="Arial"/>
              <w:sz w:val="32"/>
              <w:szCs w:val="32"/>
              <w:lang w:val="fr-FR"/>
            </w:rPr>
          </w:rPrChange>
        </w:rPr>
        <w:pPrChange w:id="9303" w:author="VOYER Raphael" w:date="2021-06-16T11:15:00Z">
          <w:pPr/>
        </w:pPrChange>
      </w:pPr>
    </w:p>
    <w:p w14:paraId="759A2315" w14:textId="77777777" w:rsidR="00613335" w:rsidDel="001111A8" w:rsidRDefault="00613335">
      <w:pPr>
        <w:pStyle w:val="Titre4"/>
        <w:rPr>
          <w:del w:id="9304" w:author="VOYER Raphael" w:date="2021-06-16T11:15:00Z"/>
        </w:rPr>
        <w:pPrChange w:id="9305" w:author="VOYER Raphael" w:date="2021-06-16T11:15:00Z">
          <w:pPr>
            <w:pStyle w:val="Titre2"/>
          </w:pPr>
        </w:pPrChange>
      </w:pPr>
      <w:bookmarkStart w:id="9306" w:name="_Toc381025938"/>
      <w:del w:id="9307" w:author="VOYER Raphael" w:date="2021-06-16T11:15:00Z">
        <w:r w:rsidDel="001111A8">
          <w:delText>Use case Scenarios:</w:delText>
        </w:r>
        <w:bookmarkEnd w:id="9306"/>
      </w:del>
    </w:p>
    <w:p w14:paraId="3540D6B0" w14:textId="77777777" w:rsidR="00613335" w:rsidDel="001111A8" w:rsidRDefault="00613335">
      <w:pPr>
        <w:pStyle w:val="Titre4"/>
        <w:rPr>
          <w:del w:id="9308" w:author="VOYER Raphael" w:date="2021-06-16T11:15:00Z"/>
        </w:rPr>
        <w:pPrChange w:id="9309" w:author="VOYER Raphael" w:date="2021-06-16T11:15:00Z">
          <w:pPr>
            <w:pStyle w:val="Titre3"/>
          </w:pPr>
        </w:pPrChange>
      </w:pPr>
      <w:bookmarkStart w:id="9310" w:name="_Toc381025939"/>
      <w:del w:id="9311" w:author="VOYER Raphael" w:date="2021-06-16T11:15:00Z">
        <w:r w:rsidDel="001111A8">
          <w:delText>L2 Cluster Scenario</w:delText>
        </w:r>
        <w:r w:rsidRPr="00C92466" w:rsidDel="001111A8">
          <w:delText>:</w:delText>
        </w:r>
        <w:bookmarkEnd w:id="9310"/>
        <w:r w:rsidDel="001111A8">
          <w:delText xml:space="preserve"> </w:delText>
        </w:r>
      </w:del>
    </w:p>
    <w:p w14:paraId="1378F3BC" w14:textId="77777777" w:rsidR="00613335" w:rsidDel="001111A8" w:rsidRDefault="00613335">
      <w:pPr>
        <w:pStyle w:val="Titre4"/>
        <w:rPr>
          <w:del w:id="9312" w:author="VOYER Raphael" w:date="2021-06-16T11:15:00Z"/>
        </w:rPr>
        <w:pPrChange w:id="9313" w:author="VOYER Raphael" w:date="2021-06-16T11:15:00Z">
          <w:pPr>
            <w:outlineLvl w:val="0"/>
          </w:pPr>
        </w:pPrChange>
      </w:pPr>
    </w:p>
    <w:p w14:paraId="222B25F3" w14:textId="77777777" w:rsidR="00613335" w:rsidDel="001111A8" w:rsidRDefault="00613335">
      <w:pPr>
        <w:pStyle w:val="Titre4"/>
        <w:rPr>
          <w:del w:id="9314" w:author="VOYER Raphael" w:date="2021-06-16T11:15:00Z"/>
        </w:rPr>
        <w:pPrChange w:id="9315" w:author="VOYER Raphael" w:date="2021-06-16T11:15:00Z">
          <w:pPr>
            <w:outlineLvl w:val="0"/>
          </w:pPr>
        </w:pPrChange>
      </w:pPr>
      <w:bookmarkStart w:id="9316" w:name="_Toc381025940"/>
      <w:bookmarkStart w:id="9317" w:name="_Toc424820516"/>
      <w:del w:id="9318" w:author="VOYER Raphael" w:date="2021-06-16T11:15:00Z">
        <w:r w:rsidDel="001111A8">
          <w:delText>Things to be taken care in hardware to support L2 Clusters</w:delText>
        </w:r>
        <w:bookmarkEnd w:id="9316"/>
        <w:r w:rsidR="00222C93" w:rsidDel="001111A8">
          <w:delText xml:space="preserve"> –</w:delText>
        </w:r>
        <w:bookmarkEnd w:id="9317"/>
      </w:del>
    </w:p>
    <w:p w14:paraId="6C5BAD06" w14:textId="77777777" w:rsidR="00613335" w:rsidDel="001111A8" w:rsidRDefault="00613335">
      <w:pPr>
        <w:pStyle w:val="Titre4"/>
        <w:rPr>
          <w:del w:id="9319" w:author="VOYER Raphael" w:date="2021-06-16T11:15:00Z"/>
        </w:rPr>
        <w:pPrChange w:id="9320" w:author="VOYER Raphael" w:date="2021-06-16T11:15:00Z">
          <w:pPr>
            <w:numPr>
              <w:numId w:val="55"/>
            </w:numPr>
            <w:ind w:left="720" w:hanging="360"/>
          </w:pPr>
        </w:pPrChange>
      </w:pPr>
      <w:del w:id="9321" w:author="VOYER Raphael" w:date="2021-06-16T11:15:00Z">
        <w:r w:rsidDel="001111A8">
          <w:delText>Whenever a cluster is created throu</w:delText>
        </w:r>
        <w:r w:rsidR="0087100C" w:rsidDel="001111A8">
          <w:delText>gh the user interface, create a VIDX entry and assign the VIDX</w:delText>
        </w:r>
        <w:r w:rsidDel="001111A8">
          <w:delText xml:space="preserve"> index to that cluster.</w:delText>
        </w:r>
      </w:del>
    </w:p>
    <w:p w14:paraId="14099F8A" w14:textId="77777777" w:rsidR="00613335" w:rsidDel="001111A8" w:rsidRDefault="00613335">
      <w:pPr>
        <w:pStyle w:val="Titre4"/>
        <w:rPr>
          <w:del w:id="9322" w:author="VOYER Raphael" w:date="2021-06-16T11:15:00Z"/>
        </w:rPr>
        <w:pPrChange w:id="9323" w:author="VOYER Raphael" w:date="2021-06-16T11:15:00Z">
          <w:pPr>
            <w:numPr>
              <w:numId w:val="55"/>
            </w:numPr>
            <w:ind w:left="720" w:hanging="360"/>
          </w:pPr>
        </w:pPrChange>
      </w:pPr>
      <w:del w:id="9324" w:author="VOYER Raphael" w:date="2021-06-16T11:15:00Z">
        <w:r w:rsidDel="001111A8">
          <w:delText>Whenever the cluster ports are configured, add those ports as member ports of the VIDX entry created for that cluster.</w:delText>
        </w:r>
      </w:del>
    </w:p>
    <w:p w14:paraId="503A3B63" w14:textId="77777777" w:rsidR="00613335" w:rsidDel="001111A8" w:rsidRDefault="0087100C">
      <w:pPr>
        <w:pStyle w:val="Titre4"/>
        <w:rPr>
          <w:del w:id="9325" w:author="VOYER Raphael" w:date="2021-06-16T11:15:00Z"/>
        </w:rPr>
        <w:pPrChange w:id="9326" w:author="VOYER Raphael" w:date="2021-06-16T11:15:00Z">
          <w:pPr>
            <w:numPr>
              <w:numId w:val="55"/>
            </w:numPr>
            <w:ind w:left="720" w:hanging="360"/>
          </w:pPr>
        </w:pPrChange>
      </w:pPr>
      <w:del w:id="9327" w:author="VOYER Raphael" w:date="2021-06-16T11:15:00Z">
        <w:r w:rsidDel="001111A8">
          <w:delText xml:space="preserve">Whenever the cluster MAC </w:delText>
        </w:r>
        <w:r w:rsidR="00613335" w:rsidDel="001111A8">
          <w:delText>and cluster V</w:delText>
        </w:r>
        <w:r w:rsidDel="001111A8">
          <w:delText>LAN</w:delText>
        </w:r>
        <w:r w:rsidR="00613335" w:rsidDel="001111A8">
          <w:delText xml:space="preserve"> </w:delText>
        </w:r>
        <w:r w:rsidDel="001111A8">
          <w:delText>and/or</w:delText>
        </w:r>
        <w:r w:rsidR="00613335" w:rsidDel="001111A8">
          <w:delText xml:space="preserve"> configured, create and install a rule with following condition and action.</w:delText>
        </w:r>
      </w:del>
    </w:p>
    <w:p w14:paraId="65051F07" w14:textId="77777777" w:rsidR="00613335" w:rsidDel="001111A8" w:rsidRDefault="00613335">
      <w:pPr>
        <w:pStyle w:val="Titre4"/>
        <w:rPr>
          <w:del w:id="9328" w:author="VOYER Raphael" w:date="2021-06-16T11:15:00Z"/>
        </w:rPr>
        <w:pPrChange w:id="9329" w:author="VOYER Raphael" w:date="2021-06-16T11:15:00Z">
          <w:pPr>
            <w:numPr>
              <w:numId w:val="55"/>
            </w:numPr>
            <w:ind w:left="720" w:hanging="360"/>
          </w:pPr>
        </w:pPrChange>
      </w:pPr>
      <w:del w:id="9330" w:author="VOYER Raphael" w:date="2021-06-16T11:15:00Z">
        <w:r w:rsidDel="001111A8">
          <w:delText>Define a rule with the following condition</w:delText>
        </w:r>
      </w:del>
    </w:p>
    <w:p w14:paraId="1084361F" w14:textId="77777777" w:rsidR="00613335" w:rsidDel="001111A8" w:rsidRDefault="00613335">
      <w:pPr>
        <w:pStyle w:val="Titre4"/>
        <w:rPr>
          <w:del w:id="9331" w:author="VOYER Raphael" w:date="2021-06-16T11:15:00Z"/>
        </w:rPr>
        <w:pPrChange w:id="9332" w:author="VOYER Raphael" w:date="2021-06-16T11:15:00Z">
          <w:pPr>
            <w:numPr>
              <w:ilvl w:val="1"/>
              <w:numId w:val="55"/>
            </w:numPr>
            <w:ind w:left="1440" w:hanging="360"/>
          </w:pPr>
        </w:pPrChange>
      </w:pPr>
      <w:del w:id="9333" w:author="VOYER Raphael" w:date="2021-06-16T11:15:00Z">
        <w:r w:rsidDel="001111A8">
          <w:delText>IsL2 valid = True</w:delText>
        </w:r>
      </w:del>
    </w:p>
    <w:p w14:paraId="3B1D104A" w14:textId="77777777" w:rsidR="00613335" w:rsidDel="001111A8" w:rsidRDefault="00613335">
      <w:pPr>
        <w:pStyle w:val="Titre4"/>
        <w:rPr>
          <w:del w:id="9334" w:author="VOYER Raphael" w:date="2021-06-16T11:15:00Z"/>
        </w:rPr>
        <w:pPrChange w:id="9335" w:author="VOYER Raphael" w:date="2021-06-16T11:15:00Z">
          <w:pPr>
            <w:numPr>
              <w:ilvl w:val="1"/>
              <w:numId w:val="55"/>
            </w:numPr>
            <w:ind w:left="1440" w:hanging="360"/>
          </w:pPr>
        </w:pPrChange>
      </w:pPr>
      <w:del w:id="9336" w:author="VOYER Raphael" w:date="2021-06-16T11:15:00Z">
        <w:r w:rsidDel="001111A8">
          <w:delText>IsTagged = true</w:delText>
        </w:r>
      </w:del>
    </w:p>
    <w:p w14:paraId="6506B63B" w14:textId="77777777" w:rsidR="00613335" w:rsidDel="001111A8" w:rsidRDefault="0087100C">
      <w:pPr>
        <w:pStyle w:val="Titre4"/>
        <w:rPr>
          <w:del w:id="9337" w:author="VOYER Raphael" w:date="2021-06-16T11:15:00Z"/>
        </w:rPr>
        <w:pPrChange w:id="9338" w:author="VOYER Raphael" w:date="2021-06-16T11:15:00Z">
          <w:pPr>
            <w:numPr>
              <w:ilvl w:val="1"/>
              <w:numId w:val="55"/>
            </w:numPr>
            <w:ind w:left="1440" w:hanging="360"/>
          </w:pPr>
        </w:pPrChange>
      </w:pPr>
      <w:del w:id="9339" w:author="VOYER Raphael" w:date="2021-06-16T11:15:00Z">
        <w:r w:rsidDel="001111A8">
          <w:delText>VID</w:delText>
        </w:r>
        <w:r w:rsidR="00613335" w:rsidDel="001111A8">
          <w:delText xml:space="preserve"> = cluster vlan Id</w:delText>
        </w:r>
      </w:del>
    </w:p>
    <w:p w14:paraId="4D89DCFC" w14:textId="77777777" w:rsidR="00613335" w:rsidDel="001111A8" w:rsidRDefault="00613335">
      <w:pPr>
        <w:pStyle w:val="Titre4"/>
        <w:rPr>
          <w:del w:id="9340" w:author="VOYER Raphael" w:date="2021-06-16T11:15:00Z"/>
        </w:rPr>
        <w:pPrChange w:id="9341" w:author="VOYER Raphael" w:date="2021-06-16T11:15:00Z">
          <w:pPr>
            <w:numPr>
              <w:ilvl w:val="1"/>
              <w:numId w:val="55"/>
            </w:numPr>
            <w:ind w:left="1440" w:hanging="360"/>
          </w:pPr>
        </w:pPrChange>
      </w:pPr>
      <w:del w:id="9342" w:author="VOYER Raphael" w:date="2021-06-16T11:15:00Z">
        <w:r w:rsidDel="001111A8">
          <w:delText xml:space="preserve">Dest </w:delText>
        </w:r>
        <w:r w:rsidR="0087100C" w:rsidDel="001111A8">
          <w:delText>MAC</w:delText>
        </w:r>
        <w:r w:rsidDel="001111A8">
          <w:delText xml:space="preserve"> = cluster </w:delText>
        </w:r>
        <w:r w:rsidR="0087100C" w:rsidDel="001111A8">
          <w:delText>MAC</w:delText>
        </w:r>
      </w:del>
    </w:p>
    <w:p w14:paraId="3CEF8A6F" w14:textId="77777777" w:rsidR="00613335" w:rsidDel="001111A8" w:rsidRDefault="00613335">
      <w:pPr>
        <w:pStyle w:val="Titre4"/>
        <w:rPr>
          <w:del w:id="9343" w:author="VOYER Raphael" w:date="2021-06-16T11:15:00Z"/>
        </w:rPr>
        <w:pPrChange w:id="9344" w:author="VOYER Raphael" w:date="2021-06-16T11:15:00Z">
          <w:pPr>
            <w:numPr>
              <w:ilvl w:val="1"/>
              <w:numId w:val="55"/>
            </w:numPr>
            <w:ind w:left="1440" w:hanging="360"/>
          </w:pPr>
        </w:pPrChange>
      </w:pPr>
      <w:del w:id="9345" w:author="VOYER Raphael" w:date="2021-06-16T11:15:00Z">
        <w:r w:rsidDel="001111A8">
          <w:delText>Set mask for all the above</w:delText>
        </w:r>
      </w:del>
    </w:p>
    <w:p w14:paraId="4C9EAAD3" w14:textId="77777777" w:rsidR="00613335" w:rsidDel="001111A8" w:rsidRDefault="00613335">
      <w:pPr>
        <w:pStyle w:val="Titre4"/>
        <w:rPr>
          <w:del w:id="9346" w:author="VOYER Raphael" w:date="2021-06-16T11:15:00Z"/>
        </w:rPr>
        <w:pPrChange w:id="9347" w:author="VOYER Raphael" w:date="2021-06-16T11:15:00Z">
          <w:pPr>
            <w:numPr>
              <w:numId w:val="55"/>
            </w:numPr>
            <w:ind w:left="720" w:hanging="360"/>
          </w:pPr>
        </w:pPrChange>
      </w:pPr>
      <w:del w:id="9348" w:author="VOYER Raphael" w:date="2021-06-16T11:15:00Z">
        <w:r w:rsidDel="001111A8">
          <w:delText>Set the action as follows:</w:delText>
        </w:r>
      </w:del>
    </w:p>
    <w:p w14:paraId="7E0C4D12" w14:textId="77777777" w:rsidR="00613335" w:rsidDel="001111A8" w:rsidRDefault="00613335">
      <w:pPr>
        <w:pStyle w:val="Titre4"/>
        <w:rPr>
          <w:del w:id="9349" w:author="VOYER Raphael" w:date="2021-06-16T11:15:00Z"/>
        </w:rPr>
        <w:pPrChange w:id="9350" w:author="VOYER Raphael" w:date="2021-06-16T11:15:00Z">
          <w:pPr>
            <w:numPr>
              <w:ilvl w:val="1"/>
              <w:numId w:val="55"/>
            </w:numPr>
            <w:ind w:left="1440" w:hanging="360"/>
          </w:pPr>
        </w:pPrChange>
      </w:pPr>
      <w:del w:id="9351" w:author="VOYER Raphael" w:date="2021-06-16T11:15:00Z">
        <w:r w:rsidDel="001111A8">
          <w:delText>Packet cmd = forward</w:delText>
        </w:r>
      </w:del>
    </w:p>
    <w:p w14:paraId="38F5A560" w14:textId="77777777" w:rsidR="00613335" w:rsidDel="001111A8" w:rsidRDefault="00613335">
      <w:pPr>
        <w:pStyle w:val="Titre4"/>
        <w:rPr>
          <w:del w:id="9352" w:author="VOYER Raphael" w:date="2021-06-16T11:15:00Z"/>
        </w:rPr>
        <w:pPrChange w:id="9353" w:author="VOYER Raphael" w:date="2021-06-16T11:15:00Z">
          <w:pPr>
            <w:numPr>
              <w:ilvl w:val="1"/>
              <w:numId w:val="55"/>
            </w:numPr>
            <w:ind w:left="1440" w:hanging="360"/>
          </w:pPr>
        </w:pPrChange>
      </w:pPr>
      <w:del w:id="9354" w:author="VOYER Raphael" w:date="2021-06-16T11:15:00Z">
        <w:r w:rsidDel="001111A8">
          <w:delText>Redirection cmd = redirect to out interface</w:delText>
        </w:r>
      </w:del>
    </w:p>
    <w:p w14:paraId="42D614D7" w14:textId="77777777" w:rsidR="00613335" w:rsidDel="001111A8" w:rsidRDefault="0087100C">
      <w:pPr>
        <w:pStyle w:val="Titre4"/>
        <w:rPr>
          <w:del w:id="9355" w:author="VOYER Raphael" w:date="2021-06-16T11:15:00Z"/>
        </w:rPr>
        <w:pPrChange w:id="9356" w:author="VOYER Raphael" w:date="2021-06-16T11:15:00Z">
          <w:pPr>
            <w:numPr>
              <w:ilvl w:val="1"/>
              <w:numId w:val="55"/>
            </w:numPr>
            <w:ind w:left="1440" w:hanging="360"/>
          </w:pPr>
        </w:pPrChange>
      </w:pPr>
      <w:del w:id="9357" w:author="VOYER Raphael" w:date="2021-06-16T11:15:00Z">
        <w:r w:rsidDel="001111A8">
          <w:delText>Out interface type = VIDX</w:delText>
        </w:r>
      </w:del>
    </w:p>
    <w:p w14:paraId="29EA4217" w14:textId="77777777" w:rsidR="00613335" w:rsidDel="001111A8" w:rsidRDefault="0087100C">
      <w:pPr>
        <w:pStyle w:val="Titre4"/>
        <w:rPr>
          <w:del w:id="9358" w:author="VOYER Raphael" w:date="2021-06-16T11:15:00Z"/>
        </w:rPr>
        <w:pPrChange w:id="9359" w:author="VOYER Raphael" w:date="2021-06-16T11:15:00Z">
          <w:pPr>
            <w:numPr>
              <w:ilvl w:val="1"/>
              <w:numId w:val="55"/>
            </w:numPr>
            <w:ind w:left="1440" w:hanging="360"/>
          </w:pPr>
        </w:pPrChange>
      </w:pPr>
      <w:del w:id="9360" w:author="VOYER Raphael" w:date="2021-06-16T11:15:00Z">
        <w:r w:rsidDel="001111A8">
          <w:delText>VIDX</w:delText>
        </w:r>
        <w:r w:rsidR="00613335" w:rsidDel="001111A8">
          <w:delText xml:space="preserve"> = &lt;vidx index&gt;</w:delText>
        </w:r>
      </w:del>
    </w:p>
    <w:p w14:paraId="1AF638DC" w14:textId="77777777" w:rsidR="00613335" w:rsidDel="001111A8" w:rsidRDefault="00613335">
      <w:pPr>
        <w:pStyle w:val="Titre4"/>
        <w:rPr>
          <w:del w:id="9361" w:author="VOYER Raphael" w:date="2021-06-16T11:15:00Z"/>
        </w:rPr>
        <w:pPrChange w:id="9362" w:author="VOYER Raphael" w:date="2021-06-16T11:15:00Z">
          <w:pPr>
            <w:outlineLvl w:val="0"/>
          </w:pPr>
        </w:pPrChange>
      </w:pPr>
    </w:p>
    <w:p w14:paraId="72F014DA" w14:textId="77777777" w:rsidR="00613335" w:rsidDel="001111A8" w:rsidRDefault="00613335">
      <w:pPr>
        <w:pStyle w:val="Titre4"/>
        <w:rPr>
          <w:del w:id="9363" w:author="VOYER Raphael" w:date="2021-06-16T11:15:00Z"/>
        </w:rPr>
        <w:pPrChange w:id="9364" w:author="VOYER Raphael" w:date="2021-06-16T11:15:00Z">
          <w:pPr/>
        </w:pPrChange>
      </w:pPr>
    </w:p>
    <w:p w14:paraId="7F5CF397" w14:textId="77777777" w:rsidR="00613335" w:rsidDel="001111A8" w:rsidRDefault="008526C4">
      <w:pPr>
        <w:pStyle w:val="Titre4"/>
        <w:rPr>
          <w:del w:id="9365" w:author="VOYER Raphael" w:date="2021-06-16T11:15:00Z"/>
        </w:rPr>
        <w:pPrChange w:id="9366" w:author="VOYER Raphael" w:date="2021-06-16T11:15:00Z">
          <w:pPr>
            <w:tabs>
              <w:tab w:val="left" w:pos="1425"/>
            </w:tabs>
          </w:pPr>
        </w:pPrChange>
      </w:pPr>
      <w:del w:id="9367" w:author="VOYER Raphael" w:date="2021-06-16T11:15:00Z">
        <w:r w:rsidDel="001111A8">
          <w:tab/>
        </w:r>
      </w:del>
    </w:p>
    <w:p w14:paraId="2BF9E690" w14:textId="77777777" w:rsidR="008526C4" w:rsidDel="001111A8" w:rsidRDefault="008526C4">
      <w:pPr>
        <w:pStyle w:val="Titre4"/>
        <w:rPr>
          <w:del w:id="9368" w:author="VOYER Raphael" w:date="2021-06-16T11:15:00Z"/>
        </w:rPr>
        <w:pPrChange w:id="9369" w:author="VOYER Raphael" w:date="2021-06-16T11:15:00Z">
          <w:pPr>
            <w:pStyle w:val="Titre3"/>
          </w:pPr>
        </w:pPrChange>
      </w:pPr>
      <w:bookmarkStart w:id="9370" w:name="_Toc383788533"/>
      <w:del w:id="9371" w:author="VOYER Raphael" w:date="2021-06-16T11:15:00Z">
        <w:r w:rsidRPr="00D82069" w:rsidDel="001111A8">
          <w:delText xml:space="preserve">L3 Cluster Scenario </w:delText>
        </w:r>
        <w:bookmarkEnd w:id="9370"/>
      </w:del>
    </w:p>
    <w:p w14:paraId="2D0EDBC9" w14:textId="77777777" w:rsidR="008526C4" w:rsidDel="001111A8" w:rsidRDefault="008526C4">
      <w:pPr>
        <w:pStyle w:val="Titre4"/>
        <w:rPr>
          <w:del w:id="9372" w:author="VOYER Raphael" w:date="2021-06-16T11:15:00Z"/>
        </w:rPr>
        <w:pPrChange w:id="9373" w:author="VOYER Raphael" w:date="2021-06-16T11:15:00Z">
          <w:pPr/>
        </w:pPrChange>
      </w:pPr>
    </w:p>
    <w:p w14:paraId="2E126DB6" w14:textId="77777777" w:rsidR="008526C4" w:rsidDel="001111A8" w:rsidRDefault="008526C4">
      <w:pPr>
        <w:pStyle w:val="Titre4"/>
        <w:rPr>
          <w:del w:id="9374" w:author="VOYER Raphael" w:date="2021-06-16T11:15:00Z"/>
        </w:rPr>
        <w:pPrChange w:id="9375" w:author="VOYER Raphael" w:date="2021-06-16T11:15:00Z">
          <w:pPr/>
        </w:pPrChange>
      </w:pPr>
      <w:del w:id="9376" w:author="VOYER Raphael" w:date="2021-06-16T11:15:00Z">
        <w:r w:rsidDel="001111A8">
          <w:delText>Things to be taken care in hardware to support L3 Clusters –</w:delText>
        </w:r>
      </w:del>
    </w:p>
    <w:p w14:paraId="1407A1BB" w14:textId="77777777" w:rsidR="008526C4" w:rsidDel="001111A8" w:rsidRDefault="008526C4">
      <w:pPr>
        <w:pStyle w:val="Titre4"/>
        <w:rPr>
          <w:del w:id="9377" w:author="VOYER Raphael" w:date="2021-06-16T11:15:00Z"/>
        </w:rPr>
        <w:pPrChange w:id="9378" w:author="VOYER Raphael" w:date="2021-06-16T11:15:00Z">
          <w:pPr/>
        </w:pPrChange>
      </w:pPr>
    </w:p>
    <w:p w14:paraId="03D448C5" w14:textId="77777777" w:rsidR="008526C4" w:rsidDel="001111A8" w:rsidRDefault="008526C4">
      <w:pPr>
        <w:pStyle w:val="Titre4"/>
        <w:rPr>
          <w:del w:id="9379" w:author="VOYER Raphael" w:date="2021-06-16T11:15:00Z"/>
        </w:rPr>
        <w:pPrChange w:id="9380" w:author="VOYER Raphael" w:date="2021-06-16T11:15:00Z">
          <w:pPr/>
        </w:pPrChange>
      </w:pPr>
      <w:del w:id="9381" w:author="VOYER Raphael" w:date="2021-06-16T11:15:00Z">
        <w:r w:rsidDel="001111A8">
          <w:delText xml:space="preserve">1. When conditions are ready (Cluster Ip, cluster MAC are known and corresponding router IP interface is up) for creating a  L3 cluster, an entry in the multi cast group (VIDX) table, an entry in ARP table, an entry in Next Hop Router table and an entry in Router TCAM table are created. </w:delText>
        </w:r>
      </w:del>
    </w:p>
    <w:p w14:paraId="01F86C23" w14:textId="77777777" w:rsidR="008526C4" w:rsidDel="001111A8" w:rsidRDefault="008526C4">
      <w:pPr>
        <w:pStyle w:val="Titre4"/>
        <w:rPr>
          <w:del w:id="9382" w:author="VOYER Raphael" w:date="2021-06-16T11:15:00Z"/>
        </w:rPr>
        <w:pPrChange w:id="9383" w:author="VOYER Raphael" w:date="2021-06-16T11:15:00Z">
          <w:pPr/>
        </w:pPrChange>
      </w:pPr>
      <w:del w:id="9384" w:author="VOYER Raphael" w:date="2021-06-16T11:15:00Z">
        <w:r w:rsidDel="001111A8">
          <w:delText>2. Whenever there is a change to the cluster ports or their status, the corresponding VIDX port bit map is updated.</w:delText>
        </w:r>
      </w:del>
    </w:p>
    <w:p w14:paraId="32592187" w14:textId="77777777" w:rsidR="008526C4" w:rsidDel="001111A8" w:rsidRDefault="008526C4">
      <w:pPr>
        <w:pStyle w:val="Titre4"/>
        <w:rPr>
          <w:del w:id="9385" w:author="VOYER Raphael" w:date="2021-06-16T11:15:00Z"/>
        </w:rPr>
        <w:pPrChange w:id="9386" w:author="VOYER Raphael" w:date="2021-06-16T11:15:00Z">
          <w:pPr/>
        </w:pPrChange>
      </w:pPr>
      <w:del w:id="9387" w:author="VOYER Raphael" w:date="2021-06-16T11:15:00Z">
        <w:r w:rsidDel="001111A8">
          <w:delText>3. One method to define the ARP entry is by using the function, cpssDxChIpRouterArpAddrWrite</w:delText>
        </w:r>
      </w:del>
    </w:p>
    <w:p w14:paraId="20681555" w14:textId="77777777" w:rsidR="008526C4" w:rsidDel="001111A8" w:rsidRDefault="008526C4">
      <w:pPr>
        <w:pStyle w:val="Titre4"/>
        <w:rPr>
          <w:del w:id="9388" w:author="VOYER Raphael" w:date="2021-06-16T11:15:00Z"/>
        </w:rPr>
        <w:pPrChange w:id="9389" w:author="VOYER Raphael" w:date="2021-06-16T11:15:00Z">
          <w:pPr/>
        </w:pPrChange>
      </w:pPr>
      <w:del w:id="9390" w:author="VOYER Raphael" w:date="2021-06-16T11:15:00Z">
        <w:r w:rsidDel="001111A8">
          <w:delText>4. One method to define a Next Hop Router entry is using cpssDxChIpUcRouteEntriesWrite,  as follows:</w:delText>
        </w:r>
      </w:del>
    </w:p>
    <w:p w14:paraId="54072DD4" w14:textId="77777777" w:rsidR="008526C4" w:rsidDel="001111A8" w:rsidRDefault="008526C4">
      <w:pPr>
        <w:pStyle w:val="Titre4"/>
        <w:rPr>
          <w:del w:id="9391" w:author="VOYER Raphael" w:date="2021-06-16T11:15:00Z"/>
        </w:rPr>
        <w:pPrChange w:id="9392" w:author="VOYER Raphael" w:date="2021-06-16T11:15:00Z">
          <w:pPr>
            <w:numPr>
              <w:numId w:val="67"/>
            </w:numPr>
            <w:ind w:left="1440" w:hanging="360"/>
          </w:pPr>
        </w:pPrChange>
      </w:pPr>
      <w:del w:id="9393" w:author="VOYER Raphael" w:date="2021-06-16T11:15:00Z">
        <w:r w:rsidDel="001111A8">
          <w:delText>Type = CPSS_DXCH_IP_UC_ROUTE_ENTRY_E</w:delText>
        </w:r>
      </w:del>
    </w:p>
    <w:p w14:paraId="3275F096" w14:textId="77777777" w:rsidR="008526C4" w:rsidDel="001111A8" w:rsidRDefault="008526C4">
      <w:pPr>
        <w:pStyle w:val="Titre4"/>
        <w:rPr>
          <w:del w:id="9394" w:author="VOYER Raphael" w:date="2021-06-16T11:15:00Z"/>
        </w:rPr>
        <w:pPrChange w:id="9395" w:author="VOYER Raphael" w:date="2021-06-16T11:15:00Z">
          <w:pPr>
            <w:numPr>
              <w:numId w:val="67"/>
            </w:numPr>
            <w:ind w:left="1440" w:hanging="360"/>
          </w:pPr>
        </w:pPrChange>
      </w:pPr>
      <w:del w:id="9396" w:author="VOYER Raphael" w:date="2021-06-16T11:15:00Z">
        <w:r w:rsidDel="001111A8">
          <w:delText>Cmd = CPSS_PACKET_CMD_ROUTE_E</w:delText>
        </w:r>
      </w:del>
    </w:p>
    <w:p w14:paraId="719B8AC6" w14:textId="77777777" w:rsidR="008526C4" w:rsidDel="001111A8" w:rsidRDefault="008526C4">
      <w:pPr>
        <w:pStyle w:val="Titre4"/>
        <w:rPr>
          <w:del w:id="9397" w:author="VOYER Raphael" w:date="2021-06-16T11:15:00Z"/>
        </w:rPr>
        <w:pPrChange w:id="9398" w:author="VOYER Raphael" w:date="2021-06-16T11:15:00Z">
          <w:pPr>
            <w:numPr>
              <w:numId w:val="67"/>
            </w:numPr>
            <w:ind w:left="1440" w:hanging="360"/>
          </w:pPr>
        </w:pPrChange>
      </w:pPr>
      <w:del w:id="9399" w:author="VOYER Raphael" w:date="2021-06-16T11:15:00Z">
        <w:r w:rsidDel="001111A8">
          <w:delText>Next Hop interface type as VIDX</w:delText>
        </w:r>
      </w:del>
    </w:p>
    <w:p w14:paraId="7727B76D" w14:textId="77777777" w:rsidR="008526C4" w:rsidDel="001111A8" w:rsidRDefault="008526C4">
      <w:pPr>
        <w:pStyle w:val="Titre4"/>
        <w:rPr>
          <w:del w:id="9400" w:author="VOYER Raphael" w:date="2021-06-16T11:15:00Z"/>
        </w:rPr>
        <w:pPrChange w:id="9401" w:author="VOYER Raphael" w:date="2021-06-16T11:15:00Z">
          <w:pPr>
            <w:numPr>
              <w:numId w:val="67"/>
            </w:numPr>
            <w:ind w:left="1440" w:hanging="360"/>
          </w:pPr>
        </w:pPrChange>
      </w:pPr>
      <w:del w:id="9402" w:author="VOYER Raphael" w:date="2021-06-16T11:15:00Z">
        <w:r w:rsidDel="001111A8">
          <w:delText>Next Hop VIDX = VIDX created with cluster ports</w:delText>
        </w:r>
      </w:del>
    </w:p>
    <w:p w14:paraId="49B4C735" w14:textId="77777777" w:rsidR="008526C4" w:rsidDel="001111A8" w:rsidRDefault="008526C4">
      <w:pPr>
        <w:pStyle w:val="Titre4"/>
        <w:rPr>
          <w:del w:id="9403" w:author="VOYER Raphael" w:date="2021-06-16T11:15:00Z"/>
        </w:rPr>
        <w:pPrChange w:id="9404" w:author="VOYER Raphael" w:date="2021-06-16T11:15:00Z">
          <w:pPr>
            <w:numPr>
              <w:numId w:val="67"/>
            </w:numPr>
            <w:ind w:left="1440" w:hanging="360"/>
          </w:pPr>
        </w:pPrChange>
      </w:pPr>
      <w:del w:id="9405" w:author="VOYER Raphael" w:date="2021-06-16T11:15:00Z">
        <w:r w:rsidDel="001111A8">
          <w:delText>Next Hop VLAN id = cluster VLAN id</w:delText>
        </w:r>
      </w:del>
    </w:p>
    <w:p w14:paraId="374B2AC6" w14:textId="77777777" w:rsidR="008526C4" w:rsidDel="001111A8" w:rsidRDefault="008526C4">
      <w:pPr>
        <w:pStyle w:val="Titre4"/>
        <w:rPr>
          <w:del w:id="9406" w:author="VOYER Raphael" w:date="2021-06-16T11:15:00Z"/>
        </w:rPr>
        <w:pPrChange w:id="9407" w:author="VOYER Raphael" w:date="2021-06-16T11:15:00Z">
          <w:pPr>
            <w:numPr>
              <w:numId w:val="67"/>
            </w:numPr>
            <w:ind w:left="1440" w:hanging="360"/>
          </w:pPr>
        </w:pPrChange>
      </w:pPr>
      <w:del w:id="9408" w:author="VOYER Raphael" w:date="2021-06-16T11:15:00Z">
        <w:r w:rsidDel="001111A8">
          <w:delText>Next Hop ARP index = ARP entry index defined with cluster MAC</w:delText>
        </w:r>
      </w:del>
    </w:p>
    <w:p w14:paraId="59B4C4B2" w14:textId="77777777" w:rsidR="008526C4" w:rsidDel="001111A8" w:rsidRDefault="008526C4">
      <w:pPr>
        <w:pStyle w:val="Titre4"/>
        <w:rPr>
          <w:del w:id="9409" w:author="VOYER Raphael" w:date="2021-06-16T11:15:00Z"/>
        </w:rPr>
        <w:pPrChange w:id="9410" w:author="VOYER Raphael" w:date="2021-06-16T11:15:00Z">
          <w:pPr>
            <w:ind w:left="720"/>
          </w:pPr>
        </w:pPrChange>
      </w:pPr>
    </w:p>
    <w:p w14:paraId="06EAC78B" w14:textId="77777777" w:rsidR="008526C4" w:rsidDel="001111A8" w:rsidRDefault="008526C4">
      <w:pPr>
        <w:pStyle w:val="Titre4"/>
        <w:rPr>
          <w:del w:id="9411" w:author="VOYER Raphael" w:date="2021-06-16T11:15:00Z"/>
        </w:rPr>
        <w:pPrChange w:id="9412" w:author="VOYER Raphael" w:date="2021-06-16T11:15:00Z">
          <w:pPr/>
        </w:pPrChange>
      </w:pPr>
      <w:del w:id="9413" w:author="VOYER Raphael" w:date="2021-06-16T11:15:00Z">
        <w:r w:rsidDel="001111A8">
          <w:delText xml:space="preserve">5. One method to define a router TCAM entry is using </w:delText>
        </w:r>
        <w:r w:rsidRPr="00A43833" w:rsidDel="001111A8">
          <w:delText>cpssDxChIpLpmIpv4UcPrefixAdd</w:delText>
        </w:r>
        <w:r w:rsidDel="001111A8">
          <w:delText>, with cluster IP and next hop entry as defined in step 4. (This will internally create an entry into LTT table indexed by the index same as that of the Router TCAM entry. This LTT entry will point to the Next Hop Router entry created in step 4).</w:delText>
        </w:r>
      </w:del>
    </w:p>
    <w:p w14:paraId="77F5E208" w14:textId="77777777" w:rsidR="008526C4" w:rsidDel="001111A8" w:rsidRDefault="008526C4">
      <w:pPr>
        <w:pStyle w:val="Titre4"/>
        <w:rPr>
          <w:del w:id="9414" w:author="VOYER Raphael" w:date="2021-06-16T11:15:00Z"/>
        </w:rPr>
        <w:pPrChange w:id="9415" w:author="VOYER Raphael" w:date="2021-06-16T11:15:00Z">
          <w:pPr>
            <w:tabs>
              <w:tab w:val="left" w:pos="1425"/>
            </w:tabs>
          </w:pPr>
        </w:pPrChange>
      </w:pPr>
    </w:p>
    <w:p w14:paraId="2EED3223" w14:textId="77777777" w:rsidR="00613335" w:rsidDel="001111A8" w:rsidRDefault="0080057D">
      <w:pPr>
        <w:pStyle w:val="Titre4"/>
        <w:rPr>
          <w:del w:id="9416" w:author="VOYER Raphael" w:date="2021-06-16T11:15:00Z"/>
        </w:rPr>
        <w:pPrChange w:id="9417" w:author="VOYER Raphael" w:date="2021-06-16T11:15:00Z">
          <w:pPr>
            <w:pStyle w:val="Titre2"/>
          </w:pPr>
        </w:pPrChange>
      </w:pPr>
      <w:del w:id="9418" w:author="VOYER Raphael" w:date="2021-06-16T11:15:00Z">
        <w:r w:rsidDel="001111A8">
          <w:delText>Debugging</w:delText>
        </w:r>
      </w:del>
    </w:p>
    <w:p w14:paraId="5CA92B79" w14:textId="77777777" w:rsidR="00613335" w:rsidDel="001111A8" w:rsidRDefault="0080057D">
      <w:pPr>
        <w:pStyle w:val="Titre4"/>
        <w:rPr>
          <w:del w:id="9419" w:author="VOYER Raphael" w:date="2021-06-16T11:15:00Z"/>
        </w:rPr>
        <w:pPrChange w:id="9420" w:author="VOYER Raphael" w:date="2021-06-16T11:15:00Z">
          <w:pPr/>
        </w:pPrChange>
      </w:pPr>
      <w:del w:id="9421" w:author="VOYER Raphael" w:date="2021-06-16T11:15:00Z">
        <w:r w:rsidDel="001111A8">
          <w:delText xml:space="preserve">The indexes of hardware entries and their access methods </w:delText>
        </w:r>
        <w:r w:rsidR="00AB7B72" w:rsidDel="001111A8">
          <w:delText xml:space="preserve">(read/write) </w:delText>
        </w:r>
        <w:r w:rsidDel="001111A8">
          <w:delText>are to be listed in this section for debugging purpose.</w:delText>
        </w:r>
      </w:del>
    </w:p>
    <w:p w14:paraId="60F5BB17" w14:textId="77777777" w:rsidR="00613335" w:rsidDel="001111A8" w:rsidRDefault="00613335">
      <w:pPr>
        <w:pStyle w:val="Titre4"/>
        <w:rPr>
          <w:del w:id="9422" w:author="VOYER Raphael" w:date="2021-06-16T11:15:00Z"/>
        </w:rPr>
        <w:pPrChange w:id="9423" w:author="VOYER Raphael" w:date="2021-06-16T11:15:00Z">
          <w:pPr/>
        </w:pPrChange>
      </w:pPr>
    </w:p>
    <w:p w14:paraId="4E173E0B" w14:textId="77777777" w:rsidR="00B37659" w:rsidDel="001111A8" w:rsidRDefault="00B37659">
      <w:pPr>
        <w:pStyle w:val="Titre4"/>
        <w:rPr>
          <w:del w:id="9424" w:author="VOYER Raphael" w:date="2021-06-16T11:15:00Z"/>
        </w:rPr>
        <w:pPrChange w:id="9425" w:author="VOYER Raphael" w:date="2021-06-16T11:15:00Z">
          <w:pPr>
            <w:pStyle w:val="Titre2"/>
          </w:pPr>
        </w:pPrChange>
      </w:pPr>
      <w:del w:id="9426" w:author="VOYER Raphael" w:date="2021-06-16T11:15:00Z">
        <w:r w:rsidDel="001111A8">
          <w:delText>TCAM Manager</w:delText>
        </w:r>
      </w:del>
    </w:p>
    <w:p w14:paraId="6CB3F9EB" w14:textId="77777777" w:rsidR="00B37659" w:rsidRPr="00B37659" w:rsidDel="001111A8" w:rsidRDefault="00B37659">
      <w:pPr>
        <w:pStyle w:val="Titre4"/>
        <w:rPr>
          <w:del w:id="9427" w:author="VOYER Raphael" w:date="2021-06-16T11:15:00Z"/>
        </w:rPr>
        <w:pPrChange w:id="9428" w:author="VOYER Raphael" w:date="2021-06-16T11:15:00Z">
          <w:pPr/>
        </w:pPrChange>
      </w:pPr>
      <w:del w:id="9429" w:author="VOYER Raphael" w:date="2021-06-16T11:15:00Z">
        <w:r w:rsidDel="001111A8">
          <w:delText>On Medora platform, the HA-VLAN subsystem interact with the QoS using TCAM Manager.  Details of this with respect to the HA-VLAN feature are TBD.</w:delText>
        </w:r>
      </w:del>
    </w:p>
    <w:p w14:paraId="4F87A8FA" w14:textId="77777777" w:rsidR="00697356" w:rsidDel="001111A8" w:rsidRDefault="00356FC8">
      <w:pPr>
        <w:pStyle w:val="Titre4"/>
        <w:rPr>
          <w:del w:id="9430" w:author="VOYER Raphael" w:date="2021-06-16T11:15:00Z"/>
        </w:rPr>
        <w:pPrChange w:id="9431" w:author="VOYER Raphael" w:date="2021-06-16T11:15:00Z">
          <w:pPr>
            <w:pStyle w:val="Titre1"/>
            <w:pageBreakBefore/>
            <w:numPr>
              <w:numId w:val="0"/>
            </w:numPr>
            <w:tabs>
              <w:tab w:val="clear" w:pos="432"/>
            </w:tabs>
            <w:ind w:left="0" w:firstLine="0"/>
            <w:jc w:val="left"/>
          </w:pPr>
        </w:pPrChange>
      </w:pPr>
      <w:del w:id="9432" w:author="VOYER Raphael" w:date="2021-06-16T11:15:00Z">
        <w:r w:rsidDel="001111A8">
          <w:br w:type="page"/>
        </w:r>
        <w:r w:rsidR="00697356" w:rsidDel="001111A8">
          <w:delText>APPENDIX A: MANAGEMENT INTERFACE CROSS-REFERENCE</w:delText>
        </w:r>
      </w:del>
    </w:p>
    <w:p w14:paraId="226A5B5C" w14:textId="77777777" w:rsidR="00697356" w:rsidDel="001111A8" w:rsidRDefault="00697356">
      <w:pPr>
        <w:pStyle w:val="Titre4"/>
        <w:rPr>
          <w:del w:id="9433" w:author="VOYER Raphael" w:date="2021-06-16T11:15:00Z"/>
        </w:rPr>
        <w:pPrChange w:id="9434" w:author="VOYER Raphael" w:date="2021-06-16T11:15:00Z">
          <w:pPr>
            <w:outlineLvl w:val="0"/>
          </w:pPr>
        </w:pPrChange>
      </w:pPr>
      <w:bookmarkStart w:id="9435" w:name="_Toc424820521"/>
      <w:del w:id="9436" w:author="VOYER Raphael" w:date="2021-06-16T11:15:00Z">
        <w:r w:rsidDel="001111A8">
          <w:delText xml:space="preserve">This section illustrates the correlation of </w:delText>
        </w:r>
        <w:smartTag w:uri="urn:schemas-microsoft-com:office:smarttags" w:element="stockticker">
          <w:r w:rsidDel="001111A8">
            <w:delText>CLI</w:delText>
          </w:r>
        </w:smartTag>
        <w:r w:rsidDel="001111A8">
          <w:delText>, SNMP.</w:delText>
        </w:r>
        <w:bookmarkEnd w:id="9435"/>
      </w:del>
    </w:p>
    <w:p w14:paraId="653F9869" w14:textId="77777777" w:rsidR="00697356" w:rsidDel="001111A8" w:rsidRDefault="00697356">
      <w:pPr>
        <w:pStyle w:val="Titre4"/>
        <w:rPr>
          <w:del w:id="9437" w:author="VOYER Raphael" w:date="2021-06-16T11:15:00Z"/>
        </w:rPr>
        <w:pPrChange w:id="9438" w:author="VOYER Raphael" w:date="2021-06-16T11:15:00Z">
          <w:pPr/>
        </w:pPrChange>
      </w:pPr>
    </w:p>
    <w:p w14:paraId="53C6D2A1" w14:textId="77777777" w:rsidR="00697356" w:rsidRPr="008C5B16" w:rsidDel="001111A8" w:rsidRDefault="00697356">
      <w:pPr>
        <w:pStyle w:val="Titre4"/>
        <w:rPr>
          <w:del w:id="9439" w:author="VOYER Raphael" w:date="2021-06-16T11:15:00Z"/>
        </w:rPr>
        <w:pPrChange w:id="9440" w:author="VOYER Raphael" w:date="2021-06-16T11:15:00Z">
          <w:pPr>
            <w:outlineLvl w:val="0"/>
          </w:pPr>
        </w:pPrChange>
      </w:pPr>
      <w:bookmarkStart w:id="9441" w:name="_Toc424820522"/>
      <w:del w:id="9442" w:author="VOYER Raphael" w:date="2021-06-16T11:15:00Z">
        <w:r w:rsidRPr="008C5B16" w:rsidDel="001111A8">
          <w:rPr>
            <w:b w:val="0"/>
          </w:rPr>
          <w:delText>Cluster Creation and Cluster parameter setting</w:delText>
        </w:r>
        <w:bookmarkEnd w:id="9441"/>
        <w:r w:rsidRPr="008C5B16" w:rsidDel="001111A8">
          <w:rPr>
            <w:b w:val="0"/>
          </w:rPr>
          <w:delText xml:space="preserve"> </w:delText>
        </w:r>
      </w:del>
    </w:p>
    <w:p w14:paraId="0D8B4634" w14:textId="77777777" w:rsidR="00697356" w:rsidDel="001111A8" w:rsidRDefault="00697356">
      <w:pPr>
        <w:pStyle w:val="Titre4"/>
        <w:rPr>
          <w:del w:id="9443" w:author="VOYER Raphael" w:date="2021-06-16T11:15:00Z"/>
        </w:rPr>
        <w:pPrChange w:id="9444" w:author="VOYER Raphael" w:date="2021-06-16T11:15:00Z">
          <w:pPr/>
        </w:pPrChange>
      </w:pPr>
    </w:p>
    <w:tbl>
      <w:tblPr>
        <w:tblW w:w="873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200"/>
        <w:gridCol w:w="1642"/>
        <w:gridCol w:w="591"/>
        <w:gridCol w:w="510"/>
        <w:gridCol w:w="3963"/>
        <w:gridCol w:w="1438"/>
      </w:tblGrid>
      <w:tr w:rsidR="00697356" w:rsidRPr="00530E68" w:rsidDel="001111A8" w14:paraId="30D47817" w14:textId="77777777" w:rsidTr="00C572C4">
        <w:trPr>
          <w:tblCellSpacing w:w="0" w:type="dxa"/>
          <w:del w:id="9445"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310F8F5" w14:textId="77777777" w:rsidR="00697356" w:rsidRPr="005A0C5D" w:rsidDel="001111A8" w:rsidRDefault="00697356">
            <w:pPr>
              <w:pStyle w:val="Titre4"/>
              <w:rPr>
                <w:del w:id="9446" w:author="VOYER Raphael" w:date="2021-06-16T11:15:00Z"/>
              </w:rPr>
              <w:pPrChange w:id="9447" w:author="VOYER Raphael" w:date="2021-06-16T11:15:00Z">
                <w:pPr/>
              </w:pPrChange>
            </w:pPr>
            <w:del w:id="9448" w:author="VOYER Raphael" w:date="2021-06-16T11:15:00Z">
              <w:r w:rsidRPr="00C76801" w:rsidDel="001111A8">
                <w:delText xml:space="preserve">1. </w:delText>
              </w:r>
              <w:r w:rsidRPr="005A0C5D" w:rsidDel="001111A8">
                <w:delText>server-cluster &lt;cluster-id&gt; [name &lt;cluster-name&gt;] [mode {L2|L3}] [admin-state {enable|disable}]</w:delText>
              </w:r>
            </w:del>
          </w:p>
          <w:p w14:paraId="2D2B8E18" w14:textId="77777777" w:rsidR="00697356" w:rsidDel="001111A8" w:rsidRDefault="00697356">
            <w:pPr>
              <w:pStyle w:val="Titre4"/>
              <w:rPr>
                <w:del w:id="9449" w:author="VOYER Raphael" w:date="2021-06-16T11:15:00Z"/>
              </w:rPr>
              <w:pPrChange w:id="9450" w:author="VOYER Raphael" w:date="2021-06-16T11:15:00Z">
                <w:pPr/>
              </w:pPrChange>
            </w:pPr>
            <w:del w:id="9451" w:author="VOYER Raphael" w:date="2021-06-16T11:15:00Z">
              <w:r w:rsidRPr="00C76801" w:rsidDel="001111A8">
                <w:delText xml:space="preserve">2. </w:delText>
              </w:r>
              <w:r w:rsidDel="001111A8">
                <w:delText>server-cluster &lt;cluster-id&gt; [vlan &lt;vlan&gt;] | [mac- address &lt;mac-address&gt;]</w:delText>
              </w:r>
            </w:del>
          </w:p>
          <w:p w14:paraId="7AF7064F" w14:textId="77777777" w:rsidR="00697356" w:rsidDel="001111A8" w:rsidRDefault="00697356">
            <w:pPr>
              <w:pStyle w:val="Titre4"/>
              <w:rPr>
                <w:del w:id="9452" w:author="VOYER Raphael" w:date="2021-06-16T11:15:00Z"/>
              </w:rPr>
              <w:pPrChange w:id="9453" w:author="VOYER Raphael" w:date="2021-06-16T11:15:00Z">
                <w:pPr/>
              </w:pPrChange>
            </w:pPr>
            <w:del w:id="9454" w:author="VOYER Raphael" w:date="2021-06-16T11:15:00Z">
              <w:r w:rsidDel="001111A8">
                <w:delText xml:space="preserve">3.server-cluster </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ip&lt;ip-address&gt;</w:delText>
              </w:r>
              <w:r w:rsidDel="001111A8">
                <w:delText>] [</w:delText>
              </w:r>
              <w:r w:rsidRPr="002336B3" w:rsidDel="001111A8">
                <w:delText>mac-address{</w:delText>
              </w:r>
              <w:r w:rsidDel="001111A8">
                <w:delText xml:space="preserve"> static </w:delText>
              </w:r>
              <w:r w:rsidRPr="002336B3" w:rsidDel="001111A8">
                <w:delText>&lt;mac</w:delText>
              </w:r>
              <w:r w:rsidDel="001111A8">
                <w:delText>-</w:delText>
              </w:r>
              <w:r w:rsidRPr="002336B3" w:rsidDel="001111A8">
                <w:delText>address&gt;|dynamic}</w:delText>
              </w:r>
              <w:r w:rsidDel="001111A8">
                <w:delText>]</w:delText>
              </w:r>
            </w:del>
          </w:p>
          <w:p w14:paraId="71B9EB80" w14:textId="77777777" w:rsidR="00697356" w:rsidDel="001111A8" w:rsidRDefault="00697356">
            <w:pPr>
              <w:pStyle w:val="Titre4"/>
              <w:rPr>
                <w:del w:id="9455" w:author="VOYER Raphael" w:date="2021-06-16T11:15:00Z"/>
              </w:rPr>
              <w:pPrChange w:id="9456" w:author="VOYER Raphael" w:date="2021-06-16T11:15:00Z">
                <w:pPr/>
              </w:pPrChange>
            </w:pPr>
            <w:del w:id="9457" w:author="VOYER Raphael" w:date="2021-06-16T11:15:00Z">
              <w:r w:rsidDel="001111A8">
                <w:delText>4.server-cluster &lt;cluster-id&gt; [igmp-mode {enable|disable}]</w:delText>
              </w:r>
            </w:del>
          </w:p>
          <w:p w14:paraId="048C6F6F" w14:textId="77777777" w:rsidR="00697356" w:rsidDel="001111A8" w:rsidRDefault="00697356">
            <w:pPr>
              <w:pStyle w:val="Titre4"/>
              <w:rPr>
                <w:del w:id="9458" w:author="VOYER Raphael" w:date="2021-06-16T11:15:00Z"/>
              </w:rPr>
              <w:pPrChange w:id="9459" w:author="VOYER Raphael" w:date="2021-06-16T11:15:00Z">
                <w:pPr/>
              </w:pPrChange>
            </w:pPr>
            <w:del w:id="9460" w:author="VOYER Raphael" w:date="2021-06-16T11:15:00Z">
              <w:r w:rsidDel="001111A8">
                <w:delText xml:space="preserve">5.server-cluster &lt;cluster-id&gt; </w:delText>
              </w:r>
              <w:r w:rsidRPr="002336B3" w:rsidDel="001111A8">
                <w:delText xml:space="preserve"> </w:delText>
              </w:r>
              <w:r w:rsidDel="001111A8">
                <w:delText>[ip-multicast&lt;ipm-addr&gt;]</w:delText>
              </w:r>
            </w:del>
          </w:p>
          <w:p w14:paraId="1A9BB863" w14:textId="77777777" w:rsidR="00697356" w:rsidDel="001111A8" w:rsidRDefault="00697356">
            <w:pPr>
              <w:pStyle w:val="Titre4"/>
              <w:rPr>
                <w:del w:id="9461" w:author="VOYER Raphael" w:date="2021-06-16T11:15:00Z"/>
                <w:rFonts w:ascii="Verdana" w:hAnsi="Verdana"/>
                <w:color w:val="000000"/>
              </w:rPr>
              <w:pPrChange w:id="9462" w:author="VOYER Raphael" w:date="2021-06-16T11:15:00Z">
                <w:pPr/>
              </w:pPrChange>
            </w:pPr>
            <w:del w:id="9463" w:author="VOYER Raphael" w:date="2021-06-16T11:15:00Z">
              <w:r w:rsidDel="001111A8">
                <w:rPr>
                  <w:rFonts w:ascii="Verdana" w:hAnsi="Verdana"/>
                  <w:color w:val="000000"/>
                </w:rPr>
                <w:delText xml:space="preserve">6. no </w:delText>
              </w:r>
              <w:r w:rsidRPr="005A0C5D" w:rsidDel="001111A8">
                <w:delText>server-cluster &lt;cluster-id&gt;</w:delText>
              </w:r>
            </w:del>
          </w:p>
          <w:p w14:paraId="62FD773E" w14:textId="77777777" w:rsidR="00697356" w:rsidRPr="00530E68" w:rsidDel="001111A8" w:rsidRDefault="00697356">
            <w:pPr>
              <w:pStyle w:val="Titre4"/>
              <w:rPr>
                <w:del w:id="9464" w:author="VOYER Raphael" w:date="2021-06-16T11:15:00Z"/>
                <w:rFonts w:ascii="Verdana" w:hAnsi="Verdana"/>
                <w:color w:val="000000"/>
              </w:rPr>
              <w:pPrChange w:id="9465" w:author="VOYER Raphael" w:date="2021-06-16T11:15:00Z">
                <w:pPr/>
              </w:pPrChange>
            </w:pPr>
          </w:p>
        </w:tc>
      </w:tr>
      <w:tr w:rsidR="00697356" w:rsidRPr="00530E68" w:rsidDel="001111A8" w14:paraId="4D8A3464" w14:textId="77777777" w:rsidTr="00C572C4">
        <w:trPr>
          <w:tblCellSpacing w:w="0" w:type="dxa"/>
          <w:del w:id="9466" w:author="VOYER Raphael" w:date="2021-06-16T11:15:00Z"/>
        </w:trPr>
        <w:tc>
          <w:tcPr>
            <w:tcW w:w="280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0FD9C7" w14:textId="77777777" w:rsidR="00697356" w:rsidRPr="00530E68" w:rsidDel="001111A8" w:rsidRDefault="00697356">
            <w:pPr>
              <w:pStyle w:val="Titre4"/>
              <w:rPr>
                <w:del w:id="9467" w:author="VOYER Raphael" w:date="2021-06-16T11:15:00Z"/>
                <w:rFonts w:ascii="Times New Roman" w:hAnsi="Times New Roman"/>
                <w:color w:val="000000"/>
                <w:sz w:val="24"/>
              </w:rPr>
              <w:pPrChange w:id="9468" w:author="VOYER Raphael" w:date="2021-06-16T11:15:00Z">
                <w:pPr>
                  <w:spacing w:before="100" w:beforeAutospacing="1" w:after="100" w:afterAutospacing="1"/>
                </w:pPr>
              </w:pPrChange>
            </w:pPr>
            <w:del w:id="9469"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592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52295D1" w14:textId="77777777" w:rsidR="00697356" w:rsidDel="001111A8" w:rsidRDefault="00697356">
            <w:pPr>
              <w:pStyle w:val="Titre4"/>
              <w:rPr>
                <w:del w:id="9470" w:author="VOYER Raphael" w:date="2021-06-16T11:15:00Z"/>
                <w:rFonts w:ascii="Verdana" w:hAnsi="Verdana"/>
                <w:color w:val="000000"/>
              </w:rPr>
              <w:pPrChange w:id="9471" w:author="VOYER Raphael" w:date="2021-06-16T11:15:00Z">
                <w:pPr>
                  <w:spacing w:before="100" w:beforeAutospacing="1" w:after="100" w:afterAutospacing="1"/>
                </w:pPr>
              </w:pPrChange>
            </w:pPr>
            <w:del w:id="9472" w:author="VOYER Raphael" w:date="2021-06-16T11:15:00Z">
              <w:r w:rsidDel="001111A8">
                <w:rPr>
                  <w:rFonts w:ascii="Verdana" w:hAnsi="Verdana"/>
                  <w:color w:val="000000"/>
                </w:rPr>
                <w:delText>alaHAVlanClusterId (Index)</w:delText>
              </w:r>
            </w:del>
          </w:p>
          <w:p w14:paraId="6ADA2354" w14:textId="77777777" w:rsidR="00697356" w:rsidRPr="00530E68" w:rsidDel="001111A8" w:rsidRDefault="00697356">
            <w:pPr>
              <w:pStyle w:val="Titre4"/>
              <w:rPr>
                <w:del w:id="9473" w:author="VOYER Raphael" w:date="2021-06-16T11:15:00Z"/>
                <w:rFonts w:ascii="Times New Roman" w:hAnsi="Times New Roman"/>
                <w:color w:val="000000"/>
                <w:sz w:val="24"/>
              </w:rPr>
              <w:pPrChange w:id="9474" w:author="VOYER Raphael" w:date="2021-06-16T11:15:00Z">
                <w:pPr>
                  <w:spacing w:before="100" w:beforeAutospacing="1" w:after="100" w:afterAutospacing="1"/>
                </w:pPr>
              </w:pPrChange>
            </w:pPr>
            <w:del w:id="9475" w:author="VOYER Raphael" w:date="2021-06-16T11:15:00Z">
              <w:r w:rsidDel="001111A8">
                <w:rPr>
                  <w:rFonts w:ascii="Verdana" w:hAnsi="Verdana"/>
                  <w:color w:val="000000"/>
                </w:rPr>
                <w:delText>alaHAVlanClusterRowStatus (create/destroy)</w:delText>
              </w:r>
            </w:del>
          </w:p>
        </w:tc>
      </w:tr>
      <w:tr w:rsidR="00697356" w:rsidRPr="00530E68" w:rsidDel="001111A8" w14:paraId="6512ADEA" w14:textId="77777777" w:rsidTr="00C572C4">
        <w:trPr>
          <w:tblCellSpacing w:w="0" w:type="dxa"/>
          <w:del w:id="9476" w:author="VOYER Raphael" w:date="2021-06-16T11:15:00Z"/>
        </w:trPr>
        <w:tc>
          <w:tcPr>
            <w:tcW w:w="1062" w:type="dxa"/>
            <w:tcBorders>
              <w:top w:val="outset" w:sz="6" w:space="0" w:color="auto"/>
              <w:left w:val="outset" w:sz="6" w:space="0" w:color="auto"/>
              <w:bottom w:val="outset" w:sz="6" w:space="0" w:color="auto"/>
              <w:right w:val="outset" w:sz="6" w:space="0" w:color="auto"/>
            </w:tcBorders>
            <w:shd w:val="clear" w:color="auto" w:fill="C0C0C0"/>
          </w:tcPr>
          <w:p w14:paraId="4A08C94D" w14:textId="77777777" w:rsidR="00697356" w:rsidRPr="00530E68" w:rsidDel="001111A8" w:rsidRDefault="00697356">
            <w:pPr>
              <w:pStyle w:val="Titre4"/>
              <w:rPr>
                <w:del w:id="9477" w:author="VOYER Raphael" w:date="2021-06-16T11:15:00Z"/>
                <w:rFonts w:ascii="Times New Roman" w:hAnsi="Times New Roman"/>
                <w:color w:val="000000"/>
                <w:sz w:val="24"/>
              </w:rPr>
              <w:pPrChange w:id="9478" w:author="VOYER Raphael" w:date="2021-06-16T11:15:00Z">
                <w:pPr>
                  <w:spacing w:before="100" w:beforeAutospacing="1" w:after="100" w:afterAutospacing="1"/>
                </w:pPr>
              </w:pPrChange>
            </w:pPr>
            <w:smartTag w:uri="urn:schemas-microsoft-com:office:smarttags" w:element="stockticker">
              <w:del w:id="9479" w:author="VOYER Raphael" w:date="2021-06-16T11:15:00Z">
                <w:r w:rsidRPr="00530E68" w:rsidDel="001111A8">
                  <w:rPr>
                    <w:rFonts w:ascii="Verdana" w:hAnsi="Verdana"/>
                    <w:color w:val="000000"/>
                  </w:rPr>
                  <w:delText>CLI</w:delText>
                </w:r>
              </w:del>
            </w:smartTag>
            <w:del w:id="9480" w:author="VOYER Raphael" w:date="2021-06-16T11:15:00Z">
              <w:r w:rsidRPr="00530E68" w:rsidDel="001111A8">
                <w:rPr>
                  <w:rFonts w:ascii="Verdana" w:hAnsi="Verdana"/>
                  <w:color w:val="000000"/>
                </w:rPr>
                <w:delText xml:space="preserve"> Input</w:delText>
              </w:r>
            </w:del>
          </w:p>
        </w:tc>
        <w:tc>
          <w:tcPr>
            <w:tcW w:w="1228" w:type="dxa"/>
            <w:tcBorders>
              <w:top w:val="outset" w:sz="6" w:space="0" w:color="auto"/>
              <w:left w:val="outset" w:sz="6" w:space="0" w:color="auto"/>
              <w:bottom w:val="outset" w:sz="6" w:space="0" w:color="auto"/>
              <w:right w:val="outset" w:sz="6" w:space="0" w:color="auto"/>
            </w:tcBorders>
            <w:shd w:val="clear" w:color="auto" w:fill="C0C0C0"/>
          </w:tcPr>
          <w:p w14:paraId="4E1F7B2B" w14:textId="77777777" w:rsidR="00697356" w:rsidRPr="00530E68" w:rsidDel="001111A8" w:rsidRDefault="00697356">
            <w:pPr>
              <w:pStyle w:val="Titre4"/>
              <w:rPr>
                <w:del w:id="9481" w:author="VOYER Raphael" w:date="2021-06-16T11:15:00Z"/>
                <w:rFonts w:ascii="Times New Roman" w:hAnsi="Times New Roman"/>
                <w:color w:val="000000"/>
                <w:sz w:val="24"/>
              </w:rPr>
              <w:pPrChange w:id="9482" w:author="VOYER Raphael" w:date="2021-06-16T11:15:00Z">
                <w:pPr>
                  <w:spacing w:before="100" w:beforeAutospacing="1" w:after="100" w:afterAutospacing="1"/>
                </w:pPr>
              </w:pPrChange>
            </w:pPr>
            <w:del w:id="9483" w:author="VOYER Raphael" w:date="2021-06-16T11:15:00Z">
              <w:r w:rsidRPr="00530E68" w:rsidDel="001111A8">
                <w:rPr>
                  <w:rFonts w:ascii="Verdana" w:hAnsi="Verdana"/>
                  <w:color w:val="000000"/>
                </w:rPr>
                <w:delText>Object Syntax Type</w:delText>
              </w:r>
            </w:del>
          </w:p>
        </w:tc>
        <w:tc>
          <w:tcPr>
            <w:tcW w:w="1045" w:type="dxa"/>
            <w:gridSpan w:val="2"/>
            <w:tcBorders>
              <w:top w:val="outset" w:sz="6" w:space="0" w:color="auto"/>
              <w:left w:val="outset" w:sz="6" w:space="0" w:color="auto"/>
              <w:bottom w:val="outset" w:sz="6" w:space="0" w:color="auto"/>
              <w:right w:val="outset" w:sz="6" w:space="0" w:color="auto"/>
            </w:tcBorders>
            <w:shd w:val="clear" w:color="auto" w:fill="C0C0C0"/>
          </w:tcPr>
          <w:p w14:paraId="28C5058D" w14:textId="77777777" w:rsidR="00697356" w:rsidRPr="00530E68" w:rsidDel="001111A8" w:rsidRDefault="00697356">
            <w:pPr>
              <w:pStyle w:val="Titre4"/>
              <w:rPr>
                <w:del w:id="9484" w:author="VOYER Raphael" w:date="2021-06-16T11:15:00Z"/>
                <w:rFonts w:ascii="Times New Roman" w:hAnsi="Times New Roman"/>
                <w:color w:val="000000"/>
                <w:sz w:val="24"/>
              </w:rPr>
              <w:pPrChange w:id="9485" w:author="VOYER Raphael" w:date="2021-06-16T11:15:00Z">
                <w:pPr>
                  <w:spacing w:before="100" w:beforeAutospacing="1" w:after="100" w:afterAutospacing="1"/>
                </w:pPr>
              </w:pPrChange>
            </w:pPr>
            <w:del w:id="9486" w:author="VOYER Raphael" w:date="2021-06-16T11:15:00Z">
              <w:r w:rsidRPr="00530E68" w:rsidDel="001111A8">
                <w:rPr>
                  <w:rFonts w:ascii="Verdana" w:hAnsi="Verdana"/>
                  <w:color w:val="000000"/>
                </w:rPr>
                <w:delText>Range</w:delText>
              </w:r>
            </w:del>
          </w:p>
        </w:tc>
        <w:tc>
          <w:tcPr>
            <w:tcW w:w="1970"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972BF67" w14:textId="77777777" w:rsidR="00697356" w:rsidRPr="00530E68" w:rsidDel="001111A8" w:rsidRDefault="00697356">
            <w:pPr>
              <w:pStyle w:val="Titre4"/>
              <w:rPr>
                <w:del w:id="9487" w:author="VOYER Raphael" w:date="2021-06-16T11:15:00Z"/>
                <w:rFonts w:ascii="Times New Roman" w:hAnsi="Times New Roman"/>
                <w:color w:val="000000"/>
                <w:sz w:val="24"/>
              </w:rPr>
              <w:pPrChange w:id="9488" w:author="VOYER Raphael" w:date="2021-06-16T11:15:00Z">
                <w:pPr>
                  <w:spacing w:before="100" w:beforeAutospacing="1" w:after="100" w:afterAutospacing="1"/>
                </w:pPr>
              </w:pPrChange>
            </w:pPr>
            <w:del w:id="9489" w:author="VOYER Raphael" w:date="2021-06-16T11:15:00Z">
              <w:r w:rsidRPr="00530E68" w:rsidDel="001111A8">
                <w:rPr>
                  <w:rFonts w:ascii="Verdana" w:hAnsi="Verdana"/>
                  <w:color w:val="000000"/>
                </w:rPr>
                <w:delText>MIB Object Name</w:delText>
              </w:r>
            </w:del>
          </w:p>
        </w:tc>
        <w:tc>
          <w:tcPr>
            <w:tcW w:w="342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32258957" w14:textId="77777777" w:rsidR="00697356" w:rsidRPr="00530E68" w:rsidDel="001111A8" w:rsidRDefault="00697356">
            <w:pPr>
              <w:pStyle w:val="Titre4"/>
              <w:rPr>
                <w:del w:id="9490" w:author="VOYER Raphael" w:date="2021-06-16T11:15:00Z"/>
                <w:rFonts w:ascii="Times New Roman" w:hAnsi="Times New Roman"/>
                <w:color w:val="000000"/>
                <w:sz w:val="24"/>
              </w:rPr>
              <w:pPrChange w:id="9491" w:author="VOYER Raphael" w:date="2021-06-16T11:15:00Z">
                <w:pPr>
                  <w:spacing w:before="100" w:beforeAutospacing="1" w:after="100" w:afterAutospacing="1"/>
                </w:pPr>
              </w:pPrChange>
            </w:pPr>
            <w:del w:id="9492" w:author="VOYER Raphael" w:date="2021-06-16T11:15:00Z">
              <w:r w:rsidRPr="00530E68" w:rsidDel="001111A8">
                <w:rPr>
                  <w:rFonts w:ascii="Verdana" w:hAnsi="Verdana"/>
                  <w:color w:val="000000"/>
                </w:rPr>
                <w:delText>Description</w:delText>
              </w:r>
            </w:del>
          </w:p>
        </w:tc>
      </w:tr>
      <w:tr w:rsidR="00697356" w:rsidRPr="00530E68" w:rsidDel="001111A8" w14:paraId="27A6FDA7" w14:textId="77777777" w:rsidTr="00C572C4">
        <w:trPr>
          <w:tblCellSpacing w:w="0" w:type="dxa"/>
          <w:del w:id="9493"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18A6C5A6" w14:textId="77777777" w:rsidR="00697356" w:rsidRPr="00530E68" w:rsidDel="001111A8" w:rsidRDefault="00697356">
            <w:pPr>
              <w:pStyle w:val="Titre4"/>
              <w:rPr>
                <w:del w:id="9494" w:author="VOYER Raphael" w:date="2021-06-16T11:15:00Z"/>
                <w:rFonts w:ascii="Times New Roman" w:hAnsi="Times New Roman"/>
                <w:color w:val="000000"/>
                <w:sz w:val="24"/>
              </w:rPr>
              <w:pPrChange w:id="9495" w:author="VOYER Raphael" w:date="2021-06-16T11:15:00Z">
                <w:pPr>
                  <w:spacing w:before="100" w:beforeAutospacing="1" w:after="100" w:afterAutospacing="1"/>
                </w:pPr>
              </w:pPrChange>
            </w:pPr>
            <w:del w:id="9496" w:author="VOYER Raphael" w:date="2021-06-16T11:15:00Z">
              <w:r w:rsidDel="001111A8">
                <w:rPr>
                  <w:rFonts w:ascii="Verdana" w:hAnsi="Verdana"/>
                  <w:color w:val="000000"/>
                </w:rPr>
                <w:delText>id</w:delText>
              </w:r>
            </w:del>
          </w:p>
        </w:tc>
        <w:tc>
          <w:tcPr>
            <w:tcW w:w="1228" w:type="dxa"/>
            <w:tcBorders>
              <w:top w:val="outset" w:sz="6" w:space="0" w:color="auto"/>
              <w:left w:val="outset" w:sz="6" w:space="0" w:color="auto"/>
              <w:bottom w:val="outset" w:sz="6" w:space="0" w:color="auto"/>
              <w:right w:val="outset" w:sz="6" w:space="0" w:color="auto"/>
            </w:tcBorders>
          </w:tcPr>
          <w:p w14:paraId="50F92A66" w14:textId="77777777" w:rsidR="00697356" w:rsidRPr="00530E68" w:rsidDel="001111A8" w:rsidRDefault="00697356">
            <w:pPr>
              <w:pStyle w:val="Titre4"/>
              <w:rPr>
                <w:del w:id="9497" w:author="VOYER Raphael" w:date="2021-06-16T11:15:00Z"/>
                <w:rFonts w:ascii="Times New Roman" w:hAnsi="Times New Roman"/>
                <w:color w:val="000000"/>
                <w:sz w:val="24"/>
              </w:rPr>
              <w:pPrChange w:id="9498" w:author="VOYER Raphael" w:date="2021-06-16T11:15:00Z">
                <w:pPr>
                  <w:spacing w:before="100" w:beforeAutospacing="1" w:after="100" w:afterAutospacing="1"/>
                </w:pPr>
              </w:pPrChange>
            </w:pPr>
            <w:del w:id="9499"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01DC74A2" w14:textId="77777777" w:rsidR="00697356" w:rsidRPr="00530E68" w:rsidDel="001111A8" w:rsidRDefault="00697356">
            <w:pPr>
              <w:pStyle w:val="Titre4"/>
              <w:rPr>
                <w:del w:id="9500" w:author="VOYER Raphael" w:date="2021-06-16T11:15:00Z"/>
                <w:rFonts w:ascii="Times New Roman" w:hAnsi="Times New Roman"/>
                <w:color w:val="000000"/>
                <w:sz w:val="24"/>
              </w:rPr>
              <w:pPrChange w:id="9501" w:author="VOYER Raphael" w:date="2021-06-16T11:15:00Z">
                <w:pPr>
                  <w:spacing w:before="100" w:beforeAutospacing="1" w:after="100" w:afterAutospacing="1"/>
                </w:pPr>
              </w:pPrChange>
            </w:pPr>
            <w:del w:id="9502" w:author="VOYER Raphael" w:date="2021-06-16T11:15:00Z">
              <w:r w:rsidRPr="00530E68" w:rsidDel="001111A8">
                <w:rPr>
                  <w:rFonts w:ascii="Verdana" w:hAnsi="Verdana"/>
                  <w:color w:val="000000"/>
                </w:rPr>
                <w:delText>1..</w:delText>
              </w:r>
              <w:r w:rsidDel="001111A8">
                <w:rPr>
                  <w:rFonts w:ascii="Verdana" w:hAnsi="Verdana"/>
                  <w:color w:val="000000"/>
                </w:rPr>
                <w:delText>32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1731BB5" w14:textId="77777777" w:rsidR="00697356" w:rsidRPr="00530E68" w:rsidDel="001111A8" w:rsidRDefault="00697356">
            <w:pPr>
              <w:pStyle w:val="Titre4"/>
              <w:rPr>
                <w:del w:id="9503" w:author="VOYER Raphael" w:date="2021-06-16T11:15:00Z"/>
                <w:rFonts w:ascii="Times New Roman" w:hAnsi="Times New Roman"/>
                <w:color w:val="000000"/>
                <w:sz w:val="24"/>
              </w:rPr>
              <w:pPrChange w:id="9504" w:author="VOYER Raphael" w:date="2021-06-16T11:15:00Z">
                <w:pPr>
                  <w:spacing w:before="100" w:beforeAutospacing="1" w:after="100" w:afterAutospacing="1"/>
                </w:pPr>
              </w:pPrChange>
            </w:pPr>
            <w:del w:id="9505" w:author="VOYER Raphael" w:date="2021-06-16T11:15:00Z">
              <w:r w:rsidDel="001111A8">
                <w:rPr>
                  <w:rFonts w:ascii="Verdana" w:hAnsi="Verdana"/>
                  <w:color w:val="000000"/>
                </w:rPr>
                <w:delText>alaHAVlanCluster</w:delText>
              </w:r>
              <w:r w:rsidRPr="00530E68" w:rsidDel="001111A8">
                <w:rPr>
                  <w:rFonts w:ascii="Verdana" w:hAnsi="Verdana"/>
                  <w:color w:val="000000"/>
                </w:rPr>
                <w:delText>Id</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FAB2B8" w14:textId="77777777" w:rsidR="00697356" w:rsidRPr="00530E68" w:rsidDel="001111A8" w:rsidRDefault="00697356">
            <w:pPr>
              <w:pStyle w:val="Titre4"/>
              <w:rPr>
                <w:del w:id="9506" w:author="VOYER Raphael" w:date="2021-06-16T11:15:00Z"/>
                <w:rFonts w:ascii="Times New Roman" w:hAnsi="Times New Roman"/>
                <w:color w:val="000000"/>
                <w:sz w:val="24"/>
              </w:rPr>
              <w:pPrChange w:id="9507" w:author="VOYER Raphael" w:date="2021-06-16T11:15:00Z">
                <w:pPr>
                  <w:spacing w:before="100" w:beforeAutospacing="1" w:after="100" w:afterAutospacing="1"/>
                </w:pPr>
              </w:pPrChange>
            </w:pPr>
            <w:del w:id="9508" w:author="VOYER Raphael" w:date="2021-06-16T11:15:00Z">
              <w:r w:rsidDel="001111A8">
                <w:rPr>
                  <w:rFonts w:ascii="Verdana" w:hAnsi="Verdana"/>
                  <w:color w:val="000000"/>
                </w:rPr>
                <w:delText>The cluster ID (index)</w:delText>
              </w:r>
            </w:del>
          </w:p>
        </w:tc>
      </w:tr>
      <w:tr w:rsidR="00697356" w:rsidRPr="00530E68" w:rsidDel="001111A8" w14:paraId="0B084683" w14:textId="77777777" w:rsidTr="00C572C4">
        <w:trPr>
          <w:tblCellSpacing w:w="0" w:type="dxa"/>
          <w:del w:id="950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4C5DBAF8" w14:textId="77777777" w:rsidR="00697356" w:rsidRPr="00530E68" w:rsidDel="001111A8" w:rsidRDefault="00697356">
            <w:pPr>
              <w:pStyle w:val="Titre4"/>
              <w:rPr>
                <w:del w:id="9510" w:author="VOYER Raphael" w:date="2021-06-16T11:15:00Z"/>
                <w:rFonts w:ascii="Times New Roman" w:hAnsi="Times New Roman"/>
                <w:color w:val="000000"/>
                <w:sz w:val="24"/>
              </w:rPr>
              <w:pPrChange w:id="9511" w:author="VOYER Raphael" w:date="2021-06-16T11:15:00Z">
                <w:pPr>
                  <w:spacing w:before="100" w:beforeAutospacing="1" w:after="100" w:afterAutospacing="1"/>
                </w:pPr>
              </w:pPrChange>
            </w:pPr>
            <w:del w:id="9512" w:author="VOYER Raphael" w:date="2021-06-16T11:15:00Z">
              <w:r w:rsidDel="001111A8">
                <w:rPr>
                  <w:rFonts w:ascii="Verdana" w:hAnsi="Verdana"/>
                  <w:color w:val="000000"/>
                </w:rPr>
                <w:delText>name</w:delText>
              </w:r>
            </w:del>
          </w:p>
        </w:tc>
        <w:tc>
          <w:tcPr>
            <w:tcW w:w="1228" w:type="dxa"/>
            <w:tcBorders>
              <w:top w:val="outset" w:sz="6" w:space="0" w:color="auto"/>
              <w:left w:val="outset" w:sz="6" w:space="0" w:color="auto"/>
              <w:bottom w:val="outset" w:sz="6" w:space="0" w:color="auto"/>
              <w:right w:val="outset" w:sz="6" w:space="0" w:color="auto"/>
            </w:tcBorders>
          </w:tcPr>
          <w:p w14:paraId="42DAAAFD" w14:textId="77777777" w:rsidR="00697356" w:rsidRPr="00530E68" w:rsidDel="001111A8" w:rsidRDefault="00697356">
            <w:pPr>
              <w:pStyle w:val="Titre4"/>
              <w:rPr>
                <w:del w:id="9513" w:author="VOYER Raphael" w:date="2021-06-16T11:15:00Z"/>
                <w:rFonts w:ascii="Times New Roman" w:hAnsi="Times New Roman"/>
                <w:color w:val="000000"/>
                <w:sz w:val="24"/>
              </w:rPr>
              <w:pPrChange w:id="9514" w:author="VOYER Raphael" w:date="2021-06-16T11:15:00Z">
                <w:pPr>
                  <w:spacing w:before="100" w:beforeAutospacing="1" w:after="100" w:afterAutospacing="1"/>
                </w:pPr>
              </w:pPrChange>
            </w:pPr>
            <w:del w:id="9515" w:author="VOYER Raphael" w:date="2021-06-16T11:15:00Z">
              <w:r w:rsidRPr="00530E68" w:rsidDel="001111A8">
                <w:rPr>
                  <w:rFonts w:ascii="Verdana" w:hAnsi="Verdana"/>
                  <w:color w:val="000000"/>
                </w:rPr>
                <w:delText>SnmpAdminString</w:delText>
              </w:r>
            </w:del>
          </w:p>
        </w:tc>
        <w:tc>
          <w:tcPr>
            <w:tcW w:w="1045" w:type="dxa"/>
            <w:gridSpan w:val="2"/>
            <w:tcBorders>
              <w:top w:val="outset" w:sz="6" w:space="0" w:color="auto"/>
              <w:left w:val="outset" w:sz="6" w:space="0" w:color="auto"/>
              <w:bottom w:val="outset" w:sz="6" w:space="0" w:color="auto"/>
              <w:right w:val="outset" w:sz="6" w:space="0" w:color="auto"/>
            </w:tcBorders>
          </w:tcPr>
          <w:p w14:paraId="59DE7F27" w14:textId="77777777" w:rsidR="00697356" w:rsidRPr="00530E68" w:rsidDel="001111A8" w:rsidRDefault="00697356">
            <w:pPr>
              <w:pStyle w:val="Titre4"/>
              <w:rPr>
                <w:del w:id="9516" w:author="VOYER Raphael" w:date="2021-06-16T11:15:00Z"/>
                <w:rFonts w:ascii="Times New Roman" w:hAnsi="Times New Roman"/>
                <w:color w:val="000000"/>
                <w:sz w:val="24"/>
              </w:rPr>
              <w:pPrChange w:id="9517" w:author="VOYER Raphael" w:date="2021-06-16T11:15:00Z">
                <w:pPr>
                  <w:spacing w:before="100" w:beforeAutospacing="1" w:after="100" w:afterAutospacing="1"/>
                </w:pPr>
              </w:pPrChange>
            </w:pPr>
            <w:del w:id="9518" w:author="VOYER Raphael" w:date="2021-06-16T11:15:00Z">
              <w:r w:rsidDel="001111A8">
                <w:rPr>
                  <w:rFonts w:ascii="Verdana" w:hAnsi="Verdana"/>
                  <w:color w:val="000000"/>
                </w:rPr>
                <w:delText xml:space="preserve">  </w:delText>
              </w:r>
              <w:smartTag w:uri="urn:schemas-microsoft-com:office:smarttags" w:element="stockticker">
                <w:r w:rsidRPr="00530E68" w:rsidDel="001111A8">
                  <w:rPr>
                    <w:rFonts w:ascii="Verdana" w:hAnsi="Verdana"/>
                    <w:color w:val="000000"/>
                  </w:rPr>
                  <w:delText>NA</w:delText>
                </w:r>
              </w:smartTag>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7C0F3CD" w14:textId="77777777" w:rsidR="00697356" w:rsidRPr="00530E68" w:rsidDel="001111A8" w:rsidRDefault="00697356">
            <w:pPr>
              <w:pStyle w:val="Titre4"/>
              <w:rPr>
                <w:del w:id="9519" w:author="VOYER Raphael" w:date="2021-06-16T11:15:00Z"/>
                <w:rFonts w:ascii="Times New Roman" w:hAnsi="Times New Roman"/>
                <w:color w:val="000000"/>
                <w:sz w:val="24"/>
              </w:rPr>
              <w:pPrChange w:id="9520" w:author="VOYER Raphael" w:date="2021-06-16T11:15:00Z">
                <w:pPr>
                  <w:spacing w:before="100" w:beforeAutospacing="1" w:after="100" w:afterAutospacing="1"/>
                </w:pPr>
              </w:pPrChange>
            </w:pPr>
            <w:del w:id="9521" w:author="VOYER Raphael" w:date="2021-06-16T11:15:00Z">
              <w:r w:rsidDel="001111A8">
                <w:rPr>
                  <w:rFonts w:ascii="Verdana" w:hAnsi="Verdana"/>
                  <w:color w:val="000000"/>
                </w:rPr>
                <w:delText>alaHAVlanClusterName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055EA3F" w14:textId="77777777" w:rsidR="00697356" w:rsidRPr="00530E68" w:rsidDel="001111A8" w:rsidRDefault="00697356">
            <w:pPr>
              <w:pStyle w:val="Titre4"/>
              <w:rPr>
                <w:del w:id="9522" w:author="VOYER Raphael" w:date="2021-06-16T11:15:00Z"/>
                <w:rFonts w:ascii="Times New Roman" w:hAnsi="Times New Roman"/>
                <w:color w:val="000000"/>
                <w:sz w:val="24"/>
              </w:rPr>
              <w:pPrChange w:id="9523" w:author="VOYER Raphael" w:date="2021-06-16T11:15:00Z">
                <w:pPr>
                  <w:spacing w:before="100" w:beforeAutospacing="1" w:after="100" w:afterAutospacing="1"/>
                </w:pPr>
              </w:pPrChange>
            </w:pPr>
            <w:del w:id="9524" w:author="VOYER Raphael" w:date="2021-06-16T11:15:00Z">
              <w:r w:rsidRPr="00530E68" w:rsidDel="001111A8">
                <w:rPr>
                  <w:rFonts w:ascii="Verdana" w:hAnsi="Verdana"/>
                  <w:color w:val="000000"/>
                </w:rPr>
                <w:delText>The host IP address of the route</w:delText>
              </w:r>
            </w:del>
          </w:p>
        </w:tc>
      </w:tr>
      <w:tr w:rsidR="00697356" w:rsidRPr="00530E68" w:rsidDel="001111A8" w14:paraId="2236CE0C" w14:textId="77777777" w:rsidTr="00C572C4">
        <w:trPr>
          <w:tblCellSpacing w:w="0" w:type="dxa"/>
          <w:del w:id="952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785B7FA" w14:textId="77777777" w:rsidR="00697356" w:rsidRPr="00530E68" w:rsidDel="001111A8" w:rsidRDefault="00697356">
            <w:pPr>
              <w:pStyle w:val="Titre4"/>
              <w:rPr>
                <w:del w:id="9526" w:author="VOYER Raphael" w:date="2021-06-16T11:15:00Z"/>
                <w:rFonts w:ascii="Times New Roman" w:hAnsi="Times New Roman"/>
                <w:color w:val="000000"/>
                <w:sz w:val="24"/>
              </w:rPr>
              <w:pPrChange w:id="9527" w:author="VOYER Raphael" w:date="2021-06-16T11:15:00Z">
                <w:pPr>
                  <w:spacing w:before="100" w:beforeAutospacing="1" w:after="100" w:afterAutospacing="1"/>
                </w:pPr>
              </w:pPrChange>
            </w:pPr>
            <w:del w:id="9528" w:author="VOYER Raphael" w:date="2021-06-16T11:15:00Z">
              <w:r w:rsidDel="001111A8">
                <w:rPr>
                  <w:rFonts w:ascii="Verdana" w:hAnsi="Verdana"/>
                  <w:color w:val="000000"/>
                </w:rPr>
                <w:delText>mode</w:delText>
              </w:r>
            </w:del>
          </w:p>
        </w:tc>
        <w:tc>
          <w:tcPr>
            <w:tcW w:w="1228" w:type="dxa"/>
            <w:tcBorders>
              <w:top w:val="outset" w:sz="6" w:space="0" w:color="auto"/>
              <w:left w:val="outset" w:sz="6" w:space="0" w:color="auto"/>
              <w:bottom w:val="outset" w:sz="6" w:space="0" w:color="auto"/>
              <w:right w:val="outset" w:sz="6" w:space="0" w:color="auto"/>
            </w:tcBorders>
          </w:tcPr>
          <w:p w14:paraId="3FEFC7FD" w14:textId="77777777" w:rsidR="00697356" w:rsidRPr="00530E68" w:rsidDel="001111A8" w:rsidRDefault="00697356">
            <w:pPr>
              <w:pStyle w:val="Titre4"/>
              <w:rPr>
                <w:del w:id="9529" w:author="VOYER Raphael" w:date="2021-06-16T11:15:00Z"/>
                <w:rFonts w:ascii="Times New Roman" w:hAnsi="Times New Roman"/>
                <w:color w:val="000000"/>
                <w:sz w:val="24"/>
              </w:rPr>
              <w:pPrChange w:id="9530" w:author="VOYER Raphael" w:date="2021-06-16T11:15:00Z">
                <w:pPr>
                  <w:spacing w:before="100" w:beforeAutospacing="1" w:after="100" w:afterAutospacing="1"/>
                </w:pPr>
              </w:pPrChange>
            </w:pPr>
            <w:del w:id="9531" w:author="VOYER Raphael" w:date="2021-06-16T11:15:00Z">
              <w:r w:rsidRPr="00530E68"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6CD80A67" w14:textId="77777777" w:rsidR="00697356" w:rsidRPr="00530E68" w:rsidDel="001111A8" w:rsidRDefault="00697356">
            <w:pPr>
              <w:pStyle w:val="Titre4"/>
              <w:rPr>
                <w:del w:id="9532" w:author="VOYER Raphael" w:date="2021-06-16T11:15:00Z"/>
                <w:rFonts w:ascii="Times New Roman" w:hAnsi="Times New Roman"/>
                <w:color w:val="000000"/>
                <w:sz w:val="24"/>
              </w:rPr>
              <w:pPrChange w:id="9533" w:author="VOYER Raphael" w:date="2021-06-16T11:15:00Z">
                <w:pPr>
                  <w:spacing w:before="100" w:beforeAutospacing="1" w:after="100" w:afterAutospacing="1"/>
                </w:pPr>
              </w:pPrChange>
            </w:pPr>
            <w:del w:id="9534" w:author="VOYER Raphael" w:date="2021-06-16T11:15:00Z">
              <w:r w:rsidDel="001111A8">
                <w:rPr>
                  <w:rFonts w:ascii="Verdana" w:hAnsi="Verdana"/>
                  <w:color w:val="000000"/>
                </w:rPr>
                <w:delText>L2Mode</w:delText>
              </w:r>
              <w:r w:rsidRPr="00530E68" w:rsidDel="001111A8">
                <w:rPr>
                  <w:rFonts w:ascii="Verdana" w:hAnsi="Verdana"/>
                  <w:color w:val="000000"/>
                </w:rPr>
                <w:delText xml:space="preserve">(1) / </w:delText>
              </w:r>
              <w:r w:rsidDel="001111A8">
                <w:rPr>
                  <w:rFonts w:ascii="Verdana" w:hAnsi="Verdana"/>
                  <w:color w:val="000000"/>
                </w:rPr>
                <w:delText>L3Mode</w:delText>
              </w:r>
              <w:r w:rsidRPr="00530E68" w:rsidDel="001111A8">
                <w:rPr>
                  <w:rFonts w:ascii="Verdana" w:hAnsi="Verdana"/>
                  <w:color w:val="000000"/>
                </w:rPr>
                <w:delText>(2)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13F4EC" w14:textId="77777777" w:rsidR="00697356" w:rsidRPr="00530E68" w:rsidDel="001111A8" w:rsidRDefault="00697356">
            <w:pPr>
              <w:pStyle w:val="Titre4"/>
              <w:rPr>
                <w:del w:id="9535" w:author="VOYER Raphael" w:date="2021-06-16T11:15:00Z"/>
                <w:rFonts w:ascii="Times New Roman" w:hAnsi="Times New Roman"/>
                <w:color w:val="000000"/>
                <w:sz w:val="24"/>
              </w:rPr>
              <w:pPrChange w:id="9536" w:author="VOYER Raphael" w:date="2021-06-16T11:15:00Z">
                <w:pPr>
                  <w:spacing w:before="100" w:beforeAutospacing="1" w:after="100" w:afterAutospacing="1"/>
                </w:pPr>
              </w:pPrChange>
            </w:pPr>
            <w:del w:id="9537" w:author="VOYER Raphael" w:date="2021-06-16T11:15:00Z">
              <w:r w:rsidDel="001111A8">
                <w:rPr>
                  <w:rFonts w:ascii="Verdana" w:hAnsi="Verdana"/>
                  <w:color w:val="000000"/>
                </w:rPr>
                <w:delText>alaHAVlanClusterMode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3A7E3F8" w14:textId="77777777" w:rsidR="00697356" w:rsidDel="001111A8" w:rsidRDefault="00697356">
            <w:pPr>
              <w:pStyle w:val="Titre4"/>
              <w:rPr>
                <w:del w:id="9538" w:author="VOYER Raphael" w:date="2021-06-16T11:15:00Z"/>
                <w:rFonts w:ascii="Verdana" w:hAnsi="Verdana"/>
                <w:color w:val="000000"/>
              </w:rPr>
              <w:pPrChange w:id="9539" w:author="VOYER Raphael" w:date="2021-06-16T11:15:00Z">
                <w:pPr>
                  <w:spacing w:before="100" w:beforeAutospacing="1" w:after="100" w:afterAutospacing="1"/>
                </w:pPr>
              </w:pPrChange>
            </w:pPr>
            <w:del w:id="9540" w:author="VOYER Raphael" w:date="2021-06-16T11:15:00Z">
              <w:r w:rsidRPr="00530E68" w:rsidDel="001111A8">
                <w:rPr>
                  <w:rFonts w:ascii="Verdana" w:hAnsi="Verdana"/>
                  <w:color w:val="000000"/>
                </w:rPr>
                <w:delText xml:space="preserve">The mode </w:delText>
              </w:r>
              <w:r w:rsidDel="001111A8">
                <w:rPr>
                  <w:rFonts w:ascii="Verdana" w:hAnsi="Verdana"/>
                  <w:color w:val="000000"/>
                </w:rPr>
                <w:delText>L2 or L3</w:delText>
              </w:r>
              <w:r w:rsidRPr="00530E68" w:rsidDel="001111A8">
                <w:rPr>
                  <w:rFonts w:ascii="Verdana" w:hAnsi="Verdana"/>
                  <w:color w:val="000000"/>
                </w:rPr>
                <w:delText xml:space="preserve"> </w:delText>
              </w:r>
              <w:r w:rsidDel="001111A8">
                <w:rPr>
                  <w:rFonts w:ascii="Verdana" w:hAnsi="Verdana"/>
                  <w:color w:val="000000"/>
                </w:rPr>
                <w:delText>of the</w:delText>
              </w:r>
            </w:del>
          </w:p>
          <w:p w14:paraId="2AE15997" w14:textId="77777777" w:rsidR="00697356" w:rsidRPr="00530E68" w:rsidDel="001111A8" w:rsidRDefault="00697356">
            <w:pPr>
              <w:pStyle w:val="Titre4"/>
              <w:rPr>
                <w:del w:id="9541" w:author="VOYER Raphael" w:date="2021-06-16T11:15:00Z"/>
                <w:rFonts w:ascii="Times New Roman" w:hAnsi="Times New Roman"/>
                <w:color w:val="000000"/>
                <w:sz w:val="24"/>
              </w:rPr>
              <w:pPrChange w:id="9542" w:author="VOYER Raphael" w:date="2021-06-16T11:15:00Z">
                <w:pPr>
                  <w:spacing w:before="100" w:beforeAutospacing="1" w:after="100" w:afterAutospacing="1"/>
                </w:pPr>
              </w:pPrChange>
            </w:pPr>
            <w:del w:id="9543" w:author="VOYER Raphael" w:date="2021-06-16T11:15:00Z">
              <w:r w:rsidDel="001111A8">
                <w:rPr>
                  <w:rFonts w:ascii="Verdana" w:hAnsi="Verdana"/>
                  <w:color w:val="000000"/>
                </w:rPr>
                <w:delText>Cluster.</w:delText>
              </w:r>
            </w:del>
          </w:p>
        </w:tc>
      </w:tr>
      <w:tr w:rsidR="00697356" w:rsidRPr="00530E68" w:rsidDel="001111A8" w14:paraId="7A2E48C5" w14:textId="77777777" w:rsidTr="00C572C4">
        <w:trPr>
          <w:tblCellSpacing w:w="0" w:type="dxa"/>
          <w:del w:id="954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2B8B742F" w14:textId="77777777" w:rsidR="00697356" w:rsidRPr="00530E68" w:rsidDel="001111A8" w:rsidRDefault="00697356">
            <w:pPr>
              <w:pStyle w:val="Titre4"/>
              <w:rPr>
                <w:del w:id="9545" w:author="VOYER Raphael" w:date="2021-06-16T11:15:00Z"/>
                <w:rFonts w:ascii="Verdana" w:hAnsi="Verdana"/>
                <w:color w:val="000000"/>
              </w:rPr>
              <w:pPrChange w:id="9546" w:author="VOYER Raphael" w:date="2021-06-16T11:15:00Z">
                <w:pPr>
                  <w:spacing w:before="100" w:beforeAutospacing="1" w:after="100" w:afterAutospacing="1"/>
                </w:pPr>
              </w:pPrChange>
            </w:pPr>
            <w:del w:id="9547" w:author="VOYER Raphael" w:date="2021-06-16T11:15:00Z">
              <w:r w:rsidDel="001111A8">
                <w:rPr>
                  <w:rFonts w:ascii="Verdana" w:hAnsi="Verdana"/>
                  <w:color w:val="000000"/>
                </w:rPr>
                <w:delText>status</w:delText>
              </w:r>
            </w:del>
          </w:p>
        </w:tc>
        <w:tc>
          <w:tcPr>
            <w:tcW w:w="1228" w:type="dxa"/>
            <w:tcBorders>
              <w:top w:val="outset" w:sz="6" w:space="0" w:color="auto"/>
              <w:left w:val="outset" w:sz="6" w:space="0" w:color="auto"/>
              <w:bottom w:val="outset" w:sz="6" w:space="0" w:color="auto"/>
              <w:right w:val="outset" w:sz="6" w:space="0" w:color="auto"/>
            </w:tcBorders>
          </w:tcPr>
          <w:p w14:paraId="1FF4F00A" w14:textId="77777777" w:rsidR="00697356" w:rsidRPr="00530E68" w:rsidDel="001111A8" w:rsidRDefault="00697356">
            <w:pPr>
              <w:pStyle w:val="Titre4"/>
              <w:rPr>
                <w:del w:id="9548" w:author="VOYER Raphael" w:date="2021-06-16T11:15:00Z"/>
                <w:rFonts w:ascii="Verdana" w:hAnsi="Verdana"/>
                <w:color w:val="000000"/>
              </w:rPr>
              <w:pPrChange w:id="9549" w:author="VOYER Raphael" w:date="2021-06-16T11:15:00Z">
                <w:pPr>
                  <w:spacing w:before="100" w:beforeAutospacing="1" w:after="100" w:afterAutospacing="1"/>
                </w:pPr>
              </w:pPrChange>
            </w:pPr>
            <w:del w:id="9550"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2A9759E" w14:textId="77777777" w:rsidR="00697356" w:rsidDel="001111A8" w:rsidRDefault="00697356">
            <w:pPr>
              <w:pStyle w:val="Titre4"/>
              <w:rPr>
                <w:del w:id="9551" w:author="VOYER Raphael" w:date="2021-06-16T11:15:00Z"/>
                <w:rFonts w:ascii="Verdana" w:hAnsi="Verdana"/>
                <w:color w:val="000000"/>
              </w:rPr>
              <w:pPrChange w:id="9552" w:author="VOYER Raphael" w:date="2021-06-16T11:15:00Z">
                <w:pPr>
                  <w:spacing w:before="100" w:beforeAutospacing="1" w:after="100" w:afterAutospacing="1"/>
                </w:pPr>
              </w:pPrChange>
            </w:pPr>
            <w:del w:id="9553" w:author="VOYER Raphael" w:date="2021-06-16T11:15:00Z">
              <w:r w:rsidDel="001111A8">
                <w:rPr>
                  <w:rFonts w:ascii="Verdana" w:hAnsi="Verdana"/>
                  <w:color w:val="000000"/>
                </w:rPr>
                <w:delText>Enable(1)</w:delText>
              </w:r>
            </w:del>
          </w:p>
          <w:p w14:paraId="0A11FAE7" w14:textId="77777777" w:rsidR="00697356" w:rsidRPr="00530E68" w:rsidDel="001111A8" w:rsidRDefault="00697356">
            <w:pPr>
              <w:pStyle w:val="Titre4"/>
              <w:rPr>
                <w:del w:id="9554" w:author="VOYER Raphael" w:date="2021-06-16T11:15:00Z"/>
                <w:rFonts w:ascii="Verdana" w:hAnsi="Verdana"/>
                <w:color w:val="000000"/>
              </w:rPr>
              <w:pPrChange w:id="9555" w:author="VOYER Raphael" w:date="2021-06-16T11:15:00Z">
                <w:pPr>
                  <w:spacing w:before="100" w:beforeAutospacing="1" w:after="100" w:afterAutospacing="1"/>
                </w:pPr>
              </w:pPrChange>
            </w:pPr>
            <w:del w:id="9556" w:author="VOYER Raphael" w:date="2021-06-16T11:15:00Z">
              <w:r w:rsidDel="001111A8">
                <w:rPr>
                  <w:rFonts w:ascii="Verdana" w:hAnsi="Verdana"/>
                  <w:color w:val="000000"/>
                </w:rPr>
                <w:delText>Disable(2)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ED334D9" w14:textId="77777777" w:rsidR="00697356" w:rsidRPr="00530E68" w:rsidDel="001111A8" w:rsidRDefault="00697356">
            <w:pPr>
              <w:pStyle w:val="Titre4"/>
              <w:rPr>
                <w:del w:id="9557" w:author="VOYER Raphael" w:date="2021-06-16T11:15:00Z"/>
                <w:rFonts w:ascii="Verdana" w:hAnsi="Verdana"/>
                <w:color w:val="000000"/>
              </w:rPr>
              <w:pPrChange w:id="9558" w:author="VOYER Raphael" w:date="2021-06-16T11:15:00Z">
                <w:pPr>
                  <w:spacing w:before="100" w:beforeAutospacing="1" w:after="100" w:afterAutospacing="1"/>
                </w:pPr>
              </w:pPrChange>
            </w:pPr>
            <w:del w:id="9559" w:author="VOYER Raphael" w:date="2021-06-16T11:15:00Z">
              <w:r w:rsidDel="001111A8">
                <w:rPr>
                  <w:rFonts w:ascii="Verdana" w:hAnsi="Verdana"/>
                  <w:color w:val="000000"/>
                </w:rPr>
                <w:delText>alaHAVlanClusterAdminStatus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9F6D3B" w14:textId="77777777" w:rsidR="00697356" w:rsidRPr="00530E68" w:rsidDel="001111A8" w:rsidRDefault="00697356">
            <w:pPr>
              <w:pStyle w:val="Titre4"/>
              <w:rPr>
                <w:del w:id="9560" w:author="VOYER Raphael" w:date="2021-06-16T11:15:00Z"/>
                <w:rFonts w:ascii="Verdana" w:hAnsi="Verdana"/>
                <w:color w:val="000000"/>
              </w:rPr>
              <w:pPrChange w:id="9561" w:author="VOYER Raphael" w:date="2021-06-16T11:15:00Z">
                <w:pPr>
                  <w:spacing w:before="100" w:beforeAutospacing="1" w:after="100" w:afterAutospacing="1"/>
                </w:pPr>
              </w:pPrChange>
            </w:pPr>
            <w:del w:id="9562" w:author="VOYER Raphael" w:date="2021-06-16T11:15:00Z">
              <w:r w:rsidDel="001111A8">
                <w:rPr>
                  <w:rFonts w:ascii="Verdana" w:hAnsi="Verdana"/>
                  <w:color w:val="000000"/>
                </w:rPr>
                <w:delText>The administrative control to enable or disable the cluster</w:delText>
              </w:r>
            </w:del>
          </w:p>
        </w:tc>
      </w:tr>
      <w:tr w:rsidR="00697356" w:rsidRPr="00530E68" w:rsidDel="001111A8" w14:paraId="04B1D4BC" w14:textId="77777777" w:rsidTr="00C572C4">
        <w:trPr>
          <w:tblCellSpacing w:w="0" w:type="dxa"/>
          <w:del w:id="9563"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CAAB3B0" w14:textId="77777777" w:rsidR="00697356" w:rsidRPr="00530E68" w:rsidDel="001111A8" w:rsidRDefault="00697356">
            <w:pPr>
              <w:pStyle w:val="Titre4"/>
              <w:rPr>
                <w:del w:id="9564" w:author="VOYER Raphael" w:date="2021-06-16T11:15:00Z"/>
                <w:rFonts w:ascii="Verdana" w:hAnsi="Verdana"/>
                <w:color w:val="000000"/>
              </w:rPr>
              <w:pPrChange w:id="9565" w:author="VOYER Raphael" w:date="2021-06-16T11:15:00Z">
                <w:pPr>
                  <w:spacing w:before="100" w:beforeAutospacing="1" w:after="100" w:afterAutospacing="1"/>
                </w:pPr>
              </w:pPrChange>
            </w:pPr>
            <w:del w:id="9566" w:author="VOYER Raphael" w:date="2021-06-16T11:15:00Z">
              <w:r w:rsidDel="001111A8">
                <w:rPr>
                  <w:rFonts w:ascii="Verdana" w:hAnsi="Verdana"/>
                  <w:color w:val="000000"/>
                </w:rPr>
                <w:delText>vlan</w:delText>
              </w:r>
            </w:del>
          </w:p>
        </w:tc>
        <w:tc>
          <w:tcPr>
            <w:tcW w:w="1228" w:type="dxa"/>
            <w:tcBorders>
              <w:top w:val="outset" w:sz="6" w:space="0" w:color="auto"/>
              <w:left w:val="outset" w:sz="6" w:space="0" w:color="auto"/>
              <w:bottom w:val="outset" w:sz="6" w:space="0" w:color="auto"/>
              <w:right w:val="outset" w:sz="6" w:space="0" w:color="auto"/>
            </w:tcBorders>
          </w:tcPr>
          <w:p w14:paraId="1BBC462D" w14:textId="77777777" w:rsidR="00697356" w:rsidRPr="00530E68" w:rsidDel="001111A8" w:rsidRDefault="00697356">
            <w:pPr>
              <w:pStyle w:val="Titre4"/>
              <w:rPr>
                <w:del w:id="9567" w:author="VOYER Raphael" w:date="2021-06-16T11:15:00Z"/>
                <w:rFonts w:ascii="Verdana" w:hAnsi="Verdana"/>
                <w:color w:val="000000"/>
              </w:rPr>
              <w:pPrChange w:id="9568" w:author="VOYER Raphael" w:date="2021-06-16T11:15:00Z">
                <w:pPr>
                  <w:spacing w:before="100" w:beforeAutospacing="1" w:after="100" w:afterAutospacing="1"/>
                </w:pPr>
              </w:pPrChange>
            </w:pPr>
            <w:del w:id="9569"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20DCDAA8" w14:textId="77777777" w:rsidR="00697356" w:rsidRPr="00530E68" w:rsidDel="001111A8" w:rsidRDefault="00697356">
            <w:pPr>
              <w:pStyle w:val="Titre4"/>
              <w:rPr>
                <w:del w:id="9570" w:author="VOYER Raphael" w:date="2021-06-16T11:15:00Z"/>
                <w:rFonts w:ascii="Verdana" w:hAnsi="Verdana"/>
                <w:color w:val="000000"/>
              </w:rPr>
              <w:pPrChange w:id="9571" w:author="VOYER Raphael" w:date="2021-06-16T11:15:00Z">
                <w:pPr>
                  <w:spacing w:before="100" w:beforeAutospacing="1" w:after="100" w:afterAutospacing="1"/>
                </w:pPr>
              </w:pPrChange>
            </w:pPr>
            <w:del w:id="9572" w:author="VOYER Raphael" w:date="2021-06-16T11:15:00Z">
              <w:r w:rsidDel="001111A8">
                <w:rPr>
                  <w:rFonts w:ascii="Verdana" w:hAnsi="Verdana"/>
                  <w:color w:val="000000"/>
                </w:rPr>
                <w:delText>1..4094</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3BD1C3F" w14:textId="77777777" w:rsidR="00697356" w:rsidRPr="00530E68" w:rsidDel="001111A8" w:rsidRDefault="00697356">
            <w:pPr>
              <w:pStyle w:val="Titre4"/>
              <w:rPr>
                <w:del w:id="9573" w:author="VOYER Raphael" w:date="2021-06-16T11:15:00Z"/>
                <w:rFonts w:ascii="Verdana" w:hAnsi="Verdana"/>
                <w:color w:val="000000"/>
              </w:rPr>
              <w:pPrChange w:id="9574" w:author="VOYER Raphael" w:date="2021-06-16T11:15:00Z">
                <w:pPr>
                  <w:spacing w:before="100" w:beforeAutospacing="1" w:after="100" w:afterAutospacing="1"/>
                </w:pPr>
              </w:pPrChange>
            </w:pPr>
            <w:del w:id="9575" w:author="VOYER Raphael" w:date="2021-06-16T11:15:00Z">
              <w:r w:rsidDel="001111A8">
                <w:rPr>
                  <w:rFonts w:ascii="Verdana" w:hAnsi="Verdana"/>
                  <w:color w:val="000000"/>
                </w:rPr>
                <w:delText>alaHAVlanClusterVlan</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8F18617" w14:textId="77777777" w:rsidR="00697356" w:rsidRPr="00530E68" w:rsidDel="001111A8" w:rsidRDefault="00697356">
            <w:pPr>
              <w:pStyle w:val="Titre4"/>
              <w:rPr>
                <w:del w:id="9576" w:author="VOYER Raphael" w:date="2021-06-16T11:15:00Z"/>
                <w:rFonts w:ascii="Verdana" w:hAnsi="Verdana"/>
                <w:color w:val="000000"/>
              </w:rPr>
              <w:pPrChange w:id="9577" w:author="VOYER Raphael" w:date="2021-06-16T11:15:00Z">
                <w:pPr>
                  <w:spacing w:before="100" w:beforeAutospacing="1" w:after="100" w:afterAutospacing="1"/>
                </w:pPr>
              </w:pPrChange>
            </w:pPr>
            <w:del w:id="9578" w:author="VOYER Raphael" w:date="2021-06-16T11:15:00Z">
              <w:r w:rsidDel="001111A8">
                <w:rPr>
                  <w:rFonts w:ascii="Verdana" w:hAnsi="Verdana"/>
                  <w:color w:val="000000"/>
                </w:rPr>
                <w:delText xml:space="preserve">The vlan ID </w:delText>
              </w:r>
            </w:del>
          </w:p>
        </w:tc>
      </w:tr>
      <w:tr w:rsidR="00697356" w:rsidRPr="00530E68" w:rsidDel="001111A8" w14:paraId="292163F5" w14:textId="77777777" w:rsidTr="00C572C4">
        <w:trPr>
          <w:tblCellSpacing w:w="0" w:type="dxa"/>
          <w:del w:id="957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353AE280" w14:textId="77777777" w:rsidR="00697356" w:rsidDel="001111A8" w:rsidRDefault="00697356">
            <w:pPr>
              <w:pStyle w:val="Titre4"/>
              <w:rPr>
                <w:del w:id="9580" w:author="VOYER Raphael" w:date="2021-06-16T11:15:00Z"/>
                <w:rFonts w:ascii="Verdana" w:hAnsi="Verdana"/>
                <w:color w:val="000000"/>
              </w:rPr>
              <w:pPrChange w:id="9581" w:author="VOYER Raphael" w:date="2021-06-16T11:15:00Z">
                <w:pPr>
                  <w:spacing w:before="100" w:beforeAutospacing="1" w:after="100" w:afterAutospacing="1"/>
                </w:pPr>
              </w:pPrChange>
            </w:pPr>
            <w:del w:id="9582" w:author="VOYER Raphael" w:date="2021-06-16T11:15:00Z">
              <w:r w:rsidDel="001111A8">
                <w:rPr>
                  <w:rFonts w:ascii="Verdana" w:hAnsi="Verdana"/>
                  <w:color w:val="000000"/>
                </w:rPr>
                <w:delText>mac-type&lt;static&gt; and &lt;dynamic&gt;</w:delText>
              </w:r>
            </w:del>
          </w:p>
        </w:tc>
        <w:tc>
          <w:tcPr>
            <w:tcW w:w="1228" w:type="dxa"/>
            <w:tcBorders>
              <w:top w:val="outset" w:sz="6" w:space="0" w:color="auto"/>
              <w:left w:val="outset" w:sz="6" w:space="0" w:color="auto"/>
              <w:bottom w:val="outset" w:sz="6" w:space="0" w:color="auto"/>
              <w:right w:val="outset" w:sz="6" w:space="0" w:color="auto"/>
            </w:tcBorders>
          </w:tcPr>
          <w:p w14:paraId="2F1016CD" w14:textId="77777777" w:rsidR="00697356" w:rsidDel="001111A8" w:rsidRDefault="00697356">
            <w:pPr>
              <w:pStyle w:val="Titre4"/>
              <w:rPr>
                <w:del w:id="9583" w:author="VOYER Raphael" w:date="2021-06-16T11:15:00Z"/>
                <w:rFonts w:ascii="Verdana" w:hAnsi="Verdana"/>
                <w:color w:val="000000"/>
              </w:rPr>
              <w:pPrChange w:id="9584" w:author="VOYER Raphael" w:date="2021-06-16T11:15:00Z">
                <w:pPr>
                  <w:spacing w:before="100" w:beforeAutospacing="1" w:after="100" w:afterAutospacing="1"/>
                </w:pPr>
              </w:pPrChange>
            </w:pPr>
            <w:del w:id="9585"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7478932" w14:textId="77777777" w:rsidR="00697356" w:rsidDel="001111A8" w:rsidRDefault="00697356">
            <w:pPr>
              <w:pStyle w:val="Titre4"/>
              <w:rPr>
                <w:del w:id="9586" w:author="VOYER Raphael" w:date="2021-06-16T11:15:00Z"/>
                <w:rFonts w:ascii="Verdana" w:hAnsi="Verdana"/>
                <w:color w:val="000000"/>
              </w:rPr>
              <w:pPrChange w:id="9587" w:author="VOYER Raphael" w:date="2021-06-16T11:15:00Z">
                <w:pPr>
                  <w:spacing w:before="100" w:beforeAutospacing="1" w:after="100" w:afterAutospacing="1"/>
                </w:pPr>
              </w:pPrChange>
            </w:pPr>
            <w:del w:id="9588" w:author="VOYER Raphael" w:date="2021-06-16T11:15:00Z">
              <w:r w:rsidDel="001111A8">
                <w:rPr>
                  <w:rFonts w:ascii="Verdana" w:hAnsi="Verdana"/>
                  <w:color w:val="000000"/>
                </w:rPr>
                <w:delText>Invalid (0)/ Static(1)/</w:delText>
              </w:r>
            </w:del>
          </w:p>
          <w:p w14:paraId="2E670B06" w14:textId="77777777" w:rsidR="00697356" w:rsidDel="001111A8" w:rsidRDefault="00697356">
            <w:pPr>
              <w:pStyle w:val="Titre4"/>
              <w:rPr>
                <w:del w:id="9589" w:author="VOYER Raphael" w:date="2021-06-16T11:15:00Z"/>
                <w:rFonts w:ascii="Verdana" w:hAnsi="Verdana"/>
                <w:color w:val="000000"/>
              </w:rPr>
              <w:pPrChange w:id="9590" w:author="VOYER Raphael" w:date="2021-06-16T11:15:00Z">
                <w:pPr>
                  <w:spacing w:before="100" w:beforeAutospacing="1" w:after="100" w:afterAutospacing="1"/>
                </w:pPr>
              </w:pPrChange>
            </w:pPr>
            <w:del w:id="9591" w:author="VOYER Raphael" w:date="2021-06-16T11:15:00Z">
              <w:r w:rsidDel="001111A8">
                <w:rPr>
                  <w:rFonts w:ascii="Verdana" w:hAnsi="Verdana"/>
                  <w:color w:val="000000"/>
                </w:rPr>
                <w:delText>Dynamic(2)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21EA013" w14:textId="77777777" w:rsidR="00697356" w:rsidDel="001111A8" w:rsidRDefault="00697356">
            <w:pPr>
              <w:pStyle w:val="Titre4"/>
              <w:rPr>
                <w:del w:id="9592" w:author="VOYER Raphael" w:date="2021-06-16T11:15:00Z"/>
                <w:rFonts w:ascii="Verdana" w:hAnsi="Verdana"/>
                <w:color w:val="000000"/>
              </w:rPr>
              <w:pPrChange w:id="9593" w:author="VOYER Raphael" w:date="2021-06-16T11:15:00Z">
                <w:pPr>
                  <w:spacing w:before="100" w:beforeAutospacing="1" w:after="100" w:afterAutospacing="1"/>
                </w:pPr>
              </w:pPrChange>
            </w:pPr>
            <w:del w:id="9594" w:author="VOYER Raphael" w:date="2021-06-16T11:15:00Z">
              <w:r w:rsidDel="001111A8">
                <w:rPr>
                  <w:rFonts w:ascii="Verdana" w:hAnsi="Verdana"/>
                  <w:color w:val="000000"/>
                </w:rPr>
                <w:delText>alaHAVlanClusterMacAddressType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EFC9E7" w14:textId="77777777" w:rsidR="00697356" w:rsidDel="001111A8" w:rsidRDefault="00697356">
            <w:pPr>
              <w:pStyle w:val="Titre4"/>
              <w:rPr>
                <w:del w:id="9595" w:author="VOYER Raphael" w:date="2021-06-16T11:15:00Z"/>
                <w:rFonts w:ascii="Verdana" w:hAnsi="Verdana"/>
                <w:color w:val="000000"/>
              </w:rPr>
              <w:pPrChange w:id="9596" w:author="VOYER Raphael" w:date="2021-06-16T11:15:00Z">
                <w:pPr>
                  <w:spacing w:before="100" w:beforeAutospacing="1" w:after="100" w:afterAutospacing="1"/>
                </w:pPr>
              </w:pPrChange>
            </w:pPr>
            <w:del w:id="9597" w:author="VOYER Raphael" w:date="2021-06-16T11:15:00Z">
              <w:r w:rsidDel="001111A8">
                <w:rPr>
                  <w:rFonts w:ascii="Verdana" w:hAnsi="Verdana"/>
                  <w:color w:val="000000"/>
                </w:rPr>
                <w:delText>The variable indicating static/dynamic ARP for L3 cluster.</w:delText>
              </w:r>
            </w:del>
          </w:p>
        </w:tc>
      </w:tr>
      <w:tr w:rsidR="00697356" w:rsidRPr="00530E68" w:rsidDel="001111A8" w14:paraId="49A55238" w14:textId="77777777" w:rsidTr="00C572C4">
        <w:trPr>
          <w:tblCellSpacing w:w="0" w:type="dxa"/>
          <w:del w:id="9598"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1047AF6" w14:textId="77777777" w:rsidR="00697356" w:rsidDel="001111A8" w:rsidRDefault="00697356">
            <w:pPr>
              <w:pStyle w:val="Titre4"/>
              <w:rPr>
                <w:del w:id="9599" w:author="VOYER Raphael" w:date="2021-06-16T11:15:00Z"/>
                <w:rFonts w:ascii="Verdana" w:hAnsi="Verdana"/>
                <w:color w:val="000000"/>
              </w:rPr>
              <w:pPrChange w:id="9600" w:author="VOYER Raphael" w:date="2021-06-16T11:15:00Z">
                <w:pPr>
                  <w:spacing w:before="100" w:beforeAutospacing="1" w:after="100" w:afterAutospacing="1"/>
                </w:pPr>
              </w:pPrChange>
            </w:pPr>
            <w:del w:id="9601" w:author="VOYER Raphael" w:date="2021-06-16T11:15:00Z">
              <w:r w:rsidDel="001111A8">
                <w:rPr>
                  <w:rFonts w:ascii="Verdana" w:hAnsi="Verdana"/>
                  <w:color w:val="000000"/>
                </w:rPr>
                <w:delText>Mac-address</w:delText>
              </w:r>
            </w:del>
          </w:p>
        </w:tc>
        <w:tc>
          <w:tcPr>
            <w:tcW w:w="1228" w:type="dxa"/>
            <w:tcBorders>
              <w:top w:val="outset" w:sz="6" w:space="0" w:color="auto"/>
              <w:left w:val="outset" w:sz="6" w:space="0" w:color="auto"/>
              <w:bottom w:val="outset" w:sz="6" w:space="0" w:color="auto"/>
              <w:right w:val="outset" w:sz="6" w:space="0" w:color="auto"/>
            </w:tcBorders>
          </w:tcPr>
          <w:p w14:paraId="23EDD163" w14:textId="77777777" w:rsidR="00697356" w:rsidDel="001111A8" w:rsidRDefault="00697356">
            <w:pPr>
              <w:pStyle w:val="Titre4"/>
              <w:rPr>
                <w:del w:id="9602" w:author="VOYER Raphael" w:date="2021-06-16T11:15:00Z"/>
                <w:rFonts w:ascii="Verdana" w:hAnsi="Verdana"/>
                <w:color w:val="000000"/>
              </w:rPr>
              <w:pPrChange w:id="9603" w:author="VOYER Raphael" w:date="2021-06-16T11:15:00Z">
                <w:pPr>
                  <w:spacing w:before="100" w:beforeAutospacing="1" w:after="100" w:afterAutospacing="1"/>
                </w:pPr>
              </w:pPrChange>
            </w:pPr>
            <w:del w:id="9604" w:author="VOYER Raphael" w:date="2021-06-16T11:15:00Z">
              <w:r w:rsidDel="001111A8">
                <w:rPr>
                  <w:rFonts w:ascii="Verdana" w:hAnsi="Verdana"/>
                  <w:color w:val="000000"/>
                </w:rPr>
                <w:delText>MacAddress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75868846" w14:textId="77777777" w:rsidR="00697356" w:rsidDel="001111A8" w:rsidRDefault="00697356">
            <w:pPr>
              <w:pStyle w:val="Titre4"/>
              <w:rPr>
                <w:del w:id="9605" w:author="VOYER Raphael" w:date="2021-06-16T11:15:00Z"/>
                <w:rFonts w:ascii="Verdana" w:hAnsi="Verdana"/>
                <w:color w:val="000000"/>
              </w:rPr>
              <w:pPrChange w:id="9606" w:author="VOYER Raphael" w:date="2021-06-16T11:15:00Z">
                <w:pPr>
                  <w:spacing w:before="100" w:beforeAutospacing="1" w:after="100" w:afterAutospacing="1"/>
                </w:pPr>
              </w:pPrChange>
            </w:pPr>
            <w:smartTag w:uri="urn:schemas-microsoft-com:office:smarttags" w:element="stockticker">
              <w:del w:id="9607"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26CB72" w14:textId="77777777" w:rsidR="00697356" w:rsidDel="001111A8" w:rsidRDefault="00697356">
            <w:pPr>
              <w:pStyle w:val="Titre4"/>
              <w:rPr>
                <w:del w:id="9608" w:author="VOYER Raphael" w:date="2021-06-16T11:15:00Z"/>
                <w:rFonts w:ascii="Verdana" w:hAnsi="Verdana"/>
                <w:color w:val="000000"/>
              </w:rPr>
              <w:pPrChange w:id="9609" w:author="VOYER Raphael" w:date="2021-06-16T11:15:00Z">
                <w:pPr>
                  <w:spacing w:before="100" w:beforeAutospacing="1" w:after="100" w:afterAutospacing="1"/>
                </w:pPr>
              </w:pPrChange>
            </w:pPr>
            <w:del w:id="9610" w:author="VOYER Raphael" w:date="2021-06-16T11:15:00Z">
              <w:r w:rsidDel="001111A8">
                <w:rPr>
                  <w:rFonts w:ascii="Verdana" w:hAnsi="Verdana"/>
                  <w:color w:val="000000"/>
                </w:rPr>
                <w:delText>alaHAVlanClusterMacAddress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57A6C2" w14:textId="77777777" w:rsidR="00697356" w:rsidDel="001111A8" w:rsidRDefault="00697356">
            <w:pPr>
              <w:pStyle w:val="Titre4"/>
              <w:rPr>
                <w:del w:id="9611" w:author="VOYER Raphael" w:date="2021-06-16T11:15:00Z"/>
                <w:rFonts w:ascii="Verdana" w:hAnsi="Verdana"/>
                <w:color w:val="000000"/>
              </w:rPr>
              <w:pPrChange w:id="9612" w:author="VOYER Raphael" w:date="2021-06-16T11:15:00Z">
                <w:pPr>
                  <w:spacing w:before="100" w:beforeAutospacing="1" w:after="100" w:afterAutospacing="1"/>
                </w:pPr>
              </w:pPrChange>
            </w:pPr>
            <w:del w:id="9613" w:author="VOYER Raphael" w:date="2021-06-16T11:15:00Z">
              <w:r w:rsidDel="001111A8">
                <w:rPr>
                  <w:rFonts w:ascii="Verdana" w:hAnsi="Verdana"/>
                  <w:color w:val="000000"/>
                </w:rPr>
                <w:delText>Mac-Address in case of L2 cluster and ARP entry in case of L3 cluster.</w:delText>
              </w:r>
            </w:del>
          </w:p>
        </w:tc>
      </w:tr>
      <w:tr w:rsidR="00697356" w:rsidRPr="00530E68" w:rsidDel="001111A8" w14:paraId="65447D7B" w14:textId="77777777" w:rsidTr="00C572C4">
        <w:trPr>
          <w:tblCellSpacing w:w="0" w:type="dxa"/>
          <w:del w:id="961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664FFDFE" w14:textId="77777777" w:rsidR="00697356" w:rsidDel="001111A8" w:rsidRDefault="00697356">
            <w:pPr>
              <w:pStyle w:val="Titre4"/>
              <w:rPr>
                <w:del w:id="9615" w:author="VOYER Raphael" w:date="2021-06-16T11:15:00Z"/>
                <w:rFonts w:ascii="Verdana" w:hAnsi="Verdana"/>
                <w:color w:val="000000"/>
              </w:rPr>
              <w:pPrChange w:id="9616" w:author="VOYER Raphael" w:date="2021-06-16T11:15:00Z">
                <w:pPr>
                  <w:spacing w:before="100" w:beforeAutospacing="1" w:after="100" w:afterAutospacing="1"/>
                </w:pPr>
              </w:pPrChange>
            </w:pPr>
            <w:del w:id="9617" w:author="VOYER Raphael" w:date="2021-06-16T11:15:00Z">
              <w:r w:rsidDel="001111A8">
                <w:rPr>
                  <w:rFonts w:ascii="Verdana" w:hAnsi="Verdana"/>
                  <w:color w:val="000000"/>
                </w:rPr>
                <w:delText>Ip-address</w:delText>
              </w:r>
            </w:del>
          </w:p>
        </w:tc>
        <w:tc>
          <w:tcPr>
            <w:tcW w:w="1228" w:type="dxa"/>
            <w:tcBorders>
              <w:top w:val="outset" w:sz="6" w:space="0" w:color="auto"/>
              <w:left w:val="outset" w:sz="6" w:space="0" w:color="auto"/>
              <w:bottom w:val="outset" w:sz="6" w:space="0" w:color="auto"/>
              <w:right w:val="outset" w:sz="6" w:space="0" w:color="auto"/>
            </w:tcBorders>
          </w:tcPr>
          <w:p w14:paraId="25CFD656" w14:textId="77777777" w:rsidR="00697356" w:rsidDel="001111A8" w:rsidRDefault="00697356">
            <w:pPr>
              <w:pStyle w:val="Titre4"/>
              <w:rPr>
                <w:del w:id="9618" w:author="VOYER Raphael" w:date="2021-06-16T11:15:00Z"/>
                <w:rFonts w:ascii="Verdana" w:hAnsi="Verdana"/>
                <w:color w:val="000000"/>
              </w:rPr>
              <w:pPrChange w:id="9619" w:author="VOYER Raphael" w:date="2021-06-16T11:15:00Z">
                <w:pPr>
                  <w:spacing w:before="100" w:beforeAutospacing="1" w:after="100" w:afterAutospacing="1"/>
                </w:pPr>
              </w:pPrChange>
            </w:pPr>
            <w:del w:id="9620" w:author="VOYER Raphael" w:date="2021-06-16T11:15:00Z">
              <w:r w:rsidDel="001111A8">
                <w:rPr>
                  <w:rFonts w:ascii="Verdana" w:hAnsi="Verdana"/>
                  <w:color w:val="000000"/>
                </w:rPr>
                <w:delText>InetAddressType</w:delText>
              </w:r>
            </w:del>
          </w:p>
          <w:p w14:paraId="315E6BA6" w14:textId="77777777" w:rsidR="00697356" w:rsidDel="001111A8" w:rsidRDefault="00697356">
            <w:pPr>
              <w:pStyle w:val="Titre4"/>
              <w:rPr>
                <w:del w:id="9621" w:author="VOYER Raphael" w:date="2021-06-16T11:15:00Z"/>
                <w:rFonts w:ascii="Verdana" w:hAnsi="Verdana"/>
                <w:color w:val="000000"/>
              </w:rPr>
              <w:pPrChange w:id="9622" w:author="VOYER Raphael" w:date="2021-06-16T11:15:00Z">
                <w:pPr>
                  <w:spacing w:before="100" w:beforeAutospacing="1" w:after="100" w:afterAutospacing="1"/>
                </w:pPr>
              </w:pPrChange>
            </w:pPr>
            <w:del w:id="9623"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0E5480F2" w14:textId="77777777" w:rsidR="00697356" w:rsidDel="001111A8" w:rsidRDefault="00697356">
            <w:pPr>
              <w:pStyle w:val="Titre4"/>
              <w:rPr>
                <w:del w:id="9624" w:author="VOYER Raphael" w:date="2021-06-16T11:15:00Z"/>
                <w:rFonts w:ascii="Verdana" w:hAnsi="Verdana"/>
                <w:color w:val="000000"/>
              </w:rPr>
              <w:pPrChange w:id="9625" w:author="VOYER Raphael" w:date="2021-06-16T11:15:00Z">
                <w:pPr>
                  <w:spacing w:before="100" w:beforeAutospacing="1" w:after="100" w:afterAutospacing="1"/>
                </w:pPr>
              </w:pPrChange>
            </w:pPr>
            <w:del w:id="9626" w:author="VOYER Raphael" w:date="2021-06-16T11:15:00Z">
              <w:r w:rsidDel="001111A8">
                <w:rPr>
                  <w:rFonts w:ascii="Verdana" w:hAnsi="Verdana"/>
                  <w:color w:val="000000"/>
                </w:rPr>
                <w:delText>IPV4 type</w:delText>
              </w:r>
            </w:del>
          </w:p>
          <w:p w14:paraId="5AE37BE2" w14:textId="77777777" w:rsidR="00697356" w:rsidDel="001111A8" w:rsidRDefault="00697356">
            <w:pPr>
              <w:pStyle w:val="Titre4"/>
              <w:rPr>
                <w:del w:id="9627" w:author="VOYER Raphael" w:date="2021-06-16T11:15:00Z"/>
                <w:rFonts w:ascii="Verdana" w:hAnsi="Verdana"/>
                <w:color w:val="000000"/>
              </w:rPr>
              <w:pPrChange w:id="9628" w:author="VOYER Raphael" w:date="2021-06-16T11:15:00Z">
                <w:pPr>
                  <w:spacing w:before="100" w:beforeAutospacing="1" w:after="100" w:afterAutospacing="1"/>
                </w:pPr>
              </w:pPrChange>
            </w:pPr>
            <w:smartTag w:uri="urn:schemas-microsoft-com:office:smarttags" w:element="stockticker">
              <w:del w:id="9629"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414813D" w14:textId="77777777" w:rsidR="00697356" w:rsidDel="001111A8" w:rsidRDefault="00697356">
            <w:pPr>
              <w:pStyle w:val="Titre4"/>
              <w:rPr>
                <w:del w:id="9630" w:author="VOYER Raphael" w:date="2021-06-16T11:15:00Z"/>
                <w:rFonts w:ascii="Verdana" w:hAnsi="Verdana"/>
                <w:color w:val="000000"/>
              </w:rPr>
              <w:pPrChange w:id="9631" w:author="VOYER Raphael" w:date="2021-06-16T11:15:00Z">
                <w:pPr>
                  <w:spacing w:before="100" w:beforeAutospacing="1" w:after="100" w:afterAutospacing="1"/>
                </w:pPr>
              </w:pPrChange>
            </w:pPr>
            <w:del w:id="9632" w:author="VOYER Raphael" w:date="2021-06-16T11:15:00Z">
              <w:r w:rsidDel="001111A8">
                <w:rPr>
                  <w:rFonts w:ascii="Verdana" w:hAnsi="Verdana"/>
                  <w:color w:val="000000"/>
                </w:rPr>
                <w:delText>alaHAVlanClusterInetAddressType</w:delText>
              </w:r>
            </w:del>
          </w:p>
          <w:p w14:paraId="01AEEFD5" w14:textId="77777777" w:rsidR="00697356" w:rsidDel="001111A8" w:rsidRDefault="00697356">
            <w:pPr>
              <w:pStyle w:val="Titre4"/>
              <w:rPr>
                <w:del w:id="9633" w:author="VOYER Raphael" w:date="2021-06-16T11:15:00Z"/>
                <w:rFonts w:ascii="Verdana" w:hAnsi="Verdana"/>
                <w:color w:val="000000"/>
              </w:rPr>
              <w:pPrChange w:id="9634" w:author="VOYER Raphael" w:date="2021-06-16T11:15:00Z">
                <w:pPr>
                  <w:spacing w:before="100" w:beforeAutospacing="1" w:after="100" w:afterAutospacing="1"/>
                </w:pPr>
              </w:pPrChange>
            </w:pPr>
            <w:del w:id="9635" w:author="VOYER Raphael" w:date="2021-06-16T11:15:00Z">
              <w:r w:rsidDel="001111A8">
                <w:rPr>
                  <w:rFonts w:ascii="Verdana" w:hAnsi="Verdana"/>
                  <w:color w:val="000000"/>
                </w:rPr>
                <w:delText>alaHAVlanClusterInetAddress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F337CB8" w14:textId="77777777" w:rsidR="00697356" w:rsidDel="001111A8" w:rsidRDefault="00697356">
            <w:pPr>
              <w:pStyle w:val="Titre4"/>
              <w:rPr>
                <w:del w:id="9636" w:author="VOYER Raphael" w:date="2021-06-16T11:15:00Z"/>
                <w:rFonts w:ascii="Verdana" w:hAnsi="Verdana"/>
                <w:color w:val="000000"/>
              </w:rPr>
              <w:pPrChange w:id="9637" w:author="VOYER Raphael" w:date="2021-06-16T11:15:00Z">
                <w:pPr>
                  <w:spacing w:before="100" w:beforeAutospacing="1" w:after="100" w:afterAutospacing="1"/>
                </w:pPr>
              </w:pPrChange>
            </w:pPr>
            <w:del w:id="9638" w:author="VOYER Raphael" w:date="2021-06-16T11:15:00Z">
              <w:r w:rsidDel="001111A8">
                <w:rPr>
                  <w:rFonts w:ascii="Verdana" w:hAnsi="Verdana"/>
                  <w:color w:val="000000"/>
                </w:rPr>
                <w:delText>The IPV4 address.</w:delText>
              </w:r>
            </w:del>
          </w:p>
        </w:tc>
      </w:tr>
      <w:tr w:rsidR="00697356" w:rsidRPr="00530E68" w:rsidDel="001111A8" w14:paraId="18800FC3" w14:textId="77777777" w:rsidTr="00C572C4">
        <w:trPr>
          <w:tblCellSpacing w:w="0" w:type="dxa"/>
          <w:del w:id="963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F8EB1FA" w14:textId="77777777" w:rsidR="00697356" w:rsidDel="001111A8" w:rsidRDefault="00697356">
            <w:pPr>
              <w:pStyle w:val="Titre4"/>
              <w:rPr>
                <w:del w:id="9640" w:author="VOYER Raphael" w:date="2021-06-16T11:15:00Z"/>
                <w:rFonts w:ascii="Verdana" w:hAnsi="Verdana"/>
                <w:color w:val="000000"/>
              </w:rPr>
              <w:pPrChange w:id="9641" w:author="VOYER Raphael" w:date="2021-06-16T11:15:00Z">
                <w:pPr>
                  <w:spacing w:before="100" w:beforeAutospacing="1" w:after="100" w:afterAutospacing="1"/>
                </w:pPr>
              </w:pPrChange>
            </w:pPr>
            <w:del w:id="9642" w:author="VOYER Raphael" w:date="2021-06-16T11:15:00Z">
              <w:r w:rsidDel="001111A8">
                <w:rPr>
                  <w:rFonts w:ascii="Verdana" w:hAnsi="Verdana"/>
                  <w:color w:val="000000"/>
                </w:rPr>
                <w:delText>Ip-mcast address</w:delText>
              </w:r>
            </w:del>
          </w:p>
        </w:tc>
        <w:tc>
          <w:tcPr>
            <w:tcW w:w="1228" w:type="dxa"/>
            <w:tcBorders>
              <w:top w:val="outset" w:sz="6" w:space="0" w:color="auto"/>
              <w:left w:val="outset" w:sz="6" w:space="0" w:color="auto"/>
              <w:bottom w:val="outset" w:sz="6" w:space="0" w:color="auto"/>
              <w:right w:val="outset" w:sz="6" w:space="0" w:color="auto"/>
            </w:tcBorders>
          </w:tcPr>
          <w:p w14:paraId="704E7293" w14:textId="77777777" w:rsidR="00697356" w:rsidDel="001111A8" w:rsidRDefault="00697356">
            <w:pPr>
              <w:pStyle w:val="Titre4"/>
              <w:rPr>
                <w:del w:id="9643" w:author="VOYER Raphael" w:date="2021-06-16T11:15:00Z"/>
                <w:rFonts w:ascii="Verdana" w:hAnsi="Verdana"/>
                <w:color w:val="000000"/>
              </w:rPr>
              <w:pPrChange w:id="9644" w:author="VOYER Raphael" w:date="2021-06-16T11:15:00Z">
                <w:pPr>
                  <w:spacing w:before="100" w:beforeAutospacing="1" w:after="100" w:afterAutospacing="1"/>
                </w:pPr>
              </w:pPrChange>
            </w:pPr>
            <w:del w:id="9645" w:author="VOYER Raphael" w:date="2021-06-16T11:15:00Z">
              <w:r w:rsidDel="001111A8">
                <w:rPr>
                  <w:rFonts w:ascii="Verdana" w:hAnsi="Verdana"/>
                  <w:color w:val="000000"/>
                </w:rPr>
                <w:delText>InetAddressType</w:delText>
              </w:r>
            </w:del>
          </w:p>
          <w:p w14:paraId="0C8E586F" w14:textId="77777777" w:rsidR="00697356" w:rsidDel="001111A8" w:rsidRDefault="00697356">
            <w:pPr>
              <w:pStyle w:val="Titre4"/>
              <w:rPr>
                <w:del w:id="9646" w:author="VOYER Raphael" w:date="2021-06-16T11:15:00Z"/>
                <w:rFonts w:ascii="Verdana" w:hAnsi="Verdana"/>
                <w:color w:val="000000"/>
              </w:rPr>
              <w:pPrChange w:id="9647" w:author="VOYER Raphael" w:date="2021-06-16T11:15:00Z">
                <w:pPr>
                  <w:spacing w:before="100" w:beforeAutospacing="1" w:after="100" w:afterAutospacing="1"/>
                </w:pPr>
              </w:pPrChange>
            </w:pPr>
            <w:del w:id="9648"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4BE34482" w14:textId="77777777" w:rsidR="00697356" w:rsidDel="001111A8" w:rsidRDefault="00697356">
            <w:pPr>
              <w:pStyle w:val="Titre4"/>
              <w:rPr>
                <w:del w:id="9649" w:author="VOYER Raphael" w:date="2021-06-16T11:15:00Z"/>
                <w:rFonts w:ascii="Verdana" w:hAnsi="Verdana"/>
                <w:color w:val="000000"/>
              </w:rPr>
              <w:pPrChange w:id="9650" w:author="VOYER Raphael" w:date="2021-06-16T11:15:00Z">
                <w:pPr>
                  <w:spacing w:before="100" w:beforeAutospacing="1" w:after="100" w:afterAutospacing="1"/>
                </w:pPr>
              </w:pPrChange>
            </w:pPr>
            <w:del w:id="9651" w:author="VOYER Raphael" w:date="2021-06-16T11:15:00Z">
              <w:r w:rsidDel="001111A8">
                <w:rPr>
                  <w:rFonts w:ascii="Verdana" w:hAnsi="Verdana"/>
                  <w:color w:val="000000"/>
                </w:rPr>
                <w:delText>IPV4 type</w:delText>
              </w:r>
            </w:del>
          </w:p>
          <w:p w14:paraId="68C8132E" w14:textId="77777777" w:rsidR="00697356" w:rsidDel="001111A8" w:rsidRDefault="00697356">
            <w:pPr>
              <w:pStyle w:val="Titre4"/>
              <w:rPr>
                <w:del w:id="9652" w:author="VOYER Raphael" w:date="2021-06-16T11:15:00Z"/>
                <w:rFonts w:ascii="Verdana" w:hAnsi="Verdana"/>
                <w:color w:val="000000"/>
              </w:rPr>
              <w:pPrChange w:id="9653" w:author="VOYER Raphael" w:date="2021-06-16T11:15:00Z">
                <w:pPr>
                  <w:spacing w:before="100" w:beforeAutospacing="1" w:after="100" w:afterAutospacing="1"/>
                </w:pPr>
              </w:pPrChange>
            </w:pPr>
            <w:smartTag w:uri="urn:schemas-microsoft-com:office:smarttags" w:element="stockticker">
              <w:del w:id="9654"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E94B163" w14:textId="77777777" w:rsidR="00697356" w:rsidDel="001111A8" w:rsidRDefault="00697356">
            <w:pPr>
              <w:pStyle w:val="Titre4"/>
              <w:rPr>
                <w:del w:id="9655" w:author="VOYER Raphael" w:date="2021-06-16T11:15:00Z"/>
                <w:rFonts w:ascii="Verdana" w:hAnsi="Verdana"/>
                <w:color w:val="000000"/>
              </w:rPr>
              <w:pPrChange w:id="9656" w:author="VOYER Raphael" w:date="2021-06-16T11:15:00Z">
                <w:pPr>
                  <w:spacing w:before="100" w:beforeAutospacing="1" w:after="100" w:afterAutospacing="1"/>
                </w:pPr>
              </w:pPrChange>
            </w:pPr>
            <w:del w:id="9657" w:author="VOYER Raphael" w:date="2021-06-16T11:15:00Z">
              <w:r w:rsidDel="001111A8">
                <w:rPr>
                  <w:rFonts w:ascii="Verdana" w:hAnsi="Verdana"/>
                  <w:color w:val="000000"/>
                </w:rPr>
                <w:delText>alaHAVlanClusterMulticastInetAddressType</w:delText>
              </w:r>
            </w:del>
          </w:p>
          <w:p w14:paraId="09660F77" w14:textId="77777777" w:rsidR="00697356" w:rsidDel="001111A8" w:rsidRDefault="00697356">
            <w:pPr>
              <w:pStyle w:val="Titre4"/>
              <w:rPr>
                <w:del w:id="9658" w:author="VOYER Raphael" w:date="2021-06-16T11:15:00Z"/>
                <w:rFonts w:ascii="Verdana" w:hAnsi="Verdana"/>
                <w:color w:val="000000"/>
              </w:rPr>
              <w:pPrChange w:id="9659" w:author="VOYER Raphael" w:date="2021-06-16T11:15:00Z">
                <w:pPr>
                  <w:spacing w:before="100" w:beforeAutospacing="1" w:after="100" w:afterAutospacing="1"/>
                </w:pPr>
              </w:pPrChange>
            </w:pPr>
            <w:del w:id="9660" w:author="VOYER Raphael" w:date="2021-06-16T11:15:00Z">
              <w:r w:rsidDel="001111A8">
                <w:rPr>
                  <w:rFonts w:ascii="Verdana" w:hAnsi="Verdana"/>
                  <w:color w:val="000000"/>
                </w:rPr>
                <w:delText>alaHAVlanClusterMulticastInetAddress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6BFC4F" w14:textId="77777777" w:rsidR="00697356" w:rsidDel="001111A8" w:rsidRDefault="00697356">
            <w:pPr>
              <w:pStyle w:val="Titre4"/>
              <w:rPr>
                <w:del w:id="9661" w:author="VOYER Raphael" w:date="2021-06-16T11:15:00Z"/>
                <w:rFonts w:ascii="Verdana" w:hAnsi="Verdana"/>
                <w:color w:val="000000"/>
              </w:rPr>
              <w:pPrChange w:id="9662" w:author="VOYER Raphael" w:date="2021-06-16T11:15:00Z">
                <w:pPr>
                  <w:spacing w:before="100" w:beforeAutospacing="1" w:after="100" w:afterAutospacing="1"/>
                </w:pPr>
              </w:pPrChange>
            </w:pPr>
            <w:del w:id="9663" w:author="VOYER Raphael" w:date="2021-06-16T11:15:00Z">
              <w:r w:rsidDel="001111A8">
                <w:rPr>
                  <w:rFonts w:ascii="Verdana" w:hAnsi="Verdana"/>
                  <w:color w:val="000000"/>
                </w:rPr>
                <w:delText>The IPV4</w:delText>
              </w:r>
            </w:del>
          </w:p>
          <w:p w14:paraId="68BB1F64" w14:textId="77777777" w:rsidR="00697356" w:rsidDel="001111A8" w:rsidRDefault="00697356">
            <w:pPr>
              <w:pStyle w:val="Titre4"/>
              <w:rPr>
                <w:del w:id="9664" w:author="VOYER Raphael" w:date="2021-06-16T11:15:00Z"/>
                <w:rFonts w:ascii="Verdana" w:hAnsi="Verdana"/>
                <w:color w:val="000000"/>
              </w:rPr>
              <w:pPrChange w:id="9665" w:author="VOYER Raphael" w:date="2021-06-16T11:15:00Z">
                <w:pPr>
                  <w:spacing w:before="100" w:beforeAutospacing="1" w:after="100" w:afterAutospacing="1"/>
                </w:pPr>
              </w:pPrChange>
            </w:pPr>
            <w:del w:id="9666" w:author="VOYER Raphael" w:date="2021-06-16T11:15:00Z">
              <w:r w:rsidDel="001111A8">
                <w:rPr>
                  <w:rFonts w:ascii="Verdana" w:hAnsi="Verdana"/>
                  <w:color w:val="000000"/>
                </w:rPr>
                <w:delText xml:space="preserve">Multicast </w:delText>
              </w:r>
            </w:del>
          </w:p>
          <w:p w14:paraId="6DB01E1C" w14:textId="77777777" w:rsidR="00697356" w:rsidDel="001111A8" w:rsidRDefault="00697356">
            <w:pPr>
              <w:pStyle w:val="Titre4"/>
              <w:rPr>
                <w:del w:id="9667" w:author="VOYER Raphael" w:date="2021-06-16T11:15:00Z"/>
                <w:rFonts w:ascii="Verdana" w:hAnsi="Verdana"/>
                <w:color w:val="000000"/>
              </w:rPr>
              <w:pPrChange w:id="9668" w:author="VOYER Raphael" w:date="2021-06-16T11:15:00Z">
                <w:pPr>
                  <w:spacing w:before="100" w:beforeAutospacing="1" w:after="100" w:afterAutospacing="1"/>
                </w:pPr>
              </w:pPrChange>
            </w:pPr>
            <w:del w:id="9669" w:author="VOYER Raphael" w:date="2021-06-16T11:15:00Z">
              <w:r w:rsidDel="001111A8">
                <w:rPr>
                  <w:rFonts w:ascii="Verdana" w:hAnsi="Verdana"/>
                  <w:color w:val="000000"/>
                </w:rPr>
                <w:delText>address.</w:delText>
              </w:r>
            </w:del>
          </w:p>
        </w:tc>
      </w:tr>
      <w:tr w:rsidR="00697356" w:rsidRPr="00530E68" w:rsidDel="001111A8" w14:paraId="2A64FED3" w14:textId="77777777" w:rsidTr="00C572C4">
        <w:trPr>
          <w:tblCellSpacing w:w="0" w:type="dxa"/>
          <w:del w:id="9670"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3E95B6C" w14:textId="77777777" w:rsidR="00697356" w:rsidRPr="00530E68" w:rsidDel="001111A8" w:rsidRDefault="00697356">
            <w:pPr>
              <w:pStyle w:val="Titre4"/>
              <w:rPr>
                <w:del w:id="9671" w:author="VOYER Raphael" w:date="2021-06-16T11:15:00Z"/>
                <w:rFonts w:ascii="Times New Roman" w:hAnsi="Times New Roman"/>
                <w:color w:val="000000"/>
                <w:sz w:val="24"/>
              </w:rPr>
              <w:pPrChange w:id="9672" w:author="VOYER Raphael" w:date="2021-06-16T11:15:00Z">
                <w:pPr>
                  <w:spacing w:before="100" w:beforeAutospacing="1" w:after="100" w:afterAutospacing="1"/>
                </w:pPr>
              </w:pPrChange>
            </w:pPr>
            <w:del w:id="9673"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(command 1 ) before executing commands 2-4</w:delText>
              </w:r>
              <w:r w:rsidRPr="00530E68" w:rsidDel="001111A8">
                <w:rPr>
                  <w:rFonts w:ascii="Verdana" w:hAnsi="Verdana"/>
                  <w:color w:val="000000"/>
                </w:rPr>
                <w:delText>. </w:delText>
              </w:r>
            </w:del>
          </w:p>
        </w:tc>
      </w:tr>
      <w:tr w:rsidR="00697356" w:rsidRPr="00530E68" w:rsidDel="001111A8" w14:paraId="03B117F0" w14:textId="77777777" w:rsidTr="00C572C4">
        <w:trPr>
          <w:tblCellSpacing w:w="0" w:type="dxa"/>
          <w:del w:id="9674"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F90AE27" w14:textId="77777777" w:rsidR="00697356" w:rsidDel="001111A8" w:rsidRDefault="00697356">
            <w:pPr>
              <w:pStyle w:val="Titre4"/>
              <w:rPr>
                <w:del w:id="9675" w:author="VOYER Raphael" w:date="2021-06-16T11:15:00Z"/>
                <w:rFonts w:ascii="Verdana" w:hAnsi="Verdana"/>
                <w:color w:val="000000"/>
              </w:rPr>
              <w:pPrChange w:id="9676" w:author="VOYER Raphael" w:date="2021-06-16T11:15:00Z">
                <w:pPr>
                  <w:spacing w:before="100" w:beforeAutospacing="1" w:after="100" w:afterAutospacing="1"/>
                </w:pPr>
              </w:pPrChange>
            </w:pPr>
            <w:del w:id="9677" w:author="VOYER Raphael" w:date="2021-06-16T11:15:00Z">
              <w:r w:rsidDel="001111A8">
                <w:rPr>
                  <w:rFonts w:ascii="Verdana" w:hAnsi="Verdana"/>
                  <w:color w:val="000000"/>
                </w:rPr>
                <w:delText xml:space="preserve">Description:  These commands configure the mode and a name to a cluster as well as </w:delText>
              </w:r>
            </w:del>
          </w:p>
          <w:p w14:paraId="6C7615A3" w14:textId="77777777" w:rsidR="00697356" w:rsidDel="001111A8" w:rsidRDefault="00697356">
            <w:pPr>
              <w:pStyle w:val="Titre4"/>
              <w:rPr>
                <w:del w:id="9678" w:author="VOYER Raphael" w:date="2021-06-16T11:15:00Z"/>
                <w:rFonts w:ascii="Verdana" w:hAnsi="Verdana"/>
                <w:color w:val="000000"/>
              </w:rPr>
              <w:pPrChange w:id="9679" w:author="VOYER Raphael" w:date="2021-06-16T11:15:00Z">
                <w:pPr>
                  <w:spacing w:before="100" w:beforeAutospacing="1" w:after="100" w:afterAutospacing="1"/>
                </w:pPr>
              </w:pPrChange>
            </w:pPr>
            <w:del w:id="9680" w:author="VOYER Raphael" w:date="2021-06-16T11:15:00Z">
              <w:r w:rsidDel="001111A8">
                <w:rPr>
                  <w:rFonts w:ascii="Verdana" w:hAnsi="Verdana"/>
                  <w:color w:val="000000"/>
                </w:rPr>
                <w:delText xml:space="preserve">Cluster parameters(mac/vlan) for L2 cluster and (IP/Mac-type/Mac-address/IP-Multicast) for L3 </w:delText>
              </w:r>
            </w:del>
          </w:p>
          <w:p w14:paraId="0928F7A5" w14:textId="77777777" w:rsidR="00697356" w:rsidRPr="00530E68" w:rsidDel="001111A8" w:rsidRDefault="00697356">
            <w:pPr>
              <w:pStyle w:val="Titre4"/>
              <w:rPr>
                <w:del w:id="9681" w:author="VOYER Raphael" w:date="2021-06-16T11:15:00Z"/>
                <w:rFonts w:ascii="Times New Roman" w:hAnsi="Times New Roman"/>
                <w:color w:val="000000"/>
                <w:sz w:val="24"/>
              </w:rPr>
              <w:pPrChange w:id="9682" w:author="VOYER Raphael" w:date="2021-06-16T11:15:00Z">
                <w:pPr>
                  <w:spacing w:before="100" w:beforeAutospacing="1" w:after="100" w:afterAutospacing="1"/>
                </w:pPr>
              </w:pPrChange>
            </w:pPr>
            <w:del w:id="9683" w:author="VOYER Raphael" w:date="2021-06-16T11:15:00Z">
              <w:r w:rsidDel="001111A8">
                <w:rPr>
                  <w:rFonts w:ascii="Verdana" w:hAnsi="Verdana"/>
                  <w:color w:val="000000"/>
                </w:rPr>
                <w:delText>cluster</w:delText>
              </w:r>
              <w:r w:rsidRPr="00530E68" w:rsidDel="001111A8">
                <w:rPr>
                  <w:rFonts w:ascii="Verdana" w:hAnsi="Verdana"/>
                  <w:color w:val="000000"/>
                </w:rPr>
                <w:delText>.  </w:delText>
              </w:r>
            </w:del>
          </w:p>
        </w:tc>
      </w:tr>
    </w:tbl>
    <w:p w14:paraId="3BEFFEFF" w14:textId="77777777" w:rsidR="00697356" w:rsidDel="001111A8" w:rsidRDefault="00697356">
      <w:pPr>
        <w:pStyle w:val="Titre4"/>
        <w:rPr>
          <w:del w:id="9684" w:author="VOYER Raphael" w:date="2021-06-16T11:15:00Z"/>
        </w:rPr>
        <w:pPrChange w:id="9685" w:author="VOYER Raphael" w:date="2021-06-16T11:15:00Z">
          <w:pPr/>
        </w:pPrChange>
      </w:pPr>
    </w:p>
    <w:p w14:paraId="011647F2" w14:textId="77777777" w:rsidR="00697356" w:rsidDel="001111A8" w:rsidRDefault="00697356">
      <w:pPr>
        <w:pStyle w:val="Titre4"/>
        <w:rPr>
          <w:del w:id="9686" w:author="VOYER Raphael" w:date="2021-06-16T11:15:00Z"/>
        </w:rPr>
        <w:pPrChange w:id="9687" w:author="VOYER Raphael" w:date="2021-06-16T11:15:00Z">
          <w:pPr/>
        </w:pPrChange>
      </w:pPr>
    </w:p>
    <w:p w14:paraId="4ED2B115" w14:textId="77777777" w:rsidR="00697356" w:rsidRPr="008C5B16" w:rsidDel="001111A8" w:rsidRDefault="00697356">
      <w:pPr>
        <w:pStyle w:val="Titre4"/>
        <w:rPr>
          <w:del w:id="9688" w:author="VOYER Raphael" w:date="2021-06-16T11:15:00Z"/>
        </w:rPr>
        <w:pPrChange w:id="9689" w:author="VOYER Raphael" w:date="2021-06-16T11:15:00Z">
          <w:pPr>
            <w:outlineLvl w:val="0"/>
          </w:pPr>
        </w:pPrChange>
      </w:pPr>
      <w:bookmarkStart w:id="9690" w:name="_Toc424820523"/>
      <w:del w:id="9691" w:author="VOYER Raphael" w:date="2021-06-16T11:15:00Z">
        <w:r w:rsidRPr="008C5B16" w:rsidDel="001111A8">
          <w:rPr>
            <w:b w:val="0"/>
          </w:rPr>
          <w:delText xml:space="preserve">Cluster parameter setting </w:delText>
        </w:r>
        <w:r w:rsidDel="001111A8">
          <w:rPr>
            <w:b w:val="0"/>
          </w:rPr>
          <w:delText>only port list:</w:delText>
        </w:r>
        <w:bookmarkEnd w:id="9690"/>
      </w:del>
    </w:p>
    <w:p w14:paraId="03E045E1" w14:textId="77777777" w:rsidR="00697356" w:rsidDel="001111A8" w:rsidRDefault="00697356">
      <w:pPr>
        <w:pStyle w:val="Titre4"/>
        <w:rPr>
          <w:del w:id="9692" w:author="VOYER Raphael" w:date="2021-06-16T11:15:00Z"/>
        </w:rPr>
        <w:pPrChange w:id="9693" w:author="VOYER Raphael" w:date="2021-06-16T11:15:00Z">
          <w:pPr/>
        </w:pPrChange>
      </w:pPr>
    </w:p>
    <w:tbl>
      <w:tblPr>
        <w:tblW w:w="994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340"/>
        <w:gridCol w:w="1857"/>
        <w:gridCol w:w="597"/>
        <w:gridCol w:w="615"/>
        <w:gridCol w:w="3965"/>
        <w:gridCol w:w="1566"/>
      </w:tblGrid>
      <w:tr w:rsidR="00697356" w:rsidRPr="00530E68" w:rsidDel="001111A8" w14:paraId="120E3160" w14:textId="77777777" w:rsidTr="00C572C4">
        <w:trPr>
          <w:tblCellSpacing w:w="0" w:type="dxa"/>
          <w:del w:id="9694"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DE5801C" w14:textId="77777777" w:rsidR="00697356" w:rsidDel="001111A8" w:rsidRDefault="00697356">
            <w:pPr>
              <w:pStyle w:val="Titre4"/>
              <w:rPr>
                <w:del w:id="9695" w:author="VOYER Raphael" w:date="2021-06-16T11:15:00Z"/>
                <w:rFonts w:ascii="Verdana" w:hAnsi="Verdana"/>
                <w:color w:val="000000"/>
              </w:rPr>
              <w:pPrChange w:id="9696" w:author="VOYER Raphael" w:date="2021-06-16T11:15:00Z">
                <w:pPr/>
              </w:pPrChange>
            </w:pPr>
            <w:del w:id="9697" w:author="VOYER Raphael" w:date="2021-06-16T11:15:00Z">
              <w:r w:rsidDel="001111A8">
                <w:rPr>
                  <w:rFonts w:ascii="Verdana" w:hAnsi="Verdana"/>
                  <w:color w:val="000000"/>
                </w:rPr>
                <w:delText>1. server-cluster &lt;cluster-id&gt; {port {&lt;slot/port1[-port2]&gt;|all} | linkagg &lt;num1[-num2]&gt;}</w:delText>
              </w:r>
            </w:del>
          </w:p>
          <w:p w14:paraId="787094ED" w14:textId="77777777" w:rsidR="00697356" w:rsidRPr="00530E68" w:rsidDel="001111A8" w:rsidRDefault="00697356">
            <w:pPr>
              <w:pStyle w:val="Titre4"/>
              <w:rPr>
                <w:del w:id="9698" w:author="VOYER Raphael" w:date="2021-06-16T11:15:00Z"/>
                <w:rFonts w:ascii="Verdana" w:hAnsi="Verdana"/>
                <w:color w:val="000000"/>
              </w:rPr>
              <w:pPrChange w:id="9699" w:author="VOYER Raphael" w:date="2021-06-16T11:15:00Z">
                <w:pPr/>
              </w:pPrChange>
            </w:pPr>
            <w:del w:id="9700" w:author="VOYER Raphael" w:date="2021-06-16T11:15:00Z">
              <w:r w:rsidDel="001111A8">
                <w:rPr>
                  <w:rFonts w:ascii="Verdana" w:hAnsi="Verdana"/>
                  <w:color w:val="000000"/>
                </w:rPr>
                <w:delText>2</w:delText>
              </w:r>
              <w:r w:rsidDel="001111A8">
                <w:delText xml:space="preserve"> no server-cluster</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port{&lt;slot/port</w:delText>
              </w:r>
              <w:r w:rsidDel="001111A8">
                <w:delText>[-port2]</w:delText>
              </w:r>
              <w:r w:rsidRPr="002336B3" w:rsidDel="001111A8">
                <w:delText>&gt;|all}|linkagg&lt;aggid</w:delText>
              </w:r>
              <w:r w:rsidDel="001111A8">
                <w:delText>[-aggnum2]&gt; }</w:delText>
              </w:r>
            </w:del>
          </w:p>
        </w:tc>
      </w:tr>
      <w:tr w:rsidR="00697356" w:rsidRPr="00530E68" w:rsidDel="001111A8" w14:paraId="3F684E4A" w14:textId="77777777" w:rsidTr="00C572C4">
        <w:trPr>
          <w:tblCellSpacing w:w="0" w:type="dxa"/>
          <w:del w:id="9701" w:author="VOYER Raphael" w:date="2021-06-16T11:15:00Z"/>
        </w:trPr>
        <w:tc>
          <w:tcPr>
            <w:tcW w:w="3794"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88EB4B" w14:textId="77777777" w:rsidR="00697356" w:rsidRPr="00530E68" w:rsidDel="001111A8" w:rsidRDefault="00697356">
            <w:pPr>
              <w:pStyle w:val="Titre4"/>
              <w:rPr>
                <w:del w:id="9702" w:author="VOYER Raphael" w:date="2021-06-16T11:15:00Z"/>
                <w:rFonts w:ascii="Times New Roman" w:hAnsi="Times New Roman"/>
                <w:color w:val="000000"/>
                <w:sz w:val="24"/>
              </w:rPr>
              <w:pPrChange w:id="9703" w:author="VOYER Raphael" w:date="2021-06-16T11:15:00Z">
                <w:pPr>
                  <w:spacing w:before="100" w:beforeAutospacing="1" w:after="100" w:afterAutospacing="1"/>
                </w:pPr>
              </w:pPrChange>
            </w:pPr>
            <w:del w:id="9704"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146"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0B777A9" w14:textId="77777777" w:rsidR="00697356" w:rsidDel="001111A8" w:rsidRDefault="00697356">
            <w:pPr>
              <w:pStyle w:val="Titre4"/>
              <w:rPr>
                <w:del w:id="9705" w:author="VOYER Raphael" w:date="2021-06-16T11:15:00Z"/>
                <w:rFonts w:ascii="Verdana" w:hAnsi="Verdana"/>
                <w:color w:val="000000"/>
              </w:rPr>
              <w:pPrChange w:id="9706" w:author="VOYER Raphael" w:date="2021-06-16T11:15:00Z">
                <w:pPr>
                  <w:spacing w:before="100" w:beforeAutospacing="1" w:after="100" w:afterAutospacing="1"/>
                </w:pPr>
              </w:pPrChange>
            </w:pPr>
            <w:del w:id="9707" w:author="VOYER Raphael" w:date="2021-06-16T11:15:00Z">
              <w:r w:rsidDel="001111A8">
                <w:rPr>
                  <w:rFonts w:ascii="Verdana" w:hAnsi="Verdana"/>
                  <w:color w:val="000000"/>
                </w:rPr>
                <w:delText>alaHAVlanClusterId (Index1)</w:delText>
              </w:r>
            </w:del>
          </w:p>
          <w:p w14:paraId="097658F4" w14:textId="77777777" w:rsidR="00697356" w:rsidDel="001111A8" w:rsidRDefault="00697356">
            <w:pPr>
              <w:pStyle w:val="Titre4"/>
              <w:rPr>
                <w:del w:id="9708" w:author="VOYER Raphael" w:date="2021-06-16T11:15:00Z"/>
                <w:rFonts w:ascii="Verdana" w:hAnsi="Verdana"/>
                <w:color w:val="000000"/>
              </w:rPr>
              <w:pPrChange w:id="9709" w:author="VOYER Raphael" w:date="2021-06-16T11:15:00Z">
                <w:pPr>
                  <w:spacing w:before="100" w:beforeAutospacing="1" w:after="100" w:afterAutospacing="1"/>
                </w:pPr>
              </w:pPrChange>
            </w:pPr>
            <w:del w:id="9710" w:author="VOYER Raphael" w:date="2021-06-16T11:15:00Z">
              <w:r w:rsidDel="001111A8">
                <w:rPr>
                  <w:rFonts w:ascii="Verdana" w:hAnsi="Verdana"/>
                  <w:color w:val="000000"/>
                </w:rPr>
                <w:delText>alaHAVlanClusterPortIfIndex (Index2)</w:delText>
              </w:r>
            </w:del>
          </w:p>
          <w:p w14:paraId="1C3F31DB" w14:textId="77777777" w:rsidR="00697356" w:rsidRPr="00530E68" w:rsidDel="001111A8" w:rsidRDefault="00697356">
            <w:pPr>
              <w:pStyle w:val="Titre4"/>
              <w:rPr>
                <w:del w:id="9711" w:author="VOYER Raphael" w:date="2021-06-16T11:15:00Z"/>
                <w:rFonts w:ascii="Times New Roman" w:hAnsi="Times New Roman"/>
                <w:color w:val="000000"/>
                <w:sz w:val="24"/>
              </w:rPr>
              <w:pPrChange w:id="9712" w:author="VOYER Raphael" w:date="2021-06-16T11:15:00Z">
                <w:pPr>
                  <w:spacing w:before="100" w:beforeAutospacing="1" w:after="100" w:afterAutospacing="1"/>
                </w:pPr>
              </w:pPrChange>
            </w:pPr>
            <w:del w:id="9713" w:author="VOYER Raphael" w:date="2021-06-16T11:15:00Z">
              <w:r w:rsidDel="001111A8">
                <w:rPr>
                  <w:rFonts w:ascii="Verdana" w:hAnsi="Verdana"/>
                  <w:color w:val="000000"/>
                </w:rPr>
                <w:delText>alaHAVlanClusterPortRowStatus (create/destroy)</w:delText>
              </w:r>
            </w:del>
          </w:p>
        </w:tc>
      </w:tr>
      <w:tr w:rsidR="00697356" w:rsidRPr="00530E68" w:rsidDel="001111A8" w14:paraId="3CD9870E" w14:textId="77777777" w:rsidTr="00C572C4">
        <w:trPr>
          <w:tblCellSpacing w:w="0" w:type="dxa"/>
          <w:del w:id="9714" w:author="VOYER Raphael" w:date="2021-06-16T11:15:00Z"/>
        </w:trPr>
        <w:tc>
          <w:tcPr>
            <w:tcW w:w="1340" w:type="dxa"/>
            <w:tcBorders>
              <w:top w:val="outset" w:sz="6" w:space="0" w:color="auto"/>
              <w:left w:val="outset" w:sz="6" w:space="0" w:color="auto"/>
              <w:bottom w:val="outset" w:sz="6" w:space="0" w:color="auto"/>
              <w:right w:val="outset" w:sz="6" w:space="0" w:color="auto"/>
            </w:tcBorders>
            <w:shd w:val="clear" w:color="auto" w:fill="C0C0C0"/>
          </w:tcPr>
          <w:p w14:paraId="1F903B69" w14:textId="77777777" w:rsidR="00697356" w:rsidRPr="00530E68" w:rsidDel="001111A8" w:rsidRDefault="00697356">
            <w:pPr>
              <w:pStyle w:val="Titre4"/>
              <w:rPr>
                <w:del w:id="9715" w:author="VOYER Raphael" w:date="2021-06-16T11:15:00Z"/>
                <w:rFonts w:ascii="Times New Roman" w:hAnsi="Times New Roman"/>
                <w:color w:val="000000"/>
                <w:sz w:val="24"/>
              </w:rPr>
              <w:pPrChange w:id="9716" w:author="VOYER Raphael" w:date="2021-06-16T11:15:00Z">
                <w:pPr>
                  <w:spacing w:before="100" w:beforeAutospacing="1" w:after="100" w:afterAutospacing="1"/>
                </w:pPr>
              </w:pPrChange>
            </w:pPr>
            <w:smartTag w:uri="urn:schemas-microsoft-com:office:smarttags" w:element="stockticker">
              <w:del w:id="9717" w:author="VOYER Raphael" w:date="2021-06-16T11:15:00Z">
                <w:r w:rsidRPr="00530E68" w:rsidDel="001111A8">
                  <w:rPr>
                    <w:rFonts w:ascii="Verdana" w:hAnsi="Verdana"/>
                    <w:color w:val="000000"/>
                  </w:rPr>
                  <w:delText>CLI</w:delText>
                </w:r>
              </w:del>
            </w:smartTag>
            <w:del w:id="9718" w:author="VOYER Raphael" w:date="2021-06-16T11:15:00Z">
              <w:r w:rsidRPr="00530E68" w:rsidDel="001111A8">
                <w:rPr>
                  <w:rFonts w:ascii="Verdana" w:hAnsi="Verdana"/>
                  <w:color w:val="000000"/>
                </w:rPr>
                <w:delText xml:space="preserve"> Input</w:delText>
              </w:r>
            </w:del>
          </w:p>
        </w:tc>
        <w:tc>
          <w:tcPr>
            <w:tcW w:w="1857" w:type="dxa"/>
            <w:tcBorders>
              <w:top w:val="outset" w:sz="6" w:space="0" w:color="auto"/>
              <w:left w:val="outset" w:sz="6" w:space="0" w:color="auto"/>
              <w:bottom w:val="outset" w:sz="6" w:space="0" w:color="auto"/>
              <w:right w:val="outset" w:sz="6" w:space="0" w:color="auto"/>
            </w:tcBorders>
            <w:shd w:val="clear" w:color="auto" w:fill="C0C0C0"/>
          </w:tcPr>
          <w:p w14:paraId="7B43EC67" w14:textId="77777777" w:rsidR="00697356" w:rsidRPr="00530E68" w:rsidDel="001111A8" w:rsidRDefault="00697356">
            <w:pPr>
              <w:pStyle w:val="Titre4"/>
              <w:rPr>
                <w:del w:id="9719" w:author="VOYER Raphael" w:date="2021-06-16T11:15:00Z"/>
                <w:rFonts w:ascii="Times New Roman" w:hAnsi="Times New Roman"/>
                <w:color w:val="000000"/>
                <w:sz w:val="24"/>
              </w:rPr>
              <w:pPrChange w:id="9720" w:author="VOYER Raphael" w:date="2021-06-16T11:15:00Z">
                <w:pPr>
                  <w:spacing w:before="100" w:beforeAutospacing="1" w:after="100" w:afterAutospacing="1"/>
                </w:pPr>
              </w:pPrChange>
            </w:pPr>
            <w:del w:id="9721" w:author="VOYER Raphael" w:date="2021-06-16T11:15:00Z">
              <w:r w:rsidRPr="00530E68" w:rsidDel="001111A8">
                <w:rPr>
                  <w:rFonts w:ascii="Verdana" w:hAnsi="Verdana"/>
                  <w:color w:val="000000"/>
                </w:rPr>
                <w:delText>Object Syntax Type</w:delText>
              </w:r>
            </w:del>
          </w:p>
        </w:tc>
        <w:tc>
          <w:tcPr>
            <w:tcW w:w="1212" w:type="dxa"/>
            <w:gridSpan w:val="2"/>
            <w:tcBorders>
              <w:top w:val="outset" w:sz="6" w:space="0" w:color="auto"/>
              <w:left w:val="outset" w:sz="6" w:space="0" w:color="auto"/>
              <w:bottom w:val="outset" w:sz="6" w:space="0" w:color="auto"/>
              <w:right w:val="outset" w:sz="6" w:space="0" w:color="auto"/>
            </w:tcBorders>
            <w:shd w:val="clear" w:color="auto" w:fill="C0C0C0"/>
          </w:tcPr>
          <w:p w14:paraId="77D133A2" w14:textId="77777777" w:rsidR="00697356" w:rsidRPr="00530E68" w:rsidDel="001111A8" w:rsidRDefault="00697356">
            <w:pPr>
              <w:pStyle w:val="Titre4"/>
              <w:rPr>
                <w:del w:id="9722" w:author="VOYER Raphael" w:date="2021-06-16T11:15:00Z"/>
                <w:rFonts w:ascii="Times New Roman" w:hAnsi="Times New Roman"/>
                <w:color w:val="000000"/>
                <w:sz w:val="24"/>
              </w:rPr>
              <w:pPrChange w:id="9723" w:author="VOYER Raphael" w:date="2021-06-16T11:15:00Z">
                <w:pPr>
                  <w:spacing w:before="100" w:beforeAutospacing="1" w:after="100" w:afterAutospacing="1"/>
                </w:pPr>
              </w:pPrChange>
            </w:pPr>
            <w:del w:id="9724" w:author="VOYER Raphael" w:date="2021-06-16T11:15:00Z">
              <w:r w:rsidRPr="00530E68" w:rsidDel="001111A8">
                <w:rPr>
                  <w:rFonts w:ascii="Verdana" w:hAnsi="Verdana"/>
                  <w:color w:val="000000"/>
                </w:rPr>
                <w:delText>Range</w:delText>
              </w:r>
            </w:del>
          </w:p>
        </w:tc>
        <w:tc>
          <w:tcPr>
            <w:tcW w:w="396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FB6D6BF" w14:textId="77777777" w:rsidR="00697356" w:rsidRPr="00530E68" w:rsidDel="001111A8" w:rsidRDefault="00697356">
            <w:pPr>
              <w:pStyle w:val="Titre4"/>
              <w:rPr>
                <w:del w:id="9725" w:author="VOYER Raphael" w:date="2021-06-16T11:15:00Z"/>
                <w:rFonts w:ascii="Times New Roman" w:hAnsi="Times New Roman"/>
                <w:color w:val="000000"/>
                <w:sz w:val="24"/>
              </w:rPr>
              <w:pPrChange w:id="9726" w:author="VOYER Raphael" w:date="2021-06-16T11:15:00Z">
                <w:pPr>
                  <w:spacing w:before="100" w:beforeAutospacing="1" w:after="100" w:afterAutospacing="1"/>
                </w:pPr>
              </w:pPrChange>
            </w:pPr>
            <w:del w:id="9727" w:author="VOYER Raphael" w:date="2021-06-16T11:15:00Z">
              <w:r w:rsidRPr="00530E68" w:rsidDel="001111A8">
                <w:rPr>
                  <w:rFonts w:ascii="Verdana" w:hAnsi="Verdana"/>
                  <w:color w:val="000000"/>
                </w:rPr>
                <w:delText>MIB Object Name</w:delText>
              </w:r>
            </w:del>
          </w:p>
        </w:tc>
        <w:tc>
          <w:tcPr>
            <w:tcW w:w="1566"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145931D5" w14:textId="77777777" w:rsidR="00697356" w:rsidRPr="00530E68" w:rsidDel="001111A8" w:rsidRDefault="00697356">
            <w:pPr>
              <w:pStyle w:val="Titre4"/>
              <w:rPr>
                <w:del w:id="9728" w:author="VOYER Raphael" w:date="2021-06-16T11:15:00Z"/>
                <w:rFonts w:ascii="Times New Roman" w:hAnsi="Times New Roman"/>
                <w:color w:val="000000"/>
                <w:sz w:val="24"/>
              </w:rPr>
              <w:pPrChange w:id="9729" w:author="VOYER Raphael" w:date="2021-06-16T11:15:00Z">
                <w:pPr>
                  <w:spacing w:before="100" w:beforeAutospacing="1" w:after="100" w:afterAutospacing="1"/>
                </w:pPr>
              </w:pPrChange>
            </w:pPr>
            <w:del w:id="9730" w:author="VOYER Raphael" w:date="2021-06-16T11:15:00Z">
              <w:r w:rsidRPr="00530E68" w:rsidDel="001111A8">
                <w:rPr>
                  <w:rFonts w:ascii="Verdana" w:hAnsi="Verdana"/>
                  <w:color w:val="000000"/>
                </w:rPr>
                <w:delText>Description</w:delText>
              </w:r>
            </w:del>
          </w:p>
        </w:tc>
      </w:tr>
      <w:tr w:rsidR="00697356" w:rsidRPr="00530E68" w:rsidDel="001111A8" w14:paraId="5904F563" w14:textId="77777777" w:rsidTr="00C572C4">
        <w:trPr>
          <w:tblCellSpacing w:w="0" w:type="dxa"/>
          <w:del w:id="9731"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001EF34A" w14:textId="77777777" w:rsidR="00697356" w:rsidDel="001111A8" w:rsidRDefault="00697356">
            <w:pPr>
              <w:pStyle w:val="Titre4"/>
              <w:rPr>
                <w:del w:id="9732" w:author="VOYER Raphael" w:date="2021-06-16T11:15:00Z"/>
                <w:rFonts w:ascii="Verdana" w:hAnsi="Verdana"/>
                <w:color w:val="000000"/>
              </w:rPr>
              <w:pPrChange w:id="9733" w:author="VOYER Raphael" w:date="2021-06-16T11:15:00Z">
                <w:pPr>
                  <w:spacing w:before="100" w:beforeAutospacing="1" w:after="100" w:afterAutospacing="1"/>
                </w:pPr>
              </w:pPrChange>
            </w:pPr>
            <w:del w:id="9734" w:author="VOYER Raphael" w:date="2021-06-16T11:15:00Z">
              <w:r w:rsidDel="001111A8">
                <w:rPr>
                  <w:rFonts w:ascii="Verdana" w:hAnsi="Verdana"/>
                  <w:color w:val="000000"/>
                </w:rPr>
                <w:delText>Cluster-id</w:delText>
              </w:r>
            </w:del>
          </w:p>
        </w:tc>
        <w:tc>
          <w:tcPr>
            <w:tcW w:w="1857" w:type="dxa"/>
            <w:tcBorders>
              <w:top w:val="outset" w:sz="6" w:space="0" w:color="auto"/>
              <w:left w:val="outset" w:sz="6" w:space="0" w:color="auto"/>
              <w:bottom w:val="outset" w:sz="6" w:space="0" w:color="auto"/>
              <w:right w:val="outset" w:sz="6" w:space="0" w:color="auto"/>
            </w:tcBorders>
          </w:tcPr>
          <w:p w14:paraId="3E681122" w14:textId="77777777" w:rsidR="00697356" w:rsidDel="001111A8" w:rsidRDefault="00697356">
            <w:pPr>
              <w:pStyle w:val="Titre4"/>
              <w:rPr>
                <w:del w:id="9735" w:author="VOYER Raphael" w:date="2021-06-16T11:15:00Z"/>
                <w:rFonts w:ascii="Verdana" w:hAnsi="Verdana"/>
                <w:color w:val="000000"/>
              </w:rPr>
              <w:pPrChange w:id="9736" w:author="VOYER Raphael" w:date="2021-06-16T11:15:00Z">
                <w:pPr>
                  <w:spacing w:before="100" w:beforeAutospacing="1" w:after="100" w:afterAutospacing="1"/>
                </w:pPr>
              </w:pPrChange>
            </w:pPr>
            <w:del w:id="9737" w:author="VOYER Raphael" w:date="2021-06-16T11:15:00Z">
              <w:r w:rsidDel="001111A8">
                <w:rPr>
                  <w:rFonts w:ascii="Verdana" w:hAnsi="Verdana"/>
                  <w:color w:val="000000"/>
                </w:rPr>
                <w:delText>Integer32</w:delText>
              </w:r>
            </w:del>
          </w:p>
        </w:tc>
        <w:tc>
          <w:tcPr>
            <w:tcW w:w="1212" w:type="dxa"/>
            <w:gridSpan w:val="2"/>
            <w:tcBorders>
              <w:top w:val="outset" w:sz="6" w:space="0" w:color="auto"/>
              <w:left w:val="outset" w:sz="6" w:space="0" w:color="auto"/>
              <w:bottom w:val="outset" w:sz="6" w:space="0" w:color="auto"/>
              <w:right w:val="outset" w:sz="6" w:space="0" w:color="auto"/>
            </w:tcBorders>
          </w:tcPr>
          <w:p w14:paraId="3966287C" w14:textId="77777777" w:rsidR="00697356" w:rsidDel="001111A8" w:rsidRDefault="00697356">
            <w:pPr>
              <w:pStyle w:val="Titre4"/>
              <w:rPr>
                <w:del w:id="9738" w:author="VOYER Raphael" w:date="2021-06-16T11:15:00Z"/>
                <w:rFonts w:ascii="Verdana" w:hAnsi="Verdana"/>
                <w:color w:val="000000"/>
              </w:rPr>
              <w:pPrChange w:id="9739" w:author="VOYER Raphael" w:date="2021-06-16T11:15:00Z">
                <w:pPr>
                  <w:spacing w:before="100" w:beforeAutospacing="1" w:after="100" w:afterAutospacing="1"/>
                </w:pPr>
              </w:pPrChange>
            </w:pPr>
            <w:del w:id="9740" w:author="VOYER Raphael" w:date="2021-06-16T11:15:00Z">
              <w:r w:rsidDel="001111A8">
                <w:rPr>
                  <w:rFonts w:ascii="Verdana" w:hAnsi="Verdana"/>
                  <w:color w:val="000000"/>
                </w:rPr>
                <w:delText>1..32</w:delText>
              </w:r>
            </w:del>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2BEAD3" w14:textId="77777777" w:rsidR="00697356" w:rsidDel="001111A8" w:rsidRDefault="00697356">
            <w:pPr>
              <w:pStyle w:val="Titre4"/>
              <w:rPr>
                <w:del w:id="9741" w:author="VOYER Raphael" w:date="2021-06-16T11:15:00Z"/>
                <w:rFonts w:ascii="Verdana" w:hAnsi="Verdana"/>
                <w:color w:val="000000"/>
              </w:rPr>
              <w:pPrChange w:id="9742" w:author="VOYER Raphael" w:date="2021-06-16T11:15:00Z">
                <w:pPr>
                  <w:spacing w:before="100" w:beforeAutospacing="1" w:after="100" w:afterAutospacing="1"/>
                </w:pPr>
              </w:pPrChange>
            </w:pPr>
            <w:del w:id="9743" w:author="VOYER Raphael" w:date="2021-06-16T11:15:00Z">
              <w:r w:rsidDel="001111A8">
                <w:rPr>
                  <w:rFonts w:ascii="Verdana" w:hAnsi="Verdana"/>
                  <w:color w:val="000000"/>
                </w:rPr>
                <w:delText>alaHAVlanClusterId</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2DC68F5" w14:textId="77777777" w:rsidR="00697356" w:rsidDel="001111A8" w:rsidRDefault="00697356">
            <w:pPr>
              <w:pStyle w:val="Titre4"/>
              <w:rPr>
                <w:del w:id="9744" w:author="VOYER Raphael" w:date="2021-06-16T11:15:00Z"/>
                <w:rFonts w:ascii="Verdana" w:hAnsi="Verdana"/>
                <w:color w:val="000000"/>
              </w:rPr>
              <w:pPrChange w:id="9745" w:author="VOYER Raphael" w:date="2021-06-16T11:15:00Z">
                <w:pPr>
                  <w:spacing w:before="100" w:beforeAutospacing="1" w:after="100" w:afterAutospacing="1"/>
                </w:pPr>
              </w:pPrChange>
            </w:pPr>
            <w:del w:id="9746" w:author="VOYER Raphael" w:date="2021-06-16T11:15:00Z">
              <w:r w:rsidDel="001111A8">
                <w:rPr>
                  <w:rFonts w:ascii="Verdana" w:hAnsi="Verdana"/>
                  <w:color w:val="000000"/>
                </w:rPr>
                <w:delText>The Cluster</w:delText>
              </w:r>
            </w:del>
          </w:p>
          <w:p w14:paraId="0CB363B6" w14:textId="77777777" w:rsidR="00697356" w:rsidDel="001111A8" w:rsidRDefault="00697356">
            <w:pPr>
              <w:pStyle w:val="Titre4"/>
              <w:rPr>
                <w:del w:id="9747" w:author="VOYER Raphael" w:date="2021-06-16T11:15:00Z"/>
                <w:rFonts w:ascii="Verdana" w:hAnsi="Verdana"/>
                <w:color w:val="000000"/>
              </w:rPr>
              <w:pPrChange w:id="9748" w:author="VOYER Raphael" w:date="2021-06-16T11:15:00Z">
                <w:pPr>
                  <w:spacing w:before="100" w:beforeAutospacing="1" w:after="100" w:afterAutospacing="1"/>
                </w:pPr>
              </w:pPrChange>
            </w:pPr>
            <w:del w:id="9749" w:author="VOYER Raphael" w:date="2021-06-16T11:15:00Z">
              <w:r w:rsidDel="001111A8">
                <w:rPr>
                  <w:rFonts w:ascii="Verdana" w:hAnsi="Verdana"/>
                  <w:color w:val="000000"/>
                </w:rPr>
                <w:delText>ID</w:delText>
              </w:r>
            </w:del>
          </w:p>
        </w:tc>
      </w:tr>
      <w:tr w:rsidR="00697356" w:rsidRPr="00530E68" w:rsidDel="001111A8" w14:paraId="2BDD2D53" w14:textId="77777777" w:rsidTr="00C572C4">
        <w:trPr>
          <w:tblCellSpacing w:w="0" w:type="dxa"/>
          <w:del w:id="9750"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2E46C09D" w14:textId="77777777" w:rsidR="00697356" w:rsidDel="001111A8" w:rsidRDefault="00697356">
            <w:pPr>
              <w:pStyle w:val="Titre4"/>
              <w:rPr>
                <w:del w:id="9751" w:author="VOYER Raphael" w:date="2021-06-16T11:15:00Z"/>
                <w:rFonts w:ascii="Verdana" w:hAnsi="Verdana"/>
                <w:color w:val="000000"/>
              </w:rPr>
              <w:pPrChange w:id="9752" w:author="VOYER Raphael" w:date="2021-06-16T11:15:00Z">
                <w:pPr>
                  <w:spacing w:before="100" w:beforeAutospacing="1" w:after="100" w:afterAutospacing="1"/>
                </w:pPr>
              </w:pPrChange>
            </w:pPr>
            <w:del w:id="9753" w:author="VOYER Raphael" w:date="2021-06-16T11:15:00Z">
              <w:r w:rsidDel="001111A8">
                <w:rPr>
                  <w:rFonts w:ascii="Verdana" w:hAnsi="Verdana"/>
                  <w:color w:val="000000"/>
                </w:rPr>
                <w:delText>Slotport /</w:delText>
              </w:r>
            </w:del>
          </w:p>
          <w:p w14:paraId="6B582538" w14:textId="77777777" w:rsidR="00697356" w:rsidDel="001111A8" w:rsidRDefault="00697356">
            <w:pPr>
              <w:pStyle w:val="Titre4"/>
              <w:rPr>
                <w:del w:id="9754" w:author="VOYER Raphael" w:date="2021-06-16T11:15:00Z"/>
                <w:rFonts w:ascii="Verdana" w:hAnsi="Verdana"/>
                <w:color w:val="000000"/>
              </w:rPr>
              <w:pPrChange w:id="9755" w:author="VOYER Raphael" w:date="2021-06-16T11:15:00Z">
                <w:pPr>
                  <w:spacing w:before="100" w:beforeAutospacing="1" w:after="100" w:afterAutospacing="1"/>
                </w:pPr>
              </w:pPrChange>
            </w:pPr>
            <w:del w:id="9756" w:author="VOYER Raphael" w:date="2021-06-16T11:15:00Z">
              <w:r w:rsidDel="001111A8">
                <w:rPr>
                  <w:rFonts w:ascii="Verdana" w:hAnsi="Verdana"/>
                  <w:color w:val="000000"/>
                </w:rPr>
                <w:delText>linkagg</w:delText>
              </w:r>
            </w:del>
          </w:p>
        </w:tc>
        <w:tc>
          <w:tcPr>
            <w:tcW w:w="1857" w:type="dxa"/>
            <w:tcBorders>
              <w:top w:val="outset" w:sz="6" w:space="0" w:color="auto"/>
              <w:left w:val="outset" w:sz="6" w:space="0" w:color="auto"/>
              <w:bottom w:val="outset" w:sz="6" w:space="0" w:color="auto"/>
              <w:right w:val="outset" w:sz="6" w:space="0" w:color="auto"/>
            </w:tcBorders>
          </w:tcPr>
          <w:p w14:paraId="2F98BB8C" w14:textId="77777777" w:rsidR="00697356" w:rsidDel="001111A8" w:rsidRDefault="00697356">
            <w:pPr>
              <w:pStyle w:val="Titre4"/>
              <w:rPr>
                <w:del w:id="9757" w:author="VOYER Raphael" w:date="2021-06-16T11:15:00Z"/>
                <w:rFonts w:ascii="Verdana" w:hAnsi="Verdana"/>
                <w:color w:val="000000"/>
              </w:rPr>
              <w:pPrChange w:id="9758" w:author="VOYER Raphael" w:date="2021-06-16T11:15:00Z">
                <w:pPr>
                  <w:spacing w:before="100" w:beforeAutospacing="1" w:after="100" w:afterAutospacing="1"/>
                </w:pPr>
              </w:pPrChange>
            </w:pPr>
            <w:del w:id="9759" w:author="VOYER Raphael" w:date="2021-06-16T11:15:00Z">
              <w:r w:rsidDel="001111A8">
                <w:rPr>
                  <w:rFonts w:ascii="Verdana" w:hAnsi="Verdana"/>
                  <w:color w:val="000000"/>
                </w:rPr>
                <w:delText>IfIndex</w:delText>
              </w:r>
            </w:del>
          </w:p>
        </w:tc>
        <w:tc>
          <w:tcPr>
            <w:tcW w:w="1212" w:type="dxa"/>
            <w:gridSpan w:val="2"/>
            <w:tcBorders>
              <w:top w:val="outset" w:sz="6" w:space="0" w:color="auto"/>
              <w:left w:val="outset" w:sz="6" w:space="0" w:color="auto"/>
              <w:bottom w:val="outset" w:sz="6" w:space="0" w:color="auto"/>
              <w:right w:val="outset" w:sz="6" w:space="0" w:color="auto"/>
            </w:tcBorders>
          </w:tcPr>
          <w:p w14:paraId="115FBA69" w14:textId="77777777" w:rsidR="00697356" w:rsidDel="001111A8" w:rsidRDefault="00697356">
            <w:pPr>
              <w:pStyle w:val="Titre4"/>
              <w:rPr>
                <w:del w:id="9760" w:author="VOYER Raphael" w:date="2021-06-16T11:15:00Z"/>
                <w:rFonts w:ascii="Verdana" w:hAnsi="Verdana"/>
                <w:color w:val="000000"/>
              </w:rPr>
              <w:pPrChange w:id="9761" w:author="VOYER Raphael" w:date="2021-06-16T11:15:00Z">
                <w:pPr>
                  <w:spacing w:before="100" w:beforeAutospacing="1" w:after="100" w:afterAutospacing="1"/>
                </w:pPr>
              </w:pPrChange>
            </w:pPr>
            <w:smartTag w:uri="urn:schemas-microsoft-com:office:smarttags" w:element="stockticker">
              <w:del w:id="9762" w:author="VOYER Raphael" w:date="2021-06-16T11:15:00Z">
                <w:r w:rsidDel="001111A8">
                  <w:rPr>
                    <w:rFonts w:ascii="Verdana" w:hAnsi="Verdana"/>
                    <w:color w:val="000000"/>
                  </w:rPr>
                  <w:delText>NA</w:delText>
                </w:r>
              </w:del>
            </w:smartTag>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07F0BBD" w14:textId="77777777" w:rsidR="00697356" w:rsidDel="001111A8" w:rsidRDefault="00697356">
            <w:pPr>
              <w:pStyle w:val="Titre4"/>
              <w:rPr>
                <w:del w:id="9763" w:author="VOYER Raphael" w:date="2021-06-16T11:15:00Z"/>
                <w:rFonts w:ascii="Verdana" w:hAnsi="Verdana"/>
                <w:color w:val="000000"/>
              </w:rPr>
              <w:pPrChange w:id="9764" w:author="VOYER Raphael" w:date="2021-06-16T11:15:00Z">
                <w:pPr>
                  <w:spacing w:before="100" w:beforeAutospacing="1" w:after="100" w:afterAutospacing="1"/>
                </w:pPr>
              </w:pPrChange>
            </w:pPr>
            <w:del w:id="9765" w:author="VOYER Raphael" w:date="2021-06-16T11:15:00Z">
              <w:r w:rsidDel="001111A8">
                <w:rPr>
                  <w:rFonts w:ascii="Verdana" w:hAnsi="Verdana"/>
                  <w:color w:val="000000"/>
                </w:rPr>
                <w:delText>alaHAVlanClusterPortIfIndex</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4F210F9" w14:textId="77777777" w:rsidR="00697356" w:rsidDel="001111A8" w:rsidRDefault="00697356">
            <w:pPr>
              <w:pStyle w:val="Titre4"/>
              <w:rPr>
                <w:del w:id="9766" w:author="VOYER Raphael" w:date="2021-06-16T11:15:00Z"/>
                <w:rFonts w:ascii="Verdana" w:hAnsi="Verdana"/>
                <w:color w:val="000000"/>
              </w:rPr>
              <w:pPrChange w:id="9767" w:author="VOYER Raphael" w:date="2021-06-16T11:15:00Z">
                <w:pPr>
                  <w:spacing w:before="100" w:beforeAutospacing="1" w:after="100" w:afterAutospacing="1"/>
                </w:pPr>
              </w:pPrChange>
            </w:pPr>
            <w:del w:id="9768" w:author="VOYER Raphael" w:date="2021-06-16T11:15:00Z">
              <w:r w:rsidDel="001111A8">
                <w:rPr>
                  <w:rFonts w:ascii="Verdana" w:hAnsi="Verdana"/>
                  <w:color w:val="000000"/>
                </w:rPr>
                <w:delText>The ports</w:delText>
              </w:r>
            </w:del>
          </w:p>
          <w:p w14:paraId="15820CF5" w14:textId="77777777" w:rsidR="00697356" w:rsidDel="001111A8" w:rsidRDefault="00697356">
            <w:pPr>
              <w:pStyle w:val="Titre4"/>
              <w:rPr>
                <w:del w:id="9769" w:author="VOYER Raphael" w:date="2021-06-16T11:15:00Z"/>
                <w:rFonts w:ascii="Verdana" w:hAnsi="Verdana"/>
                <w:color w:val="000000"/>
              </w:rPr>
              <w:pPrChange w:id="9770" w:author="VOYER Raphael" w:date="2021-06-16T11:15:00Z">
                <w:pPr>
                  <w:spacing w:before="100" w:beforeAutospacing="1" w:after="100" w:afterAutospacing="1"/>
                </w:pPr>
              </w:pPrChange>
            </w:pPr>
            <w:del w:id="9771" w:author="VOYER Raphael" w:date="2021-06-16T11:15:00Z">
              <w:r w:rsidDel="001111A8">
                <w:rPr>
                  <w:rFonts w:ascii="Verdana" w:hAnsi="Verdana"/>
                  <w:color w:val="000000"/>
                </w:rPr>
                <w:delText>belonging</w:delText>
              </w:r>
            </w:del>
          </w:p>
          <w:p w14:paraId="3937C714" w14:textId="77777777" w:rsidR="00697356" w:rsidDel="001111A8" w:rsidRDefault="00697356">
            <w:pPr>
              <w:pStyle w:val="Titre4"/>
              <w:rPr>
                <w:del w:id="9772" w:author="VOYER Raphael" w:date="2021-06-16T11:15:00Z"/>
                <w:rFonts w:ascii="Verdana" w:hAnsi="Verdana"/>
                <w:color w:val="000000"/>
              </w:rPr>
              <w:pPrChange w:id="9773" w:author="VOYER Raphael" w:date="2021-06-16T11:15:00Z">
                <w:pPr>
                  <w:spacing w:before="100" w:beforeAutospacing="1" w:after="100" w:afterAutospacing="1"/>
                </w:pPr>
              </w:pPrChange>
            </w:pPr>
            <w:del w:id="9774" w:author="VOYER Raphael" w:date="2021-06-16T11:15:00Z">
              <w:r w:rsidDel="001111A8">
                <w:rPr>
                  <w:rFonts w:ascii="Verdana" w:hAnsi="Verdana"/>
                  <w:color w:val="000000"/>
                </w:rPr>
                <w:delText>to cluster</w:delText>
              </w:r>
            </w:del>
          </w:p>
        </w:tc>
      </w:tr>
      <w:tr w:rsidR="00697356" w:rsidRPr="00530E68" w:rsidDel="001111A8" w14:paraId="119F9112" w14:textId="77777777" w:rsidTr="00C572C4">
        <w:trPr>
          <w:tblCellSpacing w:w="0" w:type="dxa"/>
          <w:del w:id="9775"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F208192" w14:textId="77777777" w:rsidR="00697356" w:rsidRPr="00BB1205" w:rsidDel="001111A8" w:rsidRDefault="00697356">
            <w:pPr>
              <w:pStyle w:val="Titre4"/>
              <w:rPr>
                <w:del w:id="9776" w:author="VOYER Raphael" w:date="2021-06-16T11:15:00Z"/>
                <w:rFonts w:ascii="Verdana" w:hAnsi="Verdana"/>
                <w:color w:val="000000"/>
              </w:rPr>
              <w:pPrChange w:id="9777" w:author="VOYER Raphael" w:date="2021-06-16T11:15:00Z">
                <w:pPr/>
              </w:pPrChange>
            </w:pPr>
            <w:del w:id="9778"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before executing these commands.</w:delText>
              </w:r>
            </w:del>
          </w:p>
          <w:p w14:paraId="7D17B59F" w14:textId="77777777" w:rsidR="00697356" w:rsidRPr="00530E68" w:rsidDel="001111A8" w:rsidRDefault="00697356">
            <w:pPr>
              <w:pStyle w:val="Titre4"/>
              <w:rPr>
                <w:del w:id="9779" w:author="VOYER Raphael" w:date="2021-06-16T11:15:00Z"/>
                <w:rFonts w:ascii="Times New Roman" w:hAnsi="Times New Roman"/>
                <w:color w:val="000000"/>
                <w:sz w:val="24"/>
              </w:rPr>
              <w:pPrChange w:id="9780" w:author="VOYER Raphael" w:date="2021-06-16T11:15:00Z">
                <w:pPr>
                  <w:spacing w:before="100" w:beforeAutospacing="1" w:after="100" w:afterAutospacing="1"/>
                </w:pPr>
              </w:pPrChange>
            </w:pPr>
          </w:p>
        </w:tc>
      </w:tr>
      <w:tr w:rsidR="00697356" w:rsidRPr="00530E68" w:rsidDel="001111A8" w14:paraId="0E193B5E" w14:textId="77777777" w:rsidTr="00C572C4">
        <w:trPr>
          <w:tblCellSpacing w:w="0" w:type="dxa"/>
          <w:del w:id="9781"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18D2034" w14:textId="77777777" w:rsidR="00697356" w:rsidRPr="00B80515" w:rsidDel="001111A8" w:rsidRDefault="00697356">
            <w:pPr>
              <w:pStyle w:val="Titre4"/>
              <w:rPr>
                <w:del w:id="9782" w:author="VOYER Raphael" w:date="2021-06-16T11:15:00Z"/>
                <w:rFonts w:ascii="Verdana" w:hAnsi="Verdana"/>
                <w:color w:val="000000"/>
              </w:rPr>
              <w:pPrChange w:id="9783" w:author="VOYER Raphael" w:date="2021-06-16T11:15:00Z">
                <w:pPr>
                  <w:spacing w:before="100" w:beforeAutospacing="1" w:after="100" w:afterAutospacing="1"/>
                </w:pPr>
              </w:pPrChange>
            </w:pPr>
            <w:del w:id="9784" w:author="VOYER Raphael" w:date="2021-06-16T11:15:00Z">
              <w:r w:rsidDel="001111A8">
                <w:rPr>
                  <w:rFonts w:ascii="Verdana" w:hAnsi="Verdana"/>
                  <w:color w:val="000000"/>
                </w:rPr>
                <w:delText>Description:  These commands configure the ports to an existing cluster.</w:delText>
              </w:r>
            </w:del>
          </w:p>
        </w:tc>
      </w:tr>
    </w:tbl>
    <w:p w14:paraId="79073BC5" w14:textId="77777777" w:rsidR="00697356" w:rsidDel="001111A8" w:rsidRDefault="00697356">
      <w:pPr>
        <w:pStyle w:val="Titre4"/>
        <w:rPr>
          <w:del w:id="9785" w:author="VOYER Raphael" w:date="2021-06-16T11:15:00Z"/>
        </w:rPr>
        <w:pPrChange w:id="9786" w:author="VOYER Raphael" w:date="2021-06-16T11:15:00Z">
          <w:pPr/>
        </w:pPrChange>
      </w:pPr>
    </w:p>
    <w:p w14:paraId="258CDE5E" w14:textId="77777777" w:rsidR="00697356" w:rsidRPr="008C5B16" w:rsidDel="001111A8" w:rsidRDefault="00697356">
      <w:pPr>
        <w:pStyle w:val="Titre4"/>
        <w:rPr>
          <w:del w:id="9787" w:author="VOYER Raphael" w:date="2021-06-16T11:15:00Z"/>
        </w:rPr>
        <w:pPrChange w:id="9788" w:author="VOYER Raphael" w:date="2021-06-16T11:15:00Z">
          <w:pPr>
            <w:outlineLvl w:val="0"/>
          </w:pPr>
        </w:pPrChange>
      </w:pPr>
      <w:bookmarkStart w:id="9789" w:name="_Toc424820524"/>
      <w:del w:id="9790" w:author="VOYER Raphael" w:date="2021-06-16T11:15:00Z">
        <w:r w:rsidRPr="008C5B16" w:rsidDel="001111A8">
          <w:rPr>
            <w:b w:val="0"/>
          </w:rPr>
          <w:delText xml:space="preserve">Cluster parameter </w:delText>
        </w:r>
        <w:r w:rsidDel="001111A8">
          <w:rPr>
            <w:b w:val="0"/>
          </w:rPr>
          <w:delText>Display :</w:delText>
        </w:r>
        <w:bookmarkEnd w:id="9789"/>
      </w:del>
    </w:p>
    <w:p w14:paraId="283B81E9" w14:textId="77777777" w:rsidR="00697356" w:rsidDel="001111A8" w:rsidRDefault="00697356">
      <w:pPr>
        <w:pStyle w:val="Titre4"/>
        <w:rPr>
          <w:del w:id="9791" w:author="VOYER Raphael" w:date="2021-06-16T11:15:00Z"/>
        </w:rPr>
        <w:pPrChange w:id="9792" w:author="VOYER Raphael" w:date="2021-06-16T11:15:00Z">
          <w:pPr/>
        </w:pPrChange>
      </w:pPr>
    </w:p>
    <w:tbl>
      <w:tblPr>
        <w:tblW w:w="841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2418"/>
        <w:gridCol w:w="527"/>
        <w:gridCol w:w="3413"/>
        <w:gridCol w:w="1327"/>
        <w:gridCol w:w="1659"/>
      </w:tblGrid>
      <w:tr w:rsidR="00697356" w:rsidRPr="00486A41" w:rsidDel="001111A8" w14:paraId="51653ED2" w14:textId="77777777" w:rsidTr="00C572C4">
        <w:trPr>
          <w:tblCellSpacing w:w="0" w:type="dxa"/>
          <w:del w:id="9793"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DF37F3F" w14:textId="77777777" w:rsidR="00697356" w:rsidRPr="00486A41" w:rsidDel="001111A8" w:rsidRDefault="00697356">
            <w:pPr>
              <w:pStyle w:val="Titre4"/>
              <w:rPr>
                <w:del w:id="9794" w:author="VOYER Raphael" w:date="2021-06-16T11:15:00Z"/>
                <w:rFonts w:ascii="Times New Roman" w:hAnsi="Times New Roman"/>
                <w:color w:val="000000"/>
                <w:sz w:val="24"/>
              </w:rPr>
              <w:pPrChange w:id="9795" w:author="VOYER Raphael" w:date="2021-06-16T11:15:00Z">
                <w:pPr>
                  <w:spacing w:before="100" w:beforeAutospacing="1" w:after="100" w:afterAutospacing="1"/>
                </w:pPr>
              </w:pPrChange>
            </w:pPr>
            <w:del w:id="9796" w:author="VOYER Raphael" w:date="2021-06-16T11:15:00Z">
              <w:r w:rsidRPr="00486A41" w:rsidDel="001111A8">
                <w:rPr>
                  <w:rFonts w:ascii="Verdana" w:hAnsi="Verdana"/>
                  <w:color w:val="000000"/>
                </w:rPr>
                <w:delText xml:space="preserve">&gt; show </w:delText>
              </w:r>
              <w:r w:rsidDel="001111A8">
                <w:rPr>
                  <w:rFonts w:ascii="Verdana" w:hAnsi="Verdana"/>
                  <w:color w:val="000000"/>
                </w:rPr>
                <w:delText>server-cluster</w:delText>
              </w:r>
              <w:r w:rsidRPr="00486A41" w:rsidDel="001111A8">
                <w:rPr>
                  <w:rFonts w:ascii="Verdana" w:hAnsi="Verdana"/>
                  <w:color w:val="000000"/>
                </w:rPr>
                <w:delText xml:space="preserve">  [ </w:delText>
              </w:r>
              <w:r w:rsidDel="001111A8">
                <w:rPr>
                  <w:rFonts w:ascii="Verdana" w:hAnsi="Verdana"/>
                  <w:color w:val="000000"/>
                </w:rPr>
                <w:delText>cluster-id ] [port]</w:delText>
              </w:r>
            </w:del>
          </w:p>
        </w:tc>
      </w:tr>
      <w:tr w:rsidR="00697356" w:rsidRPr="00486A41" w:rsidDel="001111A8" w14:paraId="4293914D" w14:textId="77777777" w:rsidTr="00C572C4">
        <w:trPr>
          <w:tblCellSpacing w:w="0" w:type="dxa"/>
          <w:del w:id="9797"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427DB34" w14:textId="77777777" w:rsidR="00697356" w:rsidRPr="00530E68" w:rsidDel="001111A8" w:rsidRDefault="00697356">
            <w:pPr>
              <w:pStyle w:val="Titre4"/>
              <w:rPr>
                <w:del w:id="9798" w:author="VOYER Raphael" w:date="2021-06-16T11:15:00Z"/>
                <w:rFonts w:ascii="Times New Roman" w:hAnsi="Times New Roman"/>
                <w:color w:val="000000"/>
                <w:sz w:val="24"/>
              </w:rPr>
              <w:pPrChange w:id="9799" w:author="VOYER Raphael" w:date="2021-06-16T11:15:00Z">
                <w:pPr>
                  <w:spacing w:before="100" w:beforeAutospacing="1" w:after="100" w:afterAutospacing="1"/>
                </w:pPr>
              </w:pPrChange>
            </w:pPr>
            <w:del w:id="9800"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811165B" w14:textId="77777777" w:rsidR="00697356" w:rsidRPr="003C5532" w:rsidDel="001111A8" w:rsidRDefault="00697356">
            <w:pPr>
              <w:pStyle w:val="Titre4"/>
              <w:rPr>
                <w:del w:id="9801" w:author="VOYER Raphael" w:date="2021-06-16T11:15:00Z"/>
                <w:rFonts w:ascii="Verdana" w:hAnsi="Verdana"/>
                <w:color w:val="000000"/>
              </w:rPr>
              <w:pPrChange w:id="9802" w:author="VOYER Raphael" w:date="2021-06-16T11:15:00Z">
                <w:pPr>
                  <w:spacing w:before="100" w:beforeAutospacing="1" w:after="100" w:afterAutospacing="1"/>
                </w:pPr>
              </w:pPrChange>
            </w:pPr>
            <w:del w:id="9803" w:author="VOYER Raphael" w:date="2021-06-16T11:15:00Z">
              <w:r w:rsidDel="001111A8">
                <w:rPr>
                  <w:rFonts w:ascii="Verdana" w:hAnsi="Verdana"/>
                  <w:color w:val="000000"/>
                </w:rPr>
                <w:delText>alaHAVlanClusterId (Index)</w:delText>
              </w:r>
            </w:del>
          </w:p>
        </w:tc>
      </w:tr>
      <w:tr w:rsidR="00697356" w:rsidRPr="00486A41" w:rsidDel="001111A8" w14:paraId="75625A47" w14:textId="77777777" w:rsidTr="00C572C4">
        <w:trPr>
          <w:tblCellSpacing w:w="0" w:type="dxa"/>
          <w:del w:id="9804"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23A14B6" w14:textId="77777777" w:rsidR="00697356" w:rsidRPr="00530E68" w:rsidDel="001111A8" w:rsidRDefault="00697356">
            <w:pPr>
              <w:pStyle w:val="Titre4"/>
              <w:rPr>
                <w:del w:id="9805" w:author="VOYER Raphael" w:date="2021-06-16T11:15:00Z"/>
                <w:rFonts w:ascii="Times New Roman" w:hAnsi="Times New Roman"/>
                <w:color w:val="000000"/>
                <w:sz w:val="24"/>
              </w:rPr>
              <w:pPrChange w:id="9806" w:author="VOYER Raphael" w:date="2021-06-16T11:15:00Z">
                <w:pPr>
                  <w:spacing w:before="100" w:beforeAutospacing="1" w:after="100" w:afterAutospacing="1"/>
                </w:pPr>
              </w:pPrChange>
            </w:pPr>
            <w:del w:id="9807"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394682" w14:textId="77777777" w:rsidR="00697356" w:rsidDel="001111A8" w:rsidRDefault="00697356">
            <w:pPr>
              <w:pStyle w:val="Titre4"/>
              <w:rPr>
                <w:del w:id="9808" w:author="VOYER Raphael" w:date="2021-06-16T11:15:00Z"/>
                <w:rFonts w:ascii="Verdana" w:hAnsi="Verdana"/>
                <w:color w:val="000000"/>
              </w:rPr>
              <w:pPrChange w:id="9809" w:author="VOYER Raphael" w:date="2021-06-16T11:15:00Z">
                <w:pPr>
                  <w:spacing w:before="100" w:beforeAutospacing="1" w:after="100" w:afterAutospacing="1"/>
                </w:pPr>
              </w:pPrChange>
            </w:pPr>
            <w:del w:id="9810" w:author="VOYER Raphael" w:date="2021-06-16T11:15:00Z">
              <w:r w:rsidDel="001111A8">
                <w:rPr>
                  <w:rFonts w:ascii="Verdana" w:hAnsi="Verdana"/>
                  <w:color w:val="000000"/>
                </w:rPr>
                <w:delText>alaHAVlanClusterId (Index)</w:delText>
              </w:r>
            </w:del>
          </w:p>
          <w:p w14:paraId="2552D281" w14:textId="77777777" w:rsidR="00697356" w:rsidRPr="003C5532" w:rsidDel="001111A8" w:rsidRDefault="00697356">
            <w:pPr>
              <w:pStyle w:val="Titre4"/>
              <w:rPr>
                <w:del w:id="9811" w:author="VOYER Raphael" w:date="2021-06-16T11:15:00Z"/>
                <w:rFonts w:ascii="Verdana" w:hAnsi="Verdana"/>
                <w:color w:val="000000"/>
              </w:rPr>
              <w:pPrChange w:id="9812" w:author="VOYER Raphael" w:date="2021-06-16T11:15:00Z">
                <w:pPr>
                  <w:spacing w:before="100" w:beforeAutospacing="1" w:after="100" w:afterAutospacing="1"/>
                </w:pPr>
              </w:pPrChange>
            </w:pPr>
            <w:del w:id="9813" w:author="VOYER Raphael" w:date="2021-06-16T11:15:00Z">
              <w:r w:rsidDel="001111A8">
                <w:rPr>
                  <w:rFonts w:ascii="Verdana" w:hAnsi="Verdana"/>
                  <w:color w:val="000000"/>
                </w:rPr>
                <w:delText>alaHAVlanClusterPortIfIndex(Index)</w:delText>
              </w:r>
            </w:del>
          </w:p>
        </w:tc>
      </w:tr>
      <w:tr w:rsidR="00697356" w:rsidRPr="00486A41" w:rsidDel="001111A8" w14:paraId="4653C7A1" w14:textId="77777777" w:rsidTr="00C572C4">
        <w:trPr>
          <w:tblCellSpacing w:w="0" w:type="dxa"/>
          <w:del w:id="9814" w:author="VOYER Raphael" w:date="2021-06-16T11:15:00Z"/>
        </w:trPr>
        <w:tc>
          <w:tcPr>
            <w:tcW w:w="1927" w:type="dxa"/>
            <w:tcBorders>
              <w:top w:val="outset" w:sz="6" w:space="0" w:color="auto"/>
              <w:left w:val="outset" w:sz="6" w:space="0" w:color="auto"/>
              <w:bottom w:val="outset" w:sz="6" w:space="0" w:color="auto"/>
              <w:right w:val="outset" w:sz="6" w:space="0" w:color="auto"/>
            </w:tcBorders>
            <w:shd w:val="clear" w:color="auto" w:fill="C0C0C0"/>
          </w:tcPr>
          <w:p w14:paraId="592E5791" w14:textId="77777777" w:rsidR="00697356" w:rsidRPr="00486A41" w:rsidDel="001111A8" w:rsidRDefault="00697356">
            <w:pPr>
              <w:pStyle w:val="Titre4"/>
              <w:rPr>
                <w:del w:id="9815" w:author="VOYER Raphael" w:date="2021-06-16T11:15:00Z"/>
                <w:rFonts w:ascii="Times New Roman" w:hAnsi="Times New Roman"/>
                <w:color w:val="000000"/>
                <w:sz w:val="24"/>
              </w:rPr>
              <w:pPrChange w:id="9816" w:author="VOYER Raphael" w:date="2021-06-16T11:15:00Z">
                <w:pPr>
                  <w:spacing w:before="100" w:beforeAutospacing="1" w:after="100" w:afterAutospacing="1"/>
                </w:pPr>
              </w:pPrChange>
            </w:pPr>
            <w:smartTag w:uri="urn:schemas-microsoft-com:office:smarttags" w:element="stockticker">
              <w:del w:id="9817" w:author="VOYER Raphael" w:date="2021-06-16T11:15:00Z">
                <w:r w:rsidRPr="00486A41" w:rsidDel="001111A8">
                  <w:rPr>
                    <w:rFonts w:ascii="Verdana" w:hAnsi="Verdana"/>
                    <w:color w:val="000000"/>
                  </w:rPr>
                  <w:delText>CLI</w:delText>
                </w:r>
              </w:del>
            </w:smartTag>
            <w:del w:id="9818" w:author="VOYER Raphael" w:date="2021-06-16T11:15:00Z">
              <w:r w:rsidRPr="00486A41" w:rsidDel="001111A8">
                <w:rPr>
                  <w:rFonts w:ascii="Verdana" w:hAnsi="Verdana"/>
                  <w:color w:val="000000"/>
                </w:rPr>
                <w:delText xml:space="preserve"> Display Columns</w:delText>
              </w:r>
            </w:del>
          </w:p>
        </w:tc>
        <w:tc>
          <w:tcPr>
            <w:tcW w:w="3420" w:type="dxa"/>
            <w:gridSpan w:val="2"/>
            <w:tcBorders>
              <w:top w:val="outset" w:sz="6" w:space="0" w:color="auto"/>
              <w:left w:val="outset" w:sz="6" w:space="0" w:color="auto"/>
              <w:bottom w:val="outset" w:sz="6" w:space="0" w:color="auto"/>
              <w:right w:val="outset" w:sz="6" w:space="0" w:color="auto"/>
            </w:tcBorders>
            <w:shd w:val="clear" w:color="auto" w:fill="C0C0C0"/>
          </w:tcPr>
          <w:p w14:paraId="61E24697" w14:textId="77777777" w:rsidR="00697356" w:rsidRPr="00486A41" w:rsidDel="001111A8" w:rsidRDefault="00697356">
            <w:pPr>
              <w:pStyle w:val="Titre4"/>
              <w:rPr>
                <w:del w:id="9819" w:author="VOYER Raphael" w:date="2021-06-16T11:15:00Z"/>
                <w:rFonts w:ascii="Times New Roman" w:hAnsi="Times New Roman"/>
                <w:color w:val="000000"/>
                <w:sz w:val="24"/>
              </w:rPr>
              <w:pPrChange w:id="9820" w:author="VOYER Raphael" w:date="2021-06-16T11:15:00Z">
                <w:pPr>
                  <w:spacing w:before="100" w:beforeAutospacing="1" w:after="100" w:afterAutospacing="1"/>
                </w:pPr>
              </w:pPrChange>
            </w:pPr>
            <w:del w:id="9821" w:author="VOYER Raphael" w:date="2021-06-16T11:15:00Z">
              <w:r w:rsidRPr="00486A41" w:rsidDel="001111A8">
                <w:rPr>
                  <w:rFonts w:ascii="Verdana" w:hAnsi="Verdana"/>
                  <w:color w:val="000000"/>
                </w:rPr>
                <w:delText>MIB Object Name</w:delText>
              </w:r>
            </w:del>
          </w:p>
        </w:tc>
        <w:tc>
          <w:tcPr>
            <w:tcW w:w="1314"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40BB04CB" w14:textId="77777777" w:rsidR="00697356" w:rsidRPr="00486A41" w:rsidDel="001111A8" w:rsidRDefault="00697356">
            <w:pPr>
              <w:pStyle w:val="Titre4"/>
              <w:rPr>
                <w:del w:id="9822" w:author="VOYER Raphael" w:date="2021-06-16T11:15:00Z"/>
                <w:rFonts w:ascii="Times New Roman" w:hAnsi="Times New Roman"/>
                <w:color w:val="000000"/>
                <w:sz w:val="24"/>
              </w:rPr>
              <w:pPrChange w:id="9823" w:author="VOYER Raphael" w:date="2021-06-16T11:15:00Z">
                <w:pPr>
                  <w:spacing w:before="100" w:beforeAutospacing="1" w:after="100" w:afterAutospacing="1"/>
                </w:pPr>
              </w:pPrChange>
            </w:pPr>
            <w:del w:id="9824" w:author="VOYER Raphael" w:date="2021-06-16T11:15:00Z">
              <w:r w:rsidRPr="00486A41" w:rsidDel="001111A8">
                <w:rPr>
                  <w:rFonts w:ascii="Verdana" w:hAnsi="Verdana"/>
                  <w:color w:val="000000"/>
                </w:rPr>
                <w:delText>Display Format</w:delText>
              </w:r>
            </w:del>
          </w:p>
        </w:tc>
        <w:tc>
          <w:tcPr>
            <w:tcW w:w="1751"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61B3B5D6" w14:textId="77777777" w:rsidR="00697356" w:rsidRPr="00486A41" w:rsidDel="001111A8" w:rsidRDefault="00697356">
            <w:pPr>
              <w:pStyle w:val="Titre4"/>
              <w:rPr>
                <w:del w:id="9825" w:author="VOYER Raphael" w:date="2021-06-16T11:15:00Z"/>
                <w:rFonts w:ascii="Times New Roman" w:hAnsi="Times New Roman"/>
                <w:color w:val="000000"/>
                <w:sz w:val="24"/>
              </w:rPr>
              <w:pPrChange w:id="9826" w:author="VOYER Raphael" w:date="2021-06-16T11:15:00Z">
                <w:pPr>
                  <w:spacing w:before="100" w:beforeAutospacing="1" w:after="100" w:afterAutospacing="1"/>
                </w:pPr>
              </w:pPrChange>
            </w:pPr>
            <w:del w:id="9827" w:author="VOYER Raphael" w:date="2021-06-16T11:15:00Z">
              <w:r w:rsidRPr="00486A41" w:rsidDel="001111A8">
                <w:rPr>
                  <w:rFonts w:ascii="Verdana" w:hAnsi="Verdana"/>
                  <w:color w:val="000000"/>
                </w:rPr>
                <w:delText>Description</w:delText>
              </w:r>
            </w:del>
          </w:p>
        </w:tc>
      </w:tr>
      <w:tr w:rsidR="00697356" w:rsidRPr="00486A41" w:rsidDel="001111A8" w14:paraId="4B622465" w14:textId="77777777" w:rsidTr="00C572C4">
        <w:trPr>
          <w:tblCellSpacing w:w="0" w:type="dxa"/>
          <w:del w:id="982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171E531E" w14:textId="77777777" w:rsidR="00697356" w:rsidRPr="00853654" w:rsidDel="001111A8" w:rsidRDefault="00697356">
            <w:pPr>
              <w:pStyle w:val="Titre4"/>
              <w:rPr>
                <w:del w:id="9829" w:author="VOYER Raphael" w:date="2021-06-16T11:15:00Z"/>
                <w:rFonts w:ascii="Times New Roman" w:hAnsi="Times New Roman"/>
                <w:color w:val="000000"/>
                <w:sz w:val="24"/>
              </w:rPr>
              <w:pPrChange w:id="9830" w:author="VOYER Raphael" w:date="2021-06-16T11:15:00Z">
                <w:pPr>
                  <w:spacing w:before="100" w:beforeAutospacing="1" w:after="100" w:afterAutospacing="1"/>
                </w:pPr>
              </w:pPrChange>
            </w:pPr>
            <w:del w:id="9831" w:author="VOYER Raphael" w:date="2021-06-16T11:15:00Z">
              <w:r w:rsidRPr="00853654" w:rsidDel="001111A8">
                <w:rPr>
                  <w:rFonts w:ascii="Times New Roman" w:hAnsi="Times New Roman"/>
                  <w:color w:val="000000"/>
                  <w:sz w:val="24"/>
                </w:rPr>
                <w:delText xml:space="preserve">Cluster Id            </w:delText>
              </w:r>
            </w:del>
          </w:p>
          <w:p w14:paraId="01676165" w14:textId="77777777" w:rsidR="00697356" w:rsidRPr="00853654" w:rsidDel="001111A8" w:rsidRDefault="00697356">
            <w:pPr>
              <w:pStyle w:val="Titre4"/>
              <w:rPr>
                <w:del w:id="9832" w:author="VOYER Raphael" w:date="2021-06-16T11:15:00Z"/>
                <w:rFonts w:ascii="Times New Roman" w:hAnsi="Times New Roman"/>
                <w:color w:val="000000"/>
                <w:sz w:val="24"/>
              </w:rPr>
              <w:pPrChange w:id="9833" w:author="VOYER Raphael" w:date="2021-06-16T11:15:00Z">
                <w:pPr>
                  <w:spacing w:before="100" w:beforeAutospacing="1" w:after="100" w:afterAutospacing="1"/>
                </w:pPr>
              </w:pPrChange>
            </w:pPr>
            <w:del w:id="9834" w:author="VOYER Raphael" w:date="2021-06-16T11:15:00Z">
              <w:r w:rsidRPr="00853654" w:rsidDel="001111A8">
                <w:rPr>
                  <w:rFonts w:ascii="Times New Roman" w:hAnsi="Times New Roman"/>
                  <w:color w:val="000000"/>
                  <w:sz w:val="24"/>
                </w:rPr>
                <w:delText xml:space="preserve">  </w:delText>
              </w:r>
            </w:del>
          </w:p>
          <w:p w14:paraId="76101BB5" w14:textId="77777777" w:rsidR="00697356" w:rsidRPr="00853654" w:rsidDel="001111A8" w:rsidRDefault="00697356">
            <w:pPr>
              <w:pStyle w:val="Titre4"/>
              <w:rPr>
                <w:del w:id="9835" w:author="VOYER Raphael" w:date="2021-06-16T11:15:00Z"/>
                <w:rFonts w:ascii="Times New Roman" w:hAnsi="Times New Roman"/>
                <w:color w:val="000000"/>
                <w:sz w:val="24"/>
              </w:rPr>
              <w:pPrChange w:id="9836" w:author="VOYER Raphael" w:date="2021-06-16T11:15:00Z">
                <w:pPr>
                  <w:spacing w:before="100" w:beforeAutospacing="1" w:after="100" w:afterAutospacing="1"/>
                </w:pPr>
              </w:pPrChange>
            </w:pPr>
            <w:del w:id="9837" w:author="VOYER Raphael" w:date="2021-06-16T11:15:00Z">
              <w:r w:rsidRPr="00853654" w:rsidDel="001111A8">
                <w:rPr>
                  <w:rFonts w:ascii="Times New Roman" w:hAnsi="Times New Roman"/>
                  <w:color w:val="000000"/>
                  <w:sz w:val="24"/>
                </w:rPr>
                <w:delText xml:space="preserve">  </w:delText>
              </w:r>
            </w:del>
          </w:p>
          <w:p w14:paraId="6303DB8D" w14:textId="77777777" w:rsidR="00697356" w:rsidRPr="00853654" w:rsidDel="001111A8" w:rsidRDefault="00697356">
            <w:pPr>
              <w:pStyle w:val="Titre4"/>
              <w:rPr>
                <w:del w:id="9838" w:author="VOYER Raphael" w:date="2021-06-16T11:15:00Z"/>
                <w:rFonts w:ascii="Times New Roman" w:hAnsi="Times New Roman"/>
                <w:color w:val="000000"/>
                <w:sz w:val="24"/>
              </w:rPr>
              <w:pPrChange w:id="9839" w:author="VOYER Raphael" w:date="2021-06-16T11:15:00Z">
                <w:pPr>
                  <w:spacing w:before="100" w:beforeAutospacing="1" w:after="100" w:afterAutospacing="1"/>
                </w:pPr>
              </w:pPrChange>
            </w:pPr>
            <w:del w:id="9840" w:author="VOYER Raphael" w:date="2021-06-16T11:15:00Z">
              <w:r w:rsidRPr="00853654" w:rsidDel="001111A8">
                <w:rPr>
                  <w:rFonts w:ascii="Times New Roman" w:hAnsi="Times New Roman"/>
                  <w:color w:val="000000"/>
                  <w:sz w:val="24"/>
                </w:rPr>
                <w:delText xml:space="preserve">  </w:delText>
              </w:r>
            </w:del>
          </w:p>
          <w:p w14:paraId="260A8BB6" w14:textId="77777777" w:rsidR="00697356" w:rsidRPr="00853654" w:rsidDel="001111A8" w:rsidRDefault="00697356">
            <w:pPr>
              <w:pStyle w:val="Titre4"/>
              <w:rPr>
                <w:del w:id="9841" w:author="VOYER Raphael" w:date="2021-06-16T11:15:00Z"/>
                <w:rFonts w:ascii="Times New Roman" w:hAnsi="Times New Roman"/>
                <w:color w:val="000000"/>
                <w:sz w:val="24"/>
              </w:rPr>
              <w:pPrChange w:id="9842" w:author="VOYER Raphael" w:date="2021-06-16T11:15:00Z">
                <w:pPr>
                  <w:spacing w:before="100" w:beforeAutospacing="1" w:after="100" w:afterAutospacing="1"/>
                </w:pPr>
              </w:pPrChange>
            </w:pPr>
            <w:del w:id="9843" w:author="VOYER Raphael" w:date="2021-06-16T11:15:00Z">
              <w:r w:rsidRPr="00853654" w:rsidDel="001111A8">
                <w:rPr>
                  <w:rFonts w:ascii="Times New Roman" w:hAnsi="Times New Roman"/>
                  <w:color w:val="000000"/>
                  <w:sz w:val="24"/>
                </w:rPr>
                <w:delText xml:space="preserve"> </w:delText>
              </w:r>
            </w:del>
          </w:p>
          <w:p w14:paraId="7D9E96A3" w14:textId="77777777" w:rsidR="00697356" w:rsidRPr="00853654" w:rsidDel="001111A8" w:rsidRDefault="00697356">
            <w:pPr>
              <w:pStyle w:val="Titre4"/>
              <w:rPr>
                <w:del w:id="9844" w:author="VOYER Raphael" w:date="2021-06-16T11:15:00Z"/>
                <w:rFonts w:ascii="Times New Roman" w:hAnsi="Times New Roman"/>
                <w:color w:val="000000"/>
                <w:sz w:val="24"/>
              </w:rPr>
              <w:pPrChange w:id="9845" w:author="VOYER Raphael" w:date="2021-06-16T11:15:00Z">
                <w:pPr>
                  <w:spacing w:before="100" w:beforeAutospacing="1" w:after="100" w:afterAutospacing="1"/>
                </w:pPr>
              </w:pPrChange>
            </w:pPr>
            <w:del w:id="9846" w:author="VOYER Raphael" w:date="2021-06-16T11:15:00Z">
              <w:r w:rsidRPr="00853654" w:rsidDel="001111A8">
                <w:rPr>
                  <w:rFonts w:ascii="Times New Roman" w:hAnsi="Times New Roman"/>
                  <w:color w:val="000000"/>
                  <w:sz w:val="24"/>
                </w:rPr>
                <w:delText xml:space="preserve">  </w:delText>
              </w:r>
            </w:del>
          </w:p>
          <w:p w14:paraId="4805DD08" w14:textId="77777777" w:rsidR="00697356" w:rsidRPr="00853654" w:rsidDel="001111A8" w:rsidRDefault="00697356">
            <w:pPr>
              <w:pStyle w:val="Titre4"/>
              <w:rPr>
                <w:del w:id="9847" w:author="VOYER Raphael" w:date="2021-06-16T11:15:00Z"/>
                <w:rFonts w:ascii="Times New Roman" w:hAnsi="Times New Roman"/>
                <w:color w:val="000000"/>
                <w:sz w:val="24"/>
              </w:rPr>
              <w:pPrChange w:id="9848" w:author="VOYER Raphael" w:date="2021-06-16T11:15:00Z">
                <w:pPr>
                  <w:spacing w:before="100" w:beforeAutospacing="1" w:after="100" w:afterAutospacing="1"/>
                </w:pPr>
              </w:pPrChange>
            </w:pPr>
            <w:del w:id="9849" w:author="VOYER Raphael" w:date="2021-06-16T11:15:00Z">
              <w:r w:rsidRPr="00853654" w:rsidDel="001111A8">
                <w:rPr>
                  <w:rFonts w:ascii="Times New Roman" w:hAnsi="Times New Roman"/>
                  <w:color w:val="000000"/>
                  <w:sz w:val="24"/>
                </w:rPr>
                <w:delText xml:space="preserve">  </w:delText>
              </w:r>
            </w:del>
          </w:p>
          <w:p w14:paraId="23FD5273" w14:textId="77777777" w:rsidR="00697356" w:rsidRPr="00853654" w:rsidDel="001111A8" w:rsidRDefault="00697356">
            <w:pPr>
              <w:pStyle w:val="Titre4"/>
              <w:rPr>
                <w:del w:id="9850" w:author="VOYER Raphael" w:date="2021-06-16T11:15:00Z"/>
                <w:rFonts w:ascii="Times New Roman" w:hAnsi="Times New Roman"/>
                <w:color w:val="000000"/>
                <w:sz w:val="24"/>
              </w:rPr>
              <w:pPrChange w:id="9851" w:author="VOYER Raphael" w:date="2021-06-16T11:15:00Z">
                <w:pPr>
                  <w:spacing w:before="100" w:beforeAutospacing="1" w:after="100" w:afterAutospacing="1"/>
                </w:pPr>
              </w:pPrChange>
            </w:pPr>
            <w:del w:id="9852" w:author="VOYER Raphael" w:date="2021-06-16T11:15:00Z">
              <w:r w:rsidRPr="00853654" w:rsidDel="001111A8">
                <w:rPr>
                  <w:rFonts w:ascii="Times New Roman" w:hAnsi="Times New Roman"/>
                  <w:color w:val="000000"/>
                  <w:sz w:val="24"/>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4850D7C0" w14:textId="77777777" w:rsidR="00697356" w:rsidRPr="00486A41" w:rsidDel="001111A8" w:rsidRDefault="00697356">
            <w:pPr>
              <w:pStyle w:val="Titre4"/>
              <w:rPr>
                <w:del w:id="9853" w:author="VOYER Raphael" w:date="2021-06-16T11:15:00Z"/>
                <w:rFonts w:ascii="Times New Roman" w:hAnsi="Times New Roman"/>
                <w:color w:val="000000"/>
                <w:sz w:val="24"/>
              </w:rPr>
              <w:pPrChange w:id="9854" w:author="VOYER Raphael" w:date="2021-06-16T11:15:00Z">
                <w:pPr>
                  <w:spacing w:before="100" w:beforeAutospacing="1" w:after="100" w:afterAutospacing="1"/>
                </w:pPr>
              </w:pPrChange>
            </w:pPr>
            <w:del w:id="9855" w:author="VOYER Raphael" w:date="2021-06-16T11:15:00Z">
              <w:r w:rsidDel="001111A8">
                <w:rPr>
                  <w:rFonts w:ascii="Verdana" w:hAnsi="Verdana"/>
                  <w:color w:val="000000"/>
                </w:rPr>
                <w:delText>alaHAVlanClusterId</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071AFA6" w14:textId="77777777" w:rsidR="00697356" w:rsidRPr="00486A41" w:rsidDel="001111A8" w:rsidRDefault="00697356">
            <w:pPr>
              <w:pStyle w:val="Titre4"/>
              <w:rPr>
                <w:del w:id="9856" w:author="VOYER Raphael" w:date="2021-06-16T11:15:00Z"/>
                <w:rFonts w:ascii="Times New Roman" w:hAnsi="Times New Roman"/>
                <w:color w:val="000000"/>
                <w:sz w:val="24"/>
              </w:rPr>
              <w:pPrChange w:id="9857" w:author="VOYER Raphael" w:date="2021-06-16T11:15:00Z">
                <w:pPr>
                  <w:spacing w:before="100" w:beforeAutospacing="1" w:after="100" w:afterAutospacing="1"/>
                </w:pPr>
              </w:pPrChange>
            </w:pPr>
            <w:del w:id="9858" w:author="VOYER Raphael" w:date="2021-06-16T11:15:00Z">
              <w:r w:rsidDel="001111A8">
                <w:rPr>
                  <w:rFonts w:ascii="Times New Roman" w:hAnsi="Times New Roman"/>
                  <w:color w:val="000000"/>
                  <w:sz w:val="24"/>
                </w:rPr>
                <w:delText>Number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46C576A" w14:textId="77777777" w:rsidR="00697356" w:rsidRPr="00486A41" w:rsidDel="001111A8" w:rsidRDefault="00697356">
            <w:pPr>
              <w:pStyle w:val="Titre4"/>
              <w:rPr>
                <w:del w:id="9859" w:author="VOYER Raphael" w:date="2021-06-16T11:15:00Z"/>
                <w:rFonts w:ascii="Times New Roman" w:hAnsi="Times New Roman"/>
                <w:color w:val="000000"/>
                <w:sz w:val="24"/>
              </w:rPr>
              <w:pPrChange w:id="9860" w:author="VOYER Raphael" w:date="2021-06-16T11:15:00Z">
                <w:pPr>
                  <w:spacing w:before="100" w:beforeAutospacing="1" w:after="100" w:afterAutospacing="1"/>
                </w:pPr>
              </w:pPrChange>
            </w:pPr>
            <w:del w:id="9861" w:author="VOYER Raphael" w:date="2021-06-16T11:15:00Z">
              <w:r w:rsidDel="001111A8">
                <w:rPr>
                  <w:rFonts w:ascii="Verdana" w:hAnsi="Verdana"/>
                  <w:color w:val="000000"/>
                </w:rPr>
                <w:delText>The Cluster ID</w:delText>
              </w:r>
            </w:del>
          </w:p>
        </w:tc>
      </w:tr>
      <w:tr w:rsidR="00697356" w:rsidRPr="00486A41" w:rsidDel="001111A8" w14:paraId="07687606" w14:textId="77777777" w:rsidTr="00C572C4">
        <w:trPr>
          <w:tblCellSpacing w:w="0" w:type="dxa"/>
          <w:del w:id="9862"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F1B1AF3" w14:textId="77777777" w:rsidR="00697356" w:rsidRPr="00486A41" w:rsidDel="001111A8" w:rsidRDefault="00697356">
            <w:pPr>
              <w:pStyle w:val="Titre4"/>
              <w:rPr>
                <w:del w:id="9863" w:author="VOYER Raphael" w:date="2021-06-16T11:15:00Z"/>
                <w:rFonts w:ascii="Times New Roman" w:hAnsi="Times New Roman"/>
                <w:color w:val="000000"/>
                <w:sz w:val="24"/>
              </w:rPr>
              <w:pPrChange w:id="9864" w:author="VOYER Raphael" w:date="2021-06-16T11:15:00Z">
                <w:pPr>
                  <w:spacing w:before="100" w:beforeAutospacing="1" w:after="100" w:afterAutospacing="1"/>
                </w:pPr>
              </w:pPrChange>
            </w:pPr>
            <w:del w:id="9865" w:author="VOYER Raphael" w:date="2021-06-16T11:15:00Z">
              <w:r w:rsidRPr="00853654" w:rsidDel="001111A8">
                <w:rPr>
                  <w:rFonts w:ascii="Times New Roman" w:hAnsi="Times New Roman"/>
                  <w:color w:val="000000"/>
                  <w:sz w:val="24"/>
                </w:rPr>
                <w:delText xml:space="preserve">Cluster Name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E5911B" w14:textId="77777777" w:rsidR="00697356" w:rsidRPr="00486A41" w:rsidDel="001111A8" w:rsidRDefault="00697356">
            <w:pPr>
              <w:pStyle w:val="Titre4"/>
              <w:rPr>
                <w:del w:id="9866" w:author="VOYER Raphael" w:date="2021-06-16T11:15:00Z"/>
                <w:rFonts w:ascii="Times New Roman" w:hAnsi="Times New Roman"/>
                <w:color w:val="000000"/>
                <w:sz w:val="24"/>
              </w:rPr>
              <w:pPrChange w:id="9867" w:author="VOYER Raphael" w:date="2021-06-16T11:15:00Z">
                <w:pPr>
                  <w:spacing w:before="100" w:beforeAutospacing="1" w:after="100" w:afterAutospacing="1"/>
                </w:pPr>
              </w:pPrChange>
            </w:pPr>
            <w:del w:id="9868" w:author="VOYER Raphael" w:date="2021-06-16T11:15:00Z">
              <w:r w:rsidDel="001111A8">
                <w:rPr>
                  <w:rFonts w:ascii="Verdana" w:hAnsi="Verdana"/>
                  <w:color w:val="000000"/>
                </w:rPr>
                <w:delText>alaHAVlanClusterName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AFC6E76" w14:textId="77777777" w:rsidR="00697356" w:rsidRPr="00486A41" w:rsidDel="001111A8" w:rsidRDefault="00697356">
            <w:pPr>
              <w:pStyle w:val="Titre4"/>
              <w:rPr>
                <w:del w:id="9869" w:author="VOYER Raphael" w:date="2021-06-16T11:15:00Z"/>
                <w:rFonts w:ascii="Times New Roman" w:hAnsi="Times New Roman"/>
                <w:color w:val="000000"/>
                <w:sz w:val="24"/>
              </w:rPr>
              <w:pPrChange w:id="9870" w:author="VOYER Raphael" w:date="2021-06-16T11:15:00Z">
                <w:pPr>
                  <w:spacing w:before="100" w:beforeAutospacing="1" w:after="100" w:afterAutospacing="1"/>
                </w:pPr>
              </w:pPrChange>
            </w:pPr>
            <w:del w:id="9871" w:author="VOYER Raphael" w:date="2021-06-16T11:15:00Z">
              <w:r w:rsidDel="001111A8">
                <w:rPr>
                  <w:rFonts w:ascii="Verdana" w:hAnsi="Verdana"/>
                  <w:color w:val="000000"/>
                </w:rPr>
                <w:delText>String</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1265A72" w14:textId="77777777" w:rsidR="00697356" w:rsidRPr="00486A41" w:rsidDel="001111A8" w:rsidRDefault="00697356">
            <w:pPr>
              <w:pStyle w:val="Titre4"/>
              <w:rPr>
                <w:del w:id="9872" w:author="VOYER Raphael" w:date="2021-06-16T11:15:00Z"/>
                <w:rFonts w:ascii="Times New Roman" w:hAnsi="Times New Roman"/>
                <w:color w:val="000000"/>
                <w:sz w:val="24"/>
              </w:rPr>
              <w:pPrChange w:id="9873" w:author="VOYER Raphael" w:date="2021-06-16T11:15:00Z">
                <w:pPr>
                  <w:spacing w:before="100" w:beforeAutospacing="1" w:after="100" w:afterAutospacing="1"/>
                </w:pPr>
              </w:pPrChange>
            </w:pPr>
            <w:del w:id="9874" w:author="VOYER Raphael" w:date="2021-06-16T11:15:00Z">
              <w:r w:rsidDel="001111A8">
                <w:rPr>
                  <w:rFonts w:ascii="Verdana" w:hAnsi="Verdana"/>
                  <w:color w:val="000000"/>
                </w:rPr>
                <w:delText>Name of cluster</w:delText>
              </w:r>
            </w:del>
          </w:p>
        </w:tc>
      </w:tr>
      <w:tr w:rsidR="00697356" w:rsidRPr="00486A41" w:rsidDel="001111A8" w14:paraId="7C590D08" w14:textId="77777777" w:rsidTr="00C572C4">
        <w:trPr>
          <w:tblCellSpacing w:w="0" w:type="dxa"/>
          <w:del w:id="987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D8476E8" w14:textId="77777777" w:rsidR="00697356" w:rsidRPr="00486A41" w:rsidDel="001111A8" w:rsidRDefault="00697356">
            <w:pPr>
              <w:pStyle w:val="Titre4"/>
              <w:rPr>
                <w:del w:id="9876" w:author="VOYER Raphael" w:date="2021-06-16T11:15:00Z"/>
                <w:rFonts w:ascii="Times New Roman" w:hAnsi="Times New Roman"/>
                <w:color w:val="000000"/>
                <w:sz w:val="24"/>
              </w:rPr>
              <w:pPrChange w:id="9877" w:author="VOYER Raphael" w:date="2021-06-16T11:15:00Z">
                <w:pPr>
                  <w:spacing w:before="100" w:beforeAutospacing="1" w:after="100" w:afterAutospacing="1"/>
                </w:pPr>
              </w:pPrChange>
            </w:pPr>
            <w:del w:id="9878" w:author="VOYER Raphael" w:date="2021-06-16T11:15:00Z">
              <w:r w:rsidRPr="00853654" w:rsidDel="001111A8">
                <w:rPr>
                  <w:rFonts w:ascii="Times New Roman" w:hAnsi="Times New Roman"/>
                  <w:color w:val="000000"/>
                  <w:sz w:val="24"/>
                </w:rPr>
                <w:delText xml:space="preserve">Cluster Mode          </w:delText>
              </w:r>
            </w:del>
          </w:p>
        </w:tc>
        <w:tc>
          <w:tcPr>
            <w:tcW w:w="3420" w:type="dxa"/>
            <w:gridSpan w:val="2"/>
            <w:tcBorders>
              <w:top w:val="outset" w:sz="6" w:space="0" w:color="auto"/>
              <w:left w:val="outset" w:sz="6" w:space="0" w:color="auto"/>
              <w:bottom w:val="outset" w:sz="6" w:space="0" w:color="auto"/>
              <w:right w:val="outset" w:sz="6" w:space="0" w:color="auto"/>
            </w:tcBorders>
          </w:tcPr>
          <w:p w14:paraId="6DD27AFE" w14:textId="77777777" w:rsidR="00697356" w:rsidRPr="00486A41" w:rsidDel="001111A8" w:rsidRDefault="00697356">
            <w:pPr>
              <w:pStyle w:val="Titre4"/>
              <w:rPr>
                <w:del w:id="9879" w:author="VOYER Raphael" w:date="2021-06-16T11:15:00Z"/>
                <w:rFonts w:ascii="Times New Roman" w:hAnsi="Times New Roman"/>
                <w:color w:val="000000"/>
                <w:sz w:val="24"/>
              </w:rPr>
              <w:pPrChange w:id="9880" w:author="VOYER Raphael" w:date="2021-06-16T11:15:00Z">
                <w:pPr>
                  <w:spacing w:before="100" w:beforeAutospacing="1" w:after="100" w:afterAutospacing="1"/>
                </w:pPr>
              </w:pPrChange>
            </w:pPr>
            <w:del w:id="9881" w:author="VOYER Raphael" w:date="2021-06-16T11:15:00Z">
              <w:r w:rsidDel="001111A8">
                <w:rPr>
                  <w:rFonts w:ascii="Verdana" w:hAnsi="Verdana"/>
                  <w:color w:val="000000"/>
                </w:rPr>
                <w:delText>alaHAVlanClusterMode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C564E0" w14:textId="77777777" w:rsidR="00697356" w:rsidRPr="00486A41" w:rsidDel="001111A8" w:rsidRDefault="00697356">
            <w:pPr>
              <w:pStyle w:val="Titre4"/>
              <w:rPr>
                <w:del w:id="9882" w:author="VOYER Raphael" w:date="2021-06-16T11:15:00Z"/>
                <w:rFonts w:ascii="Times New Roman" w:hAnsi="Times New Roman"/>
                <w:color w:val="000000"/>
                <w:sz w:val="24"/>
              </w:rPr>
              <w:pPrChange w:id="9883" w:author="VOYER Raphael" w:date="2021-06-16T11:15:00Z">
                <w:pPr>
                  <w:spacing w:before="100" w:beforeAutospacing="1" w:after="100" w:afterAutospacing="1"/>
                </w:pPr>
              </w:pPrChange>
            </w:pPr>
            <w:del w:id="9884"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5BBAFEE" w14:textId="77777777" w:rsidR="00697356" w:rsidRPr="00486A41" w:rsidDel="001111A8" w:rsidRDefault="00697356">
            <w:pPr>
              <w:pStyle w:val="Titre4"/>
              <w:rPr>
                <w:del w:id="9885" w:author="VOYER Raphael" w:date="2021-06-16T11:15:00Z"/>
                <w:rFonts w:ascii="Times New Roman" w:hAnsi="Times New Roman"/>
                <w:color w:val="000000"/>
                <w:sz w:val="24"/>
              </w:rPr>
              <w:pPrChange w:id="9886" w:author="VOYER Raphael" w:date="2021-06-16T11:15:00Z">
                <w:pPr>
                  <w:spacing w:before="100" w:beforeAutospacing="1" w:after="100" w:afterAutospacing="1"/>
                </w:pPr>
              </w:pPrChange>
            </w:pPr>
            <w:del w:id="9887" w:author="VOYER Raphael" w:date="2021-06-16T11:15:00Z">
              <w:r w:rsidDel="001111A8">
                <w:rPr>
                  <w:rFonts w:ascii="Verdana" w:hAnsi="Verdana"/>
                  <w:color w:val="000000"/>
                </w:rPr>
                <w:delText>Cluster Mode</w:delText>
              </w:r>
            </w:del>
          </w:p>
        </w:tc>
      </w:tr>
      <w:tr w:rsidR="00697356" w:rsidRPr="00486A41" w:rsidDel="001111A8" w14:paraId="7F21FF33" w14:textId="77777777" w:rsidTr="00C572C4">
        <w:trPr>
          <w:tblCellSpacing w:w="0" w:type="dxa"/>
          <w:del w:id="988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55E85C" w14:textId="77777777" w:rsidR="00697356" w:rsidRPr="00486A41" w:rsidDel="001111A8" w:rsidRDefault="00697356">
            <w:pPr>
              <w:pStyle w:val="Titre4"/>
              <w:rPr>
                <w:del w:id="9889" w:author="VOYER Raphael" w:date="2021-06-16T11:15:00Z"/>
                <w:rFonts w:ascii="Times New Roman" w:hAnsi="Times New Roman"/>
                <w:color w:val="000000"/>
                <w:sz w:val="24"/>
              </w:rPr>
              <w:pPrChange w:id="9890" w:author="VOYER Raphael" w:date="2021-06-16T11:15:00Z">
                <w:pPr>
                  <w:spacing w:before="100" w:beforeAutospacing="1" w:after="100" w:afterAutospacing="1"/>
                </w:pPr>
              </w:pPrChange>
            </w:pPr>
            <w:del w:id="9891" w:author="VOYER Raphael" w:date="2021-06-16T11:15:00Z">
              <w:r w:rsidRPr="00853654" w:rsidDel="001111A8">
                <w:rPr>
                  <w:rFonts w:ascii="Times New Roman" w:hAnsi="Times New Roman"/>
                  <w:color w:val="000000"/>
                  <w:sz w:val="24"/>
                </w:rPr>
                <w:delText xml:space="preserve">Cluster Vlan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C00663" w14:textId="77777777" w:rsidR="00697356" w:rsidRPr="00486A41" w:rsidDel="001111A8" w:rsidRDefault="00697356">
            <w:pPr>
              <w:pStyle w:val="Titre4"/>
              <w:rPr>
                <w:del w:id="9892" w:author="VOYER Raphael" w:date="2021-06-16T11:15:00Z"/>
                <w:rFonts w:ascii="Times New Roman" w:hAnsi="Times New Roman"/>
                <w:color w:val="000000"/>
                <w:sz w:val="24"/>
              </w:rPr>
              <w:pPrChange w:id="9893" w:author="VOYER Raphael" w:date="2021-06-16T11:15:00Z">
                <w:pPr>
                  <w:spacing w:before="100" w:beforeAutospacing="1" w:after="100" w:afterAutospacing="1"/>
                </w:pPr>
              </w:pPrChange>
            </w:pPr>
            <w:del w:id="9894" w:author="VOYER Raphael" w:date="2021-06-16T11:15:00Z">
              <w:r w:rsidDel="001111A8">
                <w:rPr>
                  <w:rFonts w:ascii="Verdana" w:hAnsi="Verdana"/>
                  <w:color w:val="000000"/>
                </w:rPr>
                <w:delText>alaHAVlanClusterVlan</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C1CC45" w14:textId="77777777" w:rsidR="00697356" w:rsidRPr="00486A41" w:rsidDel="001111A8" w:rsidRDefault="00697356">
            <w:pPr>
              <w:pStyle w:val="Titre4"/>
              <w:rPr>
                <w:del w:id="9895" w:author="VOYER Raphael" w:date="2021-06-16T11:15:00Z"/>
                <w:rFonts w:ascii="Times New Roman" w:hAnsi="Times New Roman"/>
                <w:color w:val="000000"/>
                <w:sz w:val="24"/>
              </w:rPr>
              <w:pPrChange w:id="9896" w:author="VOYER Raphael" w:date="2021-06-16T11:15:00Z">
                <w:pPr>
                  <w:spacing w:before="100" w:beforeAutospacing="1" w:after="100" w:afterAutospacing="1"/>
                </w:pPr>
              </w:pPrChange>
            </w:pPr>
            <w:del w:id="9897"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7C657C6" w14:textId="77777777" w:rsidR="00697356" w:rsidRPr="00486A41" w:rsidDel="001111A8" w:rsidRDefault="00697356">
            <w:pPr>
              <w:pStyle w:val="Titre4"/>
              <w:rPr>
                <w:del w:id="9898" w:author="VOYER Raphael" w:date="2021-06-16T11:15:00Z"/>
                <w:rFonts w:ascii="Times New Roman" w:hAnsi="Times New Roman"/>
                <w:color w:val="000000"/>
                <w:sz w:val="24"/>
              </w:rPr>
              <w:pPrChange w:id="9899" w:author="VOYER Raphael" w:date="2021-06-16T11:15:00Z">
                <w:pPr>
                  <w:spacing w:before="100" w:beforeAutospacing="1" w:after="100" w:afterAutospacing="1"/>
                </w:pPr>
              </w:pPrChange>
            </w:pPr>
            <w:del w:id="9900" w:author="VOYER Raphael" w:date="2021-06-16T11:15:00Z">
              <w:r w:rsidDel="001111A8">
                <w:rPr>
                  <w:rFonts w:ascii="Verdana" w:hAnsi="Verdana"/>
                  <w:color w:val="000000"/>
                </w:rPr>
                <w:delText>Cluster Vlan</w:delText>
              </w:r>
            </w:del>
          </w:p>
        </w:tc>
      </w:tr>
      <w:tr w:rsidR="00697356" w:rsidRPr="00486A41" w:rsidDel="001111A8" w14:paraId="62FDFAB8" w14:textId="77777777" w:rsidTr="00C572C4">
        <w:trPr>
          <w:tblCellSpacing w:w="0" w:type="dxa"/>
          <w:del w:id="990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648312D" w14:textId="77777777" w:rsidR="00697356" w:rsidRPr="00853654" w:rsidDel="001111A8" w:rsidRDefault="00697356">
            <w:pPr>
              <w:pStyle w:val="Titre4"/>
              <w:rPr>
                <w:del w:id="9902" w:author="VOYER Raphael" w:date="2021-06-16T11:15:00Z"/>
                <w:rFonts w:ascii="Times New Roman" w:hAnsi="Times New Roman"/>
                <w:color w:val="000000"/>
                <w:sz w:val="24"/>
              </w:rPr>
              <w:pPrChange w:id="9903" w:author="VOYER Raphael" w:date="2021-06-16T11:15:00Z">
                <w:pPr>
                  <w:spacing w:before="100" w:beforeAutospacing="1" w:after="100" w:afterAutospacing="1"/>
                </w:pPr>
              </w:pPrChange>
            </w:pPr>
            <w:del w:id="9904" w:author="VOYER Raphael" w:date="2021-06-16T11:15:00Z">
              <w:r w:rsidRPr="00853654" w:rsidDel="001111A8">
                <w:rPr>
                  <w:rFonts w:ascii="Times New Roman" w:hAnsi="Times New Roman"/>
                  <w:color w:val="000000"/>
                  <w:sz w:val="24"/>
                </w:rPr>
                <w:delText xml:space="preserve">  Cluster Mac-address    </w:delText>
              </w:r>
            </w:del>
          </w:p>
          <w:p w14:paraId="2A9369AF" w14:textId="77777777" w:rsidR="00697356" w:rsidRPr="00486A41" w:rsidDel="001111A8" w:rsidRDefault="00697356">
            <w:pPr>
              <w:pStyle w:val="Titre4"/>
              <w:rPr>
                <w:del w:id="9905" w:author="VOYER Raphael" w:date="2021-06-16T11:15:00Z"/>
                <w:rFonts w:ascii="Times New Roman" w:hAnsi="Times New Roman"/>
                <w:color w:val="000000"/>
                <w:sz w:val="24"/>
              </w:rPr>
              <w:pPrChange w:id="9906" w:author="VOYER Raphael" w:date="2021-06-16T11:15:00Z">
                <w:pPr>
                  <w:spacing w:before="100" w:beforeAutospacing="1" w:after="100" w:afterAutospacing="1"/>
                </w:pPr>
              </w:pPrChange>
            </w:pPr>
          </w:p>
        </w:tc>
        <w:tc>
          <w:tcPr>
            <w:tcW w:w="3420" w:type="dxa"/>
            <w:gridSpan w:val="2"/>
            <w:tcBorders>
              <w:top w:val="outset" w:sz="6" w:space="0" w:color="auto"/>
              <w:left w:val="outset" w:sz="6" w:space="0" w:color="auto"/>
              <w:bottom w:val="outset" w:sz="6" w:space="0" w:color="auto"/>
              <w:right w:val="outset" w:sz="6" w:space="0" w:color="auto"/>
            </w:tcBorders>
          </w:tcPr>
          <w:p w14:paraId="744A2C59" w14:textId="77777777" w:rsidR="00697356" w:rsidRPr="00486A41" w:rsidDel="001111A8" w:rsidRDefault="00697356">
            <w:pPr>
              <w:pStyle w:val="Titre4"/>
              <w:rPr>
                <w:del w:id="9907" w:author="VOYER Raphael" w:date="2021-06-16T11:15:00Z"/>
                <w:rFonts w:ascii="Times New Roman" w:hAnsi="Times New Roman"/>
                <w:color w:val="000000"/>
                <w:sz w:val="24"/>
              </w:rPr>
              <w:pPrChange w:id="9908" w:author="VOYER Raphael" w:date="2021-06-16T11:15:00Z">
                <w:pPr>
                  <w:spacing w:before="100" w:beforeAutospacing="1" w:after="100" w:afterAutospacing="1"/>
                </w:pPr>
              </w:pPrChange>
            </w:pPr>
            <w:del w:id="9909" w:author="VOYER Raphael" w:date="2021-06-16T11:15:00Z">
              <w:r w:rsidDel="001111A8">
                <w:rPr>
                  <w:rFonts w:ascii="Verdana" w:hAnsi="Verdana"/>
                  <w:color w:val="000000"/>
                </w:rPr>
                <w:delText>alaHAVlanClusterMacAddress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C944100" w14:textId="77777777" w:rsidR="00697356" w:rsidRPr="00486A41" w:rsidDel="001111A8" w:rsidRDefault="00697356">
            <w:pPr>
              <w:pStyle w:val="Titre4"/>
              <w:rPr>
                <w:del w:id="9910" w:author="VOYER Raphael" w:date="2021-06-16T11:15:00Z"/>
                <w:rFonts w:ascii="Times New Roman" w:hAnsi="Times New Roman"/>
                <w:color w:val="000000"/>
                <w:sz w:val="24"/>
              </w:rPr>
              <w:pPrChange w:id="9911" w:author="VOYER Raphael" w:date="2021-06-16T11:15:00Z">
                <w:pPr>
                  <w:spacing w:before="100" w:beforeAutospacing="1" w:after="100" w:afterAutospacing="1"/>
                </w:pPr>
              </w:pPrChange>
            </w:pPr>
            <w:del w:id="9912" w:author="VOYER Raphael" w:date="2021-06-16T11:15:00Z">
              <w:r w:rsidDel="001111A8">
                <w:rPr>
                  <w:rFonts w:ascii="Times New Roman" w:hAnsi="Times New Roman"/>
                  <w:color w:val="000000"/>
                  <w:sz w:val="24"/>
                </w:rPr>
                <w:delText>MacAddress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8E81C7" w14:textId="77777777" w:rsidR="00697356" w:rsidDel="001111A8" w:rsidRDefault="00697356">
            <w:pPr>
              <w:pStyle w:val="Titre4"/>
              <w:rPr>
                <w:del w:id="9913" w:author="VOYER Raphael" w:date="2021-06-16T11:15:00Z"/>
                <w:rFonts w:ascii="Verdana" w:hAnsi="Verdana"/>
                <w:color w:val="000000"/>
              </w:rPr>
              <w:pPrChange w:id="9914" w:author="VOYER Raphael" w:date="2021-06-16T11:15:00Z">
                <w:pPr>
                  <w:spacing w:before="100" w:beforeAutospacing="1" w:after="100" w:afterAutospacing="1"/>
                </w:pPr>
              </w:pPrChange>
            </w:pPr>
            <w:del w:id="9915" w:author="VOYER Raphael" w:date="2021-06-16T11:15:00Z">
              <w:r w:rsidDel="001111A8">
                <w:rPr>
                  <w:rFonts w:ascii="Verdana" w:hAnsi="Verdana"/>
                  <w:color w:val="000000"/>
                </w:rPr>
                <w:delText>Mac-address</w:delText>
              </w:r>
            </w:del>
          </w:p>
          <w:p w14:paraId="7C1594E4" w14:textId="77777777" w:rsidR="00697356" w:rsidRPr="00486A41" w:rsidDel="001111A8" w:rsidRDefault="00697356">
            <w:pPr>
              <w:pStyle w:val="Titre4"/>
              <w:rPr>
                <w:del w:id="9916" w:author="VOYER Raphael" w:date="2021-06-16T11:15:00Z"/>
                <w:rFonts w:ascii="Times New Roman" w:hAnsi="Times New Roman"/>
                <w:color w:val="000000"/>
                <w:sz w:val="24"/>
              </w:rPr>
              <w:pPrChange w:id="9917" w:author="VOYER Raphael" w:date="2021-06-16T11:15:00Z">
                <w:pPr>
                  <w:spacing w:before="100" w:beforeAutospacing="1" w:after="100" w:afterAutospacing="1"/>
                </w:pPr>
              </w:pPrChange>
            </w:pPr>
            <w:del w:id="9918" w:author="VOYER Raphael" w:date="2021-06-16T11:15:00Z">
              <w:r w:rsidDel="001111A8">
                <w:rPr>
                  <w:rFonts w:ascii="Verdana" w:hAnsi="Verdana"/>
                  <w:color w:val="000000"/>
                </w:rPr>
                <w:delText>Of the cluster</w:delText>
              </w:r>
            </w:del>
          </w:p>
        </w:tc>
      </w:tr>
      <w:tr w:rsidR="00697356" w:rsidRPr="00486A41" w:rsidDel="001111A8" w14:paraId="01093B08" w14:textId="77777777" w:rsidTr="00C572C4">
        <w:trPr>
          <w:tblCellSpacing w:w="0" w:type="dxa"/>
          <w:del w:id="9919"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488437A" w14:textId="77777777" w:rsidR="00697356" w:rsidRPr="00853654" w:rsidDel="001111A8" w:rsidRDefault="00697356">
            <w:pPr>
              <w:pStyle w:val="Titre4"/>
              <w:rPr>
                <w:del w:id="9920" w:author="VOYER Raphael" w:date="2021-06-16T11:15:00Z"/>
                <w:rFonts w:ascii="Times New Roman" w:hAnsi="Times New Roman"/>
                <w:color w:val="000000"/>
                <w:sz w:val="24"/>
              </w:rPr>
              <w:pPrChange w:id="9921" w:author="VOYER Raphael" w:date="2021-06-16T11:15:00Z">
                <w:pPr>
                  <w:spacing w:before="100" w:beforeAutospacing="1" w:after="100" w:afterAutospacing="1"/>
                </w:pPr>
              </w:pPrChange>
            </w:pPr>
            <w:del w:id="9922" w:author="VOYER Raphael" w:date="2021-06-16T11:15:00Z">
              <w:r w:rsidRPr="00853654" w:rsidDel="001111A8">
                <w:rPr>
                  <w:rFonts w:ascii="Times New Roman" w:hAnsi="Times New Roman"/>
                  <w:color w:val="000000"/>
                  <w:sz w:val="24"/>
                </w:rPr>
                <w:delText>Administrative State</w:delText>
              </w:r>
              <w:r w:rsidDel="001111A8">
                <w:rPr>
                  <w:szCs w:val="18"/>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3A9188F8" w14:textId="77777777" w:rsidR="00697356" w:rsidDel="001111A8" w:rsidRDefault="00697356">
            <w:pPr>
              <w:pStyle w:val="Titre4"/>
              <w:rPr>
                <w:del w:id="9923" w:author="VOYER Raphael" w:date="2021-06-16T11:15:00Z"/>
                <w:rFonts w:ascii="Verdana" w:hAnsi="Verdana"/>
                <w:color w:val="000000"/>
              </w:rPr>
              <w:pPrChange w:id="9924" w:author="VOYER Raphael" w:date="2021-06-16T11:15:00Z">
                <w:pPr>
                  <w:spacing w:before="100" w:beforeAutospacing="1" w:after="100" w:afterAutospacing="1"/>
                </w:pPr>
              </w:pPrChange>
            </w:pPr>
            <w:del w:id="9925" w:author="VOYER Raphael" w:date="2021-06-16T11:15:00Z">
              <w:r w:rsidDel="001111A8">
                <w:rPr>
                  <w:rFonts w:ascii="Verdana" w:hAnsi="Verdana"/>
                  <w:color w:val="000000"/>
                </w:rPr>
                <w:delText>alaHAVlanClusterAdminStatus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407046" w14:textId="77777777" w:rsidR="00697356" w:rsidRPr="00486A41" w:rsidDel="001111A8" w:rsidRDefault="00697356">
            <w:pPr>
              <w:pStyle w:val="Titre4"/>
              <w:rPr>
                <w:del w:id="9926" w:author="VOYER Raphael" w:date="2021-06-16T11:15:00Z"/>
                <w:rFonts w:ascii="Verdana" w:hAnsi="Verdana"/>
                <w:color w:val="000000"/>
              </w:rPr>
              <w:pPrChange w:id="9927" w:author="VOYER Raphael" w:date="2021-06-16T11:15:00Z">
                <w:pPr>
                  <w:spacing w:before="100" w:beforeAutospacing="1" w:after="100" w:afterAutospacing="1"/>
                </w:pPr>
              </w:pPrChange>
            </w:pPr>
            <w:del w:id="9928"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2039FF" w14:textId="77777777" w:rsidR="00697356" w:rsidDel="001111A8" w:rsidRDefault="00697356">
            <w:pPr>
              <w:pStyle w:val="Titre4"/>
              <w:rPr>
                <w:del w:id="9929" w:author="VOYER Raphael" w:date="2021-06-16T11:15:00Z"/>
                <w:rFonts w:ascii="Verdana" w:hAnsi="Verdana"/>
                <w:color w:val="000000"/>
              </w:rPr>
              <w:pPrChange w:id="9930" w:author="VOYER Raphael" w:date="2021-06-16T11:15:00Z">
                <w:pPr>
                  <w:spacing w:before="100" w:beforeAutospacing="1" w:after="100" w:afterAutospacing="1"/>
                </w:pPr>
              </w:pPrChange>
            </w:pPr>
            <w:del w:id="9931" w:author="VOYER Raphael" w:date="2021-06-16T11:15:00Z">
              <w:r w:rsidDel="001111A8">
                <w:rPr>
                  <w:rFonts w:ascii="Verdana" w:hAnsi="Verdana"/>
                  <w:color w:val="000000"/>
                </w:rPr>
                <w:delText>Admin State of</w:delText>
              </w:r>
            </w:del>
          </w:p>
          <w:p w14:paraId="225DBC30" w14:textId="77777777" w:rsidR="00697356" w:rsidRPr="00486A41" w:rsidDel="001111A8" w:rsidRDefault="00697356">
            <w:pPr>
              <w:pStyle w:val="Titre4"/>
              <w:rPr>
                <w:del w:id="9932" w:author="VOYER Raphael" w:date="2021-06-16T11:15:00Z"/>
                <w:rFonts w:ascii="Verdana" w:hAnsi="Verdana"/>
                <w:color w:val="000000"/>
              </w:rPr>
              <w:pPrChange w:id="9933" w:author="VOYER Raphael" w:date="2021-06-16T11:15:00Z">
                <w:pPr>
                  <w:spacing w:before="100" w:beforeAutospacing="1" w:after="100" w:afterAutospacing="1"/>
                </w:pPr>
              </w:pPrChange>
            </w:pPr>
            <w:del w:id="9934" w:author="VOYER Raphael" w:date="2021-06-16T11:15:00Z">
              <w:r w:rsidDel="001111A8">
                <w:rPr>
                  <w:rFonts w:ascii="Verdana" w:hAnsi="Verdana"/>
                  <w:color w:val="000000"/>
                </w:rPr>
                <w:delText>Cluster</w:delText>
              </w:r>
            </w:del>
          </w:p>
        </w:tc>
      </w:tr>
      <w:tr w:rsidR="00697356" w:rsidRPr="00486A41" w:rsidDel="001111A8" w14:paraId="51D8A747" w14:textId="77777777" w:rsidTr="00C572C4">
        <w:trPr>
          <w:tblCellSpacing w:w="0" w:type="dxa"/>
          <w:del w:id="993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A2A6138" w14:textId="77777777" w:rsidR="00697356" w:rsidRPr="00486A41" w:rsidDel="001111A8" w:rsidRDefault="00697356">
            <w:pPr>
              <w:pStyle w:val="Titre4"/>
              <w:rPr>
                <w:del w:id="9936" w:author="VOYER Raphael" w:date="2021-06-16T11:15:00Z"/>
                <w:rFonts w:ascii="Times New Roman" w:hAnsi="Times New Roman"/>
                <w:color w:val="000000"/>
                <w:sz w:val="24"/>
              </w:rPr>
              <w:pPrChange w:id="9937" w:author="VOYER Raphael" w:date="2021-06-16T11:15:00Z">
                <w:pPr>
                  <w:spacing w:before="100" w:beforeAutospacing="1" w:after="100" w:afterAutospacing="1"/>
                </w:pPr>
              </w:pPrChange>
            </w:pPr>
            <w:del w:id="9938" w:author="VOYER Raphael" w:date="2021-06-16T11:15:00Z">
              <w:r w:rsidRPr="00853654" w:rsidDel="001111A8">
                <w:rPr>
                  <w:rFonts w:ascii="Times New Roman" w:hAnsi="Times New Roman"/>
                  <w:color w:val="000000"/>
                  <w:sz w:val="24"/>
                </w:rPr>
                <w:delText xml:space="preserve">Operational State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6E08DD8" w14:textId="77777777" w:rsidR="00697356" w:rsidRPr="00486A41" w:rsidDel="001111A8" w:rsidRDefault="00697356">
            <w:pPr>
              <w:pStyle w:val="Titre4"/>
              <w:rPr>
                <w:del w:id="9939" w:author="VOYER Raphael" w:date="2021-06-16T11:15:00Z"/>
                <w:rFonts w:ascii="Times New Roman" w:hAnsi="Times New Roman"/>
                <w:color w:val="000000"/>
                <w:sz w:val="24"/>
              </w:rPr>
              <w:pPrChange w:id="9940" w:author="VOYER Raphael" w:date="2021-06-16T11:15:00Z">
                <w:pPr>
                  <w:spacing w:before="100" w:beforeAutospacing="1" w:after="100" w:afterAutospacing="1"/>
                </w:pPr>
              </w:pPrChange>
            </w:pPr>
            <w:del w:id="9941" w:author="VOYER Raphael" w:date="2021-06-16T11:15:00Z">
              <w:r w:rsidDel="001111A8">
                <w:rPr>
                  <w:rFonts w:ascii="Verdana" w:hAnsi="Verdana"/>
                  <w:color w:val="000000"/>
                </w:rPr>
                <w:delText>alaHAVlanClusterOperStatus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FAE5703" w14:textId="77777777" w:rsidR="00697356" w:rsidRPr="00486A41" w:rsidDel="001111A8" w:rsidRDefault="00697356">
            <w:pPr>
              <w:pStyle w:val="Titre4"/>
              <w:rPr>
                <w:del w:id="9942" w:author="VOYER Raphael" w:date="2021-06-16T11:15:00Z"/>
                <w:rFonts w:ascii="Times New Roman" w:hAnsi="Times New Roman"/>
                <w:color w:val="000000"/>
                <w:sz w:val="24"/>
              </w:rPr>
              <w:pPrChange w:id="9943" w:author="VOYER Raphael" w:date="2021-06-16T11:15:00Z">
                <w:pPr>
                  <w:spacing w:before="100" w:beforeAutospacing="1" w:after="100" w:afterAutospacing="1"/>
                </w:pPr>
              </w:pPrChange>
            </w:pPr>
            <w:del w:id="9944"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E4CC2C4" w14:textId="77777777" w:rsidR="00697356" w:rsidRPr="00486A41" w:rsidDel="001111A8" w:rsidRDefault="00697356">
            <w:pPr>
              <w:pStyle w:val="Titre4"/>
              <w:rPr>
                <w:del w:id="9945" w:author="VOYER Raphael" w:date="2021-06-16T11:15:00Z"/>
                <w:rFonts w:ascii="Times New Roman" w:hAnsi="Times New Roman"/>
                <w:color w:val="000000"/>
                <w:sz w:val="24"/>
              </w:rPr>
              <w:pPrChange w:id="9946" w:author="VOYER Raphael" w:date="2021-06-16T11:15:00Z">
                <w:pPr>
                  <w:spacing w:before="100" w:beforeAutospacing="1" w:after="100" w:afterAutospacing="1"/>
                </w:pPr>
              </w:pPrChange>
            </w:pPr>
            <w:del w:id="9947" w:author="VOYER Raphael" w:date="2021-06-16T11:15:00Z">
              <w:r w:rsidDel="001111A8">
                <w:rPr>
                  <w:rFonts w:ascii="Verdana" w:hAnsi="Verdana"/>
                  <w:color w:val="000000"/>
                </w:rPr>
                <w:delText>Oper state of cluster</w:delText>
              </w:r>
            </w:del>
          </w:p>
        </w:tc>
      </w:tr>
      <w:tr w:rsidR="00697356" w:rsidRPr="00486A41" w:rsidDel="001111A8" w14:paraId="5C38C1E0" w14:textId="77777777" w:rsidTr="00C572C4">
        <w:trPr>
          <w:tblCellSpacing w:w="0" w:type="dxa"/>
          <w:del w:id="994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9632F8" w14:textId="77777777" w:rsidR="00697356" w:rsidRPr="00486A41" w:rsidDel="001111A8" w:rsidRDefault="00697356">
            <w:pPr>
              <w:pStyle w:val="Titre4"/>
              <w:rPr>
                <w:del w:id="9949" w:author="VOYER Raphael" w:date="2021-06-16T11:15:00Z"/>
                <w:rFonts w:ascii="Times New Roman" w:hAnsi="Times New Roman"/>
                <w:color w:val="000000"/>
                <w:sz w:val="24"/>
              </w:rPr>
              <w:pPrChange w:id="9950" w:author="VOYER Raphael" w:date="2021-06-16T11:15:00Z">
                <w:pPr>
                  <w:spacing w:before="100" w:beforeAutospacing="1" w:after="100" w:afterAutospacing="1"/>
                </w:pPr>
              </w:pPrChange>
            </w:pPr>
            <w:del w:id="9951" w:author="VOYER Raphael" w:date="2021-06-16T11:15:00Z">
              <w:r w:rsidRPr="00853654" w:rsidDel="001111A8">
                <w:rPr>
                  <w:rFonts w:ascii="Times New Roman" w:hAnsi="Times New Roman"/>
                  <w:color w:val="000000"/>
                  <w:sz w:val="24"/>
                </w:rPr>
                <w:delText xml:space="preserve">Operational Flag       </w:delText>
              </w:r>
            </w:del>
          </w:p>
        </w:tc>
        <w:tc>
          <w:tcPr>
            <w:tcW w:w="3420" w:type="dxa"/>
            <w:gridSpan w:val="2"/>
            <w:tcBorders>
              <w:top w:val="outset" w:sz="6" w:space="0" w:color="auto"/>
              <w:left w:val="outset" w:sz="6" w:space="0" w:color="auto"/>
              <w:bottom w:val="outset" w:sz="6" w:space="0" w:color="auto"/>
              <w:right w:val="outset" w:sz="6" w:space="0" w:color="auto"/>
            </w:tcBorders>
          </w:tcPr>
          <w:p w14:paraId="402E4EAD" w14:textId="77777777" w:rsidR="00697356" w:rsidRPr="00486A41" w:rsidDel="001111A8" w:rsidRDefault="00697356">
            <w:pPr>
              <w:pStyle w:val="Titre4"/>
              <w:rPr>
                <w:del w:id="9952" w:author="VOYER Raphael" w:date="2021-06-16T11:15:00Z"/>
                <w:rFonts w:ascii="Times New Roman" w:hAnsi="Times New Roman"/>
                <w:color w:val="000000"/>
                <w:sz w:val="24"/>
              </w:rPr>
              <w:pPrChange w:id="9953" w:author="VOYER Raphael" w:date="2021-06-16T11:15:00Z">
                <w:pPr>
                  <w:spacing w:before="100" w:beforeAutospacing="1" w:after="100" w:afterAutospacing="1"/>
                </w:pPr>
              </w:pPrChange>
            </w:pPr>
            <w:del w:id="9954" w:author="VOYER Raphael" w:date="2021-06-16T11:15:00Z">
              <w:r w:rsidDel="001111A8">
                <w:rPr>
                  <w:rFonts w:ascii="Verdana" w:hAnsi="Verdana"/>
                  <w:color w:val="000000"/>
                </w:rPr>
                <w:delText>alaHAVlanCluster</w:delText>
              </w:r>
              <w:r w:rsidRPr="00853654" w:rsidDel="001111A8">
                <w:rPr>
                  <w:rFonts w:ascii="Verdana" w:hAnsi="Verdana"/>
                  <w:color w:val="000000"/>
                </w:rPr>
                <w:delText>OperStatusFlag</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B8D22FB" w14:textId="77777777" w:rsidR="00697356" w:rsidRPr="00486A41" w:rsidDel="001111A8" w:rsidRDefault="00697356">
            <w:pPr>
              <w:pStyle w:val="Titre4"/>
              <w:rPr>
                <w:del w:id="9955" w:author="VOYER Raphael" w:date="2021-06-16T11:15:00Z"/>
                <w:rFonts w:ascii="Times New Roman" w:hAnsi="Times New Roman"/>
                <w:color w:val="000000"/>
                <w:sz w:val="24"/>
              </w:rPr>
              <w:pPrChange w:id="9956" w:author="VOYER Raphael" w:date="2021-06-16T11:15:00Z">
                <w:pPr>
                  <w:spacing w:before="100" w:beforeAutospacing="1" w:after="100" w:afterAutospacing="1"/>
                </w:pPr>
              </w:pPrChange>
            </w:pPr>
            <w:del w:id="9957"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083D2C0" w14:textId="77777777" w:rsidR="00697356" w:rsidRPr="00486A41" w:rsidDel="001111A8" w:rsidRDefault="00697356">
            <w:pPr>
              <w:pStyle w:val="Titre4"/>
              <w:rPr>
                <w:del w:id="9958" w:author="VOYER Raphael" w:date="2021-06-16T11:15:00Z"/>
                <w:rFonts w:ascii="Times New Roman" w:hAnsi="Times New Roman"/>
                <w:color w:val="000000"/>
                <w:sz w:val="24"/>
              </w:rPr>
              <w:pPrChange w:id="9959" w:author="VOYER Raphael" w:date="2021-06-16T11:15:00Z">
                <w:pPr>
                  <w:spacing w:before="100" w:beforeAutospacing="1" w:after="100" w:afterAutospacing="1"/>
                </w:pPr>
              </w:pPrChange>
            </w:pPr>
            <w:del w:id="9960" w:author="VOYER Raphael" w:date="2021-06-16T11:15:00Z">
              <w:r w:rsidDel="001111A8">
                <w:rPr>
                  <w:rFonts w:ascii="Verdana" w:hAnsi="Verdana"/>
                  <w:color w:val="000000"/>
                </w:rPr>
                <w:delText>Reason for operationally down.</w:delText>
              </w:r>
            </w:del>
          </w:p>
        </w:tc>
      </w:tr>
      <w:tr w:rsidR="00697356" w:rsidRPr="00486A41" w:rsidDel="001111A8" w14:paraId="3FCA6D96" w14:textId="77777777" w:rsidTr="00C572C4">
        <w:trPr>
          <w:tblCellSpacing w:w="0" w:type="dxa"/>
          <w:del w:id="996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8729C13" w14:textId="77777777" w:rsidR="00697356" w:rsidRPr="00853654" w:rsidDel="001111A8" w:rsidRDefault="00697356">
            <w:pPr>
              <w:pStyle w:val="Titre4"/>
              <w:rPr>
                <w:del w:id="9962" w:author="VOYER Raphael" w:date="2021-06-16T11:15:00Z"/>
                <w:rFonts w:ascii="Times New Roman" w:hAnsi="Times New Roman"/>
                <w:color w:val="000000"/>
                <w:sz w:val="24"/>
              </w:rPr>
              <w:pPrChange w:id="9963" w:author="VOYER Raphael" w:date="2021-06-16T11:15:00Z">
                <w:pPr>
                  <w:spacing w:before="100" w:beforeAutospacing="1" w:after="100" w:afterAutospacing="1"/>
                </w:pPr>
              </w:pPrChange>
            </w:pPr>
            <w:del w:id="9964" w:author="VOYER Raphael" w:date="2021-06-16T11:15:00Z">
              <w:r w:rsidDel="001111A8">
                <w:rPr>
                  <w:szCs w:val="18"/>
                </w:rPr>
                <w:delText xml:space="preserve">Cluster Type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FDA40D9" w14:textId="77777777" w:rsidR="00697356" w:rsidRPr="00853654" w:rsidDel="001111A8" w:rsidRDefault="00697356">
            <w:pPr>
              <w:pStyle w:val="Titre4"/>
              <w:rPr>
                <w:del w:id="9965" w:author="VOYER Raphael" w:date="2021-06-16T11:15:00Z"/>
                <w:rFonts w:ascii="Verdana" w:hAnsi="Verdana"/>
                <w:color w:val="000000"/>
              </w:rPr>
              <w:pPrChange w:id="9966" w:author="VOYER Raphael" w:date="2021-06-16T11:15:00Z">
                <w:pPr>
                  <w:spacing w:before="100" w:beforeAutospacing="1" w:after="100" w:afterAutospacing="1"/>
                </w:pPr>
              </w:pPrChange>
            </w:pPr>
            <w:del w:id="9967" w:author="VOYER Raphael" w:date="2021-06-16T11:15:00Z">
              <w:r w:rsidDel="001111A8">
                <w:rPr>
                  <w:rFonts w:ascii="Verdana" w:hAnsi="Verdana"/>
                  <w:color w:val="000000"/>
                </w:rPr>
                <w:delText>alaHAVlanClusterMacAddressType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F6844B" w14:textId="77777777" w:rsidR="00697356" w:rsidDel="001111A8" w:rsidRDefault="00697356">
            <w:pPr>
              <w:pStyle w:val="Titre4"/>
              <w:rPr>
                <w:del w:id="9968" w:author="VOYER Raphael" w:date="2021-06-16T11:15:00Z"/>
                <w:rFonts w:ascii="Verdana" w:hAnsi="Verdana"/>
                <w:color w:val="000000"/>
              </w:rPr>
              <w:pPrChange w:id="9969" w:author="VOYER Raphael" w:date="2021-06-16T11:15:00Z">
                <w:pPr>
                  <w:spacing w:before="100" w:beforeAutospacing="1" w:after="100" w:afterAutospacing="1"/>
                </w:pPr>
              </w:pPrChange>
            </w:pPr>
            <w:del w:id="9970"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63E2BAE" w14:textId="77777777" w:rsidR="00697356" w:rsidDel="001111A8" w:rsidRDefault="00697356">
            <w:pPr>
              <w:pStyle w:val="Titre4"/>
              <w:rPr>
                <w:del w:id="9971" w:author="VOYER Raphael" w:date="2021-06-16T11:15:00Z"/>
                <w:rFonts w:ascii="Verdana" w:hAnsi="Verdana"/>
                <w:color w:val="000000"/>
              </w:rPr>
              <w:pPrChange w:id="9972" w:author="VOYER Raphael" w:date="2021-06-16T11:15:00Z">
                <w:pPr>
                  <w:spacing w:before="100" w:beforeAutospacing="1" w:after="100" w:afterAutospacing="1"/>
                </w:pPr>
              </w:pPrChange>
            </w:pPr>
            <w:del w:id="9973" w:author="VOYER Raphael" w:date="2021-06-16T11:15:00Z">
              <w:r w:rsidDel="001111A8">
                <w:rPr>
                  <w:rFonts w:ascii="Verdana" w:hAnsi="Verdana"/>
                  <w:color w:val="000000"/>
                </w:rPr>
                <w:delText>Static/Dynamic</w:delText>
              </w:r>
            </w:del>
          </w:p>
          <w:p w14:paraId="3A1E8468" w14:textId="77777777" w:rsidR="00697356" w:rsidDel="001111A8" w:rsidRDefault="00697356">
            <w:pPr>
              <w:pStyle w:val="Titre4"/>
              <w:rPr>
                <w:del w:id="9974" w:author="VOYER Raphael" w:date="2021-06-16T11:15:00Z"/>
                <w:rFonts w:ascii="Verdana" w:hAnsi="Verdana"/>
                <w:color w:val="000000"/>
              </w:rPr>
              <w:pPrChange w:id="9975" w:author="VOYER Raphael" w:date="2021-06-16T11:15:00Z">
                <w:pPr>
                  <w:spacing w:before="100" w:beforeAutospacing="1" w:after="100" w:afterAutospacing="1"/>
                </w:pPr>
              </w:pPrChange>
            </w:pPr>
            <w:del w:id="9976" w:author="VOYER Raphael" w:date="2021-06-16T11:15:00Z">
              <w:r w:rsidDel="001111A8">
                <w:rPr>
                  <w:rFonts w:ascii="Verdana" w:hAnsi="Verdana"/>
                  <w:color w:val="000000"/>
                </w:rPr>
                <w:delText>ARP type.</w:delText>
              </w:r>
            </w:del>
          </w:p>
        </w:tc>
      </w:tr>
      <w:tr w:rsidR="00697356" w:rsidRPr="00486A41" w:rsidDel="001111A8" w14:paraId="3F15B5C3" w14:textId="77777777" w:rsidTr="00C572C4">
        <w:trPr>
          <w:tblCellSpacing w:w="0" w:type="dxa"/>
          <w:del w:id="997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3DAEB3B" w14:textId="77777777" w:rsidR="00697356" w:rsidDel="001111A8" w:rsidRDefault="00697356">
            <w:pPr>
              <w:pStyle w:val="Titre4"/>
              <w:rPr>
                <w:del w:id="9978" w:author="VOYER Raphael" w:date="2021-06-16T11:15:00Z"/>
                <w:szCs w:val="18"/>
              </w:rPr>
              <w:pPrChange w:id="9979" w:author="VOYER Raphael" w:date="2021-06-16T11:15:00Z">
                <w:pPr>
                  <w:spacing w:before="100" w:beforeAutospacing="1" w:after="100" w:afterAutospacing="1"/>
                </w:pPr>
              </w:pPrChange>
            </w:pPr>
            <w:del w:id="9980" w:author="VOYER Raphael" w:date="2021-06-16T11:15:00Z">
              <w:r w:rsidDel="001111A8">
                <w:rPr>
                  <w:szCs w:val="18"/>
                </w:rPr>
                <w:delText>Cluster IP</w:delText>
              </w:r>
            </w:del>
          </w:p>
        </w:tc>
        <w:tc>
          <w:tcPr>
            <w:tcW w:w="3420" w:type="dxa"/>
            <w:gridSpan w:val="2"/>
            <w:tcBorders>
              <w:top w:val="outset" w:sz="6" w:space="0" w:color="auto"/>
              <w:left w:val="outset" w:sz="6" w:space="0" w:color="auto"/>
              <w:bottom w:val="outset" w:sz="6" w:space="0" w:color="auto"/>
              <w:right w:val="outset" w:sz="6" w:space="0" w:color="auto"/>
            </w:tcBorders>
          </w:tcPr>
          <w:p w14:paraId="107F2B2D" w14:textId="77777777" w:rsidR="00697356" w:rsidDel="001111A8" w:rsidRDefault="00697356">
            <w:pPr>
              <w:pStyle w:val="Titre4"/>
              <w:rPr>
                <w:del w:id="9981" w:author="VOYER Raphael" w:date="2021-06-16T11:15:00Z"/>
                <w:rFonts w:ascii="Verdana" w:hAnsi="Verdana"/>
                <w:color w:val="000000"/>
              </w:rPr>
              <w:pPrChange w:id="9982" w:author="VOYER Raphael" w:date="2021-06-16T11:15:00Z">
                <w:pPr>
                  <w:spacing w:before="100" w:beforeAutospacing="1" w:after="100" w:afterAutospacing="1"/>
                </w:pPr>
              </w:pPrChange>
            </w:pPr>
            <w:del w:id="9983" w:author="VOYER Raphael" w:date="2021-06-16T11:15:00Z">
              <w:r w:rsidDel="001111A8">
                <w:rPr>
                  <w:rFonts w:ascii="Verdana" w:hAnsi="Verdana"/>
                  <w:color w:val="000000"/>
                </w:rPr>
                <w:delText>alaHAVlanClusterInetAddress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A810AC" w14:textId="77777777" w:rsidR="00697356" w:rsidDel="001111A8" w:rsidRDefault="00697356">
            <w:pPr>
              <w:pStyle w:val="Titre4"/>
              <w:rPr>
                <w:del w:id="9984" w:author="VOYER Raphael" w:date="2021-06-16T11:15:00Z"/>
                <w:rFonts w:ascii="Verdana" w:hAnsi="Verdana"/>
                <w:color w:val="000000"/>
              </w:rPr>
              <w:pPrChange w:id="9985" w:author="VOYER Raphael" w:date="2021-06-16T11:15:00Z">
                <w:pPr>
                  <w:spacing w:before="100" w:beforeAutospacing="1" w:after="100" w:afterAutospacing="1"/>
                </w:pPr>
              </w:pPrChange>
            </w:pPr>
            <w:del w:id="9986"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F948095" w14:textId="77777777" w:rsidR="00697356" w:rsidDel="001111A8" w:rsidRDefault="00697356">
            <w:pPr>
              <w:pStyle w:val="Titre4"/>
              <w:rPr>
                <w:del w:id="9987" w:author="VOYER Raphael" w:date="2021-06-16T11:15:00Z"/>
                <w:rFonts w:ascii="Verdana" w:hAnsi="Verdana"/>
                <w:color w:val="000000"/>
              </w:rPr>
              <w:pPrChange w:id="9988" w:author="VOYER Raphael" w:date="2021-06-16T11:15:00Z">
                <w:pPr>
                  <w:spacing w:before="100" w:beforeAutospacing="1" w:after="100" w:afterAutospacing="1"/>
                </w:pPr>
              </w:pPrChange>
            </w:pPr>
            <w:del w:id="9989" w:author="VOYER Raphael" w:date="2021-06-16T11:15:00Z">
              <w:r w:rsidDel="001111A8">
                <w:rPr>
                  <w:rFonts w:ascii="Verdana" w:hAnsi="Verdana"/>
                  <w:color w:val="000000"/>
                </w:rPr>
                <w:delText>IP address</w:delText>
              </w:r>
            </w:del>
          </w:p>
        </w:tc>
      </w:tr>
      <w:tr w:rsidR="00697356" w:rsidRPr="00486A41" w:rsidDel="001111A8" w14:paraId="504B51DE" w14:textId="77777777" w:rsidTr="00C572C4">
        <w:trPr>
          <w:tblCellSpacing w:w="0" w:type="dxa"/>
          <w:del w:id="999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3EEAC751" w14:textId="77777777" w:rsidR="00697356" w:rsidDel="001111A8" w:rsidRDefault="00697356">
            <w:pPr>
              <w:pStyle w:val="Titre4"/>
              <w:rPr>
                <w:del w:id="9991" w:author="VOYER Raphael" w:date="2021-06-16T11:15:00Z"/>
                <w:szCs w:val="18"/>
              </w:rPr>
              <w:pPrChange w:id="9992" w:author="VOYER Raphael" w:date="2021-06-16T11:15:00Z">
                <w:pPr>
                  <w:spacing w:before="100" w:beforeAutospacing="1" w:after="100" w:afterAutospacing="1"/>
                </w:pPr>
              </w:pPrChange>
            </w:pPr>
            <w:del w:id="9993" w:author="VOYER Raphael" w:date="2021-06-16T11:15:00Z">
              <w:r w:rsidDel="001111A8">
                <w:rPr>
                  <w:szCs w:val="18"/>
                </w:rPr>
                <w:delText>IGMP-enabled</w:delText>
              </w:r>
            </w:del>
          </w:p>
        </w:tc>
        <w:tc>
          <w:tcPr>
            <w:tcW w:w="3420" w:type="dxa"/>
            <w:gridSpan w:val="2"/>
            <w:tcBorders>
              <w:top w:val="outset" w:sz="6" w:space="0" w:color="auto"/>
              <w:left w:val="outset" w:sz="6" w:space="0" w:color="auto"/>
              <w:bottom w:val="outset" w:sz="6" w:space="0" w:color="auto"/>
              <w:right w:val="outset" w:sz="6" w:space="0" w:color="auto"/>
            </w:tcBorders>
          </w:tcPr>
          <w:p w14:paraId="4FED4139" w14:textId="77777777" w:rsidR="00697356" w:rsidDel="001111A8" w:rsidRDefault="00697356">
            <w:pPr>
              <w:pStyle w:val="Titre4"/>
              <w:rPr>
                <w:del w:id="9994" w:author="VOYER Raphael" w:date="2021-06-16T11:15:00Z"/>
                <w:rFonts w:ascii="Verdana" w:hAnsi="Verdana"/>
                <w:color w:val="000000"/>
              </w:rPr>
              <w:pPrChange w:id="9995" w:author="VOYER Raphael" w:date="2021-06-16T11:15:00Z">
                <w:pPr>
                  <w:spacing w:before="100" w:beforeAutospacing="1" w:after="100" w:afterAutospacing="1"/>
                </w:pPr>
              </w:pPrChange>
            </w:pPr>
            <w:del w:id="9996" w:author="VOYER Raphael" w:date="2021-06-16T11:15:00Z">
              <w:r w:rsidDel="001111A8">
                <w:rPr>
                  <w:rFonts w:ascii="Verdana" w:hAnsi="Verdana"/>
                  <w:color w:val="000000"/>
                </w:rPr>
                <w:delText>alaHAVlanClusterMulticastStatus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BEBF688" w14:textId="77777777" w:rsidR="00697356" w:rsidDel="001111A8" w:rsidRDefault="00697356">
            <w:pPr>
              <w:pStyle w:val="Titre4"/>
              <w:rPr>
                <w:del w:id="9997" w:author="VOYER Raphael" w:date="2021-06-16T11:15:00Z"/>
                <w:rFonts w:ascii="Verdana" w:hAnsi="Verdana"/>
                <w:color w:val="000000"/>
              </w:rPr>
              <w:pPrChange w:id="9998" w:author="VOYER Raphael" w:date="2021-06-16T11:15:00Z">
                <w:pPr>
                  <w:spacing w:before="100" w:beforeAutospacing="1" w:after="100" w:afterAutospacing="1"/>
                </w:pPr>
              </w:pPrChange>
            </w:pPr>
            <w:del w:id="9999"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65D9C8C" w14:textId="77777777" w:rsidR="00697356" w:rsidDel="001111A8" w:rsidRDefault="00697356">
            <w:pPr>
              <w:pStyle w:val="Titre4"/>
              <w:rPr>
                <w:del w:id="10000" w:author="VOYER Raphael" w:date="2021-06-16T11:15:00Z"/>
                <w:rFonts w:ascii="Verdana" w:hAnsi="Verdana"/>
                <w:color w:val="000000"/>
              </w:rPr>
              <w:pPrChange w:id="10001" w:author="VOYER Raphael" w:date="2021-06-16T11:15:00Z">
                <w:pPr>
                  <w:spacing w:before="100" w:beforeAutospacing="1" w:after="100" w:afterAutospacing="1"/>
                </w:pPr>
              </w:pPrChange>
            </w:pPr>
            <w:del w:id="10002" w:author="VOYER Raphael" w:date="2021-06-16T11:15:00Z">
              <w:r w:rsidDel="001111A8">
                <w:rPr>
                  <w:rFonts w:ascii="Verdana" w:hAnsi="Verdana"/>
                  <w:color w:val="000000"/>
                </w:rPr>
                <w:delText>IGMP status</w:delText>
              </w:r>
            </w:del>
          </w:p>
        </w:tc>
      </w:tr>
      <w:tr w:rsidR="00697356" w:rsidRPr="00486A41" w:rsidDel="001111A8" w14:paraId="50C63631" w14:textId="77777777" w:rsidTr="00C572C4">
        <w:trPr>
          <w:tblCellSpacing w:w="0" w:type="dxa"/>
          <w:del w:id="1000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4909586" w14:textId="77777777" w:rsidR="00697356" w:rsidDel="001111A8" w:rsidRDefault="00697356">
            <w:pPr>
              <w:pStyle w:val="Titre4"/>
              <w:rPr>
                <w:del w:id="10004" w:author="VOYER Raphael" w:date="2021-06-16T11:15:00Z"/>
                <w:szCs w:val="18"/>
              </w:rPr>
              <w:pPrChange w:id="10005" w:author="VOYER Raphael" w:date="2021-06-16T11:15:00Z">
                <w:pPr>
                  <w:spacing w:before="100" w:beforeAutospacing="1" w:after="100" w:afterAutospacing="1"/>
                </w:pPr>
              </w:pPrChange>
            </w:pPr>
            <w:del w:id="10006" w:author="VOYER Raphael" w:date="2021-06-16T11:15:00Z">
              <w:r w:rsidDel="001111A8">
                <w:rPr>
                  <w:szCs w:val="18"/>
                </w:rPr>
                <w:delText>Cluster Multicast-IP</w:delText>
              </w:r>
            </w:del>
          </w:p>
        </w:tc>
        <w:tc>
          <w:tcPr>
            <w:tcW w:w="3420" w:type="dxa"/>
            <w:gridSpan w:val="2"/>
            <w:tcBorders>
              <w:top w:val="outset" w:sz="6" w:space="0" w:color="auto"/>
              <w:left w:val="outset" w:sz="6" w:space="0" w:color="auto"/>
              <w:bottom w:val="outset" w:sz="6" w:space="0" w:color="auto"/>
              <w:right w:val="outset" w:sz="6" w:space="0" w:color="auto"/>
            </w:tcBorders>
          </w:tcPr>
          <w:p w14:paraId="69C53AC0" w14:textId="77777777" w:rsidR="00697356" w:rsidDel="001111A8" w:rsidRDefault="00697356">
            <w:pPr>
              <w:pStyle w:val="Titre4"/>
              <w:rPr>
                <w:del w:id="10007" w:author="VOYER Raphael" w:date="2021-06-16T11:15:00Z"/>
                <w:rFonts w:ascii="Verdana" w:hAnsi="Verdana"/>
                <w:color w:val="000000"/>
              </w:rPr>
              <w:pPrChange w:id="10008" w:author="VOYER Raphael" w:date="2021-06-16T11:15:00Z">
                <w:pPr>
                  <w:spacing w:before="100" w:beforeAutospacing="1" w:after="100" w:afterAutospacing="1"/>
                </w:pPr>
              </w:pPrChange>
            </w:pPr>
            <w:del w:id="10009" w:author="VOYER Raphael" w:date="2021-06-16T11:15:00Z">
              <w:r w:rsidDel="001111A8">
                <w:rPr>
                  <w:rFonts w:ascii="Verdana" w:hAnsi="Verdana"/>
                  <w:color w:val="000000"/>
                </w:rPr>
                <w:delText>alaHAVlanClusterMulticastInetAddress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E6BC85E" w14:textId="77777777" w:rsidR="00697356" w:rsidDel="001111A8" w:rsidRDefault="00697356">
            <w:pPr>
              <w:pStyle w:val="Titre4"/>
              <w:rPr>
                <w:del w:id="10010" w:author="VOYER Raphael" w:date="2021-06-16T11:15:00Z"/>
                <w:rFonts w:ascii="Verdana" w:hAnsi="Verdana"/>
                <w:color w:val="000000"/>
              </w:rPr>
              <w:pPrChange w:id="10011" w:author="VOYER Raphael" w:date="2021-06-16T11:15:00Z">
                <w:pPr>
                  <w:spacing w:before="100" w:beforeAutospacing="1" w:after="100" w:afterAutospacing="1"/>
                </w:pPr>
              </w:pPrChange>
            </w:pPr>
            <w:del w:id="10012"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7F29837" w14:textId="77777777" w:rsidR="00697356" w:rsidDel="001111A8" w:rsidRDefault="00697356">
            <w:pPr>
              <w:pStyle w:val="Titre4"/>
              <w:rPr>
                <w:del w:id="10013" w:author="VOYER Raphael" w:date="2021-06-16T11:15:00Z"/>
                <w:rFonts w:ascii="Verdana" w:hAnsi="Verdana"/>
                <w:color w:val="000000"/>
              </w:rPr>
              <w:pPrChange w:id="10014" w:author="VOYER Raphael" w:date="2021-06-16T11:15:00Z">
                <w:pPr>
                  <w:spacing w:before="100" w:beforeAutospacing="1" w:after="100" w:afterAutospacing="1"/>
                </w:pPr>
              </w:pPrChange>
            </w:pPr>
            <w:del w:id="10015" w:author="VOYER Raphael" w:date="2021-06-16T11:15:00Z">
              <w:r w:rsidDel="001111A8">
                <w:rPr>
                  <w:rFonts w:ascii="Verdana" w:hAnsi="Verdana"/>
                  <w:color w:val="000000"/>
                </w:rPr>
                <w:delText>IP Multicast Address</w:delText>
              </w:r>
            </w:del>
          </w:p>
        </w:tc>
      </w:tr>
      <w:tr w:rsidR="00697356" w:rsidRPr="00486A41" w:rsidDel="001111A8" w14:paraId="21B0BE13" w14:textId="77777777" w:rsidTr="00C572C4">
        <w:trPr>
          <w:tblCellSpacing w:w="0" w:type="dxa"/>
          <w:del w:id="10016"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F19E930" w14:textId="77777777" w:rsidR="00697356" w:rsidDel="001111A8" w:rsidRDefault="00697356">
            <w:pPr>
              <w:pStyle w:val="Titre4"/>
              <w:rPr>
                <w:del w:id="10017" w:author="VOYER Raphael" w:date="2021-06-16T11:15:00Z"/>
                <w:szCs w:val="18"/>
              </w:rPr>
              <w:pPrChange w:id="10018" w:author="VOYER Raphael" w:date="2021-06-16T11:15:00Z">
                <w:pPr>
                  <w:spacing w:before="100" w:beforeAutospacing="1" w:after="100" w:afterAutospacing="1"/>
                </w:pPr>
              </w:pPrChange>
            </w:pPr>
            <w:del w:id="10019" w:author="VOYER Raphael" w:date="2021-06-16T11:15:00Z">
              <w:r w:rsidDel="001111A8">
                <w:rPr>
                  <w:szCs w:val="18"/>
                </w:rPr>
                <w:delText>Interfaces</w:delText>
              </w:r>
            </w:del>
          </w:p>
        </w:tc>
        <w:tc>
          <w:tcPr>
            <w:tcW w:w="3420" w:type="dxa"/>
            <w:gridSpan w:val="2"/>
            <w:tcBorders>
              <w:top w:val="outset" w:sz="6" w:space="0" w:color="auto"/>
              <w:left w:val="outset" w:sz="6" w:space="0" w:color="auto"/>
              <w:bottom w:val="outset" w:sz="6" w:space="0" w:color="auto"/>
              <w:right w:val="outset" w:sz="6" w:space="0" w:color="auto"/>
            </w:tcBorders>
          </w:tcPr>
          <w:p w14:paraId="0013CC27" w14:textId="77777777" w:rsidR="00697356" w:rsidDel="001111A8" w:rsidRDefault="00697356">
            <w:pPr>
              <w:pStyle w:val="Titre4"/>
              <w:rPr>
                <w:del w:id="10020" w:author="VOYER Raphael" w:date="2021-06-16T11:15:00Z"/>
                <w:rFonts w:ascii="Verdana" w:hAnsi="Verdana"/>
                <w:color w:val="000000"/>
              </w:rPr>
              <w:pPrChange w:id="10021" w:author="VOYER Raphael" w:date="2021-06-16T11:15:00Z">
                <w:pPr>
                  <w:spacing w:before="100" w:beforeAutospacing="1" w:after="100" w:afterAutospacing="1"/>
                </w:pPr>
              </w:pPrChange>
            </w:pPr>
            <w:del w:id="10022" w:author="VOYER Raphael" w:date="2021-06-16T11:15:00Z">
              <w:r w:rsidDel="001111A8">
                <w:rPr>
                  <w:rFonts w:ascii="Verdana" w:hAnsi="Verdana"/>
                  <w:color w:val="000000"/>
                </w:rPr>
                <w:delText>alaHAVlanClusterPortIfindex</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28BB55C" w14:textId="77777777" w:rsidR="00697356" w:rsidDel="001111A8" w:rsidRDefault="00697356">
            <w:pPr>
              <w:pStyle w:val="Titre4"/>
              <w:rPr>
                <w:del w:id="10023" w:author="VOYER Raphael" w:date="2021-06-16T11:15:00Z"/>
                <w:rFonts w:ascii="Verdana" w:hAnsi="Verdana"/>
                <w:color w:val="000000"/>
              </w:rPr>
              <w:pPrChange w:id="10024" w:author="VOYER Raphael" w:date="2021-06-16T11:15:00Z">
                <w:pPr>
                  <w:spacing w:before="100" w:beforeAutospacing="1" w:after="100" w:afterAutospacing="1"/>
                </w:pPr>
              </w:pPrChange>
            </w:pPr>
            <w:del w:id="10025" w:author="VOYER Raphael" w:date="2021-06-16T11:15:00Z">
              <w:r w:rsidDel="001111A8">
                <w:rPr>
                  <w:rFonts w:ascii="Verdana" w:hAnsi="Verdana"/>
                  <w:color w:val="000000"/>
                </w:rPr>
                <w:delText>Ifindex</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B93EF3" w14:textId="77777777" w:rsidR="00697356" w:rsidDel="001111A8" w:rsidRDefault="00697356">
            <w:pPr>
              <w:pStyle w:val="Titre4"/>
              <w:rPr>
                <w:del w:id="10026" w:author="VOYER Raphael" w:date="2021-06-16T11:15:00Z"/>
                <w:rFonts w:ascii="Verdana" w:hAnsi="Verdana"/>
                <w:color w:val="000000"/>
              </w:rPr>
              <w:pPrChange w:id="10027" w:author="VOYER Raphael" w:date="2021-06-16T11:15:00Z">
                <w:pPr>
                  <w:spacing w:before="100" w:beforeAutospacing="1" w:after="100" w:afterAutospacing="1"/>
                </w:pPr>
              </w:pPrChange>
            </w:pPr>
            <w:del w:id="10028" w:author="VOYER Raphael" w:date="2021-06-16T11:15:00Z">
              <w:r w:rsidDel="001111A8">
                <w:rPr>
                  <w:rFonts w:ascii="Verdana" w:hAnsi="Verdana"/>
                  <w:color w:val="000000"/>
                </w:rPr>
                <w:delText>Ports belonging to the cluster</w:delText>
              </w:r>
            </w:del>
          </w:p>
        </w:tc>
      </w:tr>
      <w:tr w:rsidR="00697356" w:rsidRPr="00486A41" w:rsidDel="001111A8" w14:paraId="7286667C" w14:textId="77777777" w:rsidTr="00C572C4">
        <w:trPr>
          <w:tblCellSpacing w:w="0" w:type="dxa"/>
          <w:del w:id="10029"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789F5D" w14:textId="77777777" w:rsidR="00697356" w:rsidRPr="00486A41" w:rsidDel="001111A8" w:rsidRDefault="00697356">
            <w:pPr>
              <w:pStyle w:val="Titre4"/>
              <w:rPr>
                <w:del w:id="10030" w:author="VOYER Raphael" w:date="2021-06-16T11:15:00Z"/>
                <w:rFonts w:ascii="Times New Roman" w:hAnsi="Times New Roman"/>
                <w:color w:val="000000"/>
                <w:sz w:val="24"/>
              </w:rPr>
              <w:pPrChange w:id="10031" w:author="VOYER Raphael" w:date="2021-06-16T11:15:00Z">
                <w:pPr>
                  <w:spacing w:before="100" w:beforeAutospacing="1" w:after="100" w:afterAutospacing="1"/>
                </w:pPr>
              </w:pPrChange>
            </w:pPr>
            <w:del w:id="10032" w:author="VOYER Raphael" w:date="2021-06-16T11:15:00Z">
              <w:r w:rsidRPr="00486A41" w:rsidDel="001111A8">
                <w:rPr>
                  <w:rFonts w:ascii="Verdana" w:hAnsi="Verdana"/>
                  <w:color w:val="000000"/>
                </w:rPr>
                <w:delText xml:space="preserve">Description:  This command shows </w:delText>
              </w:r>
              <w:r w:rsidDel="001111A8">
                <w:rPr>
                  <w:rFonts w:ascii="Verdana" w:hAnsi="Verdana"/>
                  <w:color w:val="000000"/>
                </w:rPr>
                <w:delText>the cluster parameters.</w:delText>
              </w:r>
              <w:r w:rsidRPr="00486A41" w:rsidDel="001111A8">
                <w:rPr>
                  <w:rFonts w:ascii="Verdana" w:hAnsi="Verdana"/>
                  <w:color w:val="000000"/>
                </w:rPr>
                <w:delText xml:space="preserve"> </w:delText>
              </w:r>
            </w:del>
          </w:p>
        </w:tc>
      </w:tr>
    </w:tbl>
    <w:p w14:paraId="291689A0" w14:textId="77777777" w:rsidR="00697356" w:rsidRPr="00C61F64" w:rsidDel="001111A8" w:rsidRDefault="00697356">
      <w:pPr>
        <w:pStyle w:val="Titre4"/>
        <w:rPr>
          <w:del w:id="10033" w:author="VOYER Raphael" w:date="2021-06-16T11:15:00Z"/>
        </w:rPr>
        <w:pPrChange w:id="10034" w:author="VOYER Raphael" w:date="2021-06-16T11:15:00Z">
          <w:pPr/>
        </w:pPrChange>
      </w:pPr>
    </w:p>
    <w:p w14:paraId="60AA8C39" w14:textId="77777777" w:rsidR="00697356" w:rsidDel="001111A8" w:rsidRDefault="00697356">
      <w:pPr>
        <w:pStyle w:val="Titre4"/>
        <w:rPr>
          <w:del w:id="10035" w:author="VOYER Raphael" w:date="2021-06-16T11:15:00Z"/>
        </w:rPr>
        <w:pPrChange w:id="10036" w:author="VOYER Raphael" w:date="2021-06-16T11:15:00Z">
          <w:pPr/>
        </w:pPrChange>
      </w:pPr>
    </w:p>
    <w:p w14:paraId="09D26364" w14:textId="77777777" w:rsidR="00697356" w:rsidDel="001111A8" w:rsidRDefault="00697356">
      <w:pPr>
        <w:pStyle w:val="Titre4"/>
        <w:rPr>
          <w:del w:id="10037" w:author="VOYER Raphael" w:date="2021-06-16T11:15:00Z"/>
        </w:rPr>
        <w:pPrChange w:id="10038" w:author="VOYER Raphael" w:date="2021-06-16T11:15:00Z">
          <w:pPr/>
        </w:pPrChange>
      </w:pPr>
    </w:p>
    <w:p w14:paraId="673BB065" w14:textId="77777777" w:rsidR="00697356" w:rsidDel="001111A8" w:rsidRDefault="00697356">
      <w:pPr>
        <w:pStyle w:val="Titre4"/>
        <w:rPr>
          <w:del w:id="10039" w:author="VOYER Raphael" w:date="2021-06-16T11:15:00Z"/>
        </w:rPr>
        <w:pPrChange w:id="10040" w:author="VOYER Raphael" w:date="2021-06-16T11:15:00Z">
          <w:pPr>
            <w:pStyle w:val="Titre1"/>
            <w:pageBreakBefore/>
            <w:numPr>
              <w:numId w:val="0"/>
            </w:numPr>
            <w:tabs>
              <w:tab w:val="clear" w:pos="432"/>
            </w:tabs>
            <w:ind w:left="0" w:firstLine="0"/>
            <w:jc w:val="left"/>
          </w:pPr>
        </w:pPrChange>
      </w:pPr>
      <w:del w:id="10041" w:author="VOYER Raphael" w:date="2021-06-16T11:15:00Z">
        <w:r w:rsidDel="001111A8">
          <w:delText>APPENDIX B: Critical Resources</w:delText>
        </w:r>
      </w:del>
    </w:p>
    <w:p w14:paraId="77EAEDF3" w14:textId="77777777" w:rsidR="00697356" w:rsidDel="001111A8" w:rsidRDefault="00697356">
      <w:pPr>
        <w:pStyle w:val="Titre4"/>
        <w:rPr>
          <w:del w:id="10042" w:author="VOYER Raphael" w:date="2021-06-16T11:15:00Z"/>
        </w:rPr>
        <w:pPrChange w:id="10043" w:author="VOYER Raphael" w:date="2021-06-16T11:15:00Z">
          <w:pPr>
            <w:pStyle w:val="Corpsdetexte"/>
          </w:pPr>
        </w:pPrChange>
      </w:pPr>
      <w:smartTag w:uri="urn:schemas-microsoft-com:office:smarttags" w:element="stockticker">
        <w:del w:id="10044" w:author="VOYER Raphael" w:date="2021-06-16T11:15:00Z">
          <w:r w:rsidDel="001111A8">
            <w:delText>CMM</w:delText>
          </w:r>
        </w:del>
      </w:smartTag>
      <w:del w:id="10045" w:author="VOYER Raphael" w:date="2021-06-16T11:15:00Z">
        <w:r w:rsidDel="001111A8">
          <w:delText xml:space="preserve"> Requirements:</w:delText>
        </w:r>
      </w:del>
    </w:p>
    <w:tbl>
      <w:tblPr>
        <w:tblpPr w:leftFromText="180" w:rightFromText="180"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5"/>
        <w:gridCol w:w="5569"/>
      </w:tblGrid>
      <w:tr w:rsidR="00697356" w:rsidDel="001111A8" w14:paraId="4952EDFB" w14:textId="77777777" w:rsidTr="00C572C4">
        <w:trPr>
          <w:trHeight w:val="327"/>
          <w:del w:id="10046" w:author="VOYER Raphael" w:date="2021-06-16T11:15:00Z"/>
        </w:trPr>
        <w:tc>
          <w:tcPr>
            <w:tcW w:w="2435" w:type="dxa"/>
            <w:tcBorders>
              <w:bottom w:val="single" w:sz="4" w:space="0" w:color="auto"/>
            </w:tcBorders>
            <w:shd w:val="clear" w:color="auto" w:fill="C0C0C0"/>
          </w:tcPr>
          <w:p w14:paraId="0AB78CA0" w14:textId="77777777" w:rsidR="00697356" w:rsidDel="001111A8" w:rsidRDefault="00697356">
            <w:pPr>
              <w:pStyle w:val="Titre4"/>
              <w:rPr>
                <w:del w:id="10047" w:author="VOYER Raphael" w:date="2021-06-16T11:15:00Z"/>
              </w:rPr>
              <w:pPrChange w:id="10048" w:author="VOYER Raphael" w:date="2021-06-16T11:15:00Z">
                <w:pPr>
                  <w:pStyle w:val="Tabletext"/>
                  <w:framePr w:hSpace="180" w:wrap="around" w:vAnchor="text" w:hAnchor="margin" w:y="209"/>
                </w:pPr>
              </w:pPrChange>
            </w:pPr>
            <w:del w:id="10049" w:author="VOYER Raphael" w:date="2021-06-16T11:15:00Z">
              <w:r w:rsidDel="001111A8">
                <w:delText>Resource</w:delText>
              </w:r>
            </w:del>
          </w:p>
        </w:tc>
        <w:tc>
          <w:tcPr>
            <w:tcW w:w="5569" w:type="dxa"/>
            <w:tcBorders>
              <w:bottom w:val="single" w:sz="4" w:space="0" w:color="auto"/>
            </w:tcBorders>
            <w:shd w:val="clear" w:color="auto" w:fill="C0C0C0"/>
          </w:tcPr>
          <w:p w14:paraId="3E9A87A7" w14:textId="77777777" w:rsidR="00697356" w:rsidDel="001111A8" w:rsidRDefault="00697356">
            <w:pPr>
              <w:pStyle w:val="Titre4"/>
              <w:rPr>
                <w:del w:id="10050" w:author="VOYER Raphael" w:date="2021-06-16T11:15:00Z"/>
              </w:rPr>
              <w:pPrChange w:id="10051" w:author="VOYER Raphael" w:date="2021-06-16T11:15:00Z">
                <w:pPr>
                  <w:pStyle w:val="Tabletext"/>
                  <w:framePr w:hSpace="180" w:wrap="around" w:vAnchor="text" w:hAnchor="margin" w:y="209"/>
                </w:pPr>
              </w:pPrChange>
            </w:pPr>
            <w:del w:id="10052" w:author="VOYER Raphael" w:date="2021-06-16T11:15:00Z">
              <w:r w:rsidDel="001111A8">
                <w:delText>Components</w:delText>
              </w:r>
            </w:del>
          </w:p>
        </w:tc>
      </w:tr>
      <w:tr w:rsidR="00697356" w:rsidRPr="00DE7837" w:rsidDel="001111A8" w14:paraId="15C3A503" w14:textId="77777777" w:rsidTr="00C572C4">
        <w:trPr>
          <w:trHeight w:val="560"/>
          <w:del w:id="10053" w:author="VOYER Raphael" w:date="2021-06-16T11:15:00Z"/>
        </w:trPr>
        <w:tc>
          <w:tcPr>
            <w:tcW w:w="2435" w:type="dxa"/>
            <w:tcBorders>
              <w:top w:val="single" w:sz="12" w:space="0" w:color="auto"/>
              <w:left w:val="nil"/>
              <w:bottom w:val="nil"/>
            </w:tcBorders>
          </w:tcPr>
          <w:p w14:paraId="0D8087A2" w14:textId="77777777" w:rsidR="00697356" w:rsidDel="001111A8" w:rsidRDefault="00697356">
            <w:pPr>
              <w:pStyle w:val="Titre4"/>
              <w:rPr>
                <w:del w:id="10054" w:author="VOYER Raphael" w:date="2021-06-16T11:15:00Z"/>
              </w:rPr>
              <w:pPrChange w:id="10055" w:author="VOYER Raphael" w:date="2021-06-16T11:15:00Z">
                <w:pPr>
                  <w:pStyle w:val="Tabletext"/>
                  <w:framePr w:hSpace="180" w:wrap="around" w:vAnchor="text" w:hAnchor="margin" w:y="209"/>
                </w:pPr>
              </w:pPrChange>
            </w:pPr>
            <w:del w:id="10056" w:author="VOYER Raphael" w:date="2021-06-16T11:15:00Z">
              <w:r w:rsidDel="001111A8">
                <w:delText>Data Size</w:delText>
              </w:r>
            </w:del>
          </w:p>
        </w:tc>
        <w:tc>
          <w:tcPr>
            <w:tcW w:w="5569" w:type="dxa"/>
            <w:tcBorders>
              <w:top w:val="single" w:sz="12" w:space="0" w:color="auto"/>
              <w:right w:val="nil"/>
            </w:tcBorders>
          </w:tcPr>
          <w:p w14:paraId="16E01657" w14:textId="77777777" w:rsidR="00697356" w:rsidRPr="00DE7837" w:rsidDel="001111A8" w:rsidRDefault="00697356">
            <w:pPr>
              <w:pStyle w:val="Titre4"/>
              <w:rPr>
                <w:del w:id="10057" w:author="VOYER Raphael" w:date="2021-06-16T11:15:00Z"/>
              </w:rPr>
              <w:pPrChange w:id="10058" w:author="VOYER Raphael" w:date="2021-06-16T11:15:00Z">
                <w:pPr>
                  <w:pStyle w:val="Tabletext"/>
                  <w:framePr w:hSpace="180" w:wrap="around" w:vAnchor="text" w:hAnchor="margin" w:y="209"/>
                </w:pPr>
              </w:pPrChange>
            </w:pPr>
            <w:del w:id="10059" w:author="VOYER Raphael" w:date="2021-06-16T11:15:00Z">
              <w:r w:rsidRPr="00DE7837" w:rsidDel="001111A8">
                <w:delText>Cluster Database  =  320 bytes per cluster</w:delText>
              </w:r>
            </w:del>
          </w:p>
          <w:p w14:paraId="2DC5BBD5" w14:textId="77777777" w:rsidR="00697356" w:rsidRPr="00DE7837" w:rsidDel="001111A8" w:rsidRDefault="00697356">
            <w:pPr>
              <w:pStyle w:val="Titre4"/>
              <w:rPr>
                <w:del w:id="10060" w:author="VOYER Raphael" w:date="2021-06-16T11:15:00Z"/>
              </w:rPr>
              <w:pPrChange w:id="10061" w:author="VOYER Raphael" w:date="2021-06-16T11:15:00Z">
                <w:pPr>
                  <w:framePr w:hSpace="180" w:wrap="around" w:vAnchor="text" w:hAnchor="margin" w:y="209"/>
                </w:pPr>
              </w:pPrChange>
            </w:pPr>
            <w:del w:id="10062" w:author="VOYER Raphael" w:date="2021-06-16T11:15:00Z">
              <w:r w:rsidRPr="00DE7837" w:rsidDel="001111A8">
                <w:delText>Total cluster data storage size  = 320*32 = 9.375 KB</w:delText>
              </w:r>
            </w:del>
          </w:p>
        </w:tc>
      </w:tr>
      <w:tr w:rsidR="00697356" w:rsidDel="001111A8" w14:paraId="346FE789" w14:textId="77777777" w:rsidTr="00C572C4">
        <w:trPr>
          <w:trHeight w:val="560"/>
          <w:del w:id="10063" w:author="VOYER Raphael" w:date="2021-06-16T11:15:00Z"/>
        </w:trPr>
        <w:tc>
          <w:tcPr>
            <w:tcW w:w="2435" w:type="dxa"/>
            <w:tcBorders>
              <w:top w:val="single" w:sz="12" w:space="0" w:color="auto"/>
              <w:left w:val="nil"/>
              <w:bottom w:val="nil"/>
            </w:tcBorders>
          </w:tcPr>
          <w:p w14:paraId="0D9E1446" w14:textId="77777777" w:rsidR="00697356" w:rsidDel="001111A8" w:rsidRDefault="00697356">
            <w:pPr>
              <w:pStyle w:val="Titre4"/>
              <w:rPr>
                <w:del w:id="10064" w:author="VOYER Raphael" w:date="2021-06-16T11:15:00Z"/>
              </w:rPr>
              <w:pPrChange w:id="10065" w:author="VOYER Raphael" w:date="2021-06-16T11:15:00Z">
                <w:pPr>
                  <w:pStyle w:val="Tabletext"/>
                  <w:framePr w:hSpace="180" w:wrap="around" w:vAnchor="text" w:hAnchor="margin" w:y="209"/>
                </w:pPr>
              </w:pPrChange>
            </w:pPr>
            <w:del w:id="10066" w:author="VOYER Raphael" w:date="2021-06-16T11:15:00Z">
              <w:r w:rsidDel="001111A8">
                <w:delText>Operating System Resources</w:delText>
              </w:r>
            </w:del>
          </w:p>
        </w:tc>
        <w:tc>
          <w:tcPr>
            <w:tcW w:w="5569" w:type="dxa"/>
            <w:tcBorders>
              <w:top w:val="single" w:sz="12" w:space="0" w:color="auto"/>
              <w:right w:val="nil"/>
            </w:tcBorders>
          </w:tcPr>
          <w:p w14:paraId="047C6D0B" w14:textId="77777777" w:rsidR="00697356" w:rsidDel="001111A8" w:rsidRDefault="00697356">
            <w:pPr>
              <w:pStyle w:val="Titre4"/>
              <w:rPr>
                <w:del w:id="10067" w:author="VOYER Raphael" w:date="2021-06-16T11:15:00Z"/>
              </w:rPr>
              <w:pPrChange w:id="10068" w:author="VOYER Raphael" w:date="2021-06-16T11:15:00Z">
                <w:pPr>
                  <w:pStyle w:val="Tabletext"/>
                  <w:framePr w:hSpace="180" w:wrap="around" w:vAnchor="text" w:hAnchor="margin" w:y="209"/>
                </w:pPr>
              </w:pPrChange>
            </w:pPr>
            <w:del w:id="10069" w:author="VOYER Raphael" w:date="2021-06-16T11:15:00Z">
              <w:r w:rsidDel="001111A8">
                <w:delText xml:space="preserve">A New process in </w:delText>
              </w:r>
              <w:smartTag w:uri="urn:schemas-microsoft-com:office:smarttags" w:element="stockticker">
                <w:r w:rsidDel="001111A8">
                  <w:delText>CMM</w:delText>
                </w:r>
              </w:smartTag>
              <w:r w:rsidDel="001111A8">
                <w:delText xml:space="preserve"> (HAVLAN </w:delText>
              </w:r>
              <w:smartTag w:uri="urn:schemas-microsoft-com:office:smarttags" w:element="stockticker">
                <w:r w:rsidDel="001111A8">
                  <w:delText>CMM</w:delText>
                </w:r>
              </w:smartTag>
              <w:r w:rsidDel="001111A8">
                <w:delText>)</w:delText>
              </w:r>
            </w:del>
          </w:p>
        </w:tc>
      </w:tr>
      <w:tr w:rsidR="00697356" w:rsidDel="001111A8" w14:paraId="7600C25B" w14:textId="77777777" w:rsidTr="00C572C4">
        <w:trPr>
          <w:trHeight w:val="327"/>
          <w:del w:id="10070" w:author="VOYER Raphael" w:date="2021-06-16T11:15:00Z"/>
        </w:trPr>
        <w:tc>
          <w:tcPr>
            <w:tcW w:w="2435" w:type="dxa"/>
            <w:tcBorders>
              <w:top w:val="nil"/>
              <w:left w:val="nil"/>
              <w:bottom w:val="nil"/>
            </w:tcBorders>
          </w:tcPr>
          <w:p w14:paraId="44123083" w14:textId="77777777" w:rsidR="00697356" w:rsidDel="001111A8" w:rsidRDefault="00697356">
            <w:pPr>
              <w:pStyle w:val="Titre4"/>
              <w:rPr>
                <w:del w:id="10071" w:author="VOYER Raphael" w:date="2021-06-16T11:15:00Z"/>
              </w:rPr>
              <w:pPrChange w:id="10072" w:author="VOYER Raphael" w:date="2021-06-16T11:15:00Z">
                <w:pPr>
                  <w:pStyle w:val="Tabletext"/>
                  <w:framePr w:hSpace="180" w:wrap="around" w:vAnchor="text" w:hAnchor="margin" w:y="209"/>
                </w:pPr>
              </w:pPrChange>
            </w:pPr>
          </w:p>
        </w:tc>
        <w:tc>
          <w:tcPr>
            <w:tcW w:w="5569" w:type="dxa"/>
            <w:tcBorders>
              <w:right w:val="nil"/>
            </w:tcBorders>
          </w:tcPr>
          <w:p w14:paraId="08DBDED8" w14:textId="77777777" w:rsidR="00697356" w:rsidDel="001111A8" w:rsidRDefault="00697356">
            <w:pPr>
              <w:pStyle w:val="Titre4"/>
              <w:rPr>
                <w:del w:id="10073" w:author="VOYER Raphael" w:date="2021-06-16T11:15:00Z"/>
              </w:rPr>
              <w:pPrChange w:id="10074" w:author="VOYER Raphael" w:date="2021-06-16T11:15:00Z">
                <w:pPr>
                  <w:pStyle w:val="Tabletext"/>
                  <w:framePr w:hSpace="180" w:wrap="around" w:vAnchor="text" w:hAnchor="margin" w:y="209"/>
                </w:pPr>
              </w:pPrChange>
            </w:pPr>
            <w:del w:id="10075" w:author="VOYER Raphael" w:date="2021-06-16T11:15:00Z">
              <w:r w:rsidDel="001111A8">
                <w:delText>No new semaphores.</w:delText>
              </w:r>
            </w:del>
          </w:p>
        </w:tc>
      </w:tr>
      <w:tr w:rsidR="00697356" w:rsidDel="001111A8" w14:paraId="72CE4F61" w14:textId="77777777" w:rsidTr="00C572C4">
        <w:trPr>
          <w:trHeight w:val="311"/>
          <w:del w:id="10076" w:author="VOYER Raphael" w:date="2021-06-16T11:15:00Z"/>
        </w:trPr>
        <w:tc>
          <w:tcPr>
            <w:tcW w:w="2435" w:type="dxa"/>
            <w:tcBorders>
              <w:top w:val="nil"/>
              <w:left w:val="nil"/>
              <w:bottom w:val="single" w:sz="12" w:space="0" w:color="auto"/>
            </w:tcBorders>
          </w:tcPr>
          <w:p w14:paraId="162D1E9D" w14:textId="77777777" w:rsidR="00697356" w:rsidDel="001111A8" w:rsidRDefault="00697356">
            <w:pPr>
              <w:pStyle w:val="Titre4"/>
              <w:rPr>
                <w:del w:id="10077" w:author="VOYER Raphael" w:date="2021-06-16T11:15:00Z"/>
              </w:rPr>
              <w:pPrChange w:id="10078" w:author="VOYER Raphael" w:date="2021-06-16T11:15:00Z">
                <w:pPr>
                  <w:pStyle w:val="Tabletext"/>
                  <w:framePr w:hSpace="180" w:wrap="around" w:vAnchor="text" w:hAnchor="margin" w:y="209"/>
                </w:pPr>
              </w:pPrChange>
            </w:pPr>
          </w:p>
        </w:tc>
        <w:tc>
          <w:tcPr>
            <w:tcW w:w="5569" w:type="dxa"/>
            <w:tcBorders>
              <w:bottom w:val="single" w:sz="12" w:space="0" w:color="auto"/>
              <w:right w:val="nil"/>
            </w:tcBorders>
          </w:tcPr>
          <w:p w14:paraId="5BFC22C2" w14:textId="77777777" w:rsidR="00697356" w:rsidDel="001111A8" w:rsidRDefault="00697356">
            <w:pPr>
              <w:pStyle w:val="Titre4"/>
              <w:rPr>
                <w:del w:id="10079" w:author="VOYER Raphael" w:date="2021-06-16T11:15:00Z"/>
              </w:rPr>
              <w:pPrChange w:id="10080" w:author="VOYER Raphael" w:date="2021-06-16T11:15:00Z">
                <w:pPr>
                  <w:pStyle w:val="Tabletext"/>
                  <w:framePr w:hSpace="180" w:wrap="around" w:vAnchor="text" w:hAnchor="margin" w:y="209"/>
                </w:pPr>
              </w:pPrChange>
            </w:pPr>
            <w:del w:id="10081" w:author="VOYER Raphael" w:date="2021-06-16T11:15:00Z">
              <w:r w:rsidDel="001111A8">
                <w:delText>No OS timers used.</w:delText>
              </w:r>
            </w:del>
          </w:p>
        </w:tc>
      </w:tr>
      <w:tr w:rsidR="00697356" w:rsidDel="001111A8" w14:paraId="5E6C5033" w14:textId="77777777" w:rsidTr="00C572C4">
        <w:trPr>
          <w:trHeight w:val="1059"/>
          <w:del w:id="10082" w:author="VOYER Raphael" w:date="2021-06-16T11:15:00Z"/>
        </w:trPr>
        <w:tc>
          <w:tcPr>
            <w:tcW w:w="2435" w:type="dxa"/>
            <w:tcBorders>
              <w:top w:val="single" w:sz="12" w:space="0" w:color="auto"/>
              <w:left w:val="nil"/>
              <w:bottom w:val="single" w:sz="4" w:space="0" w:color="auto"/>
            </w:tcBorders>
          </w:tcPr>
          <w:p w14:paraId="6FC83372" w14:textId="77777777" w:rsidR="00697356" w:rsidDel="001111A8" w:rsidRDefault="00697356">
            <w:pPr>
              <w:pStyle w:val="Titre4"/>
              <w:rPr>
                <w:del w:id="10083" w:author="VOYER Raphael" w:date="2021-06-16T11:15:00Z"/>
              </w:rPr>
              <w:pPrChange w:id="10084" w:author="VOYER Raphael" w:date="2021-06-16T11:15:00Z">
                <w:pPr>
                  <w:pStyle w:val="Tabletext"/>
                  <w:framePr w:hSpace="180" w:wrap="around" w:vAnchor="text" w:hAnchor="margin" w:y="209"/>
                </w:pPr>
              </w:pPrChange>
            </w:pPr>
            <w:del w:id="10085" w:author="VOYER Raphael" w:date="2021-06-16T11:15:00Z">
              <w:r w:rsidDel="001111A8">
                <w:delText>Communication Resources</w:delText>
              </w:r>
            </w:del>
          </w:p>
        </w:tc>
        <w:tc>
          <w:tcPr>
            <w:tcW w:w="5569" w:type="dxa"/>
            <w:tcBorders>
              <w:top w:val="single" w:sz="12" w:space="0" w:color="auto"/>
              <w:bottom w:val="single" w:sz="4" w:space="0" w:color="auto"/>
              <w:right w:val="nil"/>
            </w:tcBorders>
          </w:tcPr>
          <w:p w14:paraId="6E6A9C50" w14:textId="77777777" w:rsidR="00697356" w:rsidDel="001111A8" w:rsidRDefault="00697356">
            <w:pPr>
              <w:pStyle w:val="Titre4"/>
              <w:rPr>
                <w:del w:id="10086" w:author="VOYER Raphael" w:date="2021-06-16T11:15:00Z"/>
              </w:rPr>
              <w:pPrChange w:id="10087" w:author="VOYER Raphael" w:date="2021-06-16T11:15:00Z">
                <w:pPr>
                  <w:pStyle w:val="Tabletext"/>
                  <w:framePr w:hSpace="180" w:wrap="around" w:vAnchor="text" w:hAnchor="margin" w:y="209"/>
                </w:pPr>
              </w:pPrChange>
            </w:pPr>
            <w:del w:id="10088"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SLN </w:delText>
              </w:r>
              <w:smartTag w:uri="urn:schemas-microsoft-com:office:smarttags" w:element="stockticker">
                <w:r w:rsidDel="001111A8">
                  <w:delText>CMM</w:delText>
                </w:r>
              </w:smartTag>
              <w:r w:rsidDel="001111A8">
                <w:delText>.</w:delText>
              </w:r>
            </w:del>
          </w:p>
          <w:p w14:paraId="0AFBABAB" w14:textId="77777777" w:rsidR="00697356" w:rsidDel="001111A8" w:rsidRDefault="00697356">
            <w:pPr>
              <w:pStyle w:val="Titre4"/>
              <w:rPr>
                <w:del w:id="10089" w:author="VOYER Raphael" w:date="2021-06-16T11:15:00Z"/>
              </w:rPr>
              <w:pPrChange w:id="10090" w:author="VOYER Raphael" w:date="2021-06-16T11:15:00Z">
                <w:pPr>
                  <w:framePr w:hSpace="180" w:wrap="around" w:vAnchor="text" w:hAnchor="margin" w:y="209"/>
                </w:pPr>
              </w:pPrChange>
            </w:pPr>
            <w:del w:id="10091"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VM </w:delText>
              </w:r>
              <w:smartTag w:uri="urn:schemas-microsoft-com:office:smarttags" w:element="stockticker">
                <w:r w:rsidDel="001111A8">
                  <w:delText>CMM</w:delText>
                </w:r>
              </w:smartTag>
            </w:del>
          </w:p>
          <w:p w14:paraId="73F5634F" w14:textId="77777777" w:rsidR="00697356" w:rsidRPr="00C042CF" w:rsidDel="001111A8" w:rsidRDefault="00697356">
            <w:pPr>
              <w:pStyle w:val="Titre4"/>
              <w:rPr>
                <w:del w:id="10092" w:author="VOYER Raphael" w:date="2021-06-16T11:15:00Z"/>
              </w:rPr>
              <w:pPrChange w:id="10093" w:author="VOYER Raphael" w:date="2021-06-16T11:15:00Z">
                <w:pPr>
                  <w:framePr w:hSpace="180" w:wrap="around" w:vAnchor="text" w:hAnchor="margin" w:y="209"/>
                </w:pPr>
              </w:pPrChange>
            </w:pPr>
            <w:del w:id="10094"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PM </w:delText>
              </w:r>
            </w:del>
          </w:p>
          <w:p w14:paraId="27EFC3A3" w14:textId="77777777" w:rsidR="00697356" w:rsidDel="001111A8" w:rsidRDefault="00697356">
            <w:pPr>
              <w:pStyle w:val="Titre4"/>
              <w:rPr>
                <w:del w:id="10095" w:author="VOYER Raphael" w:date="2021-06-16T11:15:00Z"/>
              </w:rPr>
              <w:pPrChange w:id="10096" w:author="VOYER Raphael" w:date="2021-06-16T11:15:00Z">
                <w:pPr>
                  <w:framePr w:hSpace="180" w:wrap="around" w:vAnchor="text" w:hAnchor="margin" w:y="209"/>
                </w:pPr>
              </w:pPrChange>
            </w:pPr>
            <w:del w:id="10097"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 </w:delText>
              </w:r>
              <w:smartTag w:uri="urn:schemas-microsoft-com:office:smarttags" w:element="stockticker">
                <w:r w:rsidDel="001111A8">
                  <w:delText>CMM</w:delText>
                </w:r>
              </w:smartTag>
              <w:r w:rsidDel="001111A8">
                <w:delText>.</w:delText>
              </w:r>
            </w:del>
          </w:p>
          <w:p w14:paraId="34311A75" w14:textId="77777777" w:rsidR="00697356" w:rsidDel="001111A8" w:rsidRDefault="00697356">
            <w:pPr>
              <w:pStyle w:val="Titre4"/>
              <w:rPr>
                <w:del w:id="10098" w:author="VOYER Raphael" w:date="2021-06-16T11:15:00Z"/>
              </w:rPr>
              <w:pPrChange w:id="10099" w:author="VOYER Raphael" w:date="2021-06-16T11:15:00Z">
                <w:pPr>
                  <w:framePr w:hSpace="180" w:wrap="around" w:vAnchor="text" w:hAnchor="margin" w:y="209"/>
                </w:pPr>
              </w:pPrChange>
            </w:pPr>
            <w:del w:id="10100"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QOS </w:delText>
              </w:r>
              <w:smartTag w:uri="urn:schemas-microsoft-com:office:smarttags" w:element="stockticker">
                <w:r w:rsidDel="001111A8">
                  <w:delText>CMM</w:delText>
                </w:r>
              </w:smartTag>
              <w:r w:rsidDel="001111A8">
                <w:delText>.</w:delText>
              </w:r>
            </w:del>
          </w:p>
          <w:p w14:paraId="5AD0D6F7" w14:textId="77777777" w:rsidR="00697356" w:rsidDel="001111A8" w:rsidRDefault="00697356">
            <w:pPr>
              <w:pStyle w:val="Titre4"/>
              <w:rPr>
                <w:del w:id="10101" w:author="VOYER Raphael" w:date="2021-06-16T11:15:00Z"/>
              </w:rPr>
              <w:pPrChange w:id="10102" w:author="VOYER Raphael" w:date="2021-06-16T11:15:00Z">
                <w:pPr>
                  <w:framePr w:hSpace="180" w:wrap="around" w:vAnchor="text" w:hAnchor="margin" w:y="209"/>
                </w:pPr>
              </w:pPrChange>
            </w:pPr>
            <w:del w:id="10103"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IPMS </w:delText>
              </w:r>
              <w:smartTag w:uri="urn:schemas-microsoft-com:office:smarttags" w:element="stockticker">
                <w:r w:rsidDel="001111A8">
                  <w:delText>CMM</w:delText>
                </w:r>
              </w:smartTag>
              <w:r w:rsidDel="001111A8">
                <w:delText>.</w:delText>
              </w:r>
            </w:del>
          </w:p>
          <w:p w14:paraId="18D3A11E" w14:textId="77777777" w:rsidR="00697356" w:rsidDel="001111A8" w:rsidRDefault="00697356">
            <w:pPr>
              <w:pStyle w:val="Titre4"/>
              <w:rPr>
                <w:del w:id="10104" w:author="VOYER Raphael" w:date="2021-06-16T11:15:00Z"/>
              </w:rPr>
              <w:pPrChange w:id="10105" w:author="VOYER Raphael" w:date="2021-06-16T11:15:00Z">
                <w:pPr>
                  <w:framePr w:hSpace="180" w:wrap="around" w:vAnchor="text" w:hAnchor="margin" w:y="209"/>
                </w:pPr>
              </w:pPrChange>
            </w:pPr>
          </w:p>
          <w:p w14:paraId="09D8B825" w14:textId="77777777" w:rsidR="00697356" w:rsidDel="001111A8" w:rsidRDefault="00697356">
            <w:pPr>
              <w:pStyle w:val="Titre4"/>
              <w:rPr>
                <w:del w:id="10106" w:author="VOYER Raphael" w:date="2021-06-16T11:15:00Z"/>
              </w:rPr>
              <w:pPrChange w:id="10107" w:author="VOYER Raphael" w:date="2021-06-16T11:15:00Z">
                <w:pPr>
                  <w:framePr w:hSpace="180" w:wrap="around" w:vAnchor="text" w:hAnchor="margin" w:y="209"/>
                </w:pPr>
              </w:pPrChange>
            </w:pPr>
            <w:del w:id="10108" w:author="VOYER Raphael" w:date="2021-06-16T11:15:00Z">
              <w:r w:rsidDel="001111A8">
                <w:delText>Uses VM Shared Memory</w:delText>
              </w:r>
            </w:del>
          </w:p>
          <w:p w14:paraId="5A1D186A" w14:textId="77777777" w:rsidR="00697356" w:rsidDel="001111A8" w:rsidRDefault="00697356">
            <w:pPr>
              <w:pStyle w:val="Titre4"/>
              <w:rPr>
                <w:del w:id="10109" w:author="VOYER Raphael" w:date="2021-06-16T11:15:00Z"/>
              </w:rPr>
              <w:pPrChange w:id="10110" w:author="VOYER Raphael" w:date="2021-06-16T11:15:00Z">
                <w:pPr>
                  <w:framePr w:hSpace="180" w:wrap="around" w:vAnchor="text" w:hAnchor="margin" w:y="209"/>
                </w:pPr>
              </w:pPrChange>
            </w:pPr>
            <w:del w:id="10111" w:author="VOYER Raphael" w:date="2021-06-16T11:15:00Z">
              <w:r w:rsidDel="001111A8">
                <w:delText>Uses PM/PL Shared memory</w:delText>
              </w:r>
            </w:del>
          </w:p>
          <w:p w14:paraId="293E8475" w14:textId="77777777" w:rsidR="00697356" w:rsidRPr="00B1288E" w:rsidDel="001111A8" w:rsidRDefault="00697356">
            <w:pPr>
              <w:pStyle w:val="Titre4"/>
              <w:rPr>
                <w:del w:id="10112" w:author="VOYER Raphael" w:date="2021-06-16T11:15:00Z"/>
              </w:rPr>
              <w:pPrChange w:id="10113" w:author="VOYER Raphael" w:date="2021-06-16T11:15:00Z">
                <w:pPr>
                  <w:framePr w:hSpace="180" w:wrap="around" w:vAnchor="text" w:hAnchor="margin" w:y="209"/>
                </w:pPr>
              </w:pPrChange>
            </w:pPr>
            <w:del w:id="10114" w:author="VOYER Raphael" w:date="2021-06-16T11:15:00Z">
              <w:r w:rsidDel="001111A8">
                <w:delText xml:space="preserve">Uses IP </w:delText>
              </w:r>
              <w:smartTag w:uri="urn:schemas-microsoft-com:office:smarttags" w:element="stockticker">
                <w:r w:rsidDel="001111A8">
                  <w:delText>CMM</w:delText>
                </w:r>
              </w:smartTag>
              <w:r w:rsidDel="001111A8">
                <w:delText xml:space="preserve"> Shared memory</w:delText>
              </w:r>
            </w:del>
          </w:p>
        </w:tc>
      </w:tr>
    </w:tbl>
    <w:p w14:paraId="7C4D8A3E" w14:textId="6E582DDB" w:rsidR="00697356" w:rsidDel="00456BB6" w:rsidRDefault="00697356">
      <w:pPr>
        <w:pStyle w:val="Titre4"/>
        <w:rPr>
          <w:del w:id="10115" w:author="VOYER Raphael" w:date="2021-06-16T11:15:00Z"/>
        </w:rPr>
      </w:pPr>
    </w:p>
    <w:p w14:paraId="47E4103C" w14:textId="77777777" w:rsidR="00456BB6" w:rsidRPr="00456BB6" w:rsidRDefault="00456BB6">
      <w:pPr>
        <w:rPr>
          <w:ins w:id="10116" w:author="VOYER Raphael" w:date="2021-07-21T09:12:00Z"/>
        </w:rPr>
      </w:pPr>
    </w:p>
    <w:p w14:paraId="45BD64EF" w14:textId="77777777" w:rsidR="009B012C" w:rsidRDefault="009B012C">
      <w:pPr>
        <w:pStyle w:val="Titre4"/>
        <w:rPr>
          <w:ins w:id="10117" w:author="VOYER Raphael" w:date="2021-07-08T09:00:00Z"/>
          <w:b w:val="0"/>
          <w:bCs w:val="0"/>
        </w:rPr>
      </w:pPr>
    </w:p>
    <w:p w14:paraId="0DD5FAC5" w14:textId="749C94CA" w:rsidR="009B012C" w:rsidRDefault="009B012C">
      <w:pPr>
        <w:pStyle w:val="Titre1"/>
        <w:rPr>
          <w:ins w:id="10118" w:author="VOYER Raphael" w:date="2021-07-08T11:47:00Z"/>
        </w:rPr>
      </w:pPr>
      <w:ins w:id="10119" w:author="VOYER Raphael" w:date="2021-07-08T09:01:00Z">
        <w:r>
          <w:t>Improvements</w:t>
        </w:r>
      </w:ins>
      <w:ins w:id="10120" w:author="VOYER Raphael" w:date="2021-07-08T09:00:00Z">
        <w:r>
          <w:t>:</w:t>
        </w:r>
      </w:ins>
    </w:p>
    <w:p w14:paraId="36050158" w14:textId="79115F76" w:rsidR="00A77111" w:rsidRDefault="00A77111" w:rsidP="00A77111">
      <w:pPr>
        <w:rPr>
          <w:ins w:id="10121" w:author="VOYER Raphael" w:date="2021-07-08T11:47:00Z"/>
        </w:rPr>
      </w:pPr>
    </w:p>
    <w:p w14:paraId="2A88318C" w14:textId="728489E2" w:rsidR="00A77111" w:rsidRPr="00A77111" w:rsidRDefault="00A77111">
      <w:pPr>
        <w:rPr>
          <w:ins w:id="10122" w:author="VOYER Raphael" w:date="2021-07-08T09:00:00Z"/>
        </w:rPr>
        <w:pPrChange w:id="10123" w:author="VOYER Raphael" w:date="2021-07-08T11:47:00Z">
          <w:pPr>
            <w:pStyle w:val="Corpsdetexte"/>
          </w:pPr>
        </w:pPrChange>
      </w:pPr>
      <w:ins w:id="10124" w:author="VOYER Raphael" w:date="2021-07-08T11:47:00Z">
        <w:r>
          <w:t xml:space="preserve">OS6 </w:t>
        </w:r>
      </w:ins>
    </w:p>
    <w:p w14:paraId="65021827" w14:textId="77777777" w:rsidR="00697356" w:rsidDel="001111A8" w:rsidRDefault="00697356">
      <w:pPr>
        <w:pStyle w:val="Titre4"/>
        <w:rPr>
          <w:del w:id="10125" w:author="VOYER Raphael" w:date="2021-06-16T11:15:00Z"/>
        </w:rPr>
        <w:pPrChange w:id="10126" w:author="VOYER Raphael" w:date="2021-06-16T11:15:00Z">
          <w:pPr>
            <w:pStyle w:val="Lgende"/>
            <w:jc w:val="center"/>
          </w:pPr>
        </w:pPrChange>
      </w:pPr>
    </w:p>
    <w:p w14:paraId="1C65800A" w14:textId="77777777" w:rsidR="00697356" w:rsidDel="001111A8" w:rsidRDefault="00697356">
      <w:pPr>
        <w:pStyle w:val="Titre4"/>
        <w:rPr>
          <w:del w:id="10127" w:author="VOYER Raphael" w:date="2021-06-16T11:15:00Z"/>
        </w:rPr>
        <w:pPrChange w:id="10128" w:author="VOYER Raphael" w:date="2021-06-16T11:15:00Z">
          <w:pPr>
            <w:pStyle w:val="Lgende"/>
            <w:jc w:val="center"/>
          </w:pPr>
        </w:pPrChange>
      </w:pPr>
    </w:p>
    <w:p w14:paraId="7CEDBA60" w14:textId="77777777" w:rsidR="00697356" w:rsidDel="001111A8" w:rsidRDefault="00697356">
      <w:pPr>
        <w:pStyle w:val="Titre4"/>
        <w:rPr>
          <w:del w:id="10129" w:author="VOYER Raphael" w:date="2021-06-16T11:15:00Z"/>
        </w:rPr>
        <w:pPrChange w:id="10130" w:author="VOYER Raphael" w:date="2021-06-16T11:15:00Z">
          <w:pPr>
            <w:pStyle w:val="Lgende"/>
            <w:jc w:val="center"/>
          </w:pPr>
        </w:pPrChange>
      </w:pPr>
    </w:p>
    <w:p w14:paraId="4713DE4D" w14:textId="77777777" w:rsidR="00697356" w:rsidDel="001111A8" w:rsidRDefault="00697356">
      <w:pPr>
        <w:pStyle w:val="Titre4"/>
        <w:rPr>
          <w:del w:id="10131" w:author="VOYER Raphael" w:date="2021-06-16T11:15:00Z"/>
        </w:rPr>
        <w:pPrChange w:id="10132" w:author="VOYER Raphael" w:date="2021-06-16T11:15:00Z">
          <w:pPr>
            <w:pStyle w:val="Lgende"/>
            <w:jc w:val="center"/>
          </w:pPr>
        </w:pPrChange>
      </w:pPr>
    </w:p>
    <w:p w14:paraId="6043F953" w14:textId="77777777" w:rsidR="00697356" w:rsidDel="001111A8" w:rsidRDefault="00697356">
      <w:pPr>
        <w:pStyle w:val="Titre4"/>
        <w:rPr>
          <w:del w:id="10133" w:author="VOYER Raphael" w:date="2021-06-16T11:15:00Z"/>
        </w:rPr>
        <w:pPrChange w:id="10134" w:author="VOYER Raphael" w:date="2021-06-16T11:15:00Z">
          <w:pPr>
            <w:pStyle w:val="Lgende"/>
            <w:jc w:val="center"/>
          </w:pPr>
        </w:pPrChange>
      </w:pPr>
    </w:p>
    <w:p w14:paraId="2AC0DEB0" w14:textId="77777777" w:rsidR="00697356" w:rsidDel="001111A8" w:rsidRDefault="00697356">
      <w:pPr>
        <w:pStyle w:val="Titre4"/>
        <w:rPr>
          <w:del w:id="10135" w:author="VOYER Raphael" w:date="2021-06-16T11:15:00Z"/>
        </w:rPr>
        <w:pPrChange w:id="10136" w:author="VOYER Raphael" w:date="2021-06-16T11:15:00Z">
          <w:pPr>
            <w:pStyle w:val="Lgende"/>
            <w:jc w:val="center"/>
          </w:pPr>
        </w:pPrChange>
      </w:pPr>
    </w:p>
    <w:p w14:paraId="442BD13E" w14:textId="77777777" w:rsidR="00697356" w:rsidDel="001111A8" w:rsidRDefault="00697356">
      <w:pPr>
        <w:pStyle w:val="Titre4"/>
        <w:rPr>
          <w:del w:id="10137" w:author="VOYER Raphael" w:date="2021-06-16T11:15:00Z"/>
        </w:rPr>
        <w:pPrChange w:id="10138" w:author="VOYER Raphael" w:date="2021-06-16T11:15:00Z">
          <w:pPr>
            <w:pStyle w:val="Lgende"/>
            <w:jc w:val="center"/>
          </w:pPr>
        </w:pPrChange>
      </w:pPr>
    </w:p>
    <w:p w14:paraId="6007000D" w14:textId="77777777" w:rsidR="00697356" w:rsidDel="001111A8" w:rsidRDefault="00697356">
      <w:pPr>
        <w:pStyle w:val="Titre4"/>
        <w:rPr>
          <w:del w:id="10139" w:author="VOYER Raphael" w:date="2021-06-16T11:15:00Z"/>
        </w:rPr>
        <w:pPrChange w:id="10140" w:author="VOYER Raphael" w:date="2021-06-16T11:15:00Z">
          <w:pPr>
            <w:pStyle w:val="Lgende"/>
            <w:ind w:left="1440" w:firstLine="720"/>
          </w:pPr>
        </w:pPrChange>
      </w:pPr>
    </w:p>
    <w:p w14:paraId="0799EC56" w14:textId="77777777" w:rsidR="00697356" w:rsidRPr="00C042CF" w:rsidDel="001111A8" w:rsidRDefault="00697356">
      <w:pPr>
        <w:pStyle w:val="Titre4"/>
        <w:rPr>
          <w:del w:id="10141" w:author="VOYER Raphael" w:date="2021-06-16T11:15:00Z"/>
        </w:rPr>
        <w:pPrChange w:id="10142" w:author="VOYER Raphael" w:date="2021-06-16T11:15:00Z">
          <w:pPr/>
        </w:pPrChange>
      </w:pPr>
    </w:p>
    <w:p w14:paraId="370C4B27" w14:textId="77777777" w:rsidR="00697356" w:rsidDel="001111A8" w:rsidRDefault="00697356">
      <w:pPr>
        <w:pStyle w:val="Titre4"/>
        <w:rPr>
          <w:del w:id="10143" w:author="VOYER Raphael" w:date="2021-06-16T11:15:00Z"/>
        </w:rPr>
        <w:pPrChange w:id="10144" w:author="VOYER Raphael" w:date="2021-06-16T11:15:00Z">
          <w:pPr>
            <w:pStyle w:val="Lgende"/>
            <w:ind w:left="1440" w:firstLine="720"/>
          </w:pPr>
        </w:pPrChange>
      </w:pPr>
    </w:p>
    <w:p w14:paraId="6DABDB93" w14:textId="77777777" w:rsidR="00697356" w:rsidDel="001111A8" w:rsidRDefault="00697356">
      <w:pPr>
        <w:pStyle w:val="Titre4"/>
        <w:rPr>
          <w:del w:id="10145" w:author="VOYER Raphael" w:date="2021-06-16T11:15:00Z"/>
        </w:rPr>
        <w:pPrChange w:id="10146" w:author="VOYER Raphael" w:date="2021-06-16T11:15:00Z">
          <w:pPr>
            <w:pStyle w:val="Lgende"/>
            <w:ind w:left="1440" w:firstLine="720"/>
          </w:pPr>
        </w:pPrChange>
      </w:pPr>
    </w:p>
    <w:p w14:paraId="75139062" w14:textId="77777777" w:rsidR="00697356" w:rsidRPr="006E0570" w:rsidDel="001111A8" w:rsidRDefault="00697356">
      <w:pPr>
        <w:pStyle w:val="Titre4"/>
        <w:rPr>
          <w:del w:id="10147" w:author="VOYER Raphael" w:date="2021-06-16T11:15:00Z"/>
        </w:rPr>
        <w:pPrChange w:id="10148" w:author="VOYER Raphael" w:date="2021-06-16T11:15:00Z">
          <w:pPr>
            <w:pStyle w:val="Lgende"/>
            <w:ind w:left="1440" w:firstLine="720"/>
            <w:outlineLvl w:val="0"/>
          </w:pPr>
        </w:pPrChange>
      </w:pPr>
      <w:bookmarkStart w:id="10149" w:name="_Toc424820526"/>
      <w:del w:id="10150"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Del="001111A8">
          <w:rPr>
            <w:noProof/>
          </w:rPr>
          <w:delText>4</w:delText>
        </w:r>
        <w:r w:rsidR="004F358F" w:rsidDel="001111A8">
          <w:rPr>
            <w:noProof/>
          </w:rPr>
          <w:fldChar w:fldCharType="end"/>
        </w:r>
        <w:r w:rsidDel="001111A8">
          <w:delText xml:space="preserve">: </w:delText>
        </w:r>
        <w:smartTag w:uri="urn:schemas-microsoft-com:office:smarttags" w:element="stockticker">
          <w:r w:rsidRPr="00B575C3" w:rsidDel="001111A8">
            <w:delText>CMM</w:delText>
          </w:r>
        </w:smartTag>
        <w:r w:rsidRPr="00B575C3" w:rsidDel="001111A8">
          <w:delText xml:space="preserve"> Critical Computing Resources</w:delText>
        </w:r>
        <w:bookmarkEnd w:id="10149"/>
      </w:del>
    </w:p>
    <w:p w14:paraId="0A96F4B8" w14:textId="77777777" w:rsidR="00697356" w:rsidDel="001111A8" w:rsidRDefault="00697356">
      <w:pPr>
        <w:pStyle w:val="Titre4"/>
        <w:rPr>
          <w:del w:id="10151" w:author="VOYER Raphael" w:date="2021-06-16T11:15:00Z"/>
        </w:rPr>
        <w:pPrChange w:id="10152" w:author="VOYER Raphael" w:date="2021-06-16T11:15:00Z">
          <w:pPr/>
        </w:pPrChange>
      </w:pPr>
    </w:p>
    <w:p w14:paraId="5C36E6B9" w14:textId="77777777" w:rsidR="00697356" w:rsidDel="001111A8" w:rsidRDefault="00697356">
      <w:pPr>
        <w:pStyle w:val="Titre4"/>
        <w:rPr>
          <w:del w:id="10153" w:author="VOYER Raphael" w:date="2021-06-16T11:15:00Z"/>
        </w:rPr>
        <w:pPrChange w:id="10154" w:author="VOYER Raphael" w:date="2021-06-16T11:15:00Z">
          <w:pPr/>
        </w:pPrChange>
      </w:pPr>
    </w:p>
    <w:p w14:paraId="413E23AB" w14:textId="77777777" w:rsidR="00697356" w:rsidDel="001111A8" w:rsidRDefault="00697356">
      <w:pPr>
        <w:pStyle w:val="Titre4"/>
        <w:rPr>
          <w:del w:id="10155" w:author="VOYER Raphael" w:date="2021-06-16T11:15:00Z"/>
        </w:rPr>
        <w:pPrChange w:id="10156" w:author="VOYER Raphael" w:date="2021-06-16T11:15:00Z">
          <w:pPr/>
        </w:pPrChange>
      </w:pPr>
    </w:p>
    <w:p w14:paraId="07EB3682" w14:textId="77777777" w:rsidR="00697356" w:rsidDel="001111A8" w:rsidRDefault="00697356">
      <w:pPr>
        <w:pStyle w:val="Titre4"/>
        <w:rPr>
          <w:del w:id="10157" w:author="VOYER Raphael" w:date="2021-06-16T11:15:00Z"/>
        </w:rPr>
        <w:pPrChange w:id="10158" w:author="VOYER Raphael" w:date="2021-06-16T11:15:00Z">
          <w:pPr/>
        </w:pPrChange>
      </w:pPr>
    </w:p>
    <w:p w14:paraId="6596D578" w14:textId="77777777" w:rsidR="00697356" w:rsidDel="001111A8" w:rsidRDefault="00697356">
      <w:pPr>
        <w:pStyle w:val="Titre4"/>
        <w:rPr>
          <w:del w:id="10159" w:author="VOYER Raphael" w:date="2021-06-16T11:15:00Z"/>
        </w:rPr>
        <w:pPrChange w:id="10160" w:author="VOYER Raphael" w:date="2021-06-16T11:15:00Z">
          <w:pPr/>
        </w:pPrChange>
      </w:pPr>
    </w:p>
    <w:p w14:paraId="668837EE" w14:textId="77777777" w:rsidR="00697356" w:rsidDel="001111A8" w:rsidRDefault="00697356">
      <w:pPr>
        <w:pStyle w:val="Titre4"/>
        <w:rPr>
          <w:del w:id="10161" w:author="VOYER Raphael" w:date="2021-06-16T11:15:00Z"/>
        </w:rPr>
        <w:pPrChange w:id="10162" w:author="VOYER Raphael" w:date="2021-06-16T11:15:00Z">
          <w:pPr/>
        </w:pPrChange>
      </w:pPr>
    </w:p>
    <w:p w14:paraId="12D68F6A" w14:textId="77777777" w:rsidR="00697356" w:rsidDel="001111A8" w:rsidRDefault="00697356">
      <w:pPr>
        <w:pStyle w:val="Titre4"/>
        <w:rPr>
          <w:del w:id="10163" w:author="VOYER Raphael" w:date="2021-06-16T11:15:00Z"/>
        </w:rPr>
        <w:pPrChange w:id="10164" w:author="VOYER Raphael" w:date="2021-06-16T11:15:00Z">
          <w:pPr/>
        </w:pPrChange>
      </w:pPr>
    </w:p>
    <w:p w14:paraId="4C4882D7" w14:textId="77777777" w:rsidR="00697356" w:rsidDel="001111A8" w:rsidRDefault="00697356">
      <w:pPr>
        <w:pStyle w:val="Titre4"/>
        <w:rPr>
          <w:del w:id="10165" w:author="VOYER Raphael" w:date="2021-06-16T11:15:00Z"/>
        </w:rPr>
        <w:pPrChange w:id="10166" w:author="VOYER Raphael" w:date="2021-06-16T11:15:00Z">
          <w:pPr/>
        </w:pPrChange>
      </w:pPr>
    </w:p>
    <w:p w14:paraId="14D047D4" w14:textId="77777777" w:rsidR="00697356" w:rsidDel="001111A8" w:rsidRDefault="00697356">
      <w:pPr>
        <w:pStyle w:val="Titre4"/>
        <w:rPr>
          <w:del w:id="10167" w:author="VOYER Raphael" w:date="2021-06-16T11:15:00Z"/>
        </w:rPr>
        <w:pPrChange w:id="10168" w:author="VOYER Raphael" w:date="2021-06-16T11:15:00Z">
          <w:pPr>
            <w:pStyle w:val="Titre1"/>
            <w:pageBreakBefore/>
            <w:numPr>
              <w:numId w:val="0"/>
            </w:numPr>
            <w:tabs>
              <w:tab w:val="clear" w:pos="432"/>
            </w:tabs>
            <w:ind w:left="360" w:firstLine="0"/>
            <w:jc w:val="left"/>
          </w:pPr>
        </w:pPrChange>
      </w:pPr>
      <w:del w:id="10169" w:author="VOYER Raphael" w:date="2021-06-16T11:15:00Z">
        <w:r w:rsidDel="001111A8">
          <w:delText xml:space="preserve">APPENDIX C: User Guidelines </w:delText>
        </w:r>
      </w:del>
    </w:p>
    <w:p w14:paraId="15603BB4" w14:textId="77777777" w:rsidR="00697356" w:rsidRPr="00560CF1" w:rsidDel="001111A8" w:rsidRDefault="00697356">
      <w:pPr>
        <w:pStyle w:val="Titre4"/>
        <w:rPr>
          <w:del w:id="10170" w:author="VOYER Raphael" w:date="2021-06-16T11:15:00Z"/>
        </w:rPr>
        <w:pPrChange w:id="10171" w:author="VOYER Raphael" w:date="2021-06-16T11:15:00Z">
          <w:pPr/>
        </w:pPrChange>
      </w:pPr>
    </w:p>
    <w:p w14:paraId="27DF17E6" w14:textId="77777777" w:rsidR="00697356" w:rsidDel="001111A8" w:rsidRDefault="00697356">
      <w:pPr>
        <w:pStyle w:val="Titre4"/>
        <w:rPr>
          <w:del w:id="10172" w:author="VOYER Raphael" w:date="2021-06-16T11:15:00Z"/>
        </w:rPr>
        <w:pPrChange w:id="10173" w:author="VOYER Raphael" w:date="2021-06-16T11:15:00Z">
          <w:pPr>
            <w:numPr>
              <w:numId w:val="38"/>
            </w:numPr>
            <w:tabs>
              <w:tab w:val="num" w:pos="720"/>
            </w:tabs>
            <w:ind w:left="720" w:hanging="360"/>
          </w:pPr>
        </w:pPrChange>
      </w:pPr>
      <w:del w:id="10174" w:author="VOYER Raphael" w:date="2021-06-16T11:15:00Z">
        <w:r w:rsidDel="001111A8">
          <w:delText>User shall be responsible to make sure the same mac-address shall not be configured using the</w:delText>
        </w:r>
      </w:del>
    </w:p>
    <w:p w14:paraId="34A48C2D" w14:textId="77777777" w:rsidR="00697356" w:rsidDel="001111A8" w:rsidRDefault="00697356">
      <w:pPr>
        <w:pStyle w:val="Titre4"/>
        <w:rPr>
          <w:del w:id="10175" w:author="VOYER Raphael" w:date="2021-06-16T11:15:00Z"/>
        </w:rPr>
        <w:pPrChange w:id="10176" w:author="VOYER Raphael" w:date="2021-06-16T11:15:00Z">
          <w:pPr>
            <w:ind w:left="360"/>
          </w:pPr>
        </w:pPrChange>
      </w:pPr>
      <w:del w:id="10177" w:author="VOYER Raphael" w:date="2021-06-16T11:15:00Z">
        <w:r w:rsidDel="001111A8">
          <w:delText xml:space="preserve">      cluster command and the source learning command (mac-learning ) .</w:delText>
        </w:r>
      </w:del>
    </w:p>
    <w:p w14:paraId="27A267FA" w14:textId="77777777" w:rsidR="00697356" w:rsidDel="001111A8" w:rsidRDefault="00697356">
      <w:pPr>
        <w:pStyle w:val="Titre4"/>
        <w:rPr>
          <w:del w:id="10178" w:author="VOYER Raphael" w:date="2021-06-16T11:15:00Z"/>
        </w:rPr>
        <w:pPrChange w:id="10179" w:author="VOYER Raphael" w:date="2021-06-16T11:15:00Z">
          <w:pPr>
            <w:ind w:left="360"/>
          </w:pPr>
        </w:pPrChange>
      </w:pPr>
    </w:p>
    <w:p w14:paraId="1C7B9C31" w14:textId="77777777" w:rsidR="00697356" w:rsidDel="001111A8" w:rsidRDefault="00697356">
      <w:pPr>
        <w:pStyle w:val="Titre4"/>
        <w:rPr>
          <w:del w:id="10180" w:author="VOYER Raphael" w:date="2021-06-16T11:15:00Z"/>
        </w:rPr>
        <w:pPrChange w:id="10181" w:author="VOYER Raphael" w:date="2021-06-16T11:15:00Z">
          <w:pPr>
            <w:numPr>
              <w:numId w:val="38"/>
            </w:numPr>
            <w:tabs>
              <w:tab w:val="num" w:pos="720"/>
            </w:tabs>
            <w:ind w:left="720" w:hanging="360"/>
          </w:pPr>
        </w:pPrChange>
      </w:pPr>
      <w:del w:id="10182" w:author="VOYER Raphael" w:date="2021-06-16T11:15:00Z">
        <w:r w:rsidDel="001111A8">
          <w:delText>User shall be responsible to make sure the same IP/Mac pair shall not be configured using the</w:delText>
        </w:r>
      </w:del>
    </w:p>
    <w:p w14:paraId="4D23CA62" w14:textId="77777777" w:rsidR="00697356" w:rsidDel="001111A8" w:rsidRDefault="00697356">
      <w:pPr>
        <w:pStyle w:val="Titre4"/>
        <w:rPr>
          <w:del w:id="10183" w:author="VOYER Raphael" w:date="2021-06-16T11:15:00Z"/>
        </w:rPr>
        <w:pPrChange w:id="10184" w:author="VOYER Raphael" w:date="2021-06-16T11:15:00Z">
          <w:pPr>
            <w:ind w:left="360"/>
          </w:pPr>
        </w:pPrChange>
      </w:pPr>
      <w:del w:id="10185" w:author="VOYER Raphael" w:date="2021-06-16T11:15:00Z">
        <w:r w:rsidDel="001111A8">
          <w:delText xml:space="preserve">      cluster command and the static ARP command.</w:delText>
        </w:r>
      </w:del>
    </w:p>
    <w:p w14:paraId="7117EF7C" w14:textId="77777777" w:rsidR="00697356" w:rsidDel="001111A8" w:rsidRDefault="00697356">
      <w:pPr>
        <w:pStyle w:val="Titre4"/>
        <w:rPr>
          <w:del w:id="10186" w:author="VOYER Raphael" w:date="2021-06-16T11:15:00Z"/>
        </w:rPr>
        <w:pPrChange w:id="10187" w:author="VOYER Raphael" w:date="2021-06-16T11:15:00Z">
          <w:pPr/>
        </w:pPrChange>
      </w:pPr>
    </w:p>
    <w:p w14:paraId="3E4B58BD" w14:textId="77777777" w:rsidR="00697356" w:rsidDel="001111A8" w:rsidRDefault="00697356">
      <w:pPr>
        <w:pStyle w:val="Titre4"/>
        <w:rPr>
          <w:del w:id="10188" w:author="VOYER Raphael" w:date="2021-06-16T11:15:00Z"/>
        </w:rPr>
        <w:pPrChange w:id="10189" w:author="VOYER Raphael" w:date="2021-06-16T11:15:00Z">
          <w:pPr>
            <w:numPr>
              <w:numId w:val="38"/>
            </w:numPr>
            <w:tabs>
              <w:tab w:val="num" w:pos="720"/>
            </w:tabs>
            <w:ind w:left="720" w:hanging="360"/>
          </w:pPr>
        </w:pPrChange>
      </w:pPr>
      <w:del w:id="10190" w:author="VOYER Raphael" w:date="2021-06-16T11:15:00Z">
        <w:r w:rsidDel="001111A8">
          <w:delText>No checks shall be done on port types like LPS/Mobile ports while configuring these</w:delText>
        </w:r>
      </w:del>
    </w:p>
    <w:p w14:paraId="6B982BB1" w14:textId="77777777" w:rsidR="00697356" w:rsidDel="001111A8" w:rsidRDefault="00697356">
      <w:pPr>
        <w:pStyle w:val="Titre4"/>
        <w:rPr>
          <w:del w:id="10191" w:author="VOYER Raphael" w:date="2021-06-16T11:15:00Z"/>
        </w:rPr>
        <w:pPrChange w:id="10192" w:author="VOYER Raphael" w:date="2021-06-16T11:15:00Z">
          <w:pPr>
            <w:ind w:left="360"/>
          </w:pPr>
        </w:pPrChange>
      </w:pPr>
      <w:del w:id="10193" w:author="VOYER Raphael" w:date="2021-06-16T11:15:00Z">
        <w:r w:rsidDel="001111A8">
          <w:delText xml:space="preserve">      ports to the cluster.</w:delText>
        </w:r>
      </w:del>
    </w:p>
    <w:p w14:paraId="47D107C2" w14:textId="77777777" w:rsidR="00697356" w:rsidDel="001111A8" w:rsidRDefault="00697356">
      <w:pPr>
        <w:pStyle w:val="Titre4"/>
        <w:rPr>
          <w:del w:id="10194" w:author="VOYER Raphael" w:date="2021-06-16T11:15:00Z"/>
        </w:rPr>
        <w:pPrChange w:id="10195" w:author="VOYER Raphael" w:date="2021-06-16T11:15:00Z">
          <w:pPr>
            <w:ind w:left="360" w:firstLine="300"/>
          </w:pPr>
        </w:pPrChange>
      </w:pPr>
    </w:p>
    <w:p w14:paraId="39236B07" w14:textId="77777777" w:rsidR="00697356" w:rsidDel="001111A8" w:rsidRDefault="00697356">
      <w:pPr>
        <w:pStyle w:val="Titre4"/>
        <w:rPr>
          <w:del w:id="10196" w:author="VOYER Raphael" w:date="2021-06-16T11:15:00Z"/>
        </w:rPr>
        <w:pPrChange w:id="10197" w:author="VOYER Raphael" w:date="2021-06-16T11:15:00Z">
          <w:pPr>
            <w:numPr>
              <w:numId w:val="39"/>
            </w:numPr>
            <w:tabs>
              <w:tab w:val="num" w:pos="720"/>
            </w:tabs>
            <w:ind w:left="720" w:hanging="360"/>
          </w:pPr>
        </w:pPrChange>
      </w:pPr>
      <w:del w:id="10198" w:author="VOYER Raphael" w:date="2021-06-16T11:15:00Z">
        <w:r w:rsidDel="001111A8">
          <w:delText xml:space="preserve">Since Redirect to Multicast Index shall be performed for the cluster operations a user shall </w:delText>
        </w:r>
      </w:del>
    </w:p>
    <w:p w14:paraId="1ECDC54F" w14:textId="77777777" w:rsidR="00697356" w:rsidDel="001111A8" w:rsidRDefault="00697356">
      <w:pPr>
        <w:pStyle w:val="Titre4"/>
        <w:rPr>
          <w:del w:id="10199" w:author="VOYER Raphael" w:date="2021-06-16T11:15:00Z"/>
        </w:rPr>
        <w:pPrChange w:id="10200" w:author="VOYER Raphael" w:date="2021-06-16T11:15:00Z">
          <w:pPr/>
        </w:pPrChange>
      </w:pPr>
      <w:del w:id="10201" w:author="VOYER Raphael" w:date="2021-06-16T11:15:00Z">
        <w:r w:rsidDel="001111A8">
          <w:delText xml:space="preserve">            not contradict the configuration by matching the cluster traffic and using a redirect port.</w:delText>
        </w:r>
      </w:del>
    </w:p>
    <w:p w14:paraId="57173267" w14:textId="77777777" w:rsidR="00697356" w:rsidDel="001111A8" w:rsidRDefault="00697356">
      <w:pPr>
        <w:pStyle w:val="Titre4"/>
        <w:rPr>
          <w:del w:id="10202" w:author="VOYER Raphael" w:date="2021-06-16T11:15:00Z"/>
        </w:rPr>
        <w:pPrChange w:id="10203" w:author="VOYER Raphael" w:date="2021-06-16T11:15:00Z">
          <w:pPr/>
        </w:pPrChange>
      </w:pPr>
    </w:p>
    <w:p w14:paraId="2FF576EE" w14:textId="77777777" w:rsidR="00697356" w:rsidDel="001111A8" w:rsidRDefault="00697356">
      <w:pPr>
        <w:pStyle w:val="Titre4"/>
        <w:rPr>
          <w:del w:id="10204" w:author="VOYER Raphael" w:date="2021-06-16T11:15:00Z"/>
        </w:rPr>
        <w:pPrChange w:id="10205" w:author="VOYER Raphael" w:date="2021-06-16T11:15:00Z">
          <w:pPr>
            <w:numPr>
              <w:numId w:val="39"/>
            </w:numPr>
            <w:tabs>
              <w:tab w:val="num" w:pos="720"/>
            </w:tabs>
            <w:ind w:left="720" w:hanging="360"/>
          </w:pPr>
        </w:pPrChange>
      </w:pPr>
      <w:del w:id="10206" w:author="VOYER Raphael" w:date="2021-06-16T11:15:00Z">
        <w:r w:rsidDel="001111A8">
          <w:delText>No validations shall be done on the vlan/VPA or IP interface while cluster configuration.</w:delText>
        </w:r>
      </w:del>
    </w:p>
    <w:p w14:paraId="76E0564F" w14:textId="77777777" w:rsidR="00697356" w:rsidDel="001111A8" w:rsidRDefault="00697356">
      <w:pPr>
        <w:pStyle w:val="Titre4"/>
        <w:rPr>
          <w:del w:id="10207" w:author="VOYER Raphael" w:date="2021-06-16T11:15:00Z"/>
        </w:rPr>
        <w:pPrChange w:id="10208" w:author="VOYER Raphael" w:date="2021-06-16T11:15:00Z">
          <w:pPr/>
        </w:pPrChange>
      </w:pPr>
      <w:del w:id="10209" w:author="VOYER Raphael" w:date="2021-06-16T11:15:00Z">
        <w:r w:rsidDel="001111A8">
          <w:delText xml:space="preserve">            However the cluster status shall be displayed as operationally disabled in case there is</w:delText>
        </w:r>
      </w:del>
    </w:p>
    <w:p w14:paraId="175C0A57" w14:textId="77777777" w:rsidR="00697356" w:rsidDel="001111A8" w:rsidRDefault="00697356">
      <w:pPr>
        <w:pStyle w:val="Titre4"/>
        <w:rPr>
          <w:del w:id="10210" w:author="VOYER Raphael" w:date="2021-06-16T11:15:00Z"/>
        </w:rPr>
        <w:pPrChange w:id="10211" w:author="VOYER Raphael" w:date="2021-06-16T11:15:00Z">
          <w:pPr>
            <w:ind w:left="360"/>
          </w:pPr>
        </w:pPrChange>
      </w:pPr>
      <w:del w:id="10212" w:author="VOYER Raphael" w:date="2021-06-16T11:15:00Z">
        <w:r w:rsidDel="001111A8">
          <w:delText xml:space="preserve">      no valid vlan or vpa configured for the cluster.</w:delText>
        </w:r>
      </w:del>
    </w:p>
    <w:p w14:paraId="410565FA" w14:textId="77777777" w:rsidR="00697356" w:rsidDel="001111A8" w:rsidRDefault="00697356">
      <w:pPr>
        <w:pStyle w:val="Titre4"/>
        <w:rPr>
          <w:del w:id="10213" w:author="VOYER Raphael" w:date="2021-06-16T11:15:00Z"/>
        </w:rPr>
        <w:pPrChange w:id="10214" w:author="VOYER Raphael" w:date="2021-06-16T11:15:00Z">
          <w:pPr>
            <w:ind w:left="360" w:firstLine="420"/>
          </w:pPr>
        </w:pPrChange>
      </w:pPr>
    </w:p>
    <w:p w14:paraId="0725EE68" w14:textId="77777777" w:rsidR="00697356" w:rsidDel="001111A8" w:rsidRDefault="00697356">
      <w:pPr>
        <w:pStyle w:val="Titre4"/>
        <w:rPr>
          <w:del w:id="10215" w:author="VOYER Raphael" w:date="2021-06-16T11:15:00Z"/>
        </w:rPr>
        <w:pPrChange w:id="10216" w:author="VOYER Raphael" w:date="2021-06-16T11:15:00Z">
          <w:pPr>
            <w:numPr>
              <w:numId w:val="39"/>
            </w:numPr>
            <w:tabs>
              <w:tab w:val="num" w:pos="720"/>
            </w:tabs>
            <w:ind w:left="720" w:hanging="360"/>
          </w:pPr>
        </w:pPrChange>
      </w:pPr>
      <w:del w:id="10217" w:author="VOYER Raphael" w:date="2021-06-16T11:15:00Z">
        <w:r w:rsidDel="001111A8">
          <w:delText xml:space="preserve">Once the Vlan/VPA or IP interface gets active the cluster shall be configured with the port bitmap accordingly. </w:delText>
        </w:r>
      </w:del>
    </w:p>
    <w:p w14:paraId="5537C34D" w14:textId="77777777" w:rsidR="00697356" w:rsidDel="001111A8" w:rsidRDefault="00697356">
      <w:pPr>
        <w:pStyle w:val="Titre4"/>
        <w:rPr>
          <w:del w:id="10218" w:author="VOYER Raphael" w:date="2021-06-16T11:15:00Z"/>
        </w:rPr>
        <w:pPrChange w:id="10219" w:author="VOYER Raphael" w:date="2021-06-16T11:15:00Z">
          <w:pPr>
            <w:ind w:left="360"/>
          </w:pPr>
        </w:pPrChange>
      </w:pPr>
    </w:p>
    <w:p w14:paraId="574C51AA" w14:textId="77777777" w:rsidR="00697356" w:rsidDel="001111A8" w:rsidRDefault="00697356">
      <w:pPr>
        <w:pStyle w:val="Titre4"/>
        <w:rPr>
          <w:del w:id="10220" w:author="VOYER Raphael" w:date="2021-06-16T11:15:00Z"/>
        </w:rPr>
        <w:pPrChange w:id="10221" w:author="VOYER Raphael" w:date="2021-06-16T11:15:00Z">
          <w:pPr>
            <w:numPr>
              <w:numId w:val="39"/>
            </w:numPr>
            <w:tabs>
              <w:tab w:val="num" w:pos="720"/>
            </w:tabs>
            <w:ind w:left="720" w:hanging="360"/>
          </w:pPr>
        </w:pPrChange>
      </w:pPr>
      <w:del w:id="10222" w:author="VOYER Raphael" w:date="2021-06-16T11:15:00Z">
        <w:r w:rsidDel="001111A8">
          <w:delText>User is recommended to test with the dynamic IGMP membership only for the cluster operating</w:delText>
        </w:r>
      </w:del>
    </w:p>
    <w:p w14:paraId="25E5C7CB" w14:textId="77777777" w:rsidR="00697356" w:rsidDel="001111A8" w:rsidRDefault="00697356">
      <w:pPr>
        <w:pStyle w:val="Titre4"/>
        <w:rPr>
          <w:del w:id="10223" w:author="VOYER Raphael" w:date="2021-06-16T11:15:00Z"/>
        </w:rPr>
        <w:pPrChange w:id="10224" w:author="VOYER Raphael" w:date="2021-06-16T11:15:00Z">
          <w:pPr>
            <w:ind w:left="720"/>
          </w:pPr>
        </w:pPrChange>
      </w:pPr>
      <w:del w:id="10225" w:author="VOYER Raphael" w:date="2021-06-16T11:15:00Z">
        <w:r w:rsidDel="001111A8">
          <w:delText>with IP multicast address.</w:delText>
        </w:r>
      </w:del>
    </w:p>
    <w:p w14:paraId="7B2E72D6" w14:textId="77777777" w:rsidR="00697356" w:rsidDel="001111A8" w:rsidRDefault="00697356">
      <w:pPr>
        <w:pStyle w:val="Titre4"/>
        <w:rPr>
          <w:del w:id="10226" w:author="VOYER Raphael" w:date="2021-06-16T11:15:00Z"/>
        </w:rPr>
        <w:pPrChange w:id="10227" w:author="VOYER Raphael" w:date="2021-06-16T11:15:00Z">
          <w:pPr>
            <w:ind w:left="720"/>
          </w:pPr>
        </w:pPrChange>
      </w:pPr>
    </w:p>
    <w:p w14:paraId="3FF86F82" w14:textId="77777777" w:rsidR="00697356" w:rsidDel="001111A8" w:rsidRDefault="00697356">
      <w:pPr>
        <w:pStyle w:val="Titre4"/>
        <w:rPr>
          <w:del w:id="10228" w:author="VOYER Raphael" w:date="2021-06-16T11:15:00Z"/>
        </w:rPr>
        <w:pPrChange w:id="10229" w:author="VOYER Raphael" w:date="2021-06-16T11:15:00Z">
          <w:pPr>
            <w:ind w:left="720"/>
          </w:pPr>
        </w:pPrChange>
      </w:pPr>
    </w:p>
    <w:p w14:paraId="38DA9A21" w14:textId="77777777" w:rsidR="00697356" w:rsidDel="001111A8" w:rsidRDefault="00697356">
      <w:pPr>
        <w:pStyle w:val="Titre4"/>
        <w:rPr>
          <w:del w:id="10230" w:author="VOYER Raphael" w:date="2021-06-16T11:15:00Z"/>
        </w:rPr>
        <w:pPrChange w:id="10231" w:author="VOYER Raphael" w:date="2021-06-16T11:15:00Z">
          <w:pPr>
            <w:ind w:left="360"/>
          </w:pPr>
        </w:pPrChange>
      </w:pPr>
      <w:del w:id="10232" w:author="VOYER Raphael" w:date="2021-06-16T11:15:00Z">
        <w:r w:rsidDel="001111A8">
          <w:delText xml:space="preserve">            </w:delText>
        </w:r>
      </w:del>
    </w:p>
    <w:p w14:paraId="3557BDE7" w14:textId="77777777" w:rsidR="00697356" w:rsidRPr="00921B21" w:rsidDel="001111A8" w:rsidRDefault="00697356">
      <w:pPr>
        <w:pStyle w:val="Titre4"/>
        <w:rPr>
          <w:del w:id="10233" w:author="VOYER Raphael" w:date="2021-06-16T11:15:00Z"/>
        </w:rPr>
        <w:pPrChange w:id="10234" w:author="VOYER Raphael" w:date="2021-06-16T11:15:00Z">
          <w:pPr/>
        </w:pPrChange>
      </w:pPr>
      <w:del w:id="10235" w:author="VOYER Raphael" w:date="2021-06-16T11:15:00Z">
        <w:r w:rsidDel="001111A8">
          <w:delText xml:space="preserve">  </w:delText>
        </w:r>
      </w:del>
    </w:p>
    <w:p w14:paraId="021D1F90" w14:textId="77777777" w:rsidR="00697356" w:rsidDel="001111A8" w:rsidRDefault="00D8530E">
      <w:pPr>
        <w:pStyle w:val="Titre4"/>
        <w:rPr>
          <w:del w:id="10236" w:author="VOYER Raphael" w:date="2021-06-16T11:15:00Z"/>
        </w:rPr>
        <w:pPrChange w:id="10237" w:author="VOYER Raphael" w:date="2021-06-16T11:15:00Z">
          <w:pPr>
            <w:pStyle w:val="Titre1"/>
            <w:pageBreakBefore/>
            <w:numPr>
              <w:numId w:val="0"/>
            </w:numPr>
            <w:tabs>
              <w:tab w:val="clear" w:pos="432"/>
            </w:tabs>
            <w:ind w:left="360" w:firstLine="0"/>
            <w:jc w:val="left"/>
          </w:pPr>
        </w:pPrChange>
      </w:pPr>
      <w:del w:id="10238" w:author="VOYER Raphael" w:date="2021-06-16T11:15:00Z">
        <w:r w:rsidDel="001111A8">
          <w:delText xml:space="preserve"> </w:delText>
        </w:r>
        <w:r w:rsidR="00697356" w:rsidDel="001111A8">
          <w:delText>APPENDIX D : HAVLAN SUPPORT OVER VIRTUAL CHASSIS</w:delText>
        </w:r>
      </w:del>
    </w:p>
    <w:p w14:paraId="32508638" w14:textId="77777777" w:rsidR="00697356" w:rsidDel="001111A8" w:rsidRDefault="00697356">
      <w:pPr>
        <w:pStyle w:val="Titre4"/>
        <w:rPr>
          <w:del w:id="10239" w:author="VOYER Raphael" w:date="2021-06-16T11:15:00Z"/>
        </w:rPr>
        <w:pPrChange w:id="10240" w:author="VOYER Raphael" w:date="2021-06-16T11:15:00Z">
          <w:pPr/>
        </w:pPrChange>
      </w:pPr>
      <w:del w:id="10241" w:author="VOYER Raphael" w:date="2021-06-16T11:15:00Z">
        <w:r w:rsidDel="001111A8">
          <w:delText xml:space="preserve">         </w:delText>
        </w:r>
      </w:del>
    </w:p>
    <w:p w14:paraId="5639E0F2" w14:textId="77777777" w:rsidR="00697356" w:rsidDel="001111A8" w:rsidRDefault="00697356">
      <w:pPr>
        <w:pStyle w:val="Titre4"/>
        <w:rPr>
          <w:del w:id="10242" w:author="VOYER Raphael" w:date="2021-06-16T11:15:00Z"/>
        </w:rPr>
        <w:pPrChange w:id="10243" w:author="VOYER Raphael" w:date="2021-06-16T11:15:00Z">
          <w:pPr>
            <w:outlineLvl w:val="0"/>
          </w:pPr>
        </w:pPrChange>
      </w:pPr>
      <w:del w:id="10244" w:author="VOYER Raphael" w:date="2021-06-16T11:15:00Z">
        <w:r w:rsidDel="001111A8">
          <w:delText xml:space="preserve">            </w:delText>
        </w:r>
        <w:bookmarkStart w:id="10245" w:name="_Toc424820529"/>
        <w:r w:rsidRPr="00C92466" w:rsidDel="001111A8">
          <w:rPr>
            <w:b w:val="0"/>
          </w:rPr>
          <w:delText>User  Management  Module Changes for VC :</w:delText>
        </w:r>
        <w:bookmarkEnd w:id="10245"/>
        <w:r w:rsidDel="001111A8">
          <w:delText xml:space="preserve"> </w:delText>
        </w:r>
      </w:del>
    </w:p>
    <w:p w14:paraId="05778327" w14:textId="77777777" w:rsidR="00697356" w:rsidDel="001111A8" w:rsidRDefault="00697356">
      <w:pPr>
        <w:pStyle w:val="Titre4"/>
        <w:rPr>
          <w:del w:id="10246" w:author="VOYER Raphael" w:date="2021-06-16T11:15:00Z"/>
        </w:rPr>
        <w:pPrChange w:id="10247" w:author="VOYER Raphael" w:date="2021-06-16T11:15:00Z">
          <w:pPr/>
        </w:pPrChange>
      </w:pPr>
    </w:p>
    <w:p w14:paraId="54EF1D79" w14:textId="77777777" w:rsidR="00697356" w:rsidDel="001111A8" w:rsidRDefault="00697356">
      <w:pPr>
        <w:pStyle w:val="Titre4"/>
        <w:rPr>
          <w:del w:id="10248" w:author="VOYER Raphael" w:date="2021-06-16T11:15:00Z"/>
        </w:rPr>
        <w:pPrChange w:id="10249" w:author="VOYER Raphael" w:date="2021-06-16T11:15:00Z">
          <w:pPr/>
        </w:pPrChange>
      </w:pPr>
      <w:del w:id="10250" w:author="VOYER Raphael" w:date="2021-06-16T11:15:00Z">
        <w:r w:rsidDel="001111A8">
          <w:delText xml:space="preserve">                               CLI/WEBVIEW  modules have been modified to accept the “Chassis Id” along with the  I </w:delText>
        </w:r>
        <w:r w:rsidDel="001111A8">
          <w:br/>
          <w:delText xml:space="preserve">                  “slot/port “ Parameters for both “configuration” and “show” commands . </w:delText>
        </w:r>
      </w:del>
    </w:p>
    <w:p w14:paraId="744A8E89" w14:textId="77777777" w:rsidR="00697356" w:rsidDel="001111A8" w:rsidRDefault="00697356">
      <w:pPr>
        <w:pStyle w:val="Titre4"/>
        <w:rPr>
          <w:del w:id="10251" w:author="VOYER Raphael" w:date="2021-06-16T11:15:00Z"/>
        </w:rPr>
        <w:pPrChange w:id="10252" w:author="VOYER Raphael" w:date="2021-06-16T11:15:00Z">
          <w:pPr/>
        </w:pPrChange>
      </w:pPr>
    </w:p>
    <w:p w14:paraId="6B4B06F7" w14:textId="77777777" w:rsidR="00697356" w:rsidDel="001111A8" w:rsidRDefault="004F358F">
      <w:pPr>
        <w:pStyle w:val="Titre4"/>
        <w:rPr>
          <w:del w:id="10253" w:author="VOYER Raphael" w:date="2021-06-16T11:15:00Z"/>
        </w:rPr>
        <w:pPrChange w:id="10254" w:author="VOYER Raphael" w:date="2021-06-16T11:15:00Z">
          <w:pPr/>
        </w:pPrChange>
      </w:pPr>
      <w:del w:id="10255" w:author="VOYER Raphael" w:date="2021-06-16T11:15:00Z">
        <w:r w:rsidDel="001111A8">
          <w:rPr>
            <w:noProof/>
          </w:rPr>
          <mc:AlternateContent>
            <mc:Choice Requires="wps">
              <w:drawing>
                <wp:anchor distT="0" distB="0" distL="114300" distR="114300" simplePos="0" relativeHeight="251666944" behindDoc="0" locked="0" layoutInCell="1" allowOverlap="1" wp14:anchorId="4B7DFFBD" wp14:editId="3BC8D6C5">
                  <wp:simplePos x="0" y="0"/>
                  <wp:positionH relativeFrom="column">
                    <wp:posOffset>1600200</wp:posOffset>
                  </wp:positionH>
                  <wp:positionV relativeFrom="paragraph">
                    <wp:posOffset>219075</wp:posOffset>
                  </wp:positionV>
                  <wp:extent cx="2743200" cy="2346325"/>
                  <wp:effectExtent l="0" t="0" r="0" b="1270"/>
                  <wp:wrapNone/>
                  <wp:docPr id="52"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34632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ACEEF"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860E70" w:rsidRDefault="00860E70" w:rsidP="00697356">
                              <w:pPr>
                                <w:autoSpaceDE w:val="0"/>
                                <w:autoSpaceDN w:val="0"/>
                                <w:adjustRightInd w:val="0"/>
                                <w:rPr>
                                  <w:rFonts w:cs="Trebuchet MS"/>
                                  <w:color w:val="3333FF"/>
                                  <w:sz w:val="18"/>
                                  <w:szCs w:val="18"/>
                                </w:rPr>
                              </w:pPr>
                            </w:p>
                            <w:p w14:paraId="7F08F01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860E70" w:rsidRDefault="00860E70" w:rsidP="00697356">
                              <w:pPr>
                                <w:autoSpaceDE w:val="0"/>
                                <w:autoSpaceDN w:val="0"/>
                                <w:adjustRightInd w:val="0"/>
                                <w:rPr>
                                  <w:rFonts w:ascii="Arial" w:hAnsi="Arial" w:cs="Arial"/>
                                  <w:color w:val="3333FF"/>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B7DFFBD" id="Rectangle 464" o:spid="_x0000_s1122" style="position:absolute;left:0;text-align:left;margin-left:126pt;margin-top:17.25pt;width:3in;height:18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" fillcolor="#ffc" stroked="f">
                  <v:textbox style="mso-fit-shape-to-text:t">
                    <w:txbxContent>
                      <w:p w14:paraId="2B7ACEEF"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860E70" w:rsidRDefault="00860E70"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860E70" w:rsidRDefault="00860E70" w:rsidP="00697356">
                        <w:pPr>
                          <w:autoSpaceDE w:val="0"/>
                          <w:autoSpaceDN w:val="0"/>
                          <w:adjustRightInd w:val="0"/>
                          <w:rPr>
                            <w:rFonts w:cs="Trebuchet MS"/>
                            <w:color w:val="3333FF"/>
                            <w:sz w:val="18"/>
                            <w:szCs w:val="18"/>
                          </w:rPr>
                        </w:pPr>
                      </w:p>
                      <w:p w14:paraId="7F08F01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860E70" w:rsidRDefault="00860E70"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860E70" w:rsidRDefault="00860E70" w:rsidP="00697356">
                        <w:pPr>
                          <w:autoSpaceDE w:val="0"/>
                          <w:autoSpaceDN w:val="0"/>
                          <w:adjustRightInd w:val="0"/>
                          <w:rPr>
                            <w:rFonts w:ascii="Arial" w:hAnsi="Arial" w:cs="Arial"/>
                            <w:color w:val="3333FF"/>
                            <w:sz w:val="18"/>
                            <w:szCs w:val="18"/>
                          </w:rPr>
                        </w:pPr>
                      </w:p>
                    </w:txbxContent>
                  </v:textbox>
                </v:rect>
              </w:pict>
            </mc:Fallback>
          </mc:AlternateContent>
        </w:r>
        <w:r w:rsidR="00697356" w:rsidDel="001111A8">
          <w:delText xml:space="preserve">                             The new modified the sample  CLI looks as shown  below.Webview also is changed  </w:delText>
        </w:r>
        <w:r w:rsidR="00697356" w:rsidDel="001111A8">
          <w:br/>
          <w:delText xml:space="preserve">                  accordingly.</w:delText>
        </w:r>
      </w:del>
    </w:p>
    <w:p w14:paraId="385732D5" w14:textId="77777777" w:rsidR="00697356" w:rsidDel="001111A8" w:rsidRDefault="00697356">
      <w:pPr>
        <w:pStyle w:val="Titre4"/>
        <w:rPr>
          <w:del w:id="10256" w:author="VOYER Raphael" w:date="2021-06-16T11:15:00Z"/>
        </w:rPr>
        <w:pPrChange w:id="10257" w:author="VOYER Raphael" w:date="2021-06-16T11:15:00Z">
          <w:pPr/>
        </w:pPrChange>
      </w:pPr>
      <w:del w:id="10258" w:author="VOYER Raphael" w:date="2021-06-16T11:15:00Z">
        <w:r w:rsidDel="001111A8">
          <w:delText xml:space="preserve">        </w:delText>
        </w:r>
      </w:del>
    </w:p>
    <w:p w14:paraId="0445EE06" w14:textId="77777777" w:rsidR="00697356" w:rsidDel="001111A8" w:rsidRDefault="00697356">
      <w:pPr>
        <w:pStyle w:val="Titre4"/>
        <w:rPr>
          <w:del w:id="10259" w:author="VOYER Raphael" w:date="2021-06-16T11:15:00Z"/>
        </w:rPr>
        <w:pPrChange w:id="10260" w:author="VOYER Raphael" w:date="2021-06-16T11:15:00Z">
          <w:pPr/>
        </w:pPrChange>
      </w:pPr>
    </w:p>
    <w:p w14:paraId="09C90B17" w14:textId="77777777" w:rsidR="00697356" w:rsidDel="001111A8" w:rsidRDefault="00697356">
      <w:pPr>
        <w:pStyle w:val="Titre4"/>
        <w:rPr>
          <w:del w:id="10261" w:author="VOYER Raphael" w:date="2021-06-16T11:15:00Z"/>
        </w:rPr>
        <w:pPrChange w:id="10262" w:author="VOYER Raphael" w:date="2021-06-16T11:15:00Z">
          <w:pPr/>
        </w:pPrChange>
      </w:pPr>
    </w:p>
    <w:p w14:paraId="00BB1999" w14:textId="77777777" w:rsidR="00697356" w:rsidDel="001111A8" w:rsidRDefault="00697356">
      <w:pPr>
        <w:pStyle w:val="Titre4"/>
        <w:rPr>
          <w:del w:id="10263" w:author="VOYER Raphael" w:date="2021-06-16T11:15:00Z"/>
        </w:rPr>
        <w:pPrChange w:id="10264" w:author="VOYER Raphael" w:date="2021-06-16T11:15:00Z">
          <w:pPr/>
        </w:pPrChange>
      </w:pPr>
    </w:p>
    <w:p w14:paraId="24D1A474" w14:textId="77777777" w:rsidR="00697356" w:rsidDel="001111A8" w:rsidRDefault="00697356">
      <w:pPr>
        <w:pStyle w:val="Titre4"/>
        <w:rPr>
          <w:del w:id="10265" w:author="VOYER Raphael" w:date="2021-06-16T11:15:00Z"/>
        </w:rPr>
        <w:pPrChange w:id="10266" w:author="VOYER Raphael" w:date="2021-06-16T11:15:00Z">
          <w:pPr/>
        </w:pPrChange>
      </w:pPr>
    </w:p>
    <w:p w14:paraId="199EAD84" w14:textId="77777777" w:rsidR="00697356" w:rsidDel="001111A8" w:rsidRDefault="00697356">
      <w:pPr>
        <w:pStyle w:val="Titre4"/>
        <w:rPr>
          <w:del w:id="10267" w:author="VOYER Raphael" w:date="2021-06-16T11:15:00Z"/>
        </w:rPr>
        <w:pPrChange w:id="10268" w:author="VOYER Raphael" w:date="2021-06-16T11:15:00Z">
          <w:pPr/>
        </w:pPrChange>
      </w:pPr>
    </w:p>
    <w:p w14:paraId="777368D8" w14:textId="77777777" w:rsidR="00697356" w:rsidDel="001111A8" w:rsidRDefault="00697356">
      <w:pPr>
        <w:pStyle w:val="Titre4"/>
        <w:rPr>
          <w:del w:id="10269" w:author="VOYER Raphael" w:date="2021-06-16T11:15:00Z"/>
        </w:rPr>
        <w:pPrChange w:id="10270" w:author="VOYER Raphael" w:date="2021-06-16T11:15:00Z">
          <w:pPr/>
        </w:pPrChange>
      </w:pPr>
    </w:p>
    <w:p w14:paraId="218A1E65" w14:textId="77777777" w:rsidR="00697356" w:rsidDel="001111A8" w:rsidRDefault="00697356">
      <w:pPr>
        <w:pStyle w:val="Titre4"/>
        <w:rPr>
          <w:del w:id="10271" w:author="VOYER Raphael" w:date="2021-06-16T11:15:00Z"/>
        </w:rPr>
        <w:pPrChange w:id="10272" w:author="VOYER Raphael" w:date="2021-06-16T11:15:00Z">
          <w:pPr/>
        </w:pPrChange>
      </w:pPr>
    </w:p>
    <w:p w14:paraId="4ABCC48F" w14:textId="77777777" w:rsidR="00697356" w:rsidDel="001111A8" w:rsidRDefault="00697356">
      <w:pPr>
        <w:pStyle w:val="Titre4"/>
        <w:rPr>
          <w:del w:id="10273" w:author="VOYER Raphael" w:date="2021-06-16T11:15:00Z"/>
        </w:rPr>
        <w:pPrChange w:id="10274" w:author="VOYER Raphael" w:date="2021-06-16T11:15:00Z">
          <w:pPr/>
        </w:pPrChange>
      </w:pPr>
    </w:p>
    <w:p w14:paraId="46CD80CF" w14:textId="77777777" w:rsidR="00697356" w:rsidDel="001111A8" w:rsidRDefault="00697356">
      <w:pPr>
        <w:pStyle w:val="Titre4"/>
        <w:rPr>
          <w:del w:id="10275" w:author="VOYER Raphael" w:date="2021-06-16T11:15:00Z"/>
        </w:rPr>
        <w:pPrChange w:id="10276" w:author="VOYER Raphael" w:date="2021-06-16T11:15:00Z">
          <w:pPr/>
        </w:pPrChange>
      </w:pPr>
    </w:p>
    <w:p w14:paraId="54D35D64" w14:textId="77777777" w:rsidR="00697356" w:rsidDel="001111A8" w:rsidRDefault="00697356">
      <w:pPr>
        <w:pStyle w:val="Titre4"/>
        <w:rPr>
          <w:del w:id="10277" w:author="VOYER Raphael" w:date="2021-06-16T11:15:00Z"/>
        </w:rPr>
        <w:pPrChange w:id="10278" w:author="VOYER Raphael" w:date="2021-06-16T11:15:00Z">
          <w:pPr/>
        </w:pPrChange>
      </w:pPr>
    </w:p>
    <w:p w14:paraId="4BB29726" w14:textId="77777777" w:rsidR="00697356" w:rsidDel="001111A8" w:rsidRDefault="00697356">
      <w:pPr>
        <w:pStyle w:val="Titre4"/>
        <w:rPr>
          <w:del w:id="10279" w:author="VOYER Raphael" w:date="2021-06-16T11:15:00Z"/>
        </w:rPr>
        <w:pPrChange w:id="10280" w:author="VOYER Raphael" w:date="2021-06-16T11:15:00Z">
          <w:pPr/>
        </w:pPrChange>
      </w:pPr>
    </w:p>
    <w:p w14:paraId="1D5D7422" w14:textId="77777777" w:rsidR="00697356" w:rsidDel="001111A8" w:rsidRDefault="00697356">
      <w:pPr>
        <w:pStyle w:val="Titre4"/>
        <w:rPr>
          <w:del w:id="10281" w:author="VOYER Raphael" w:date="2021-06-16T11:15:00Z"/>
        </w:rPr>
        <w:pPrChange w:id="10282" w:author="VOYER Raphael" w:date="2021-06-16T11:15:00Z">
          <w:pPr/>
        </w:pPrChange>
      </w:pPr>
    </w:p>
    <w:p w14:paraId="253D0256" w14:textId="77777777" w:rsidR="00697356" w:rsidDel="001111A8" w:rsidRDefault="00697356">
      <w:pPr>
        <w:pStyle w:val="Titre4"/>
        <w:rPr>
          <w:del w:id="10283" w:author="VOYER Raphael" w:date="2021-06-16T11:15:00Z"/>
        </w:rPr>
        <w:pPrChange w:id="10284" w:author="VOYER Raphael" w:date="2021-06-16T11:15:00Z">
          <w:pPr/>
        </w:pPrChange>
      </w:pPr>
    </w:p>
    <w:p w14:paraId="308F69BF" w14:textId="77777777" w:rsidR="00697356" w:rsidDel="001111A8" w:rsidRDefault="00697356">
      <w:pPr>
        <w:pStyle w:val="Titre4"/>
        <w:rPr>
          <w:del w:id="10285" w:author="VOYER Raphael" w:date="2021-06-16T11:15:00Z"/>
        </w:rPr>
        <w:pPrChange w:id="10286" w:author="VOYER Raphael" w:date="2021-06-16T11:15:00Z">
          <w:pPr/>
        </w:pPrChange>
      </w:pPr>
    </w:p>
    <w:p w14:paraId="08D88953" w14:textId="77777777" w:rsidR="00697356" w:rsidDel="001111A8" w:rsidRDefault="00697356">
      <w:pPr>
        <w:pStyle w:val="Titre4"/>
        <w:rPr>
          <w:del w:id="10287" w:author="VOYER Raphael" w:date="2021-06-16T11:15:00Z"/>
        </w:rPr>
        <w:pPrChange w:id="10288" w:author="VOYER Raphael" w:date="2021-06-16T11:15:00Z">
          <w:pPr/>
        </w:pPrChange>
      </w:pPr>
    </w:p>
    <w:p w14:paraId="7618ECD2" w14:textId="77777777" w:rsidR="00697356" w:rsidDel="001111A8" w:rsidRDefault="00697356">
      <w:pPr>
        <w:pStyle w:val="Titre4"/>
        <w:rPr>
          <w:del w:id="10289" w:author="VOYER Raphael" w:date="2021-06-16T11:15:00Z"/>
        </w:rPr>
        <w:pPrChange w:id="10290" w:author="VOYER Raphael" w:date="2021-06-16T11:15:00Z">
          <w:pPr/>
        </w:pPrChange>
      </w:pPr>
    </w:p>
    <w:p w14:paraId="354232EB" w14:textId="77777777" w:rsidR="00697356" w:rsidDel="001111A8" w:rsidRDefault="00697356">
      <w:pPr>
        <w:pStyle w:val="Titre4"/>
        <w:rPr>
          <w:del w:id="10291" w:author="VOYER Raphael" w:date="2021-06-16T11:15:00Z"/>
        </w:rPr>
        <w:pPrChange w:id="10292" w:author="VOYER Raphael" w:date="2021-06-16T11:15:00Z">
          <w:pPr/>
        </w:pPrChange>
      </w:pPr>
    </w:p>
    <w:p w14:paraId="47A83A50" w14:textId="77777777" w:rsidR="00697356" w:rsidDel="001111A8" w:rsidRDefault="00697356">
      <w:pPr>
        <w:pStyle w:val="Titre4"/>
        <w:rPr>
          <w:del w:id="10293" w:author="VOYER Raphael" w:date="2021-06-16T11:15:00Z"/>
        </w:rPr>
        <w:pPrChange w:id="10294" w:author="VOYER Raphael" w:date="2021-06-16T11:15:00Z">
          <w:pPr/>
        </w:pPrChange>
      </w:pPr>
    </w:p>
    <w:p w14:paraId="1BD1D9D8" w14:textId="77777777" w:rsidR="00697356" w:rsidDel="001111A8" w:rsidRDefault="00697356">
      <w:pPr>
        <w:pStyle w:val="Titre4"/>
        <w:rPr>
          <w:del w:id="10295" w:author="VOYER Raphael" w:date="2021-06-16T11:15:00Z"/>
        </w:rPr>
        <w:pPrChange w:id="10296" w:author="VOYER Raphael" w:date="2021-06-16T11:15:00Z">
          <w:pPr/>
        </w:pPrChange>
      </w:pPr>
    </w:p>
    <w:p w14:paraId="5C9EF195" w14:textId="77777777" w:rsidR="00697356" w:rsidDel="001111A8" w:rsidRDefault="00697356">
      <w:pPr>
        <w:pStyle w:val="Titre4"/>
        <w:rPr>
          <w:del w:id="10297" w:author="VOYER Raphael" w:date="2021-06-16T11:15:00Z"/>
        </w:rPr>
        <w:pPrChange w:id="10298" w:author="VOYER Raphael" w:date="2021-06-16T11:15:00Z">
          <w:pPr/>
        </w:pPrChange>
      </w:pPr>
    </w:p>
    <w:p w14:paraId="58A6D138" w14:textId="77777777" w:rsidR="00697356" w:rsidDel="001111A8" w:rsidRDefault="00697356">
      <w:pPr>
        <w:pStyle w:val="Titre4"/>
        <w:rPr>
          <w:del w:id="10299" w:author="VOYER Raphael" w:date="2021-06-16T11:15:00Z"/>
        </w:rPr>
        <w:pPrChange w:id="10300" w:author="VOYER Raphael" w:date="2021-06-16T11:15:00Z">
          <w:pPr/>
        </w:pPrChange>
      </w:pPr>
    </w:p>
    <w:p w14:paraId="12B5475C" w14:textId="77777777" w:rsidR="00697356" w:rsidDel="001111A8" w:rsidRDefault="00697356">
      <w:pPr>
        <w:pStyle w:val="Titre4"/>
        <w:rPr>
          <w:del w:id="10301" w:author="VOYER Raphael" w:date="2021-06-16T11:15:00Z"/>
        </w:rPr>
        <w:pPrChange w:id="10302" w:author="VOYER Raphael" w:date="2021-06-16T11:15:00Z">
          <w:pPr>
            <w:outlineLvl w:val="0"/>
          </w:pPr>
        </w:pPrChange>
      </w:pPr>
      <w:bookmarkStart w:id="10303" w:name="_Toc424820530"/>
      <w:del w:id="10304" w:author="VOYER Raphael" w:date="2021-06-16T11:15:00Z">
        <w:r w:rsidRPr="00711486" w:rsidDel="001111A8">
          <w:rPr>
            <w:b w:val="0"/>
          </w:rPr>
          <w:delText>CMM Data Structure Changes for VC :</w:delText>
        </w:r>
        <w:bookmarkEnd w:id="10303"/>
        <w:r w:rsidRPr="00711486" w:rsidDel="001111A8">
          <w:rPr>
            <w:b w:val="0"/>
          </w:rPr>
          <w:delText xml:space="preserve">    </w:delText>
        </w:r>
      </w:del>
    </w:p>
    <w:p w14:paraId="4F7F4B1E" w14:textId="77777777" w:rsidR="00697356" w:rsidDel="001111A8" w:rsidRDefault="00697356">
      <w:pPr>
        <w:pStyle w:val="Titre4"/>
        <w:rPr>
          <w:del w:id="10305" w:author="VOYER Raphael" w:date="2021-06-16T11:15:00Z"/>
        </w:rPr>
        <w:pPrChange w:id="10306" w:author="VOYER Raphael" w:date="2021-06-16T11:15:00Z">
          <w:pPr/>
        </w:pPrChange>
      </w:pPr>
    </w:p>
    <w:p w14:paraId="6171AEAA" w14:textId="77777777" w:rsidR="00697356" w:rsidDel="001111A8" w:rsidRDefault="00697356">
      <w:pPr>
        <w:pStyle w:val="Titre4"/>
        <w:rPr>
          <w:del w:id="10307" w:author="VOYER Raphael" w:date="2021-06-16T11:15:00Z"/>
        </w:rPr>
        <w:pPrChange w:id="10308" w:author="VOYER Raphael" w:date="2021-06-16T11:15:00Z">
          <w:pPr/>
        </w:pPrChange>
      </w:pPr>
      <w:del w:id="10309" w:author="VOYER Raphael" w:date="2021-06-16T11:15:00Z">
        <w:r w:rsidDel="001111A8">
          <w:rPr>
            <w:b w:val="0"/>
          </w:rPr>
          <w:delText xml:space="preserve">                       </w:delText>
        </w:r>
        <w:r w:rsidRPr="00711486" w:rsidDel="001111A8">
          <w:delText xml:space="preserve">In VC mode ,havlan CMM data structures  port bitmaps need to be Chassis aware,for any set,get,other access operations. The new modified port bitmap </w:delText>
        </w:r>
        <w:r w:rsidDel="001111A8">
          <w:delText>data structure</w:delText>
        </w:r>
        <w:r w:rsidRPr="00711486" w:rsidDel="001111A8">
          <w:delText xml:space="preserve"> look as shown below.</w:delText>
        </w:r>
      </w:del>
    </w:p>
    <w:p w14:paraId="614697C2" w14:textId="77777777" w:rsidR="00697356" w:rsidDel="001111A8" w:rsidRDefault="00697356">
      <w:pPr>
        <w:pStyle w:val="Titre4"/>
        <w:rPr>
          <w:del w:id="10310" w:author="VOYER Raphael" w:date="2021-06-16T11:15:00Z"/>
        </w:rPr>
        <w:pPrChange w:id="10311" w:author="VOYER Raphael" w:date="2021-06-16T11:15:00Z">
          <w:pPr/>
        </w:pPrChange>
      </w:pPr>
    </w:p>
    <w:p w14:paraId="6C38CBCF" w14:textId="77777777" w:rsidR="00697356" w:rsidDel="001111A8" w:rsidRDefault="004F358F">
      <w:pPr>
        <w:pStyle w:val="Titre4"/>
        <w:rPr>
          <w:del w:id="10312" w:author="VOYER Raphael" w:date="2021-06-16T11:15:00Z"/>
        </w:rPr>
        <w:pPrChange w:id="10313" w:author="VOYER Raphael" w:date="2021-06-16T11:15:00Z">
          <w:pPr/>
        </w:pPrChange>
      </w:pPr>
      <w:del w:id="10314" w:author="VOYER Raphael" w:date="2021-06-16T11:15:00Z">
        <w:r w:rsidDel="001111A8">
          <w:rPr>
            <w:noProof/>
          </w:rPr>
          <mc:AlternateContent>
            <mc:Choice Requires="wpc">
              <w:drawing>
                <wp:inline distT="0" distB="0" distL="0" distR="0" wp14:anchorId="22E406A1" wp14:editId="20DF17C5">
                  <wp:extent cx="5943600" cy="457200"/>
                  <wp:effectExtent l="0" t="0" r="0" b="444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 name="Rectangle 463"/>
                          <wps:cNvSpPr>
                            <a:spLocks noChangeArrowheads="1"/>
                          </wps:cNvSpPr>
                          <wps:spPr bwMode="auto">
                            <a:xfrm>
                              <a:off x="0" y="635"/>
                              <a:ext cx="5943600" cy="35687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8F4E2"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wps:txbx>
                          <wps:bodyPr rot="0" vert="horz" wrap="square" lIns="91440" tIns="45720" rIns="91440" bIns="45720" anchor="ctr" anchorCtr="0" upright="1">
                            <a:spAutoFit/>
                          </wps:bodyPr>
                        </wps:wsp>
                      </wpc:wpc>
                    </a:graphicData>
                  </a:graphic>
                </wp:inline>
              </w:drawing>
            </mc:Choice>
            <mc:Fallback>
              <w:pict>
                <v:group w14:anchorId="22E406A1" id="Canvas 461" o:spid="_x0000_s1123" editas="canvas"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">
                  <v:shape id="_x0000_s1124" type="#_x0000_t75" style="position:absolute;width:59436;height:4572;visibility:visible;mso-wrap-style:square">
                    <v:fill o:detectmouseclick="t"/>
                    <v:path o:connecttype="none"/>
                  </v:shape>
                  <v:rect id="Rectangle 463" o:spid="_x0000_s1125" style="position:absolute;top:6;width:59436;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" fillcolor="#ffc" stroked="f">
                    <v:textbox style="mso-fit-shape-to-text:t">
                      <w:txbxContent>
                        <w:p w14:paraId="4808F4E2"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860E70" w:rsidRDefault="00860E70"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v:textbox>
                  </v:rect>
                  <w10:anchorlock/>
                </v:group>
              </w:pict>
            </mc:Fallback>
          </mc:AlternateContent>
        </w:r>
      </w:del>
    </w:p>
    <w:p w14:paraId="59EFB856" w14:textId="77777777" w:rsidR="00697356" w:rsidDel="001111A8" w:rsidRDefault="00697356">
      <w:pPr>
        <w:pStyle w:val="Titre4"/>
        <w:rPr>
          <w:del w:id="10315" w:author="VOYER Raphael" w:date="2021-06-16T11:15:00Z"/>
        </w:rPr>
        <w:pPrChange w:id="10316" w:author="VOYER Raphael" w:date="2021-06-16T11:15:00Z">
          <w:pPr/>
        </w:pPrChange>
      </w:pPr>
    </w:p>
    <w:p w14:paraId="5C7FAA0F" w14:textId="77777777" w:rsidR="00697356" w:rsidDel="001111A8" w:rsidRDefault="00697356">
      <w:pPr>
        <w:pStyle w:val="Titre4"/>
        <w:rPr>
          <w:del w:id="10317" w:author="VOYER Raphael" w:date="2021-06-16T11:15:00Z"/>
        </w:rPr>
        <w:pPrChange w:id="10318" w:author="VOYER Raphael" w:date="2021-06-16T11:15:00Z">
          <w:pPr/>
        </w:pPrChange>
      </w:pPr>
    </w:p>
    <w:p w14:paraId="28ABF417" w14:textId="77777777" w:rsidR="00697356" w:rsidDel="001111A8" w:rsidRDefault="00697356">
      <w:pPr>
        <w:pStyle w:val="Titre4"/>
        <w:rPr>
          <w:del w:id="10319" w:author="VOYER Raphael" w:date="2021-06-16T11:15:00Z"/>
        </w:rPr>
        <w:pPrChange w:id="10320" w:author="VOYER Raphael" w:date="2021-06-16T11:15:00Z">
          <w:pPr>
            <w:outlineLvl w:val="0"/>
          </w:pPr>
        </w:pPrChange>
      </w:pPr>
      <w:bookmarkStart w:id="10321" w:name="_Toc424820531"/>
      <w:del w:id="10322" w:author="VOYER Raphael" w:date="2021-06-16T11:15:00Z">
        <w:r w:rsidDel="001111A8">
          <w:rPr>
            <w:b w:val="0"/>
          </w:rPr>
          <w:delText>HAVLAN  interfaces  with other modules in VC mode :</w:delText>
        </w:r>
        <w:bookmarkEnd w:id="10321"/>
      </w:del>
    </w:p>
    <w:p w14:paraId="67BFECBF" w14:textId="77777777" w:rsidR="00697356" w:rsidDel="001111A8" w:rsidRDefault="00697356">
      <w:pPr>
        <w:pStyle w:val="Titre4"/>
        <w:rPr>
          <w:del w:id="10323" w:author="VOYER Raphael" w:date="2021-06-16T11:15:00Z"/>
        </w:rPr>
        <w:pPrChange w:id="10324" w:author="VOYER Raphael" w:date="2021-06-16T11:15:00Z">
          <w:pPr/>
        </w:pPrChange>
      </w:pPr>
    </w:p>
    <w:p w14:paraId="48EA45C9" w14:textId="77777777" w:rsidR="00697356" w:rsidDel="001111A8" w:rsidRDefault="00697356">
      <w:pPr>
        <w:pStyle w:val="Titre4"/>
        <w:rPr>
          <w:del w:id="10325" w:author="VOYER Raphael" w:date="2021-06-16T11:15:00Z"/>
        </w:rPr>
        <w:pPrChange w:id="10326" w:author="VOYER Raphael" w:date="2021-06-16T11:15:00Z">
          <w:pPr/>
        </w:pPrChange>
      </w:pPr>
      <w:del w:id="10327" w:author="VOYER Raphael" w:date="2021-06-16T11:15:00Z">
        <w:r w:rsidRPr="00033302" w:rsidDel="001111A8">
          <w:delText>HAVLAN feature is operated in centralized mode (VC) ,in order to communicate with other modules like SL,VM,PM,IPMS,QOS,CS,IP.</w:delText>
        </w:r>
        <w:r w:rsidDel="001111A8">
          <w:delText xml:space="preserve"> In VC mode HAVLAN CMM on Master Chassis  communicates with HAVLAN on Slave Chassis,for takeover and other synchronization purpose.</w:delText>
        </w:r>
      </w:del>
    </w:p>
    <w:p w14:paraId="5E840729" w14:textId="77777777" w:rsidR="00697356" w:rsidDel="001111A8" w:rsidRDefault="00697356">
      <w:pPr>
        <w:pStyle w:val="Titre4"/>
        <w:rPr>
          <w:del w:id="10328" w:author="VOYER Raphael" w:date="2021-06-16T11:15:00Z"/>
        </w:rPr>
        <w:pPrChange w:id="10329" w:author="VOYER Raphael" w:date="2021-06-16T11:15:00Z">
          <w:pPr/>
        </w:pPrChange>
      </w:pPr>
    </w:p>
    <w:p w14:paraId="0A139341" w14:textId="77777777" w:rsidR="00697356" w:rsidDel="001111A8" w:rsidRDefault="00697356">
      <w:pPr>
        <w:pStyle w:val="Titre4"/>
        <w:rPr>
          <w:del w:id="10330" w:author="VOYER Raphael" w:date="2021-06-16T11:15:00Z"/>
        </w:rPr>
        <w:pPrChange w:id="10331" w:author="VOYER Raphael" w:date="2021-06-16T11:15:00Z">
          <w:pPr/>
        </w:pPrChange>
      </w:pPr>
    </w:p>
    <w:p w14:paraId="2C04D28C" w14:textId="77777777" w:rsidR="00697356" w:rsidDel="001111A8" w:rsidRDefault="00697356">
      <w:pPr>
        <w:pStyle w:val="Titre4"/>
        <w:rPr>
          <w:del w:id="10332" w:author="VOYER Raphael" w:date="2021-06-16T11:15:00Z"/>
        </w:rPr>
        <w:pPrChange w:id="10333" w:author="VOYER Raphael" w:date="2021-06-16T11:15:00Z">
          <w:pPr/>
        </w:pPrChange>
      </w:pPr>
    </w:p>
    <w:p w14:paraId="500E0599" w14:textId="77777777" w:rsidR="00697356" w:rsidDel="001111A8" w:rsidRDefault="00697356">
      <w:pPr>
        <w:pStyle w:val="Titre4"/>
        <w:rPr>
          <w:del w:id="10334" w:author="VOYER Raphael" w:date="2021-06-16T11:15:00Z"/>
        </w:rPr>
        <w:pPrChange w:id="10335" w:author="VOYER Raphael" w:date="2021-06-16T11:15:00Z">
          <w:pPr/>
        </w:pPrChange>
      </w:pPr>
    </w:p>
    <w:p w14:paraId="44F99606" w14:textId="77777777" w:rsidR="00697356" w:rsidDel="001111A8" w:rsidRDefault="00697356">
      <w:pPr>
        <w:pStyle w:val="Titre4"/>
        <w:rPr>
          <w:del w:id="10336" w:author="VOYER Raphael" w:date="2021-06-16T11:15:00Z"/>
        </w:rPr>
        <w:pPrChange w:id="10337" w:author="VOYER Raphael" w:date="2021-06-16T11:15:00Z">
          <w:pPr/>
        </w:pPrChange>
      </w:pPr>
    </w:p>
    <w:p w14:paraId="35FD3D0C" w14:textId="77777777" w:rsidR="00697356" w:rsidDel="001111A8" w:rsidRDefault="00697356">
      <w:pPr>
        <w:pStyle w:val="Titre4"/>
        <w:rPr>
          <w:del w:id="10338" w:author="VOYER Raphael" w:date="2021-06-16T11:15:00Z"/>
        </w:rPr>
        <w:pPrChange w:id="10339" w:author="VOYER Raphael" w:date="2021-06-16T11:15:00Z">
          <w:pPr/>
        </w:pPrChange>
      </w:pPr>
    </w:p>
    <w:p w14:paraId="4F1BB92B" w14:textId="77777777" w:rsidR="00697356" w:rsidDel="001111A8" w:rsidRDefault="00697356">
      <w:pPr>
        <w:pStyle w:val="Titre4"/>
        <w:rPr>
          <w:del w:id="10340" w:author="VOYER Raphael" w:date="2021-06-16T11:15:00Z"/>
        </w:rPr>
        <w:pPrChange w:id="10341" w:author="VOYER Raphael" w:date="2021-06-16T11:15:00Z">
          <w:pPr/>
        </w:pPrChange>
      </w:pPr>
    </w:p>
    <w:p w14:paraId="759B8F38" w14:textId="77777777" w:rsidR="00697356" w:rsidDel="001111A8" w:rsidRDefault="00697356">
      <w:pPr>
        <w:pStyle w:val="Titre4"/>
        <w:rPr>
          <w:del w:id="10342" w:author="VOYER Raphael" w:date="2021-06-16T11:15:00Z"/>
        </w:rPr>
        <w:pPrChange w:id="10343" w:author="VOYER Raphael" w:date="2021-06-16T11:15:00Z">
          <w:pPr/>
        </w:pPrChange>
      </w:pPr>
    </w:p>
    <w:p w14:paraId="6BD2470F" w14:textId="77777777" w:rsidR="00697356" w:rsidDel="001111A8" w:rsidRDefault="00697356">
      <w:pPr>
        <w:pStyle w:val="Titre4"/>
        <w:rPr>
          <w:del w:id="10344" w:author="VOYER Raphael" w:date="2021-06-16T11:15:00Z"/>
        </w:rPr>
        <w:pPrChange w:id="10345" w:author="VOYER Raphael" w:date="2021-06-16T11:15:00Z">
          <w:pPr/>
        </w:pPrChange>
      </w:pPr>
    </w:p>
    <w:p w14:paraId="7CFD040E" w14:textId="77777777" w:rsidR="00697356" w:rsidDel="001111A8" w:rsidRDefault="00697356">
      <w:pPr>
        <w:pStyle w:val="Titre4"/>
        <w:rPr>
          <w:del w:id="10346" w:author="VOYER Raphael" w:date="2021-06-16T11:15:00Z"/>
        </w:rPr>
        <w:pPrChange w:id="10347" w:author="VOYER Raphael" w:date="2021-06-16T11:15:00Z">
          <w:pPr/>
        </w:pPrChange>
      </w:pPr>
    </w:p>
    <w:p w14:paraId="119185CC" w14:textId="77777777" w:rsidR="00697356" w:rsidDel="001111A8" w:rsidRDefault="00697356">
      <w:pPr>
        <w:pStyle w:val="Titre4"/>
        <w:rPr>
          <w:del w:id="10348" w:author="VOYER Raphael" w:date="2021-06-16T11:15:00Z"/>
        </w:rPr>
        <w:pPrChange w:id="10349" w:author="VOYER Raphael" w:date="2021-06-16T11:15:00Z">
          <w:pPr/>
        </w:pPrChange>
      </w:pPr>
    </w:p>
    <w:p w14:paraId="16C6AE91" w14:textId="77777777" w:rsidR="00697356" w:rsidDel="001111A8" w:rsidRDefault="00697356">
      <w:pPr>
        <w:pStyle w:val="Titre4"/>
        <w:rPr>
          <w:del w:id="10350" w:author="VOYER Raphael" w:date="2021-06-16T11:15:00Z"/>
        </w:rPr>
        <w:pPrChange w:id="10351" w:author="VOYER Raphael" w:date="2021-06-16T11:15:00Z">
          <w:pPr/>
        </w:pPrChange>
      </w:pPr>
    </w:p>
    <w:p w14:paraId="5F23A0C7" w14:textId="77777777" w:rsidR="00697356" w:rsidDel="001111A8" w:rsidRDefault="00697356">
      <w:pPr>
        <w:pStyle w:val="Titre4"/>
        <w:rPr>
          <w:del w:id="10352" w:author="VOYER Raphael" w:date="2021-06-16T11:15:00Z"/>
        </w:rPr>
        <w:pPrChange w:id="10353" w:author="VOYER Raphael" w:date="2021-06-16T11:15:00Z">
          <w:pPr/>
        </w:pPrChange>
      </w:pPr>
    </w:p>
    <w:p w14:paraId="74DBE3A8" w14:textId="77777777" w:rsidR="00697356" w:rsidDel="001111A8" w:rsidRDefault="00697356">
      <w:pPr>
        <w:pStyle w:val="Titre4"/>
        <w:rPr>
          <w:del w:id="10354" w:author="VOYER Raphael" w:date="2021-06-16T11:15:00Z"/>
        </w:rPr>
        <w:pPrChange w:id="10355" w:author="VOYER Raphael" w:date="2021-06-16T11:15:00Z">
          <w:pPr/>
        </w:pPrChange>
      </w:pPr>
    </w:p>
    <w:p w14:paraId="32B99D6B" w14:textId="77777777" w:rsidR="00697356" w:rsidDel="001111A8" w:rsidRDefault="00697356">
      <w:pPr>
        <w:pStyle w:val="Titre4"/>
        <w:rPr>
          <w:del w:id="10356" w:author="VOYER Raphael" w:date="2021-06-16T11:15:00Z"/>
        </w:rPr>
        <w:pPrChange w:id="10357" w:author="VOYER Raphael" w:date="2021-06-16T11:15:00Z">
          <w:pPr/>
        </w:pPrChange>
      </w:pPr>
    </w:p>
    <w:p w14:paraId="15D8CF3E" w14:textId="77777777" w:rsidR="00697356" w:rsidDel="001111A8" w:rsidRDefault="00697356">
      <w:pPr>
        <w:pStyle w:val="Titre4"/>
        <w:rPr>
          <w:del w:id="10358" w:author="VOYER Raphael" w:date="2021-06-16T11:15:00Z"/>
        </w:rPr>
        <w:pPrChange w:id="10359" w:author="VOYER Raphael" w:date="2021-06-16T11:15:00Z">
          <w:pPr/>
        </w:pPrChange>
      </w:pPr>
    </w:p>
    <w:p w14:paraId="399327EF" w14:textId="77777777" w:rsidR="00697356" w:rsidDel="001111A8" w:rsidRDefault="00697356">
      <w:pPr>
        <w:pStyle w:val="Titre4"/>
        <w:rPr>
          <w:del w:id="10360" w:author="VOYER Raphael" w:date="2021-06-16T11:15:00Z"/>
        </w:rPr>
        <w:pPrChange w:id="10361" w:author="VOYER Raphael" w:date="2021-06-16T11:15:00Z">
          <w:pPr>
            <w:outlineLvl w:val="0"/>
          </w:pPr>
        </w:pPrChange>
      </w:pPr>
      <w:bookmarkStart w:id="10362" w:name="_Toc424820532"/>
      <w:del w:id="10363" w:author="VOYER Raphael" w:date="2021-06-16T11:15:00Z">
        <w:r w:rsidDel="001111A8">
          <w:delText>The following block diagram gives us the overview of HAVLAN over VC feature.</w:delText>
        </w:r>
        <w:bookmarkEnd w:id="10362"/>
      </w:del>
    </w:p>
    <w:p w14:paraId="5D6FCE52" w14:textId="77777777" w:rsidR="00697356" w:rsidDel="001111A8" w:rsidRDefault="00697356">
      <w:pPr>
        <w:pStyle w:val="Titre4"/>
        <w:rPr>
          <w:del w:id="10364" w:author="VOYER Raphael" w:date="2021-06-16T11:15:00Z"/>
        </w:rPr>
        <w:pPrChange w:id="10365" w:author="VOYER Raphael" w:date="2021-06-16T11:15:00Z">
          <w:pPr/>
        </w:pPrChange>
      </w:pPr>
    </w:p>
    <w:p w14:paraId="254AF91B" w14:textId="77777777" w:rsidR="00697356" w:rsidDel="001111A8" w:rsidRDefault="00697356">
      <w:pPr>
        <w:pStyle w:val="Titre4"/>
        <w:rPr>
          <w:del w:id="10366" w:author="VOYER Raphael" w:date="2021-06-16T11:15:00Z"/>
        </w:rPr>
        <w:pPrChange w:id="10367" w:author="VOYER Raphael" w:date="2021-06-16T11:15:00Z">
          <w:pPr/>
        </w:pPrChange>
      </w:pPr>
    </w:p>
    <w:p w14:paraId="48434811" w14:textId="77777777" w:rsidR="00697356" w:rsidDel="001111A8" w:rsidRDefault="004F358F">
      <w:pPr>
        <w:pStyle w:val="Titre4"/>
        <w:rPr>
          <w:del w:id="10368" w:author="VOYER Raphael" w:date="2021-06-16T11:15:00Z"/>
        </w:rPr>
        <w:pPrChange w:id="10369" w:author="VOYER Raphael" w:date="2021-06-16T11:15:00Z">
          <w:pPr/>
        </w:pPrChange>
      </w:pPr>
      <w:del w:id="10370" w:author="VOYER Raphael" w:date="2021-06-16T11:15:00Z">
        <w:r w:rsidDel="001111A8">
          <w:rPr>
            <w:noProof/>
          </w:rPr>
          <mc:AlternateContent>
            <mc:Choice Requires="wpc">
              <w:drawing>
                <wp:inline distT="0" distB="0" distL="0" distR="0" wp14:anchorId="299FACC5" wp14:editId="6DB3D0FD">
                  <wp:extent cx="5943600" cy="3053715"/>
                  <wp:effectExtent l="9525" t="5080" r="0" b="825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Rectangle 422"/>
                          <wps:cNvSpPr>
                            <a:spLocks noChangeArrowheads="1"/>
                          </wps:cNvSpPr>
                          <wps:spPr bwMode="auto">
                            <a:xfrm>
                              <a:off x="0" y="0"/>
                              <a:ext cx="2671726" cy="3053715"/>
                            </a:xfrm>
                            <a:prstGeom prst="rect">
                              <a:avLst/>
                            </a:prstGeom>
                            <a:solidFill>
                              <a:srgbClr val="CCFFFF"/>
                            </a:solidFill>
                            <a:ln w="3175">
                              <a:solidFill>
                                <a:srgbClr val="000000"/>
                              </a:solidFill>
                              <a:miter lim="800000"/>
                              <a:headEnd/>
                              <a:tailEnd/>
                            </a:ln>
                          </wps:spPr>
                          <wps:txbx>
                            <w:txbxContent>
                              <w:p w14:paraId="59438BDF" w14:textId="77777777" w:rsidR="00860E70" w:rsidRPr="00284203" w:rsidRDefault="00860E70"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13" name="Rectangle 423"/>
                          <wps:cNvSpPr>
                            <a:spLocks noChangeArrowheads="1"/>
                          </wps:cNvSpPr>
                          <wps:spPr bwMode="auto">
                            <a:xfrm>
                              <a:off x="818116"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14" name="Line 424"/>
                          <wps:cNvCnPr>
                            <a:cxnSpLocks noChangeShapeType="1"/>
                          </wps:cNvCnPr>
                          <wps:spPr bwMode="auto">
                            <a:xfrm>
                              <a:off x="0" y="1090487"/>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25"/>
                          <wps:cNvCnPr>
                            <a:cxnSpLocks noChangeShapeType="1"/>
                          </wps:cNvCnPr>
                          <wps:spPr bwMode="auto">
                            <a:xfrm>
                              <a:off x="0" y="708992"/>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Oval 426"/>
                          <wps:cNvSpPr>
                            <a:spLocks noChangeArrowheads="1"/>
                          </wps:cNvSpPr>
                          <wps:spPr bwMode="auto">
                            <a:xfrm>
                              <a:off x="109279" y="1199653"/>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17" name="Line 427"/>
                          <wps:cNvCnPr>
                            <a:cxnSpLocks noChangeShapeType="1"/>
                          </wps:cNvCnPr>
                          <wps:spPr bwMode="auto">
                            <a:xfrm>
                              <a:off x="0" y="381494"/>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Oval 428"/>
                          <wps:cNvSpPr>
                            <a:spLocks noChangeArrowheads="1"/>
                          </wps:cNvSpPr>
                          <wps:spPr bwMode="auto">
                            <a:xfrm>
                              <a:off x="926805" y="708992"/>
                              <a:ext cx="545214" cy="381494"/>
                            </a:xfrm>
                            <a:prstGeom prst="ellipse">
                              <a:avLst/>
                            </a:prstGeom>
                            <a:solidFill>
                              <a:srgbClr val="ECF8A6"/>
                            </a:solidFill>
                            <a:ln w="9525">
                              <a:solidFill>
                                <a:srgbClr val="000000"/>
                              </a:solidFill>
                              <a:round/>
                              <a:headEnd/>
                              <a:tailEnd/>
                            </a:ln>
                          </wps:spPr>
                          <wps:txbx>
                            <w:txbxContent>
                              <w:p w14:paraId="046A54F6" w14:textId="77777777" w:rsidR="00860E70" w:rsidRPr="00284203" w:rsidRDefault="00860E70"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wps:txbx>
                          <wps:bodyPr rot="0" vert="horz" wrap="square" lIns="65837" tIns="32918" rIns="65837" bIns="32918" anchor="ctr" anchorCtr="0" upright="1">
                            <a:noAutofit/>
                          </wps:bodyPr>
                        </wps:wsp>
                        <wps:wsp>
                          <wps:cNvPr id="19" name="Line 429"/>
                          <wps:cNvCnPr>
                            <a:cxnSpLocks noChangeShapeType="1"/>
                          </wps:cNvCnPr>
                          <wps:spPr bwMode="auto">
                            <a:xfrm>
                              <a:off x="1199707" y="1090487"/>
                              <a:ext cx="0" cy="5452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30"/>
                          <wps:cNvSpPr txBox="1">
                            <a:spLocks noChangeArrowheads="1"/>
                          </wps:cNvSpPr>
                          <wps:spPr bwMode="auto">
                            <a:xfrm>
                              <a:off x="818116" y="381494"/>
                              <a:ext cx="1908544"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3F5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wps:txbx>
                          <wps:bodyPr rot="0" vert="horz" wrap="square" lIns="65837" tIns="32918" rIns="65837" bIns="32918" anchor="t" anchorCtr="0" upright="1">
                            <a:noAutofit/>
                          </wps:bodyPr>
                        </wps:wsp>
                        <wps:wsp>
                          <wps:cNvPr id="21" name="Text Box 431"/>
                          <wps:cNvSpPr txBox="1">
                            <a:spLocks noChangeArrowheads="1"/>
                          </wps:cNvSpPr>
                          <wps:spPr bwMode="auto">
                            <a:xfrm>
                              <a:off x="708837"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1B46A"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wps:txbx>
                          <wps:bodyPr rot="0" vert="horz" wrap="square" lIns="65837" tIns="32918" rIns="65837" bIns="32918" anchor="t" anchorCtr="0" upright="1">
                            <a:noAutofit/>
                          </wps:bodyPr>
                        </wps:wsp>
                        <wps:wsp>
                          <wps:cNvPr id="22" name="Text Box 432"/>
                          <wps:cNvSpPr txBox="1">
                            <a:spLocks noChangeArrowheads="1"/>
                          </wps:cNvSpPr>
                          <wps:spPr bwMode="auto">
                            <a:xfrm>
                              <a:off x="926805" y="1744896"/>
                              <a:ext cx="654493"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AF0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23" name="Text Box 433"/>
                          <wps:cNvSpPr txBox="1">
                            <a:spLocks noChangeArrowheads="1"/>
                          </wps:cNvSpPr>
                          <wps:spPr bwMode="auto">
                            <a:xfrm>
                              <a:off x="163623" y="1308819"/>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6606"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wps:txbx>
                          <wps:bodyPr rot="0" vert="horz" wrap="square" lIns="65837" tIns="32918" rIns="65837" bIns="32918" anchor="t" anchorCtr="0" upright="1">
                            <a:noAutofit/>
                          </wps:bodyPr>
                        </wps:wsp>
                        <wps:wsp>
                          <wps:cNvPr id="24" name="Line 434"/>
                          <wps:cNvCnPr>
                            <a:cxnSpLocks noChangeShapeType="1"/>
                          </wps:cNvCnPr>
                          <wps:spPr bwMode="auto">
                            <a:xfrm>
                              <a:off x="490870" y="1472568"/>
                              <a:ext cx="327247"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435"/>
                          <wps:cNvCnPr>
                            <a:cxnSpLocks noChangeShapeType="1"/>
                          </wps:cNvCnPr>
                          <wps:spPr bwMode="auto">
                            <a:xfrm flipV="1">
                              <a:off x="490870" y="1963228"/>
                              <a:ext cx="327247" cy="1637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436"/>
                          <wps:cNvCnPr>
                            <a:cxnSpLocks noChangeShapeType="1"/>
                          </wps:cNvCnPr>
                          <wps:spPr bwMode="auto">
                            <a:xfrm flipV="1">
                              <a:off x="490870" y="2072394"/>
                              <a:ext cx="381591" cy="4906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437"/>
                          <wps:cNvCnPr>
                            <a:cxnSpLocks noChangeShapeType="1"/>
                          </wps:cNvCnPr>
                          <wps:spPr bwMode="auto">
                            <a:xfrm>
                              <a:off x="1199707" y="2072394"/>
                              <a:ext cx="108688" cy="43607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Line 438"/>
                          <wps:cNvCnPr>
                            <a:cxnSpLocks noChangeShapeType="1"/>
                          </wps:cNvCnPr>
                          <wps:spPr bwMode="auto">
                            <a:xfrm>
                              <a:off x="1635642" y="2072394"/>
                              <a:ext cx="382181"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Line 439"/>
                          <wps:cNvCnPr>
                            <a:cxnSpLocks noChangeShapeType="1"/>
                          </wps:cNvCnPr>
                          <wps:spPr bwMode="auto">
                            <a:xfrm>
                              <a:off x="1690577" y="1908645"/>
                              <a:ext cx="490279" cy="16374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Line 440"/>
                          <wps:cNvCnPr>
                            <a:cxnSpLocks noChangeShapeType="1"/>
                          </wps:cNvCnPr>
                          <wps:spPr bwMode="auto">
                            <a:xfrm flipV="1">
                              <a:off x="1690577" y="1472568"/>
                              <a:ext cx="490279" cy="2177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Oval 441"/>
                          <wps:cNvSpPr>
                            <a:spLocks noChangeArrowheads="1"/>
                          </wps:cNvSpPr>
                          <wps:spPr bwMode="auto">
                            <a:xfrm>
                              <a:off x="54344" y="1963228"/>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2" name="Text Box 442"/>
                          <wps:cNvSpPr txBox="1">
                            <a:spLocks noChangeArrowheads="1"/>
                          </wps:cNvSpPr>
                          <wps:spPr bwMode="auto">
                            <a:xfrm>
                              <a:off x="54344" y="2017811"/>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C7C3"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wps:txbx>
                          <wps:bodyPr rot="0" vert="horz" wrap="square" lIns="65837" tIns="32918" rIns="65837" bIns="32918" anchor="t" anchorCtr="0" upright="1">
                            <a:noAutofit/>
                          </wps:bodyPr>
                        </wps:wsp>
                        <wps:wsp>
                          <wps:cNvPr id="33" name="Oval 443"/>
                          <wps:cNvSpPr>
                            <a:spLocks noChangeArrowheads="1"/>
                          </wps:cNvSpPr>
                          <wps:spPr bwMode="auto">
                            <a:xfrm>
                              <a:off x="217967" y="256305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4" name="Text Box 444"/>
                          <wps:cNvSpPr txBox="1">
                            <a:spLocks noChangeArrowheads="1"/>
                          </wps:cNvSpPr>
                          <wps:spPr bwMode="auto">
                            <a:xfrm>
                              <a:off x="217967" y="2617638"/>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74E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wps:txbx>
                          <wps:bodyPr rot="0" vert="horz" wrap="square" lIns="65837" tIns="32918" rIns="65837" bIns="32918" anchor="t" anchorCtr="0" upright="1">
                            <a:noAutofit/>
                          </wps:bodyPr>
                        </wps:wsp>
                        <wps:wsp>
                          <wps:cNvPr id="35" name="Oval 445"/>
                          <wps:cNvSpPr>
                            <a:spLocks noChangeArrowheads="1"/>
                          </wps:cNvSpPr>
                          <wps:spPr bwMode="auto">
                            <a:xfrm>
                              <a:off x="1090428" y="2508472"/>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6" name="Text Box 446"/>
                          <wps:cNvSpPr txBox="1">
                            <a:spLocks noChangeArrowheads="1"/>
                          </wps:cNvSpPr>
                          <wps:spPr bwMode="auto">
                            <a:xfrm>
                              <a:off x="1090428" y="2563055"/>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7722"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wps:txbx>
                          <wps:bodyPr rot="0" vert="horz" wrap="square" lIns="65837" tIns="32918" rIns="65837" bIns="32918" anchor="t" anchorCtr="0" upright="1">
                            <a:noAutofit/>
                          </wps:bodyPr>
                        </wps:wsp>
                        <wps:wsp>
                          <wps:cNvPr id="37" name="Oval 447"/>
                          <wps:cNvSpPr>
                            <a:spLocks noChangeArrowheads="1"/>
                          </wps:cNvSpPr>
                          <wps:spPr bwMode="auto">
                            <a:xfrm>
                              <a:off x="2017823" y="2344723"/>
                              <a:ext cx="435935" cy="327498"/>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8" name="Oval 448"/>
                          <wps:cNvSpPr>
                            <a:spLocks noChangeArrowheads="1"/>
                          </wps:cNvSpPr>
                          <wps:spPr bwMode="auto">
                            <a:xfrm>
                              <a:off x="2180856" y="190864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9" name="Oval 449"/>
                          <wps:cNvSpPr>
                            <a:spLocks noChangeArrowheads="1"/>
                          </wps:cNvSpPr>
                          <wps:spPr bwMode="auto">
                            <a:xfrm>
                              <a:off x="2017823" y="1254236"/>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40" name="Text Box 450"/>
                          <wps:cNvSpPr txBox="1">
                            <a:spLocks noChangeArrowheads="1"/>
                          </wps:cNvSpPr>
                          <wps:spPr bwMode="auto">
                            <a:xfrm>
                              <a:off x="2017823" y="2399306"/>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E808"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wps:txbx>
                          <wps:bodyPr rot="0" vert="horz" wrap="square" lIns="65837" tIns="32918" rIns="65837" bIns="32918" anchor="t" anchorCtr="0" upright="1">
                            <a:noAutofit/>
                          </wps:bodyPr>
                        </wps:wsp>
                        <wps:wsp>
                          <wps:cNvPr id="41" name="Text Box 451"/>
                          <wps:cNvSpPr txBox="1">
                            <a:spLocks noChangeArrowheads="1"/>
                          </wps:cNvSpPr>
                          <wps:spPr bwMode="auto">
                            <a:xfrm>
                              <a:off x="2180856" y="1963228"/>
                              <a:ext cx="709428"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ECFD"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wps:txbx>
                          <wps:bodyPr rot="0" vert="horz" wrap="square" lIns="65837" tIns="32918" rIns="65837" bIns="32918" anchor="t" anchorCtr="0" upright="1">
                            <a:noAutofit/>
                          </wps:bodyPr>
                        </wps:wsp>
                        <wps:wsp>
                          <wps:cNvPr id="42" name="Text Box 452"/>
                          <wps:cNvSpPr txBox="1">
                            <a:spLocks noChangeArrowheads="1"/>
                          </wps:cNvSpPr>
                          <wps:spPr bwMode="auto">
                            <a:xfrm>
                              <a:off x="2017823" y="1363402"/>
                              <a:ext cx="763181"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5E2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wps:txbx>
                          <wps:bodyPr rot="0" vert="horz" wrap="square" lIns="65837" tIns="32918" rIns="65837" bIns="32918" anchor="t" anchorCtr="0" upright="1">
                            <a:noAutofit/>
                          </wps:bodyPr>
                        </wps:wsp>
                        <wps:wsp>
                          <wps:cNvPr id="43" name="Rectangle 453"/>
                          <wps:cNvSpPr>
                            <a:spLocks noChangeArrowheads="1"/>
                          </wps:cNvSpPr>
                          <wps:spPr bwMode="auto">
                            <a:xfrm>
                              <a:off x="3108251" y="0"/>
                              <a:ext cx="2126512" cy="3053715"/>
                            </a:xfrm>
                            <a:prstGeom prst="rect">
                              <a:avLst/>
                            </a:prstGeom>
                            <a:solidFill>
                              <a:srgbClr val="CCFFFF"/>
                            </a:solidFill>
                            <a:ln w="3175">
                              <a:solidFill>
                                <a:srgbClr val="000000"/>
                              </a:solidFill>
                              <a:miter lim="800000"/>
                              <a:headEnd/>
                              <a:tailEnd/>
                            </a:ln>
                          </wps:spPr>
                          <wps:txbx>
                            <w:txbxContent>
                              <w:p w14:paraId="1787A479" w14:textId="77777777" w:rsidR="00860E70" w:rsidRPr="00284203" w:rsidRDefault="00860E70"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44" name="Rectangle 454"/>
                          <wps:cNvSpPr>
                            <a:spLocks noChangeArrowheads="1"/>
                          </wps:cNvSpPr>
                          <wps:spPr bwMode="auto">
                            <a:xfrm>
                              <a:off x="3707809"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45" name="Line 455"/>
                          <wps:cNvCnPr>
                            <a:cxnSpLocks noChangeShapeType="1"/>
                          </wps:cNvCnPr>
                          <wps:spPr bwMode="auto">
                            <a:xfrm>
                              <a:off x="3108251" y="1090487"/>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56"/>
                          <wps:cNvCnPr>
                            <a:cxnSpLocks noChangeShapeType="1"/>
                          </wps:cNvCnPr>
                          <wps:spPr bwMode="auto">
                            <a:xfrm>
                              <a:off x="3108251" y="708992"/>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57"/>
                          <wps:cNvCnPr>
                            <a:cxnSpLocks noChangeShapeType="1"/>
                          </wps:cNvCnPr>
                          <wps:spPr bwMode="auto">
                            <a:xfrm>
                              <a:off x="3108251" y="381494"/>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458"/>
                          <wps:cNvSpPr txBox="1">
                            <a:spLocks noChangeArrowheads="1"/>
                          </wps:cNvSpPr>
                          <wps:spPr bwMode="auto">
                            <a:xfrm>
                              <a:off x="3489842"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4A579"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wps:txbx>
                          <wps:bodyPr rot="0" vert="horz" wrap="square" lIns="65837" tIns="32918" rIns="65837" bIns="32918" anchor="t" anchorCtr="0" upright="1">
                            <a:noAutofit/>
                          </wps:bodyPr>
                        </wps:wsp>
                        <wps:wsp>
                          <wps:cNvPr id="49" name="Text Box 459"/>
                          <wps:cNvSpPr txBox="1">
                            <a:spLocks noChangeArrowheads="1"/>
                          </wps:cNvSpPr>
                          <wps:spPr bwMode="auto">
                            <a:xfrm>
                              <a:off x="3817088" y="1744896"/>
                              <a:ext cx="763181"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5163"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50" name="Text Box 460"/>
                          <wps:cNvSpPr txBox="1">
                            <a:spLocks noChangeArrowheads="1"/>
                          </wps:cNvSpPr>
                          <wps:spPr bwMode="auto">
                            <a:xfrm>
                              <a:off x="3271874" y="436077"/>
                              <a:ext cx="1744921"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A6B82"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wps:txbx>
                          <wps:bodyPr rot="0" vert="horz" wrap="square" lIns="65837" tIns="32918" rIns="65837" bIns="32918" anchor="t" anchorCtr="0" upright="1">
                            <a:noAutofit/>
                          </wps:bodyPr>
                        </wps:wsp>
                      </wpc:wpc>
                    </a:graphicData>
                  </a:graphic>
                </wp:inline>
              </w:drawing>
            </mc:Choice>
            <mc:Fallback>
              <w:pict>
                <v:group w14:anchorId="299FACC5" id="Canvas 420" o:spid="_x0000_s1126" editas="canvas" style="width:468pt;height:240.45pt;mso-position-horizontal-relative:char;mso-position-vertical-relative:line" coordsize="59436,30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">
                  <v:shape id="_x0000_s1127" type="#_x0000_t75" style="position:absolute;width:59436;height:30537;visibility:visible;mso-wrap-style:square">
                    <v:fill o:detectmouseclick="t"/>
                    <v:path o:connecttype="none"/>
                  </v:shape>
                  <v:rect id="Rectangle 422" o:spid="_x0000_s1128" style="position:absolute;width:26717;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" fillcolor="#cff" strokeweight=".25pt">
                    <v:textbox inset="1.82881mm,.91439mm,1.82881mm,.91439mm">
                      <w:txbxContent>
                        <w:p w14:paraId="59438BDF" w14:textId="77777777" w:rsidR="00860E70" w:rsidRPr="00284203" w:rsidRDefault="00860E70" w:rsidP="00697356">
                          <w:pPr>
                            <w:autoSpaceDE w:val="0"/>
                            <w:autoSpaceDN w:val="0"/>
                            <w:adjustRightInd w:val="0"/>
                            <w:jc w:val="center"/>
                            <w:rPr>
                              <w:rFonts w:cs="Trebuchet MS"/>
                              <w:color w:val="3333FF"/>
                              <w:sz w:val="26"/>
                              <w:szCs w:val="36"/>
                            </w:rPr>
                          </w:pPr>
                        </w:p>
                      </w:txbxContent>
                    </v:textbox>
                  </v:rect>
                  <v:rect id="Rectangle 423" o:spid="_x0000_s1129" style="position:absolute;left:8181;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" fillcolor="#cff"/>
                  <v:line id="Line 424" o:spid="_x0000_s1130" style="position:absolute;visibility:visible;mso-wrap-style:square" from="0,10904" to="2671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425" o:spid="_x0000_s1131" style="position:absolute;visibility:visible;mso-wrap-style:square" from="0,7089" to="2671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oval id="Oval 426" o:spid="_x0000_s1132" style="position:absolute;left:1092;top:11996;width:4360;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" fillcolor="#ffc"/>
                  <v:line id="Line 427" o:spid="_x0000_s1133" style="position:absolute;visibility:visible;mso-wrap-style:square" from="0,3814" to="2671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oval id="Oval 428" o:spid="_x0000_s1134" style="position:absolute;left:9268;top:7089;width:5452;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" fillcolor="#ecf8a6">
                    <v:textbox inset="1.82881mm,.91439mm,1.82881mm,.91439mm">
                      <w:txbxContent>
                        <w:p w14:paraId="046A54F6" w14:textId="77777777" w:rsidR="00860E70" w:rsidRPr="00284203" w:rsidRDefault="00860E70"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v:textbox>
                  </v:oval>
                  <v:line id="Line 429" o:spid="_x0000_s1135" style="position:absolute;visibility:visible;mso-wrap-style:square" from="11997,10904" to="11997,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430" o:spid="_x0000_s1136" type="#_x0000_t202" style="position:absolute;left:8181;top:3814;width:19085;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" filled="f" fillcolor="#bbe0e3" stroked="f">
                    <v:textbox inset="1.82881mm,.91439mm,1.82881mm,.91439mm">
                      <w:txbxContent>
                        <w:p w14:paraId="7CDD3F5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v:textbox>
                  </v:shape>
                  <v:shape id="Text Box 431" o:spid="_x0000_s1137" type="#_x0000_t202" style="position:absolute;left:7088;top:545;width:2453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" filled="f" fillcolor="#bbe0e3" stroked="f">
                    <v:textbox inset="1.82881mm,.91439mm,1.82881mm,.91439mm">
                      <w:txbxContent>
                        <w:p w14:paraId="0EF1B46A"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v:textbox>
                  </v:shape>
                  <v:shape id="Text Box 432" o:spid="_x0000_s1138" type="#_x0000_t202" style="position:absolute;left:9268;top:17448;width:6544;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" filled="f" fillcolor="#bbe0e3" stroked="f">
                    <v:textbox inset="1.82881mm,.91439mm,1.82881mm,.91439mm">
                      <w:txbxContent>
                        <w:p w14:paraId="2BF2AF01"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33" o:spid="_x0000_s1139" type="#_x0000_t202" style="position:absolute;left:1636;top:13088;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" filled="f" fillcolor="#bbe0e3" stroked="f">
                    <v:textbox inset="1.82881mm,.91439mm,1.82881mm,.91439mm">
                      <w:txbxContent>
                        <w:p w14:paraId="1A556606"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v:textbox>
                  </v:shape>
                  <v:line id="Line 434" o:spid="_x0000_s1140" style="position:absolute;visibility:visible;mso-wrap-style:square" from="4908,14725" to="8181,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">
                    <v:stroke startarrow="block" endarrow="block"/>
                  </v:line>
                  <v:line id="Line 435" o:spid="_x0000_s1141" style="position:absolute;flip:y;visibility:visible;mso-wrap-style:square" from="4908,19632" to="8181,2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line id="Line 436" o:spid="_x0000_s1142" style="position:absolute;flip:y;visibility:visible;mso-wrap-style:square" from="4908,20723" to="8724,2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">
                    <v:stroke startarrow="block" endarrow="block"/>
                  </v:line>
                  <v:line id="Line 437" o:spid="_x0000_s1143" style="position:absolute;visibility:visible;mso-wrap-style:square" from="11997,20723" to="13083,2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">
                    <v:stroke startarrow="block" endarrow="block"/>
                  </v:line>
                  <v:line id="Line 438" o:spid="_x0000_s1144" style="position:absolute;visibility:visible;mso-wrap-style:square" from="16356,20723" to="20178,2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">
                    <v:stroke startarrow="block" endarrow="block"/>
                  </v:line>
                  <v:line id="Line 439" o:spid="_x0000_s1145" style="position:absolute;visibility:visible;mso-wrap-style:square" from="16905,19086" to="21808,2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">
                    <v:stroke startarrow="block" endarrow="block"/>
                  </v:line>
                  <v:line id="Line 440" o:spid="_x0000_s1146" style="position:absolute;flip:y;visibility:visible;mso-wrap-style:square" from="16905,14725" to="21808,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">
                    <v:stroke startarrow="block" endarrow="block"/>
                  </v:line>
                  <v:oval id="Oval 441" o:spid="_x0000_s1147" style="position:absolute;left:543;top:19632;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" fillcolor="#ffc"/>
                  <v:shape id="Text Box 442" o:spid="_x0000_s1148" type="#_x0000_t202" style="position:absolute;left:543;top:20178;width:708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pjxAAAANsAAAAPAAAAZHJzL2Rvd25yZXYueG1sRI9BawIx&#10;FITvhf6H8ArealaF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J4oOmPEAAAA2wAAAA8A&#10;AAAAAAAAAAAAAAAABwIAAGRycy9kb3ducmV2LnhtbFBLBQYAAAAAAwADALcAAAD4AgAAAAA=&#10;" filled="f" fillcolor="#bbe0e3" stroked="f">
                    <v:textbox inset="1.82881mm,.91439mm,1.82881mm,.91439mm">
                      <w:txbxContent>
                        <w:p w14:paraId="4752C7C3"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v:textbox>
                  </v:shape>
                  <v:oval id="Oval 443" o:spid="_x0000_s1149" style="position:absolute;left:2179;top:25630;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" fillcolor="#ffc"/>
                  <v:shape id="Text Box 444" o:spid="_x0000_s1150" type="#_x0000_t202" style="position:absolute;left:2179;top:26176;width:708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" filled="f" fillcolor="#bbe0e3" stroked="f">
                    <v:textbox inset="1.82881mm,.91439mm,1.82881mm,.91439mm">
                      <w:txbxContent>
                        <w:p w14:paraId="502F74E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v:textbox>
                  </v:shape>
                  <v:oval id="Oval 445" o:spid="_x0000_s1151" style="position:absolute;left:10904;top:25084;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" fillcolor="#ffc"/>
                  <v:shape id="Text Box 446" o:spid="_x0000_s1152" type="#_x0000_t202" style="position:absolute;left:10904;top:25630;width:708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" filled="f" fillcolor="#bbe0e3" stroked="f">
                    <v:textbox inset="1.82881mm,.91439mm,1.82881mm,.91439mm">
                      <w:txbxContent>
                        <w:p w14:paraId="2F2F7722"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v:textbox>
                  </v:shape>
                  <v:oval id="Oval 447" o:spid="_x0000_s1153" style="position:absolute;left:20178;top:23447;width:4359;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" fillcolor="#ffc"/>
                  <v:oval id="Oval 448" o:spid="_x0000_s1154" style="position:absolute;left:21808;top:19086;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" fillcolor="#ffc"/>
                  <v:oval id="Oval 449" o:spid="_x0000_s1155" style="position:absolute;left:20178;top:12542;width:4359;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" fillcolor="#ffc"/>
                  <v:shape id="Text Box 450" o:spid="_x0000_s1156" type="#_x0000_t202" style="position:absolute;left:20178;top:23993;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LywAAAANsAAAAPAAAAZHJzL2Rvd25yZXYueG1sRE/LagIx&#10;FN0X+g/hFrqrGaWI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WbBy8sAAAADbAAAADwAAAAAA&#10;AAAAAAAAAAAHAgAAZHJzL2Rvd25yZXYueG1sUEsFBgAAAAADAAMAtwAAAPQCAAAAAA==&#10;" filled="f" fillcolor="#bbe0e3" stroked="f">
                    <v:textbox inset="1.82881mm,.91439mm,1.82881mm,.91439mm">
                      <w:txbxContent>
                        <w:p w14:paraId="7A28E808"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v:textbox>
                  </v:shape>
                  <v:shape id="Text Box 451" o:spid="_x0000_s1157" type="#_x0000_t202" style="position:absolute;left:21808;top:19632;width:709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" filled="f" fillcolor="#bbe0e3" stroked="f">
                    <v:textbox inset="1.82881mm,.91439mm,1.82881mm,.91439mm">
                      <w:txbxContent>
                        <w:p w14:paraId="3DEFECFD"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v:textbox>
                  </v:shape>
                  <v:shape id="Text Box 452" o:spid="_x0000_s1158" type="#_x0000_t202" style="position:absolute;left:20178;top:13634;width:763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kexAAAANsAAAAPAAAAZHJzL2Rvd25yZXYueG1sRI9BawIx&#10;FITvhf6H8ArealaR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MYuSR7EAAAA2wAAAA8A&#10;AAAAAAAAAAAAAAAABwIAAGRycy9kb3ducmV2LnhtbFBLBQYAAAAAAwADALcAAAD4AgAAAAA=&#10;" filled="f" fillcolor="#bbe0e3" stroked="f">
                    <v:textbox inset="1.82881mm,.91439mm,1.82881mm,.91439mm">
                      <w:txbxContent>
                        <w:p w14:paraId="5BD55E2C" w14:textId="77777777" w:rsidR="00860E70" w:rsidRPr="00284203" w:rsidRDefault="00860E70"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v:textbox>
                  </v:shape>
                  <v:rect id="Rectangle 453" o:spid="_x0000_s1159" style="position:absolute;left:31082;width:21265;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" fillcolor="#cff" strokeweight=".25pt">
                    <v:textbox inset="1.82881mm,.91439mm,1.82881mm,.91439mm">
                      <w:txbxContent>
                        <w:p w14:paraId="1787A479" w14:textId="77777777" w:rsidR="00860E70" w:rsidRPr="00284203" w:rsidRDefault="00860E70" w:rsidP="00697356">
                          <w:pPr>
                            <w:autoSpaceDE w:val="0"/>
                            <w:autoSpaceDN w:val="0"/>
                            <w:adjustRightInd w:val="0"/>
                            <w:jc w:val="center"/>
                            <w:rPr>
                              <w:rFonts w:cs="Trebuchet MS"/>
                              <w:color w:val="3333FF"/>
                              <w:sz w:val="26"/>
                              <w:szCs w:val="36"/>
                            </w:rPr>
                          </w:pPr>
                        </w:p>
                      </w:txbxContent>
                    </v:textbox>
                  </v:rect>
                  <v:rect id="Rectangle 454" o:spid="_x0000_s1160" style="position:absolute;left:37078;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" fillcolor="#cff"/>
                  <v:line id="Line 455" o:spid="_x0000_s1161" style="position:absolute;visibility:visible;mso-wrap-style:square" from="31082,10904" to="5234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56" o:spid="_x0000_s1162" style="position:absolute;visibility:visible;mso-wrap-style:square" from="31082,7089" to="5234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57" o:spid="_x0000_s1163" style="position:absolute;visibility:visible;mso-wrap-style:square" from="31082,3814" to="5234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shape id="Text Box 458" o:spid="_x0000_s1164" type="#_x0000_t202" style="position:absolute;left:34898;top:545;width:24538;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" filled="f" fillcolor="#bbe0e3" stroked="f">
                    <v:textbox inset="1.82881mm,.91439mm,1.82881mm,.91439mm">
                      <w:txbxContent>
                        <w:p w14:paraId="0434A579"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v:textbox>
                  </v:shape>
                  <v:shape id="Text Box 459" o:spid="_x0000_s1165" type="#_x0000_t202" style="position:absolute;left:38170;top:17448;width:7632;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" filled="f" fillcolor="#bbe0e3" stroked="f">
                    <v:textbox inset="1.82881mm,.91439mm,1.82881mm,.91439mm">
                      <w:txbxContent>
                        <w:p w14:paraId="4DBF5163"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60" o:spid="_x0000_s1166" type="#_x0000_t202" style="position:absolute;left:32718;top:4360;width:17449;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QvwAAAANsAAAAPAAAAZHJzL2Rvd25yZXYueG1sRE/LagIx&#10;FN0X+g/hFrqrGYWK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3GnkL8AAAADbAAAADwAAAAAA&#10;AAAAAAAAAAAHAgAAZHJzL2Rvd25yZXYueG1sUEsFBgAAAAADAAMAtwAAAPQCAAAAAA==&#10;" filled="f" fillcolor="#bbe0e3" stroked="f">
                    <v:textbox inset="1.82881mm,.91439mm,1.82881mm,.91439mm">
                      <w:txbxContent>
                        <w:p w14:paraId="47EA6B82" w14:textId="77777777" w:rsidR="00860E70" w:rsidRPr="00284203" w:rsidRDefault="00860E70"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v:textbox>
                  </v:shape>
                  <w10:anchorlock/>
                </v:group>
              </w:pict>
            </mc:Fallback>
          </mc:AlternateContent>
        </w:r>
      </w:del>
    </w:p>
    <w:p w14:paraId="5830840C" w14:textId="77777777" w:rsidR="00697356" w:rsidDel="001111A8" w:rsidRDefault="00697356">
      <w:pPr>
        <w:pStyle w:val="Titre4"/>
        <w:rPr>
          <w:del w:id="10371" w:author="VOYER Raphael" w:date="2021-06-16T11:15:00Z"/>
        </w:rPr>
        <w:pPrChange w:id="10372" w:author="VOYER Raphael" w:date="2021-06-16T11:15:00Z">
          <w:pPr/>
        </w:pPrChange>
      </w:pPr>
    </w:p>
    <w:p w14:paraId="5846B253" w14:textId="77777777" w:rsidR="00697356" w:rsidDel="001111A8" w:rsidRDefault="00697356">
      <w:pPr>
        <w:pStyle w:val="Titre4"/>
        <w:rPr>
          <w:del w:id="10373" w:author="VOYER Raphael" w:date="2021-06-16T11:15:00Z"/>
        </w:rPr>
        <w:pPrChange w:id="10374" w:author="VOYER Raphael" w:date="2021-06-16T11:15:00Z">
          <w:pPr/>
        </w:pPrChange>
      </w:pPr>
    </w:p>
    <w:p w14:paraId="2B33FE8F" w14:textId="77777777" w:rsidR="00697356" w:rsidDel="001111A8" w:rsidRDefault="00697356">
      <w:pPr>
        <w:pStyle w:val="Titre4"/>
        <w:rPr>
          <w:del w:id="10375" w:author="VOYER Raphael" w:date="2021-06-16T11:15:00Z"/>
        </w:rPr>
        <w:pPrChange w:id="10376" w:author="VOYER Raphael" w:date="2021-06-16T11:15:00Z">
          <w:pPr/>
        </w:pPrChange>
      </w:pPr>
    </w:p>
    <w:p w14:paraId="04B976B7" w14:textId="77777777" w:rsidR="00697356" w:rsidDel="001111A8" w:rsidRDefault="00697356">
      <w:pPr>
        <w:pStyle w:val="Titre4"/>
        <w:rPr>
          <w:del w:id="10377" w:author="VOYER Raphael" w:date="2021-06-16T11:15:00Z"/>
        </w:rPr>
        <w:pPrChange w:id="10378" w:author="VOYER Raphael" w:date="2021-06-16T11:15:00Z">
          <w:pPr/>
        </w:pPrChange>
      </w:pPr>
    </w:p>
    <w:p w14:paraId="5A0BF7E3" w14:textId="77777777" w:rsidR="00697356" w:rsidDel="001111A8" w:rsidRDefault="00697356">
      <w:pPr>
        <w:pStyle w:val="Titre4"/>
        <w:rPr>
          <w:del w:id="10379" w:author="VOYER Raphael" w:date="2021-06-16T11:15:00Z"/>
        </w:rPr>
        <w:pPrChange w:id="10380" w:author="VOYER Raphael" w:date="2021-06-16T11:15:00Z">
          <w:pPr/>
        </w:pPrChange>
      </w:pPr>
    </w:p>
    <w:p w14:paraId="18319C27" w14:textId="77777777" w:rsidR="00697356" w:rsidDel="001111A8" w:rsidRDefault="00697356">
      <w:pPr>
        <w:pStyle w:val="Titre4"/>
        <w:rPr>
          <w:del w:id="10381" w:author="VOYER Raphael" w:date="2021-06-16T11:15:00Z"/>
        </w:rPr>
        <w:pPrChange w:id="10382" w:author="VOYER Raphael" w:date="2021-06-16T11:15:00Z">
          <w:pPr/>
        </w:pPrChange>
      </w:pPr>
    </w:p>
    <w:p w14:paraId="42405218" w14:textId="77777777" w:rsidR="00697356" w:rsidDel="001111A8" w:rsidRDefault="00697356">
      <w:pPr>
        <w:pStyle w:val="Titre4"/>
        <w:rPr>
          <w:del w:id="10383" w:author="VOYER Raphael" w:date="2021-06-16T11:15:00Z"/>
        </w:rPr>
        <w:pPrChange w:id="10384" w:author="VOYER Raphael" w:date="2021-06-16T11:15:00Z">
          <w:pPr/>
        </w:pPrChange>
      </w:pPr>
    </w:p>
    <w:p w14:paraId="389A38F6" w14:textId="77777777" w:rsidR="00697356" w:rsidDel="001111A8" w:rsidRDefault="00697356">
      <w:pPr>
        <w:pStyle w:val="Titre4"/>
        <w:rPr>
          <w:del w:id="10385" w:author="VOYER Raphael" w:date="2021-06-16T11:15:00Z"/>
        </w:rPr>
        <w:pPrChange w:id="10386" w:author="VOYER Raphael" w:date="2021-06-16T11:15:00Z">
          <w:pPr/>
        </w:pPrChange>
      </w:pPr>
    </w:p>
    <w:p w14:paraId="0F8811D5" w14:textId="77777777" w:rsidR="00697356" w:rsidDel="001111A8" w:rsidRDefault="00697356">
      <w:pPr>
        <w:pStyle w:val="Titre4"/>
        <w:rPr>
          <w:del w:id="10387" w:author="VOYER Raphael" w:date="2021-06-16T11:15:00Z"/>
        </w:rPr>
        <w:pPrChange w:id="10388" w:author="VOYER Raphael" w:date="2021-06-16T11:15:00Z">
          <w:pPr/>
        </w:pPrChange>
      </w:pPr>
    </w:p>
    <w:p w14:paraId="7220D166" w14:textId="77777777" w:rsidR="00697356" w:rsidDel="001111A8" w:rsidRDefault="00697356">
      <w:pPr>
        <w:pStyle w:val="Titre4"/>
        <w:rPr>
          <w:del w:id="10389" w:author="VOYER Raphael" w:date="2021-06-16T11:15:00Z"/>
        </w:rPr>
        <w:pPrChange w:id="10390" w:author="VOYER Raphael" w:date="2021-06-16T11:15:00Z">
          <w:pPr/>
        </w:pPrChange>
      </w:pPr>
    </w:p>
    <w:p w14:paraId="700E18A8" w14:textId="77777777" w:rsidR="00697356" w:rsidDel="001111A8" w:rsidRDefault="00697356">
      <w:pPr>
        <w:pStyle w:val="Titre4"/>
        <w:rPr>
          <w:del w:id="10391" w:author="VOYER Raphael" w:date="2021-06-16T11:15:00Z"/>
        </w:rPr>
        <w:pPrChange w:id="10392" w:author="VOYER Raphael" w:date="2021-06-16T11:15:00Z">
          <w:pPr>
            <w:outlineLvl w:val="0"/>
          </w:pPr>
        </w:pPrChange>
      </w:pPr>
      <w:bookmarkStart w:id="10393" w:name="_Toc424820533"/>
      <w:del w:id="10394" w:author="VOYER Raphael" w:date="2021-06-16T11:15:00Z">
        <w:r w:rsidDel="001111A8">
          <w:rPr>
            <w:b w:val="0"/>
          </w:rPr>
          <w:delText>Interfaces between HAVLAN and other dependent modules is as explained below.</w:delText>
        </w:r>
        <w:bookmarkEnd w:id="10393"/>
      </w:del>
    </w:p>
    <w:p w14:paraId="67D4E6BB" w14:textId="77777777" w:rsidR="00697356" w:rsidDel="001111A8" w:rsidRDefault="00697356">
      <w:pPr>
        <w:pStyle w:val="Titre4"/>
        <w:rPr>
          <w:del w:id="10395" w:author="VOYER Raphael" w:date="2021-06-16T11:15:00Z"/>
        </w:rPr>
        <w:pPrChange w:id="10396" w:author="VOYER Raphael" w:date="2021-06-16T11:15:00Z">
          <w:pPr/>
        </w:pPrChange>
      </w:pPr>
    </w:p>
    <w:p w14:paraId="6DA47DF4" w14:textId="77777777" w:rsidR="00697356" w:rsidRPr="003D78E7" w:rsidDel="001111A8" w:rsidRDefault="00697356">
      <w:pPr>
        <w:pStyle w:val="Titre4"/>
        <w:rPr>
          <w:del w:id="10397" w:author="VOYER Raphael" w:date="2021-06-16T11:15:00Z"/>
        </w:rPr>
        <w:pPrChange w:id="10398" w:author="VOYER Raphael" w:date="2021-06-16T11:15:00Z">
          <w:pPr/>
        </w:pPrChange>
      </w:pPr>
      <w:del w:id="10399" w:author="VOYER Raphael" w:date="2021-06-16T11:15:00Z">
        <w:r w:rsidDel="001111A8">
          <w:rPr>
            <w:b w:val="0"/>
          </w:rPr>
          <w:delText xml:space="preserve">HAVLAN with SL:    </w:delText>
        </w:r>
        <w:r w:rsidRPr="003D78E7" w:rsidDel="001111A8">
          <w:delText xml:space="preserve">HAVLAN  CMM </w:delText>
        </w:r>
        <w:r w:rsidDel="001111A8">
          <w:delText xml:space="preserve">module </w:delText>
        </w:r>
        <w:r w:rsidRPr="003D78E7" w:rsidDel="001111A8">
          <w:delText>communicates only with SL CMM module on Master Chassis for all L2MC Index request and Adding Ports to the L2MC Table,belonging to all Chassis(Master and Slaves).</w:delText>
        </w:r>
        <w:r w:rsidRPr="00A75BCD" w:rsidDel="001111A8">
          <w:delText xml:space="preserve"> </w:delText>
        </w:r>
        <w:r w:rsidDel="001111A8">
          <w:delText>The SL module on Master Chassis will communicate with other SL modules on Slave chassis for any configuration if required</w:delText>
        </w:r>
      </w:del>
    </w:p>
    <w:p w14:paraId="5A80FAAA" w14:textId="77777777" w:rsidR="00697356" w:rsidDel="001111A8" w:rsidRDefault="00697356">
      <w:pPr>
        <w:pStyle w:val="Titre4"/>
        <w:rPr>
          <w:del w:id="10400" w:author="VOYER Raphael" w:date="2021-06-16T11:15:00Z"/>
        </w:rPr>
        <w:pPrChange w:id="10401" w:author="VOYER Raphael" w:date="2021-06-16T11:15:00Z">
          <w:pPr/>
        </w:pPrChange>
      </w:pPr>
    </w:p>
    <w:p w14:paraId="211D43DF" w14:textId="77777777" w:rsidR="00697356" w:rsidDel="001111A8" w:rsidRDefault="00697356">
      <w:pPr>
        <w:pStyle w:val="Titre4"/>
        <w:rPr>
          <w:del w:id="10402" w:author="VOYER Raphael" w:date="2021-06-16T11:15:00Z"/>
        </w:rPr>
        <w:pPrChange w:id="10403" w:author="VOYER Raphael" w:date="2021-06-16T11:15:00Z">
          <w:pPr/>
        </w:pPrChange>
      </w:pPr>
      <w:del w:id="10404" w:author="VOYER Raphael" w:date="2021-06-16T11:15:00Z">
        <w:r w:rsidDel="001111A8">
          <w:rPr>
            <w:b w:val="0"/>
          </w:rPr>
          <w:delText xml:space="preserve">HAVLAN with VM:    </w:delText>
        </w:r>
        <w:r w:rsidRPr="003D78E7" w:rsidDel="001111A8">
          <w:delText>HAVLAN CMM module listens for the VPA Up/Down events on Master Chassis,and handles the VM related events</w:delText>
        </w:r>
        <w:r w:rsidDel="001111A8">
          <w:delText xml:space="preserve"> generated from all the Chassis(</w:delText>
        </w:r>
        <w:r w:rsidRPr="003D78E7" w:rsidDel="001111A8">
          <w:delText>Master and Slaves) from the HAVLAN CMM module on the Master Chassis.</w:delText>
        </w:r>
      </w:del>
    </w:p>
    <w:p w14:paraId="7AC17C01" w14:textId="77777777" w:rsidR="00697356" w:rsidDel="001111A8" w:rsidRDefault="00697356">
      <w:pPr>
        <w:pStyle w:val="Titre4"/>
        <w:rPr>
          <w:del w:id="10405" w:author="VOYER Raphael" w:date="2021-06-16T11:15:00Z"/>
        </w:rPr>
        <w:pPrChange w:id="10406" w:author="VOYER Raphael" w:date="2021-06-16T11:15:00Z">
          <w:pPr/>
        </w:pPrChange>
      </w:pPr>
    </w:p>
    <w:p w14:paraId="6BBF22D4" w14:textId="77777777" w:rsidR="00697356" w:rsidRPr="00170692" w:rsidDel="001111A8" w:rsidRDefault="00697356">
      <w:pPr>
        <w:pStyle w:val="Titre4"/>
        <w:rPr>
          <w:del w:id="10407" w:author="VOYER Raphael" w:date="2021-06-16T11:15:00Z"/>
        </w:rPr>
        <w:pPrChange w:id="10408" w:author="VOYER Raphael" w:date="2021-06-16T11:15:00Z">
          <w:pPr/>
        </w:pPrChange>
      </w:pPr>
      <w:del w:id="10409" w:author="VOYER Raphael" w:date="2021-06-16T11:15:00Z">
        <w:r w:rsidDel="001111A8">
          <w:rPr>
            <w:b w:val="0"/>
          </w:rPr>
          <w:delText>HAVLAN with QOS</w:delText>
        </w:r>
        <w:r w:rsidRPr="003D78E7" w:rsidDel="001111A8">
          <w:rPr>
            <w:b w:val="0"/>
          </w:rPr>
          <w:delText>:</w:delText>
        </w:r>
        <w:r w:rsidDel="001111A8">
          <w:rPr>
            <w:b w:val="0"/>
          </w:rPr>
          <w:delText xml:space="preserve">    </w:delText>
        </w:r>
        <w:r w:rsidRPr="002B678C" w:rsidDel="001111A8">
          <w:delText>No modifications done as part of this interface.</w:delText>
        </w:r>
        <w:r w:rsidDel="001111A8">
          <w:rPr>
            <w:b w:val="0"/>
          </w:rPr>
          <w:delText xml:space="preserve"> </w:delText>
        </w:r>
        <w:r w:rsidRPr="00170692" w:rsidDel="001111A8">
          <w:delText>Minor modification is the socket reset and reconnect is added as part of VCTakeover .</w:delText>
        </w:r>
      </w:del>
    </w:p>
    <w:p w14:paraId="1EA81195" w14:textId="77777777" w:rsidR="00697356" w:rsidDel="001111A8" w:rsidRDefault="00697356">
      <w:pPr>
        <w:pStyle w:val="Titre4"/>
        <w:rPr>
          <w:del w:id="10410" w:author="VOYER Raphael" w:date="2021-06-16T11:15:00Z"/>
        </w:rPr>
        <w:pPrChange w:id="10411" w:author="VOYER Raphael" w:date="2021-06-16T11:15:00Z">
          <w:pPr/>
        </w:pPrChange>
      </w:pPr>
    </w:p>
    <w:p w14:paraId="30B750A1" w14:textId="77777777" w:rsidR="00697356" w:rsidDel="001111A8" w:rsidRDefault="00697356">
      <w:pPr>
        <w:pStyle w:val="Titre4"/>
        <w:rPr>
          <w:del w:id="10412" w:author="VOYER Raphael" w:date="2021-06-16T11:15:00Z"/>
        </w:rPr>
        <w:pPrChange w:id="10413" w:author="VOYER Raphael" w:date="2021-06-16T11:15:00Z">
          <w:pPr/>
        </w:pPrChange>
      </w:pPr>
    </w:p>
    <w:p w14:paraId="039CFF9E" w14:textId="77777777" w:rsidR="00697356" w:rsidDel="001111A8" w:rsidRDefault="00697356">
      <w:pPr>
        <w:pStyle w:val="Titre4"/>
        <w:rPr>
          <w:del w:id="10414" w:author="VOYER Raphael" w:date="2021-06-16T11:15:00Z"/>
        </w:rPr>
        <w:pPrChange w:id="10415" w:author="VOYER Raphael" w:date="2021-06-16T11:15:00Z">
          <w:pPr/>
        </w:pPrChange>
      </w:pPr>
      <w:del w:id="10416" w:author="VOYER Raphael" w:date="2021-06-16T11:15:00Z">
        <w:r w:rsidDel="001111A8">
          <w:rPr>
            <w:b w:val="0"/>
          </w:rPr>
          <w:delText xml:space="preserve">HAVLAN with IP :      </w:delText>
        </w:r>
        <w:r w:rsidRPr="00B41014" w:rsidDel="001111A8">
          <w:delText>Havlan CMM module handles all IP related events like Ip interface UP/Down events and Dynamic Arp related events,only on the Master Chassis.</w:delText>
        </w:r>
        <w:r w:rsidDel="001111A8">
          <w:rPr>
            <w:b w:val="0"/>
          </w:rPr>
          <w:delText xml:space="preserve"> </w:delText>
        </w:r>
        <w:r w:rsidDel="001111A8">
          <w:delText>All the events will be received on Master Chassis in VC mode.</w:delText>
        </w:r>
      </w:del>
    </w:p>
    <w:p w14:paraId="3906FCAF" w14:textId="77777777" w:rsidR="00697356" w:rsidDel="001111A8" w:rsidRDefault="00697356">
      <w:pPr>
        <w:pStyle w:val="Titre4"/>
        <w:rPr>
          <w:del w:id="10417" w:author="VOYER Raphael" w:date="2021-06-16T11:15:00Z"/>
        </w:rPr>
        <w:pPrChange w:id="10418" w:author="VOYER Raphael" w:date="2021-06-16T11:15:00Z">
          <w:pPr/>
        </w:pPrChange>
      </w:pPr>
    </w:p>
    <w:p w14:paraId="5C188676" w14:textId="77777777" w:rsidR="00697356" w:rsidDel="001111A8" w:rsidRDefault="00697356">
      <w:pPr>
        <w:pStyle w:val="Titre4"/>
        <w:rPr>
          <w:del w:id="10419" w:author="VOYER Raphael" w:date="2021-06-16T11:15:00Z"/>
        </w:rPr>
        <w:pPrChange w:id="10420" w:author="VOYER Raphael" w:date="2021-06-16T11:15:00Z">
          <w:pPr/>
        </w:pPrChange>
      </w:pPr>
      <w:del w:id="10421" w:author="VOYER Raphael" w:date="2021-06-16T11:15:00Z">
        <w:r w:rsidDel="001111A8">
          <w:rPr>
            <w:b w:val="0"/>
          </w:rPr>
          <w:delText xml:space="preserve">HAVLAN with IPMs:   :   </w:delText>
        </w:r>
        <w:r w:rsidRPr="00B41014" w:rsidDel="001111A8">
          <w:delText>Havlan CMM module handles all IP</w:delText>
        </w:r>
        <w:r w:rsidDel="001111A8">
          <w:delText>Ms</w:delText>
        </w:r>
        <w:r w:rsidRPr="00B41014" w:rsidDel="001111A8">
          <w:delText xml:space="preserve"> related events like</w:delText>
        </w:r>
        <w:r w:rsidDel="001111A8">
          <w:delText xml:space="preserve"> IGMP Port Join/Leave only on MasterChassis..All the events will be received on Master Chassis in VC mode</w:delText>
        </w:r>
      </w:del>
    </w:p>
    <w:p w14:paraId="33EB423F" w14:textId="77777777" w:rsidR="00697356" w:rsidDel="001111A8" w:rsidRDefault="00697356">
      <w:pPr>
        <w:pStyle w:val="Titre4"/>
        <w:rPr>
          <w:del w:id="10422" w:author="VOYER Raphael" w:date="2021-06-16T11:15:00Z"/>
        </w:rPr>
        <w:pPrChange w:id="10423" w:author="VOYER Raphael" w:date="2021-06-16T11:15:00Z">
          <w:pPr/>
        </w:pPrChange>
      </w:pPr>
    </w:p>
    <w:p w14:paraId="63593B82" w14:textId="77777777" w:rsidR="00697356" w:rsidDel="001111A8" w:rsidRDefault="00697356">
      <w:pPr>
        <w:pStyle w:val="Titre4"/>
        <w:rPr>
          <w:del w:id="10424" w:author="VOYER Raphael" w:date="2021-06-16T11:15:00Z"/>
        </w:rPr>
        <w:pPrChange w:id="10425" w:author="VOYER Raphael" w:date="2021-06-16T11:15:00Z">
          <w:pPr/>
        </w:pPrChange>
      </w:pPr>
      <w:del w:id="10426" w:author="VOYER Raphael" w:date="2021-06-16T11:15:00Z">
        <w:r w:rsidDel="001111A8">
          <w:rPr>
            <w:b w:val="0"/>
          </w:rPr>
          <w:delText xml:space="preserve">HAVLAN with PM:    </w:delText>
        </w:r>
        <w:r w:rsidRPr="003D78E7" w:rsidDel="001111A8">
          <w:delText xml:space="preserve">HAVLAN CMM module listens for the </w:delText>
        </w:r>
        <w:r w:rsidDel="001111A8">
          <w:delText>PM</w:delText>
        </w:r>
        <w:r w:rsidRPr="003D78E7" w:rsidDel="001111A8">
          <w:delText xml:space="preserve"> events</w:delText>
        </w:r>
        <w:r w:rsidDel="001111A8">
          <w:delText>(LinkAgg Up/Down aswell)</w:delText>
        </w:r>
        <w:r w:rsidRPr="003D78E7" w:rsidDel="001111A8">
          <w:delText xml:space="preserve"> on Master Chassis,and handles the </w:delText>
        </w:r>
        <w:r w:rsidDel="001111A8">
          <w:delText>PM</w:delText>
        </w:r>
        <w:r w:rsidRPr="003D78E7" w:rsidDel="001111A8">
          <w:delText xml:space="preserve"> related events</w:delText>
        </w:r>
        <w:r w:rsidDel="001111A8">
          <w:delText xml:space="preserve"> generated from all the Chassis(</w:delText>
        </w:r>
        <w:r w:rsidRPr="003D78E7" w:rsidDel="001111A8">
          <w:delText>Master and Slaves)</w:delText>
        </w:r>
        <w:r w:rsidDel="001111A8">
          <w:delText>,</w:delText>
        </w:r>
        <w:r w:rsidRPr="003D78E7" w:rsidDel="001111A8">
          <w:delText xml:space="preserve"> from the HAVLAN CMM module on the Master Chassis.</w:delText>
        </w:r>
      </w:del>
    </w:p>
    <w:p w14:paraId="714CD526" w14:textId="77777777" w:rsidR="00697356" w:rsidDel="001111A8" w:rsidRDefault="00697356">
      <w:pPr>
        <w:pStyle w:val="Titre4"/>
        <w:rPr>
          <w:del w:id="10427" w:author="VOYER Raphael" w:date="2021-06-16T11:15:00Z"/>
        </w:rPr>
        <w:pPrChange w:id="10428" w:author="VOYER Raphael" w:date="2021-06-16T11:15:00Z">
          <w:pPr/>
        </w:pPrChange>
      </w:pPr>
    </w:p>
    <w:p w14:paraId="2B99F45D" w14:textId="77777777" w:rsidR="00697356" w:rsidDel="001111A8" w:rsidRDefault="00697356">
      <w:pPr>
        <w:pStyle w:val="Titre4"/>
        <w:rPr>
          <w:del w:id="10429" w:author="VOYER Raphael" w:date="2021-06-16T11:15:00Z"/>
        </w:rPr>
        <w:pPrChange w:id="10430" w:author="VOYER Raphael" w:date="2021-06-16T11:15:00Z">
          <w:pPr/>
        </w:pPrChange>
      </w:pPr>
      <w:del w:id="10431" w:author="VOYER Raphael" w:date="2021-06-16T11:15:00Z">
        <w:r w:rsidDel="001111A8">
          <w:rPr>
            <w:b w:val="0"/>
          </w:rPr>
          <w:delText xml:space="preserve">HAVLAN with CS:     :    </w:delText>
        </w:r>
        <w:r w:rsidRPr="00767F33" w:rsidDel="001111A8">
          <w:delText>Havlan handles all the CS related events as it is today. There are no modifications in this part of the code.</w:delText>
        </w:r>
      </w:del>
    </w:p>
    <w:p w14:paraId="4C405A71" w14:textId="77777777" w:rsidR="00697356" w:rsidDel="001111A8" w:rsidRDefault="00697356">
      <w:pPr>
        <w:pStyle w:val="Titre4"/>
        <w:rPr>
          <w:del w:id="10432" w:author="VOYER Raphael" w:date="2021-06-16T11:15:00Z"/>
        </w:rPr>
        <w:pPrChange w:id="10433" w:author="VOYER Raphael" w:date="2021-06-16T11:15:00Z">
          <w:pPr/>
        </w:pPrChange>
      </w:pPr>
      <w:del w:id="10434" w:author="VOYER Raphael" w:date="2021-06-16T11:15:00Z">
        <w:r w:rsidDel="001111A8">
          <w:rPr>
            <w:b w:val="0"/>
          </w:rPr>
          <w:delText xml:space="preserve"> </w:delText>
        </w:r>
      </w:del>
    </w:p>
    <w:p w14:paraId="5BDA85E7" w14:textId="77777777" w:rsidR="00697356" w:rsidDel="001111A8" w:rsidRDefault="00697356">
      <w:pPr>
        <w:pStyle w:val="Titre4"/>
        <w:rPr>
          <w:del w:id="10435" w:author="VOYER Raphael" w:date="2021-06-16T11:15:00Z"/>
        </w:rPr>
        <w:pPrChange w:id="10436" w:author="VOYER Raphael" w:date="2021-06-16T11:15:00Z">
          <w:pPr/>
        </w:pPrChange>
      </w:pPr>
      <w:del w:id="10437" w:author="VOYER Raphael" w:date="2021-06-16T11:15:00Z">
        <w:r w:rsidDel="001111A8">
          <w:rPr>
            <w:b w:val="0"/>
          </w:rPr>
          <w:delText xml:space="preserve">Takeover Scenarios for HAVLAN over VC : </w:delText>
        </w:r>
        <w:r w:rsidRPr="00170692" w:rsidDel="001111A8">
          <w:delText xml:space="preserve">HAVlan module </w:delText>
        </w:r>
        <w:r w:rsidDel="001111A8">
          <w:delText>is registered for VC TakeOver like any other subsystems.Havlan module  handles this VC Takeover event   similar to that of normal takeover except,resetting socket connects for Qos and other applications.</w:delText>
        </w:r>
      </w:del>
    </w:p>
    <w:p w14:paraId="694FDB7D" w14:textId="77777777" w:rsidR="00356FC8" w:rsidDel="001111A8" w:rsidRDefault="00356FC8">
      <w:pPr>
        <w:pStyle w:val="Titre4"/>
        <w:rPr>
          <w:del w:id="10438" w:author="VOYER Raphael" w:date="2021-06-16T11:15:00Z"/>
        </w:rPr>
        <w:pPrChange w:id="10439" w:author="VOYER Raphael" w:date="2021-06-16T11:15:00Z">
          <w:pPr/>
        </w:pPrChange>
      </w:pPr>
    </w:p>
    <w:p w14:paraId="37A42BD1" w14:textId="77777777" w:rsidR="00356FC8" w:rsidDel="001111A8" w:rsidRDefault="00356FC8">
      <w:pPr>
        <w:pStyle w:val="Titre4"/>
        <w:rPr>
          <w:del w:id="10440" w:author="VOYER Raphael" w:date="2021-06-16T11:15:00Z"/>
        </w:rPr>
        <w:pPrChange w:id="10441" w:author="VOYER Raphael" w:date="2021-06-16T11:15:00Z">
          <w:pPr>
            <w:pStyle w:val="Titre1"/>
            <w:pageBreakBefore/>
            <w:numPr>
              <w:numId w:val="0"/>
            </w:numPr>
            <w:tabs>
              <w:tab w:val="clear" w:pos="432"/>
            </w:tabs>
            <w:ind w:left="360" w:firstLine="0"/>
            <w:jc w:val="left"/>
          </w:pPr>
        </w:pPrChange>
      </w:pPr>
      <w:del w:id="10442" w:author="VOYER Raphael" w:date="2021-06-16T11:15:00Z">
        <w:r w:rsidDel="001111A8">
          <w:delText xml:space="preserve">APPENDIX </w:delText>
        </w:r>
        <w:r w:rsidR="00697356" w:rsidDel="001111A8">
          <w:delText>E</w:delText>
        </w:r>
        <w:r w:rsidDel="001111A8">
          <w:delText xml:space="preserve">: </w:delText>
        </w:r>
        <w:r w:rsidR="00D8530E" w:rsidDel="001111A8">
          <w:delText>Egress and Ingress on Same interface</w:delText>
        </w:r>
      </w:del>
    </w:p>
    <w:p w14:paraId="3031CFDC" w14:textId="77777777" w:rsidR="00356FC8" w:rsidDel="001111A8" w:rsidRDefault="00356FC8">
      <w:pPr>
        <w:pStyle w:val="Titre4"/>
        <w:rPr>
          <w:del w:id="10443" w:author="VOYER Raphael" w:date="2021-06-16T11:15:00Z"/>
        </w:rPr>
        <w:pPrChange w:id="10444" w:author="VOYER Raphael" w:date="2021-06-16T11:15:00Z">
          <w:pPr/>
        </w:pPrChange>
      </w:pPr>
      <w:del w:id="10445" w:author="VOYER Raphael" w:date="2021-06-16T11:15:00Z">
        <w:r w:rsidDel="001111A8">
          <w:delText>User restrictions added from 734R01 onwards:</w:delText>
        </w:r>
      </w:del>
    </w:p>
    <w:p w14:paraId="02000A16" w14:textId="77777777" w:rsidR="00356FC8" w:rsidDel="001111A8" w:rsidRDefault="00356FC8">
      <w:pPr>
        <w:pStyle w:val="Titre4"/>
        <w:rPr>
          <w:del w:id="10446" w:author="VOYER Raphael" w:date="2021-06-16T11:15:00Z"/>
        </w:rPr>
        <w:pPrChange w:id="10447" w:author="VOYER Raphael" w:date="2021-06-16T11:15:00Z">
          <w:pPr>
            <w:numPr>
              <w:ilvl w:val="3"/>
              <w:numId w:val="33"/>
            </w:numPr>
            <w:ind w:left="2880" w:hanging="360"/>
          </w:pPr>
        </w:pPrChange>
      </w:pPr>
      <w:del w:id="10448" w:author="VOYER Raphael" w:date="2021-06-16T11:15:00Z">
        <w:r w:rsidDel="001111A8">
          <w:delText>The user shall be allowed to configure a maximum of 16 server clusters only.</w:delText>
        </w:r>
      </w:del>
    </w:p>
    <w:p w14:paraId="568F9554" w14:textId="77777777" w:rsidR="00356FC8" w:rsidDel="001111A8" w:rsidRDefault="00356FC8">
      <w:pPr>
        <w:pStyle w:val="Titre4"/>
        <w:rPr>
          <w:del w:id="10449" w:author="VOYER Raphael" w:date="2021-06-16T11:15:00Z"/>
        </w:rPr>
        <w:pPrChange w:id="10450" w:author="VOYER Raphael" w:date="2021-06-16T11:15:00Z">
          <w:pPr>
            <w:numPr>
              <w:ilvl w:val="3"/>
              <w:numId w:val="33"/>
            </w:numPr>
            <w:ind w:left="2880" w:hanging="360"/>
          </w:pPr>
        </w:pPrChange>
      </w:pPr>
      <w:del w:id="10451" w:author="VOYER Raphael" w:date="2021-06-16T11:15:00Z">
        <w:r w:rsidDel="001111A8">
          <w:delText>The user shall configure the administrative status of the loopback function of a server cluster when the ingress and egress traffic are expected via the same port. This restriction shall be enforced only for the rushmore platform.</w:delText>
        </w:r>
      </w:del>
    </w:p>
    <w:p w14:paraId="5D609F38" w14:textId="77777777" w:rsidR="00356FC8" w:rsidDel="001111A8" w:rsidRDefault="00356FC8">
      <w:pPr>
        <w:pStyle w:val="Titre4"/>
        <w:rPr>
          <w:del w:id="10452" w:author="VOYER Raphael" w:date="2021-06-16T11:15:00Z"/>
        </w:rPr>
        <w:pPrChange w:id="10453" w:author="VOYER Raphael" w:date="2021-06-16T11:15:00Z">
          <w:pPr>
            <w:ind w:left="2880"/>
          </w:pPr>
        </w:pPrChange>
      </w:pPr>
    </w:p>
    <w:p w14:paraId="5EC900CE" w14:textId="77777777" w:rsidR="00356FC8" w:rsidDel="001111A8" w:rsidRDefault="00356FC8">
      <w:pPr>
        <w:pStyle w:val="Titre4"/>
        <w:rPr>
          <w:del w:id="10454" w:author="VOYER Raphael" w:date="2021-06-16T11:15:00Z"/>
        </w:rPr>
        <w:pPrChange w:id="10455" w:author="VOYER Raphael" w:date="2021-06-16T11:15:00Z">
          <w:pPr>
            <w:outlineLvl w:val="0"/>
          </w:pPr>
        </w:pPrChange>
      </w:pPr>
      <w:bookmarkStart w:id="10456" w:name="_Toc424820535"/>
      <w:del w:id="10457" w:author="VOYER Raphael" w:date="2021-06-16T11:15:00Z">
        <w:r w:rsidRPr="00046C7B" w:rsidDel="001111A8">
          <w:rPr>
            <w:b w:val="0"/>
          </w:rPr>
          <w:delText>Server Clusters with Egress and Ingress traffic through the same port:</w:delText>
        </w:r>
        <w:bookmarkEnd w:id="10456"/>
      </w:del>
    </w:p>
    <w:p w14:paraId="6030DA64" w14:textId="77777777" w:rsidR="00356FC8" w:rsidDel="001111A8" w:rsidRDefault="00356FC8">
      <w:pPr>
        <w:pStyle w:val="Titre4"/>
        <w:rPr>
          <w:del w:id="10458" w:author="VOYER Raphael" w:date="2021-06-16T11:15:00Z"/>
        </w:rPr>
        <w:pPrChange w:id="10459" w:author="VOYER Raphael" w:date="2021-06-16T11:15:00Z">
          <w:pPr>
            <w:outlineLvl w:val="0"/>
          </w:pPr>
        </w:pPrChange>
      </w:pPr>
    </w:p>
    <w:p w14:paraId="4D371C53" w14:textId="77777777" w:rsidR="00356FC8" w:rsidRPr="00046C7B" w:rsidDel="001111A8" w:rsidRDefault="00356FC8">
      <w:pPr>
        <w:pStyle w:val="Titre4"/>
        <w:rPr>
          <w:del w:id="10460" w:author="VOYER Raphael" w:date="2021-06-16T11:15:00Z"/>
        </w:rPr>
        <w:pPrChange w:id="10461" w:author="VOYER Raphael" w:date="2021-06-16T11:15:00Z">
          <w:pPr>
            <w:pStyle w:val="Sansinterligne"/>
            <w:ind w:left="720"/>
          </w:pPr>
        </w:pPrChange>
      </w:pPr>
      <w:del w:id="10462" w:author="VOYER Raphael" w:date="2021-06-16T11:15:00Z">
        <w:r w:rsidRPr="00046C7B" w:rsidDel="001111A8">
          <w:delText xml:space="preserve"> </w:delText>
        </w:r>
        <w:r w:rsidDel="001111A8">
          <w:delText>W</w:delText>
        </w:r>
        <w:r w:rsidRPr="00046C7B" w:rsidDel="001111A8">
          <w:delText xml:space="preserve">hen a port or LAG is configured as member for the server-cluster and the “client IP” interface(s),  traffic destined to the cluster IP address and received on this port or LAG is not flooded back to this port or LAG. </w:delText>
        </w:r>
      </w:del>
    </w:p>
    <w:p w14:paraId="56466881" w14:textId="77777777" w:rsidR="00356FC8" w:rsidRPr="00046C7B" w:rsidDel="001111A8" w:rsidRDefault="00356FC8">
      <w:pPr>
        <w:pStyle w:val="Titre4"/>
        <w:rPr>
          <w:del w:id="10463" w:author="VOYER Raphael" w:date="2021-06-16T11:15:00Z"/>
        </w:rPr>
        <w:pPrChange w:id="10464" w:author="VOYER Raphael" w:date="2021-06-16T11:15:00Z">
          <w:pPr>
            <w:pStyle w:val="Sansinterligne"/>
            <w:ind w:left="720"/>
          </w:pPr>
        </w:pPrChange>
      </w:pPr>
      <w:del w:id="10465" w:author="VOYER Raphael" w:date="2021-06-16T11:15:00Z">
        <w:r w:rsidRPr="00046C7B" w:rsidDel="001111A8">
          <w:delText>Since local switching is disabled, the L2MC replication is done when the frame is coming back from the Fabric. At this point, the frame is a HiGig frame with OPCODE=L2MC. The hardware does not allow a L2MC replication to the original source port/trunk.</w:delText>
        </w:r>
      </w:del>
    </w:p>
    <w:p w14:paraId="6623FA39" w14:textId="77777777" w:rsidR="00356FC8" w:rsidRPr="00046C7B" w:rsidDel="001111A8" w:rsidRDefault="00356FC8">
      <w:pPr>
        <w:pStyle w:val="Titre4"/>
        <w:rPr>
          <w:del w:id="10466" w:author="VOYER Raphael" w:date="2021-06-16T11:15:00Z"/>
        </w:rPr>
        <w:pPrChange w:id="10467" w:author="VOYER Raphael" w:date="2021-06-16T11:15:00Z">
          <w:pPr>
            <w:pStyle w:val="Sansinterligne"/>
            <w:ind w:left="720"/>
            <w:outlineLvl w:val="0"/>
          </w:pPr>
        </w:pPrChange>
      </w:pPr>
      <w:bookmarkStart w:id="10468" w:name="_Toc424820536"/>
      <w:del w:id="10469" w:author="VOYER Raphael" w:date="2021-06-16T11:15:00Z">
        <w:r w:rsidRPr="00046C7B" w:rsidDel="001111A8">
          <w:delText>To overcome this issue, the redirection is done in two steps:</w:delText>
        </w:r>
        <w:bookmarkEnd w:id="10468"/>
      </w:del>
    </w:p>
    <w:p w14:paraId="0D4342FD" w14:textId="77777777" w:rsidR="00356FC8" w:rsidRPr="00046C7B" w:rsidDel="001111A8" w:rsidRDefault="00356FC8">
      <w:pPr>
        <w:pStyle w:val="Titre4"/>
        <w:rPr>
          <w:del w:id="10470" w:author="VOYER Raphael" w:date="2021-06-16T11:15:00Z"/>
        </w:rPr>
        <w:pPrChange w:id="10471" w:author="VOYER Raphael" w:date="2021-06-16T11:15:00Z">
          <w:pPr>
            <w:pStyle w:val="Sansinterligne"/>
            <w:numPr>
              <w:numId w:val="69"/>
            </w:numPr>
            <w:ind w:left="1800" w:hanging="360"/>
          </w:pPr>
        </w:pPrChange>
      </w:pPr>
      <w:del w:id="10472" w:author="VOYER Raphael" w:date="2021-06-16T11:15:00Z">
        <w:r w:rsidRPr="00046C7B" w:rsidDel="001111A8">
          <w:delText xml:space="preserve">The client packet destined to the cluster IP address is routed in the ingress  NI and then redirected </w:delText>
        </w:r>
        <w:r w:rsidDel="001111A8">
          <w:delText>t</w:delText>
        </w:r>
        <w:r w:rsidRPr="00046C7B" w:rsidDel="001111A8">
          <w:delText>o the Fabric</w:delText>
        </w:r>
      </w:del>
    </w:p>
    <w:p w14:paraId="686D9510" w14:textId="77777777" w:rsidR="00356FC8" w:rsidRPr="00046C7B" w:rsidDel="001111A8" w:rsidRDefault="00356FC8">
      <w:pPr>
        <w:pStyle w:val="Titre4"/>
        <w:rPr>
          <w:del w:id="10473" w:author="VOYER Raphael" w:date="2021-06-16T11:15:00Z"/>
        </w:rPr>
        <w:pPrChange w:id="10474" w:author="VOYER Raphael" w:date="2021-06-16T11:15:00Z">
          <w:pPr>
            <w:pStyle w:val="Sansinterligne"/>
            <w:numPr>
              <w:numId w:val="69"/>
            </w:numPr>
            <w:ind w:left="1800" w:hanging="360"/>
          </w:pPr>
        </w:pPrChange>
      </w:pPr>
      <w:del w:id="10475" w:author="VOYER Raphael" w:date="2021-06-16T11:15:00Z">
        <w:r w:rsidRPr="00046C7B" w:rsidDel="001111A8">
          <w:delText>On each NI, the packet received on the HG ports is locally replicated to the front panel ports</w:delText>
        </w:r>
      </w:del>
    </w:p>
    <w:p w14:paraId="4EFC66A5" w14:textId="77777777" w:rsidR="00356FC8" w:rsidRPr="00046C7B" w:rsidDel="001111A8" w:rsidRDefault="00356FC8">
      <w:pPr>
        <w:pStyle w:val="Titre4"/>
        <w:rPr>
          <w:del w:id="10476" w:author="VOYER Raphael" w:date="2021-06-16T11:15:00Z"/>
        </w:rPr>
        <w:pPrChange w:id="10477" w:author="VOYER Raphael" w:date="2021-06-16T11:15:00Z">
          <w:pPr>
            <w:pStyle w:val="Sansinterligne"/>
            <w:ind w:left="720"/>
          </w:pPr>
        </w:pPrChange>
      </w:pPr>
      <w:del w:id="10478" w:author="VOYER Raphael" w:date="2021-06-16T11:15:00Z">
        <w:r w:rsidRPr="00046C7B" w:rsidDel="001111A8">
          <w:delText xml:space="preserve">That is, at each NI, 2 IFP entries are programmed. </w:delText>
        </w:r>
      </w:del>
    </w:p>
    <w:p w14:paraId="43FAADFE" w14:textId="77777777" w:rsidR="00356FC8" w:rsidRPr="00046C7B" w:rsidDel="001111A8" w:rsidRDefault="00356FC8">
      <w:pPr>
        <w:pStyle w:val="Titre4"/>
        <w:rPr>
          <w:del w:id="10479" w:author="VOYER Raphael" w:date="2021-06-16T11:15:00Z"/>
        </w:rPr>
        <w:pPrChange w:id="10480" w:author="VOYER Raphael" w:date="2021-06-16T11:15:00Z">
          <w:pPr>
            <w:pStyle w:val="Sansinterligne"/>
            <w:ind w:left="720"/>
          </w:pPr>
        </w:pPrChange>
      </w:pPr>
      <w:del w:id="10481" w:author="VOYER Raphael" w:date="2021-06-16T11:15:00Z">
        <w:r w:rsidRPr="00046C7B" w:rsidDel="001111A8">
          <w:delText>Also, to achieve the above functionality, loopback functionality is implemented. A server cluster that has both ingress traffic and egress traffic through the same port shall configure loop back admin status as enable. A CLI command is added to configure the loopback functionality for a server cluster.</w:delText>
        </w:r>
      </w:del>
    </w:p>
    <w:p w14:paraId="02F1D241" w14:textId="77777777" w:rsidR="00356FC8" w:rsidRPr="00046C7B" w:rsidDel="001111A8" w:rsidRDefault="00356FC8">
      <w:pPr>
        <w:pStyle w:val="Titre4"/>
        <w:rPr>
          <w:del w:id="10482" w:author="VOYER Raphael" w:date="2021-06-16T11:15:00Z"/>
        </w:rPr>
        <w:pPrChange w:id="10483" w:author="VOYER Raphael" w:date="2021-06-16T11:15:00Z">
          <w:pPr>
            <w:pStyle w:val="Sansinterligne"/>
            <w:ind w:left="720"/>
          </w:pPr>
        </w:pPrChange>
      </w:pPr>
      <w:del w:id="10484" w:author="VOYER Raphael" w:date="2021-06-16T11:15:00Z">
        <w:r w:rsidRPr="00046C7B" w:rsidDel="001111A8">
          <w:delText>Also, the priority of HA-VLAN FFP entries shall be increased more than the HG –Mcast ARP FFP entries.</w:delText>
        </w:r>
      </w:del>
    </w:p>
    <w:p w14:paraId="121BA716" w14:textId="77777777" w:rsidR="00356FC8" w:rsidRPr="00046C7B" w:rsidDel="00374C6A" w:rsidRDefault="00356FC8">
      <w:pPr>
        <w:pStyle w:val="Titre4"/>
        <w:rPr>
          <w:del w:id="10485" w:author="VOYER Raphael" w:date="2021-06-16T11:17:00Z"/>
        </w:rPr>
        <w:pPrChange w:id="10486" w:author="VOYER Raphael" w:date="2021-06-16T11:15:00Z">
          <w:pPr>
            <w:pStyle w:val="Sansinterligne"/>
            <w:ind w:left="720"/>
          </w:pPr>
        </w:pPrChange>
      </w:pPr>
      <w:del w:id="10487" w:author="VOYER Raphael" w:date="2021-06-16T11:15:00Z">
        <w:r w:rsidRPr="00046C7B" w:rsidDel="001111A8">
          <w:delText xml:space="preserve">Since the increase in usage of FFP entries by HAVLAN affects the FFP allocation for other modules and since its confirmed that HAVLAN uses 16 server clusters on a maximum, the restriction is enforced </w:delText>
        </w:r>
        <w:r w:rsidDel="001111A8">
          <w:delText>from</w:delText>
        </w:r>
        <w:r w:rsidRPr="00046C7B" w:rsidDel="001111A8">
          <w:delText xml:space="preserve"> 734R01 </w:delText>
        </w:r>
        <w:r w:rsidDel="001111A8">
          <w:delText>onwards</w:delText>
        </w:r>
        <w:r w:rsidRPr="00046C7B" w:rsidDel="001111A8">
          <w:delText>.</w:delText>
        </w:r>
      </w:del>
    </w:p>
    <w:p w14:paraId="49E5B58F" w14:textId="77777777" w:rsidR="00356FC8" w:rsidRDefault="00356FC8" w:rsidP="0024322E"/>
    <w:sectPr w:rsidR="00356FC8" w:rsidSect="00401A87">
      <w:headerReference w:type="default" r:id="rId61"/>
      <w:type w:val="continuous"/>
      <w:pgSz w:w="12240" w:h="15840"/>
      <w:pgMar w:top="1440" w:right="1080" w:bottom="1440" w:left="1800" w:header="720" w:footer="720" w:gutter="0"/>
      <w:cols w:space="720"/>
      <w:titlePg/>
      <w:docGrid w:linePitch="360"/>
      <w:sectPrChange w:id="10489" w:author="VOYER Raphael" w:date="2021-07-07T10:50:00Z">
        <w:sectPr w:rsidR="00356FC8" w:rsidSect="00401A87">
          <w:pgMar w:top="1440" w:right="1080" w:bottom="1440" w:left="1800" w:header="720" w:footer="720"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F76FA9" w14:textId="77777777" w:rsidR="00A746D3" w:rsidRDefault="00A746D3">
      <w:r>
        <w:separator/>
      </w:r>
    </w:p>
    <w:p w14:paraId="2B8362A3" w14:textId="77777777" w:rsidR="00A746D3" w:rsidRDefault="00A746D3"/>
    <w:p w14:paraId="6A6BE28D" w14:textId="77777777" w:rsidR="00A746D3" w:rsidRDefault="00A746D3" w:rsidP="0001376D"/>
    <w:p w14:paraId="47DF252C" w14:textId="77777777" w:rsidR="00A746D3" w:rsidRDefault="00A746D3" w:rsidP="004F0F43"/>
    <w:p w14:paraId="56A1DCAE" w14:textId="77777777" w:rsidR="00A746D3" w:rsidRDefault="00A746D3"/>
    <w:p w14:paraId="1A9BD4EE" w14:textId="77777777" w:rsidR="00A746D3" w:rsidRDefault="00A746D3"/>
    <w:p w14:paraId="67448081" w14:textId="77777777" w:rsidR="00A746D3" w:rsidRDefault="00A746D3"/>
    <w:p w14:paraId="4A02D118" w14:textId="77777777" w:rsidR="00A746D3" w:rsidRDefault="00A746D3"/>
    <w:p w14:paraId="691C65B3" w14:textId="77777777" w:rsidR="00A746D3" w:rsidRDefault="00A746D3"/>
    <w:p w14:paraId="01767805" w14:textId="77777777" w:rsidR="00A746D3" w:rsidRDefault="00A746D3"/>
    <w:p w14:paraId="38E71230" w14:textId="77777777" w:rsidR="00A746D3" w:rsidRDefault="00A746D3"/>
    <w:p w14:paraId="13B18206" w14:textId="77777777" w:rsidR="00A746D3" w:rsidRDefault="00A746D3" w:rsidP="00F81531"/>
    <w:p w14:paraId="1BD5E32B" w14:textId="77777777" w:rsidR="00A746D3" w:rsidRDefault="00A746D3" w:rsidP="00315B5A"/>
    <w:p w14:paraId="7778AAEE" w14:textId="77777777" w:rsidR="00A746D3" w:rsidRDefault="00A746D3"/>
    <w:p w14:paraId="6B426325" w14:textId="77777777" w:rsidR="00A746D3" w:rsidRDefault="00A746D3" w:rsidP="00AC19D8"/>
    <w:p w14:paraId="6CE277DA" w14:textId="77777777" w:rsidR="00A746D3" w:rsidRDefault="00A746D3" w:rsidP="00FC0427"/>
    <w:p w14:paraId="471CD850" w14:textId="77777777" w:rsidR="00A746D3" w:rsidRDefault="00A746D3"/>
    <w:p w14:paraId="38A3411E" w14:textId="77777777" w:rsidR="00A746D3" w:rsidRDefault="00A746D3" w:rsidP="003C38A0"/>
    <w:p w14:paraId="6A05DD62" w14:textId="77777777" w:rsidR="00A746D3" w:rsidRDefault="00A746D3"/>
    <w:p w14:paraId="7E0AEF5C" w14:textId="77777777" w:rsidR="00A746D3" w:rsidRDefault="00A746D3"/>
    <w:p w14:paraId="048D98CF" w14:textId="77777777" w:rsidR="00A746D3" w:rsidRDefault="00A746D3" w:rsidP="00C10CBA"/>
    <w:p w14:paraId="472BDE64" w14:textId="77777777" w:rsidR="00A746D3" w:rsidRDefault="00A746D3"/>
    <w:p w14:paraId="78FF8E12" w14:textId="77777777" w:rsidR="00A746D3" w:rsidRDefault="00A746D3" w:rsidP="00814F61"/>
    <w:p w14:paraId="7EFA5061" w14:textId="77777777" w:rsidR="00A746D3" w:rsidRDefault="00A746D3" w:rsidP="00814F61"/>
    <w:p w14:paraId="63EAA594" w14:textId="77777777" w:rsidR="00A746D3" w:rsidRDefault="00A746D3"/>
  </w:endnote>
  <w:endnote w:type="continuationSeparator" w:id="0">
    <w:p w14:paraId="753055C0" w14:textId="77777777" w:rsidR="00A746D3" w:rsidRDefault="00A746D3">
      <w:r>
        <w:continuationSeparator/>
      </w:r>
    </w:p>
    <w:p w14:paraId="5A56AD8B" w14:textId="77777777" w:rsidR="00A746D3" w:rsidRDefault="00A746D3"/>
    <w:p w14:paraId="4A4CA502" w14:textId="77777777" w:rsidR="00A746D3" w:rsidRDefault="00A746D3" w:rsidP="0001376D"/>
    <w:p w14:paraId="79630CB3" w14:textId="77777777" w:rsidR="00A746D3" w:rsidRDefault="00A746D3" w:rsidP="004F0F43"/>
    <w:p w14:paraId="67EB1A19" w14:textId="77777777" w:rsidR="00A746D3" w:rsidRDefault="00A746D3"/>
    <w:p w14:paraId="415520A7" w14:textId="77777777" w:rsidR="00A746D3" w:rsidRDefault="00A746D3"/>
    <w:p w14:paraId="79D26BE6" w14:textId="77777777" w:rsidR="00A746D3" w:rsidRDefault="00A746D3"/>
    <w:p w14:paraId="18825077" w14:textId="77777777" w:rsidR="00A746D3" w:rsidRDefault="00A746D3"/>
    <w:p w14:paraId="5A55AD16" w14:textId="77777777" w:rsidR="00A746D3" w:rsidRDefault="00A746D3"/>
    <w:p w14:paraId="23DE0640" w14:textId="77777777" w:rsidR="00A746D3" w:rsidRDefault="00A746D3"/>
    <w:p w14:paraId="17A29640" w14:textId="77777777" w:rsidR="00A746D3" w:rsidRDefault="00A746D3"/>
    <w:p w14:paraId="536AD649" w14:textId="77777777" w:rsidR="00A746D3" w:rsidRDefault="00A746D3" w:rsidP="00F81531"/>
    <w:p w14:paraId="44ABA1D6" w14:textId="77777777" w:rsidR="00A746D3" w:rsidRDefault="00A746D3" w:rsidP="00315B5A"/>
    <w:p w14:paraId="076C5720" w14:textId="77777777" w:rsidR="00A746D3" w:rsidRDefault="00A746D3"/>
    <w:p w14:paraId="62572BEF" w14:textId="77777777" w:rsidR="00A746D3" w:rsidRDefault="00A746D3" w:rsidP="00AC19D8"/>
    <w:p w14:paraId="453D4A56" w14:textId="77777777" w:rsidR="00A746D3" w:rsidRDefault="00A746D3" w:rsidP="00FC0427"/>
    <w:p w14:paraId="5B59AF44" w14:textId="77777777" w:rsidR="00A746D3" w:rsidRDefault="00A746D3"/>
    <w:p w14:paraId="1AA59E5E" w14:textId="77777777" w:rsidR="00A746D3" w:rsidRDefault="00A746D3" w:rsidP="003C38A0"/>
    <w:p w14:paraId="5EB94DBE" w14:textId="77777777" w:rsidR="00A746D3" w:rsidRDefault="00A746D3"/>
    <w:p w14:paraId="05E86AD0" w14:textId="77777777" w:rsidR="00A746D3" w:rsidRDefault="00A746D3"/>
    <w:p w14:paraId="4056598C" w14:textId="77777777" w:rsidR="00A746D3" w:rsidRDefault="00A746D3" w:rsidP="00C10CBA"/>
    <w:p w14:paraId="4BB61B3D" w14:textId="77777777" w:rsidR="00A746D3" w:rsidRDefault="00A746D3"/>
    <w:p w14:paraId="243FC2A9" w14:textId="77777777" w:rsidR="00A746D3" w:rsidRDefault="00A746D3" w:rsidP="00814F61"/>
    <w:p w14:paraId="3D1B9C85" w14:textId="77777777" w:rsidR="00A746D3" w:rsidRDefault="00A746D3" w:rsidP="00814F61"/>
    <w:p w14:paraId="67506CF6" w14:textId="77777777" w:rsidR="00A746D3" w:rsidRDefault="00A746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0087" w14:textId="77777777" w:rsidR="00860E70" w:rsidRDefault="00860E70">
    <w:pPr>
      <w:pStyle w:val="Pieddepage"/>
    </w:pPr>
    <w:r>
      <w:rPr>
        <w:noProof/>
      </w:rPr>
      <mc:AlternateContent>
        <mc:Choice Requires="wps">
          <w:drawing>
            <wp:anchor distT="0" distB="0" distL="114300" distR="114300" simplePos="0" relativeHeight="251658752" behindDoc="0" locked="0" layoutInCell="0" allowOverlap="1" wp14:anchorId="29EE2919" wp14:editId="30AB60B3">
              <wp:simplePos x="0" y="0"/>
              <wp:positionH relativeFrom="page">
                <wp:align>center</wp:align>
              </wp:positionH>
              <wp:positionV relativeFrom="page">
                <wp:align>bottom</wp:align>
              </wp:positionV>
              <wp:extent cx="7772400" cy="266700"/>
              <wp:effectExtent l="0" t="0" r="0" b="0"/>
              <wp:wrapNone/>
              <wp:docPr id="11" name="MSIPCMebe345e89db49f82c5a488e0" descr="{&quot;HashCode&quot;:2133105206,&quot;Height&quot;:9999999.0,&quot;Width&quot;:9999999.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E2671"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E2919" id="_x0000_t202" coordsize="21600,21600" o:spt="202" path="m,l,21600r21600,l21600,xe">
              <v:stroke joinstyle="miter"/>
              <v:path gradientshapeok="t" o:connecttype="rect"/>
            </v:shapetype>
            <v:shape id="MSIPCMebe345e89db49f82c5a488e0" o:spid="_x0000_s1167" type="#_x0000_t202" alt="{&quot;HashCode&quot;:2133105206,&quot;Height&quot;:9999999.0,&quot;Width&quot;:9999999.0,&quot;Placement&quot;:&quot;Footer&quot;,&quot;Index&quot;:&quot;Primary&quot;,&quot;Section&quot;:1,&quot;Top&quot;:0.0,&quot;Left&quot;:0.0}" style="position:absolute;left:0;text-align:left;margin-left:0;margin-top:0;width:612pt;height:21pt;z-index:25165875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" o:allowincell="f" filled="f" stroked="f">
              <v:textbox inset=",0,,0">
                <w:txbxContent>
                  <w:p w14:paraId="73AE2671"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E25CE" w14:textId="77777777" w:rsidR="00860E70" w:rsidRDefault="00860E70">
    <w:pPr>
      <w:pStyle w:val="Pieddepage"/>
    </w:pPr>
  </w:p>
  <w:p w14:paraId="3A4D476C" w14:textId="77777777" w:rsidR="00860E70" w:rsidRDefault="00860E70"/>
  <w:p w14:paraId="41B9D02D" w14:textId="77777777" w:rsidR="00860E70" w:rsidRDefault="00860E70" w:rsidP="00D70809"/>
  <w:p w14:paraId="1074354D" w14:textId="77777777" w:rsidR="00860E70" w:rsidRDefault="00860E70" w:rsidP="00D70809"/>
  <w:p w14:paraId="552D947A" w14:textId="77777777" w:rsidR="00860E70" w:rsidRDefault="00860E70" w:rsidP="00D70809"/>
  <w:p w14:paraId="50A5ED6D" w14:textId="77777777" w:rsidR="00860E70" w:rsidRDefault="00860E70" w:rsidP="00D70809"/>
  <w:p w14:paraId="08925807" w14:textId="77777777" w:rsidR="00860E70" w:rsidRDefault="00860E70" w:rsidP="00D70809"/>
  <w:p w14:paraId="7147A775" w14:textId="77777777" w:rsidR="00860E70" w:rsidRDefault="00860E70" w:rsidP="00D70809"/>
  <w:p w14:paraId="64F02611" w14:textId="77777777" w:rsidR="00860E70" w:rsidRDefault="00860E70" w:rsidP="00D70809"/>
  <w:p w14:paraId="6BF15009" w14:textId="77777777" w:rsidR="00860E70" w:rsidRDefault="00860E70" w:rsidP="00D70809"/>
  <w:p w14:paraId="23985EC2" w14:textId="77777777" w:rsidR="00860E70" w:rsidRDefault="00860E70" w:rsidP="00D70809"/>
  <w:p w14:paraId="27780B20" w14:textId="77777777" w:rsidR="00860E70" w:rsidRDefault="00860E70" w:rsidP="00D70809"/>
  <w:p w14:paraId="434F8B83" w14:textId="77777777" w:rsidR="00860E70" w:rsidRDefault="00860E70" w:rsidP="0001376D"/>
  <w:p w14:paraId="5DA805F7" w14:textId="77777777" w:rsidR="00860E70" w:rsidRDefault="00860E70" w:rsidP="004F0F43"/>
  <w:p w14:paraId="11F9CBB8" w14:textId="77777777" w:rsidR="00860E70" w:rsidRDefault="00860E70" w:rsidP="004F0F43"/>
  <w:p w14:paraId="37091667" w14:textId="77777777" w:rsidR="00860E70" w:rsidRDefault="00860E70" w:rsidP="00885490"/>
  <w:p w14:paraId="72AD4EF9" w14:textId="77777777" w:rsidR="00860E70" w:rsidRDefault="00860E70" w:rsidP="005C7A05"/>
  <w:p w14:paraId="7DBB9353" w14:textId="77777777" w:rsidR="00860E70" w:rsidRDefault="00860E70" w:rsidP="008C5B16"/>
  <w:p w14:paraId="200FD482" w14:textId="77777777" w:rsidR="00860E70" w:rsidRDefault="00860E70" w:rsidP="002153EB"/>
  <w:p w14:paraId="1A5854B9" w14:textId="77777777" w:rsidR="00860E70" w:rsidRDefault="00860E70" w:rsidP="00DE7837"/>
  <w:p w14:paraId="49B6FA59" w14:textId="77777777" w:rsidR="00860E70" w:rsidRDefault="00860E70" w:rsidP="009E1FE5"/>
  <w:p w14:paraId="0BAF0A91" w14:textId="77777777" w:rsidR="00860E70" w:rsidRDefault="00860E70" w:rsidP="00F81531"/>
  <w:p w14:paraId="5535152C" w14:textId="77777777" w:rsidR="00860E70" w:rsidRDefault="00860E70" w:rsidP="00315B5A"/>
  <w:p w14:paraId="707A112C" w14:textId="77777777" w:rsidR="00860E70" w:rsidRDefault="00860E70" w:rsidP="00CB0F8F"/>
  <w:p w14:paraId="15F1BD2C" w14:textId="77777777" w:rsidR="00860E70" w:rsidRDefault="00860E70" w:rsidP="00AC19D8"/>
  <w:p w14:paraId="75F301F2" w14:textId="77777777" w:rsidR="00860E70" w:rsidRDefault="00860E70" w:rsidP="00FC0427"/>
  <w:p w14:paraId="069E8D44" w14:textId="77777777" w:rsidR="00860E70" w:rsidRDefault="00860E70" w:rsidP="00FC0427"/>
  <w:p w14:paraId="0B9E0FFF" w14:textId="77777777" w:rsidR="00860E70" w:rsidRDefault="00860E70" w:rsidP="003C38A0"/>
  <w:p w14:paraId="49D85625" w14:textId="77777777" w:rsidR="00860E70" w:rsidRDefault="00860E70" w:rsidP="00431565"/>
  <w:p w14:paraId="0B6D9F3D" w14:textId="77777777" w:rsidR="00860E70" w:rsidRDefault="00860E70" w:rsidP="003432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3924F" w14:textId="77777777" w:rsidR="00860E70" w:rsidRPr="003A089E" w:rsidRDefault="00860E70">
    <w:pPr>
      <w:pStyle w:val="Pieddepage"/>
      <w:tabs>
        <w:tab w:val="clear" w:pos="8640"/>
        <w:tab w:val="right" w:pos="9360"/>
      </w:tabs>
      <w:rPr>
        <w:rStyle w:val="Numrodepage"/>
      </w:rPr>
    </w:pPr>
    <w:r>
      <w:rPr>
        <w:noProof/>
      </w:rPr>
      <mc:AlternateContent>
        <mc:Choice Requires="wps">
          <w:drawing>
            <wp:anchor distT="0" distB="0" distL="114300" distR="114300" simplePos="0" relativeHeight="251659776" behindDoc="0" locked="0" layoutInCell="0" allowOverlap="1" wp14:anchorId="39A98AD8" wp14:editId="384055D0">
              <wp:simplePos x="0" y="0"/>
              <wp:positionH relativeFrom="page">
                <wp:align>center</wp:align>
              </wp:positionH>
              <wp:positionV relativeFrom="page">
                <wp:align>bottom</wp:align>
              </wp:positionV>
              <wp:extent cx="7772400" cy="266700"/>
              <wp:effectExtent l="0" t="0" r="0" b="0"/>
              <wp:wrapNone/>
              <wp:docPr id="10" name="MSIPCM67c94baab709eae07892971a" descr="{&quot;HashCode&quot;:2133105206,&quot;Height&quot;:9999999.0,&quot;Width&quot;:9999999.0,&quot;Placement&quot;:&quot;Footer&quot;,&quot;Index&quot;:&quot;Primary&quot;,&quot;Section&quot;:3,&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2916F"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98AD8" id="_x0000_t202" coordsize="21600,21600" o:spt="202" path="m,l,21600r21600,l21600,xe">
              <v:stroke joinstyle="miter"/>
              <v:path gradientshapeok="t" o:connecttype="rect"/>
            </v:shapetype>
            <v:shape id="MSIPCM67c94baab709eae07892971a" o:spid="_x0000_s1168" type="#_x0000_t202" alt="{&quot;HashCode&quot;:2133105206,&quot;Height&quot;:9999999.0,&quot;Width&quot;:9999999.0,&quot;Placement&quot;:&quot;Footer&quot;,&quot;Index&quot;:&quot;Primary&quot;,&quot;Section&quot;:3,&quot;Top&quot;:0.0,&quot;Left&quot;:0.0}" style="position:absolute;left:0;text-align:left;margin-left:0;margin-top:0;width:612pt;height:21pt;z-index:251659776;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" o:allowincell="f" filled="f" stroked="f">
              <v:textbox inset=",0,,0">
                <w:txbxContent>
                  <w:p w14:paraId="26D2916F" w14:textId="77777777" w:rsidR="00860E70" w:rsidRPr="004F358F" w:rsidRDefault="00860E70"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r w:rsidRPr="003A089E">
      <w:t>Alcatel</w:t>
    </w:r>
    <w:r>
      <w:t>-Lucent</w:t>
    </w:r>
    <w:r w:rsidRPr="003A089E">
      <w:t xml:space="preserve"> </w:t>
    </w:r>
    <w:r>
      <w:t>DSD</w:t>
    </w:r>
    <w:r w:rsidRPr="003A089E">
      <w:tab/>
    </w:r>
    <w:r>
      <w:t xml:space="preserve">            </w:t>
    </w:r>
    <w:r w:rsidRPr="003A089E">
      <w:t>Proprietary Information</w:t>
    </w:r>
    <w:r w:rsidRPr="003A089E">
      <w:tab/>
      <w:t xml:space="preserve">Page </w:t>
    </w:r>
    <w:r w:rsidRPr="003A089E">
      <w:rPr>
        <w:rStyle w:val="Numrodepage"/>
      </w:rPr>
      <w:fldChar w:fldCharType="begin"/>
    </w:r>
    <w:r w:rsidRPr="003A089E">
      <w:rPr>
        <w:rStyle w:val="Numrodepage"/>
      </w:rPr>
      <w:instrText xml:space="preserve"> PAGE </w:instrText>
    </w:r>
    <w:r w:rsidRPr="003A089E">
      <w:rPr>
        <w:rStyle w:val="Numrodepage"/>
      </w:rPr>
      <w:fldChar w:fldCharType="separate"/>
    </w:r>
    <w:r>
      <w:rPr>
        <w:rStyle w:val="Numrodepage"/>
        <w:noProof/>
      </w:rPr>
      <w:t>101</w:t>
    </w:r>
    <w:r w:rsidRPr="003A089E">
      <w:rPr>
        <w:rStyle w:val="Numrodepage"/>
      </w:rPr>
      <w:fldChar w:fldCharType="end"/>
    </w:r>
    <w:r w:rsidRPr="003A089E">
      <w:rPr>
        <w:rStyle w:val="Numrodepage"/>
      </w:rPr>
      <w:t xml:space="preserve"> of </w:t>
    </w:r>
    <w:r w:rsidRPr="003A089E">
      <w:rPr>
        <w:rStyle w:val="Numrodepage"/>
      </w:rPr>
      <w:fldChar w:fldCharType="begin"/>
    </w:r>
    <w:r w:rsidRPr="003A089E">
      <w:rPr>
        <w:rStyle w:val="Numrodepage"/>
      </w:rPr>
      <w:instrText xml:space="preserve"> NUMPAGES </w:instrText>
    </w:r>
    <w:r w:rsidRPr="003A089E">
      <w:rPr>
        <w:rStyle w:val="Numrodepage"/>
      </w:rPr>
      <w:fldChar w:fldCharType="separate"/>
    </w:r>
    <w:r>
      <w:rPr>
        <w:rStyle w:val="Numrodepage"/>
        <w:noProof/>
      </w:rPr>
      <w:t>101</w:t>
    </w:r>
    <w:r w:rsidRPr="003A089E">
      <w:rPr>
        <w:rStyle w:val="Numrodepage"/>
      </w:rPr>
      <w:fldChar w:fldCharType="end"/>
    </w:r>
  </w:p>
  <w:p w14:paraId="7920C10E" w14:textId="77777777" w:rsidR="00860E70" w:rsidRPr="003A089E" w:rsidRDefault="00860E70">
    <w:pPr>
      <w:pStyle w:val="Pieddepage"/>
      <w:rPr>
        <w:rStyle w:val="Numrodepage"/>
      </w:rPr>
    </w:pPr>
    <w:r w:rsidRPr="003A089E">
      <w:rPr>
        <w:rStyle w:val="Numrodepage"/>
      </w:rPr>
      <w:t xml:space="preserve">Revised Form: </w:t>
    </w:r>
    <w:smartTag w:uri="urn:schemas-microsoft-com:office:smarttags" w:element="date">
      <w:smartTagPr>
        <w:attr w:name="ls" w:val="trans"/>
        <w:attr w:name="Month" w:val="5"/>
        <w:attr w:name="Day" w:val="1"/>
        <w:attr w:name="Year" w:val="02"/>
      </w:smartTagPr>
      <w:r w:rsidRPr="003A089E">
        <w:rPr>
          <w:rStyle w:val="Numrodepage"/>
        </w:rPr>
        <w:t>5/1/02</w:t>
      </w:r>
    </w:smartTag>
  </w:p>
  <w:p w14:paraId="789B268D" w14:textId="77777777" w:rsidR="00860E70" w:rsidRDefault="00860E70" w:rsidP="00D70809">
    <w:pPr>
      <w:pStyle w:val="Pieddepage"/>
    </w:pPr>
    <w:r>
      <w:rPr>
        <w:noProof/>
      </w:rPr>
      <mc:AlternateContent>
        <mc:Choice Requires="wps">
          <w:drawing>
            <wp:anchor distT="0" distB="0" distL="114300" distR="114300" simplePos="0" relativeHeight="251657728" behindDoc="0" locked="0" layoutInCell="0" allowOverlap="1" wp14:anchorId="1728E222" wp14:editId="1677F677">
              <wp:simplePos x="0" y="0"/>
              <wp:positionH relativeFrom="column">
                <wp:posOffset>0</wp:posOffset>
              </wp:positionH>
              <wp:positionV relativeFrom="paragraph">
                <wp:posOffset>74930</wp:posOffset>
              </wp:positionV>
              <wp:extent cx="5943600" cy="469900"/>
              <wp:effectExtent l="9525" t="9525" r="9525"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900"/>
                      </a:xfrm>
                      <a:prstGeom prst="rect">
                        <a:avLst/>
                      </a:prstGeom>
                      <a:solidFill>
                        <a:srgbClr val="FFFFFF"/>
                      </a:solidFill>
                      <a:ln w="9525">
                        <a:solidFill>
                          <a:srgbClr val="000000"/>
                        </a:solidFill>
                        <a:miter lim="800000"/>
                        <a:headEnd/>
                        <a:tailEnd/>
                      </a:ln>
                    </wps:spPr>
                    <wps:txbx>
                      <w:txbxContent>
                        <w:p w14:paraId="7087307C" w14:textId="77777777" w:rsidR="00860E70" w:rsidRDefault="00860E70" w:rsidP="00D70809">
                          <w:pPr>
                            <w:jc w:val="center"/>
                          </w:pPr>
                          <w:r>
                            <w:t xml:space="preserve">UNCONTROLLED </w:t>
                          </w:r>
                          <w:smartTag w:uri="urn:schemas-microsoft-com:office:smarttags" w:element="stockticker">
                            <w:r>
                              <w:t>COPY</w:t>
                            </w:r>
                          </w:smartTag>
                        </w:p>
                        <w:p w14:paraId="0D5BF85D" w14:textId="77777777" w:rsidR="00860E70" w:rsidRDefault="00860E70" w:rsidP="00D70809">
                          <w:pPr>
                            <w:jc w:val="center"/>
                          </w:pPr>
                          <w:r>
                            <w:t>See Agile for current 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8E222" id="Text Box 1" o:spid="_x0000_s1169" type="#_x0000_t202" style="position:absolute;left:0;text-align:left;margin-left:0;margin-top:5.9pt;width:468pt;height:3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" o:allowincell="f">
              <v:textbox>
                <w:txbxContent>
                  <w:p w14:paraId="7087307C" w14:textId="77777777" w:rsidR="00860E70" w:rsidRDefault="00860E70" w:rsidP="00D70809">
                    <w:pPr>
                      <w:jc w:val="center"/>
                    </w:pPr>
                    <w:r>
                      <w:t xml:space="preserve">UNCONTROLLED </w:t>
                    </w:r>
                    <w:smartTag w:uri="urn:schemas-microsoft-com:office:smarttags" w:element="stockticker">
                      <w:r>
                        <w:t>COPY</w:t>
                      </w:r>
                    </w:smartTag>
                  </w:p>
                  <w:p w14:paraId="0D5BF85D" w14:textId="77777777" w:rsidR="00860E70" w:rsidRDefault="00860E70" w:rsidP="00D70809">
                    <w:pPr>
                      <w:jc w:val="center"/>
                    </w:pPr>
                    <w:r>
                      <w:t>See Agile for current revision.</w:t>
                    </w:r>
                  </w:p>
                </w:txbxContent>
              </v:textbox>
            </v:shape>
          </w:pict>
        </mc:Fallback>
      </mc:AlternateContent>
    </w:r>
  </w:p>
  <w:p w14:paraId="7322E1C9" w14:textId="77777777" w:rsidR="00860E70" w:rsidRDefault="00860E70" w:rsidP="00D70809">
    <w:pPr>
      <w:pStyle w:val="Pieddepage"/>
    </w:pPr>
  </w:p>
  <w:p w14:paraId="1C3CD1E2" w14:textId="77777777" w:rsidR="00860E70" w:rsidRDefault="00860E70" w:rsidP="00D70809">
    <w:pPr>
      <w:pStyle w:val="Pieddepage"/>
    </w:pPr>
  </w:p>
  <w:p w14:paraId="644C9A4D" w14:textId="77777777" w:rsidR="00860E70" w:rsidRDefault="00860E70" w:rsidP="00D70809">
    <w:pPr>
      <w:pStyle w:val="Pieddepage"/>
    </w:pPr>
  </w:p>
  <w:p w14:paraId="69C85596" w14:textId="77777777" w:rsidR="00860E70" w:rsidRDefault="00860E70" w:rsidP="00D70809">
    <w:pPr>
      <w:pStyle w:val="Pieddepage"/>
    </w:pPr>
  </w:p>
  <w:p w14:paraId="45883E9F" w14:textId="77777777" w:rsidR="00860E70" w:rsidRDefault="00860E70" w:rsidP="003432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C7C071" w14:textId="77777777" w:rsidR="00A746D3" w:rsidRDefault="00A746D3">
      <w:r>
        <w:separator/>
      </w:r>
    </w:p>
    <w:p w14:paraId="772E9EB1" w14:textId="77777777" w:rsidR="00A746D3" w:rsidRDefault="00A746D3"/>
    <w:p w14:paraId="528ADEDE" w14:textId="77777777" w:rsidR="00A746D3" w:rsidRDefault="00A746D3" w:rsidP="0001376D"/>
    <w:p w14:paraId="3494BA26" w14:textId="77777777" w:rsidR="00A746D3" w:rsidRDefault="00A746D3" w:rsidP="004F0F43"/>
    <w:p w14:paraId="48B612EE" w14:textId="77777777" w:rsidR="00A746D3" w:rsidRDefault="00A746D3"/>
    <w:p w14:paraId="0C01071C" w14:textId="77777777" w:rsidR="00A746D3" w:rsidRDefault="00A746D3"/>
    <w:p w14:paraId="1E7A7E10" w14:textId="77777777" w:rsidR="00A746D3" w:rsidRDefault="00A746D3"/>
    <w:p w14:paraId="5C42EAD3" w14:textId="77777777" w:rsidR="00A746D3" w:rsidRDefault="00A746D3"/>
    <w:p w14:paraId="0E3797A4" w14:textId="77777777" w:rsidR="00A746D3" w:rsidRDefault="00A746D3"/>
    <w:p w14:paraId="05C13324" w14:textId="77777777" w:rsidR="00A746D3" w:rsidRDefault="00A746D3"/>
    <w:p w14:paraId="5FD3A745" w14:textId="77777777" w:rsidR="00A746D3" w:rsidRDefault="00A746D3"/>
    <w:p w14:paraId="55C4EEF0" w14:textId="77777777" w:rsidR="00A746D3" w:rsidRDefault="00A746D3" w:rsidP="00F81531"/>
    <w:p w14:paraId="7F0F441A" w14:textId="77777777" w:rsidR="00A746D3" w:rsidRDefault="00A746D3" w:rsidP="00315B5A"/>
    <w:p w14:paraId="07B48E43" w14:textId="77777777" w:rsidR="00A746D3" w:rsidRDefault="00A746D3"/>
    <w:p w14:paraId="34C25AB6" w14:textId="77777777" w:rsidR="00A746D3" w:rsidRDefault="00A746D3" w:rsidP="00AC19D8"/>
    <w:p w14:paraId="1F1EBEB4" w14:textId="77777777" w:rsidR="00A746D3" w:rsidRDefault="00A746D3" w:rsidP="00FC0427"/>
    <w:p w14:paraId="7986B6E9" w14:textId="77777777" w:rsidR="00A746D3" w:rsidRDefault="00A746D3"/>
    <w:p w14:paraId="4023F956" w14:textId="77777777" w:rsidR="00A746D3" w:rsidRDefault="00A746D3" w:rsidP="003C38A0"/>
    <w:p w14:paraId="3F213946" w14:textId="77777777" w:rsidR="00A746D3" w:rsidRDefault="00A746D3"/>
    <w:p w14:paraId="789F14E2" w14:textId="77777777" w:rsidR="00A746D3" w:rsidRDefault="00A746D3"/>
    <w:p w14:paraId="09F115DF" w14:textId="77777777" w:rsidR="00A746D3" w:rsidRDefault="00A746D3" w:rsidP="00C10CBA"/>
    <w:p w14:paraId="00E0B18E" w14:textId="77777777" w:rsidR="00A746D3" w:rsidRDefault="00A746D3"/>
    <w:p w14:paraId="47084823" w14:textId="77777777" w:rsidR="00A746D3" w:rsidRDefault="00A746D3" w:rsidP="00814F61"/>
    <w:p w14:paraId="23C43F5C" w14:textId="77777777" w:rsidR="00A746D3" w:rsidRDefault="00A746D3" w:rsidP="00814F61"/>
    <w:p w14:paraId="3ABF66CB" w14:textId="77777777" w:rsidR="00A746D3" w:rsidRDefault="00A746D3"/>
  </w:footnote>
  <w:footnote w:type="continuationSeparator" w:id="0">
    <w:p w14:paraId="6BCBB466" w14:textId="77777777" w:rsidR="00A746D3" w:rsidRDefault="00A746D3">
      <w:r>
        <w:continuationSeparator/>
      </w:r>
    </w:p>
    <w:p w14:paraId="00D49DC0" w14:textId="77777777" w:rsidR="00A746D3" w:rsidRDefault="00A746D3"/>
    <w:p w14:paraId="77B4896A" w14:textId="77777777" w:rsidR="00A746D3" w:rsidRDefault="00A746D3" w:rsidP="0001376D"/>
    <w:p w14:paraId="6408B053" w14:textId="77777777" w:rsidR="00A746D3" w:rsidRDefault="00A746D3" w:rsidP="004F0F43"/>
    <w:p w14:paraId="3C615F75" w14:textId="77777777" w:rsidR="00A746D3" w:rsidRDefault="00A746D3"/>
    <w:p w14:paraId="7E97D647" w14:textId="77777777" w:rsidR="00A746D3" w:rsidRDefault="00A746D3"/>
    <w:p w14:paraId="22046CA3" w14:textId="77777777" w:rsidR="00A746D3" w:rsidRDefault="00A746D3"/>
    <w:p w14:paraId="1EC87306" w14:textId="77777777" w:rsidR="00A746D3" w:rsidRDefault="00A746D3"/>
    <w:p w14:paraId="0AF15D70" w14:textId="77777777" w:rsidR="00A746D3" w:rsidRDefault="00A746D3"/>
    <w:p w14:paraId="689A4443" w14:textId="77777777" w:rsidR="00A746D3" w:rsidRDefault="00A746D3"/>
    <w:p w14:paraId="0139AF7C" w14:textId="77777777" w:rsidR="00A746D3" w:rsidRDefault="00A746D3"/>
    <w:p w14:paraId="1D0DE62A" w14:textId="77777777" w:rsidR="00A746D3" w:rsidRDefault="00A746D3" w:rsidP="00F81531"/>
    <w:p w14:paraId="3943A2FD" w14:textId="77777777" w:rsidR="00A746D3" w:rsidRDefault="00A746D3" w:rsidP="00315B5A"/>
    <w:p w14:paraId="72D09F0F" w14:textId="77777777" w:rsidR="00A746D3" w:rsidRDefault="00A746D3"/>
    <w:p w14:paraId="4872EE32" w14:textId="77777777" w:rsidR="00A746D3" w:rsidRDefault="00A746D3" w:rsidP="00AC19D8"/>
    <w:p w14:paraId="7C28D5CB" w14:textId="77777777" w:rsidR="00A746D3" w:rsidRDefault="00A746D3" w:rsidP="00FC0427"/>
    <w:p w14:paraId="459EC096" w14:textId="77777777" w:rsidR="00A746D3" w:rsidRDefault="00A746D3"/>
    <w:p w14:paraId="764F0D6F" w14:textId="77777777" w:rsidR="00A746D3" w:rsidRDefault="00A746D3" w:rsidP="003C38A0"/>
    <w:p w14:paraId="51C35E73" w14:textId="77777777" w:rsidR="00A746D3" w:rsidRDefault="00A746D3"/>
    <w:p w14:paraId="4F0B36D2" w14:textId="77777777" w:rsidR="00A746D3" w:rsidRDefault="00A746D3"/>
    <w:p w14:paraId="7C42F658" w14:textId="77777777" w:rsidR="00A746D3" w:rsidRDefault="00A746D3" w:rsidP="00C10CBA"/>
    <w:p w14:paraId="2FF188ED" w14:textId="77777777" w:rsidR="00A746D3" w:rsidRDefault="00A746D3"/>
    <w:p w14:paraId="601EC8C8" w14:textId="77777777" w:rsidR="00A746D3" w:rsidRDefault="00A746D3" w:rsidP="00814F61"/>
    <w:p w14:paraId="180994F3" w14:textId="77777777" w:rsidR="00A746D3" w:rsidRDefault="00A746D3" w:rsidP="00814F61"/>
    <w:p w14:paraId="42A3DE28" w14:textId="77777777" w:rsidR="00A746D3" w:rsidRDefault="00A746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1772" w14:textId="77777777" w:rsidR="00860E70" w:rsidRPr="00A87B5C" w:rsidRDefault="00860E70" w:rsidP="002C1EF2">
    <w:pPr>
      <w:pStyle w:val="En-tte"/>
      <w:tabs>
        <w:tab w:val="clear" w:pos="4320"/>
        <w:tab w:val="clear" w:pos="8640"/>
        <w:tab w:val="center" w:pos="4680"/>
        <w:tab w:val="right" w:pos="9270"/>
      </w:tabs>
      <w:rPr>
        <w:lang w:val="fr-FR"/>
        <w:rPrChange w:id="8879" w:author="VOYER Raphael" w:date="2021-06-16T09:29:00Z">
          <w:rPr/>
        </w:rPrChange>
      </w:rPr>
    </w:pPr>
    <w:r>
      <w:t>ALE USA, Inc.</w:t>
    </w:r>
    <w:r>
      <w:tab/>
    </w:r>
    <w:del w:id="8880" w:author="VOYER Raphael" w:date="2021-06-16T09:29:00Z">
      <w:r w:rsidDel="00A87B5C">
        <w:delText>High Availability Vlan SFS</w:delText>
      </w:r>
    </w:del>
    <w:proofErr w:type="spellStart"/>
    <w:ins w:id="8881" w:author="VOYER Raphael" w:date="2021-06-16T09:29:00Z">
      <w:r w:rsidRPr="00A87B5C">
        <w:rPr>
          <w:lang w:val="fr-FR"/>
          <w:rPrChange w:id="8882" w:author="VOYER Raphael" w:date="2021-06-16T09:29:00Z">
            <w:rPr/>
          </w:rPrChange>
        </w:rPr>
        <w:t>Preventive</w:t>
      </w:r>
      <w:proofErr w:type="spellEnd"/>
      <w:r w:rsidRPr="00A87B5C">
        <w:rPr>
          <w:lang w:val="fr-FR"/>
          <w:rPrChange w:id="8883" w:author="VOYER Raphael" w:date="2021-06-16T09:29:00Z">
            <w:rPr/>
          </w:rPrChange>
        </w:rPr>
        <w:t xml:space="preserve"> M</w:t>
      </w:r>
      <w:r w:rsidRPr="00A87B5C">
        <w:rPr>
          <w:lang w:val="fr-FR"/>
          <w:rPrChange w:id="8884" w:author="VOYER Raphael" w:date="2021-06-16T09:29:00Z">
            <w:rPr>
              <w:lang w:val="pt-BR"/>
            </w:rPr>
          </w:rPrChange>
        </w:rPr>
        <w:t>ai</w:t>
      </w:r>
      <w:r w:rsidRPr="00A87B5C">
        <w:rPr>
          <w:lang w:val="fr-FR"/>
          <w:rPrChange w:id="8885" w:author="VOYER Raphael" w:date="2021-06-16T09:29:00Z">
            <w:rPr>
              <w:lang w:val="it-IT"/>
            </w:rPr>
          </w:rPrChange>
        </w:rPr>
        <w:t>ntenanc</w:t>
      </w:r>
      <w:r>
        <w:rPr>
          <w:lang w:val="fr-FR"/>
        </w:rPr>
        <w:t>e</w:t>
      </w:r>
    </w:ins>
    <w:r w:rsidRPr="00A87B5C">
      <w:rPr>
        <w:lang w:val="fr-FR"/>
        <w:rPrChange w:id="8886" w:author="VOYER Raphael" w:date="2021-06-16T09:29:00Z">
          <w:rPr/>
        </w:rPrChange>
      </w:rPr>
      <w:tab/>
    </w:r>
    <w:del w:id="8887" w:author="VOYER Raphael" w:date="2021-06-16T09:29:00Z">
      <w:r w:rsidRPr="00A87B5C" w:rsidDel="00A87B5C">
        <w:rPr>
          <w:lang w:val="fr-FR"/>
          <w:rPrChange w:id="8888" w:author="VOYER Raphael" w:date="2021-06-16T09:29:00Z">
            <w:rPr/>
          </w:rPrChange>
        </w:rPr>
        <w:delText>Agile P/N: 011924-03</w:delText>
      </w:r>
    </w:del>
  </w:p>
  <w:p w14:paraId="7BA9472D" w14:textId="77777777" w:rsidR="00860E70" w:rsidRDefault="00860E70" w:rsidP="002C1EF2">
    <w:pPr>
      <w:pStyle w:val="En-tte"/>
      <w:tabs>
        <w:tab w:val="clear" w:pos="4320"/>
        <w:tab w:val="clear" w:pos="8640"/>
        <w:tab w:val="center" w:pos="4680"/>
        <w:tab w:val="right" w:pos="9270"/>
      </w:tabs>
    </w:pPr>
    <w:r>
      <w:t>Proprietary Information</w:t>
    </w:r>
    <w:r>
      <w:tab/>
    </w:r>
    <w:del w:id="8889" w:author="VOYER Raphael" w:date="2021-06-16T09:29:00Z">
      <w:r w:rsidDel="00A87B5C">
        <w:delText xml:space="preserve">                                    RTR- 4048                         Rev. </w:delText>
      </w:r>
    </w:del>
    <w:ins w:id="8890" w:author="gwhite" w:date="2016-08-15T16:08:00Z">
      <w:del w:id="8891" w:author="VOYER Raphael" w:date="2021-06-16T09:29:00Z">
        <w:r w:rsidDel="00A87B5C">
          <w:delText xml:space="preserve">D </w:delText>
        </w:r>
      </w:del>
    </w:ins>
    <w:del w:id="8892" w:author="VOYER Raphael" w:date="2021-06-16T09:29:00Z">
      <w:r w:rsidDel="00A87B5C">
        <w:delText>C,  20/05</w:delText>
      </w:r>
    </w:del>
    <w:ins w:id="8893" w:author="cgorentl" w:date="2016-07-28T16:56:00Z">
      <w:del w:id="8894" w:author="VOYER Raphael" w:date="2021-06-16T09:29:00Z">
        <w:r w:rsidDel="00A87B5C">
          <w:delText>28/0</w:delText>
        </w:r>
      </w:del>
    </w:ins>
    <w:ins w:id="8895" w:author="gwhite" w:date="2016-08-15T16:09:00Z">
      <w:del w:id="8896" w:author="VOYER Raphael" w:date="2021-06-16T09:29:00Z">
        <w:r w:rsidDel="00A87B5C">
          <w:delText>7</w:delText>
        </w:r>
      </w:del>
    </w:ins>
    <w:ins w:id="8897" w:author="cgorentl" w:date="2016-07-28T16:56:00Z">
      <w:del w:id="8898" w:author="VOYER Raphael" w:date="2021-06-16T09:29:00Z">
        <w:r w:rsidDel="00A87B5C">
          <w:delText>6</w:delText>
        </w:r>
      </w:del>
    </w:ins>
    <w:del w:id="8899" w:author="VOYER Raphael" w:date="2021-06-16T09:29:00Z">
      <w:r w:rsidDel="00A87B5C">
        <w:delText xml:space="preserve">/2016 </w:delText>
      </w:r>
    </w:del>
  </w:p>
  <w:p w14:paraId="281C9697" w14:textId="77777777" w:rsidR="00860E70" w:rsidRDefault="00860E70" w:rsidP="002C1EF2">
    <w:pPr>
      <w:pStyle w:val="En-tte"/>
      <w:tabs>
        <w:tab w:val="clear" w:pos="4320"/>
        <w:tab w:val="clear" w:pos="8640"/>
        <w:tab w:val="center" w:pos="4680"/>
        <w:tab w:val="right" w:pos="9270"/>
      </w:tabs>
    </w:pPr>
    <w:del w:id="8900" w:author="VOYER Raphael" w:date="2021-06-16T09:29:00Z">
      <w:r w:rsidDel="00A87B5C">
        <w:delText>Uncontrolled Copy</w:delText>
      </w:r>
    </w:del>
    <w:r>
      <w:tab/>
    </w:r>
    <w:del w:id="8901" w:author="VOYER Raphael" w:date="2021-06-16T09:29:00Z">
      <w:r w:rsidDel="00A87B5C">
        <w:delText>See Agile for current revision.</w:delText>
      </w:r>
    </w:del>
    <w:r>
      <w:tab/>
      <w:t xml:space="preserve">Page </w:t>
    </w:r>
    <w:r>
      <w:rPr>
        <w:noProof/>
      </w:rPr>
      <w:fldChar w:fldCharType="begin"/>
    </w:r>
    <w:r>
      <w:rPr>
        <w:noProof/>
      </w:rPr>
      <w:instrText xml:space="preserve"> PAGE </w:instrText>
    </w:r>
    <w:r>
      <w:rPr>
        <w:noProof/>
      </w:rPr>
      <w:fldChar w:fldCharType="separate"/>
    </w:r>
    <w:r>
      <w:rPr>
        <w:noProof/>
      </w:rPr>
      <w:t>87</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101</w:t>
    </w:r>
    <w:r>
      <w:rPr>
        <w:noProof/>
      </w:rPr>
      <w:fldChar w:fldCharType="end"/>
    </w:r>
  </w:p>
  <w:p w14:paraId="6BC9E177" w14:textId="77777777" w:rsidR="00860E70" w:rsidRDefault="00860E7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329A0" w14:textId="77777777" w:rsidR="00860E70" w:rsidRDefault="00860E70"/>
  <w:p w14:paraId="0920E4CD" w14:textId="77777777" w:rsidR="00860E70" w:rsidRDefault="00860E70"/>
  <w:p w14:paraId="4DF641BF" w14:textId="77777777" w:rsidR="00860E70" w:rsidRDefault="00860E70" w:rsidP="00D70809"/>
  <w:p w14:paraId="7B451BD8" w14:textId="77777777" w:rsidR="00860E70" w:rsidRDefault="00860E70" w:rsidP="00D70809"/>
  <w:p w14:paraId="254A170B" w14:textId="77777777" w:rsidR="00860E70" w:rsidRDefault="00860E70" w:rsidP="00D70809"/>
  <w:p w14:paraId="2662D84A" w14:textId="77777777" w:rsidR="00860E70" w:rsidRDefault="00860E70" w:rsidP="00D70809"/>
  <w:p w14:paraId="391059D0" w14:textId="77777777" w:rsidR="00860E70" w:rsidRDefault="00860E70" w:rsidP="00D70809"/>
  <w:p w14:paraId="43524C9D" w14:textId="77777777" w:rsidR="00860E70" w:rsidRDefault="00860E70" w:rsidP="00D70809"/>
  <w:p w14:paraId="47520AE3" w14:textId="77777777" w:rsidR="00860E70" w:rsidRDefault="00860E70" w:rsidP="00D70809"/>
  <w:p w14:paraId="317876DD" w14:textId="77777777" w:rsidR="00860E70" w:rsidRDefault="00860E70" w:rsidP="00D70809"/>
  <w:p w14:paraId="7574D24D" w14:textId="77777777" w:rsidR="00860E70" w:rsidRDefault="00860E70" w:rsidP="00D70809"/>
  <w:p w14:paraId="1DB4C1E5" w14:textId="77777777" w:rsidR="00860E70" w:rsidRDefault="00860E70" w:rsidP="00D70809"/>
  <w:p w14:paraId="3A7F33A7" w14:textId="77777777" w:rsidR="00860E70" w:rsidRDefault="00860E70" w:rsidP="00D70809"/>
  <w:p w14:paraId="3CED4FC1" w14:textId="77777777" w:rsidR="00860E70" w:rsidRDefault="00860E70" w:rsidP="00D70809"/>
  <w:p w14:paraId="771980E4" w14:textId="77777777" w:rsidR="00860E70" w:rsidRDefault="00860E70" w:rsidP="00D70809"/>
  <w:p w14:paraId="2872AC9B" w14:textId="77777777" w:rsidR="00860E70" w:rsidRDefault="00860E70" w:rsidP="00D70809"/>
  <w:p w14:paraId="525480DD" w14:textId="77777777" w:rsidR="00860E70" w:rsidRDefault="00860E70" w:rsidP="00D70809"/>
  <w:p w14:paraId="0EE06DDD" w14:textId="77777777" w:rsidR="00860E70" w:rsidRDefault="00860E70" w:rsidP="00D70809"/>
  <w:p w14:paraId="52E36703" w14:textId="77777777" w:rsidR="00860E70" w:rsidRDefault="00860E70" w:rsidP="00D70809"/>
  <w:p w14:paraId="78F3D2FA" w14:textId="77777777" w:rsidR="00860E70" w:rsidRDefault="00860E70" w:rsidP="00D70809"/>
  <w:p w14:paraId="3CF1A872" w14:textId="77777777" w:rsidR="00860E70" w:rsidRDefault="00860E70" w:rsidP="0001376D"/>
  <w:p w14:paraId="1DD7FF59" w14:textId="77777777" w:rsidR="00860E70" w:rsidRDefault="00860E70" w:rsidP="004F0F43"/>
  <w:p w14:paraId="026BBC52" w14:textId="77777777" w:rsidR="00860E70" w:rsidRDefault="00860E70" w:rsidP="004F0F43"/>
  <w:p w14:paraId="7A245819" w14:textId="77777777" w:rsidR="00860E70" w:rsidRDefault="00860E70" w:rsidP="00885490"/>
  <w:p w14:paraId="5F54ADC5" w14:textId="77777777" w:rsidR="00860E70" w:rsidRDefault="00860E70" w:rsidP="005C7A05"/>
  <w:p w14:paraId="4E9B44B1" w14:textId="77777777" w:rsidR="00860E70" w:rsidRDefault="00860E70" w:rsidP="008C5B16"/>
  <w:p w14:paraId="35A72A3F" w14:textId="77777777" w:rsidR="00860E70" w:rsidRDefault="00860E70" w:rsidP="002153EB"/>
  <w:p w14:paraId="690C7499" w14:textId="77777777" w:rsidR="00860E70" w:rsidRDefault="00860E70" w:rsidP="00DE7837"/>
  <w:p w14:paraId="1DE1F6E3" w14:textId="77777777" w:rsidR="00860E70" w:rsidRDefault="00860E70" w:rsidP="009E1FE5"/>
  <w:p w14:paraId="00C92C20" w14:textId="77777777" w:rsidR="00860E70" w:rsidRDefault="00860E70" w:rsidP="00F81531"/>
  <w:p w14:paraId="40AE69F1" w14:textId="77777777" w:rsidR="00860E70" w:rsidRDefault="00860E70" w:rsidP="00315B5A"/>
  <w:p w14:paraId="7E2323BB" w14:textId="77777777" w:rsidR="00860E70" w:rsidRDefault="00860E70" w:rsidP="00CB0F8F"/>
  <w:p w14:paraId="251EB8CB" w14:textId="77777777" w:rsidR="00860E70" w:rsidRDefault="00860E70" w:rsidP="00AC19D8"/>
  <w:p w14:paraId="26A400F7" w14:textId="77777777" w:rsidR="00860E70" w:rsidRDefault="00860E70" w:rsidP="00FC0427"/>
  <w:p w14:paraId="7CC5C690" w14:textId="77777777" w:rsidR="00860E70" w:rsidRDefault="00860E70" w:rsidP="00FC0427"/>
  <w:p w14:paraId="4A5F836A" w14:textId="77777777" w:rsidR="00860E70" w:rsidRDefault="00860E70" w:rsidP="003C38A0"/>
  <w:p w14:paraId="4D415226" w14:textId="77777777" w:rsidR="00860E70" w:rsidRDefault="00860E70" w:rsidP="00431565"/>
  <w:p w14:paraId="5DF95112" w14:textId="77777777" w:rsidR="00860E70" w:rsidRDefault="00860E70" w:rsidP="003432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76119" w14:textId="77777777" w:rsidR="00860E70" w:rsidRPr="004E6280" w:rsidRDefault="00860E70">
    <w:pPr>
      <w:pStyle w:val="En-tte"/>
      <w:tabs>
        <w:tab w:val="clear" w:pos="4320"/>
        <w:tab w:val="clear" w:pos="8640"/>
        <w:tab w:val="right" w:pos="4860"/>
        <w:tab w:val="right" w:pos="9270"/>
      </w:tabs>
    </w:pPr>
    <w:r w:rsidRPr="004E6280">
      <w:t>Alcatel-Lucent Data Security Division</w:t>
    </w:r>
    <w:r w:rsidRPr="004E6280">
      <w:tab/>
    </w:r>
    <w:r w:rsidRPr="004E6280">
      <w:tab/>
      <w:t>Agile P/N: 011924-0</w:t>
    </w:r>
    <w:r>
      <w:t xml:space="preserve">2 </w:t>
    </w:r>
  </w:p>
  <w:p w14:paraId="00C4B375" w14:textId="77777777" w:rsidR="00860E70" w:rsidRPr="003A089E" w:rsidRDefault="00860E70" w:rsidP="00D70809">
    <w:pPr>
      <w:pStyle w:val="En-tte"/>
      <w:tabs>
        <w:tab w:val="clear" w:pos="8640"/>
        <w:tab w:val="right" w:pos="4320"/>
        <w:tab w:val="right" w:pos="9270"/>
      </w:tabs>
      <w:ind w:right="-720"/>
    </w:pPr>
    <w:r w:rsidRPr="003A089E">
      <w:t xml:space="preserve">System Functional </w:t>
    </w:r>
    <w:r>
      <w:t xml:space="preserve">and Design </w:t>
    </w:r>
    <w:r w:rsidRPr="003A089E">
      <w:t>Specification</w:t>
    </w:r>
    <w:r w:rsidRPr="003A089E">
      <w:tab/>
    </w:r>
    <w:r w:rsidRPr="003A089E">
      <w:tab/>
      <w:t>Agile Revision:</w:t>
    </w:r>
    <w:r>
      <w:t xml:space="preserve"> D   </w:t>
    </w:r>
    <w:r w:rsidRPr="003A089E">
      <w:t xml:space="preserve"> </w:t>
    </w:r>
  </w:p>
  <w:p w14:paraId="15254BE6" w14:textId="77777777" w:rsidR="00860E70" w:rsidRDefault="00860E70" w:rsidP="00D70809">
    <w:pPr>
      <w:pStyle w:val="En-tte"/>
      <w:tabs>
        <w:tab w:val="clear" w:pos="8640"/>
        <w:tab w:val="right" w:pos="4320"/>
        <w:tab w:val="right" w:pos="9270"/>
      </w:tabs>
    </w:pPr>
    <w:r>
      <w:t>High Availability Vlan</w:t>
    </w:r>
    <w:r w:rsidRPr="003A089E">
      <w:tab/>
    </w:r>
    <w:r w:rsidRPr="003A089E">
      <w:tab/>
    </w:r>
    <w:r>
      <w:t>Date:  14May2012</w:t>
    </w:r>
  </w:p>
  <w:p w14:paraId="52DD7977" w14:textId="77777777" w:rsidR="00860E70" w:rsidRDefault="00860E70" w:rsidP="008C5B16"/>
  <w:p w14:paraId="1589B771" w14:textId="77777777" w:rsidR="00860E70" w:rsidRDefault="00860E70" w:rsidP="003432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C780E" w14:textId="77777777" w:rsidR="00860E70" w:rsidRPr="00904F94" w:rsidRDefault="00860E70">
    <w:pPr>
      <w:pStyle w:val="En-tte"/>
      <w:rPr>
        <w:lang w:val="fr-FR"/>
        <w:rPrChange w:id="10488" w:author="VOYER Raphael" w:date="2021-07-07T10:59:00Z">
          <w:rPr/>
        </w:rPrChang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FBE40A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6"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2"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6"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0"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2"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3"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6"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3"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74"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75"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1"/>
  </w:num>
  <w:num w:numId="3">
    <w:abstractNumId w:val="0"/>
  </w:num>
  <w:num w:numId="4">
    <w:abstractNumId w:val="0"/>
    <w:lvlOverride w:ilvl="0">
      <w:startOverride w:val="1"/>
    </w:lvlOverride>
  </w:num>
  <w:num w:numId="5">
    <w:abstractNumId w:val="65"/>
  </w:num>
  <w:num w:numId="6">
    <w:abstractNumId w:val="64"/>
  </w:num>
  <w:num w:numId="7">
    <w:abstractNumId w:val="48"/>
  </w:num>
  <w:num w:numId="8">
    <w:abstractNumId w:val="8"/>
  </w:num>
  <w:num w:numId="9">
    <w:abstractNumId w:val="58"/>
  </w:num>
  <w:num w:numId="10">
    <w:abstractNumId w:val="59"/>
  </w:num>
  <w:num w:numId="11">
    <w:abstractNumId w:val="37"/>
  </w:num>
  <w:num w:numId="12">
    <w:abstractNumId w:val="44"/>
  </w:num>
  <w:num w:numId="13">
    <w:abstractNumId w:val="49"/>
  </w:num>
  <w:num w:numId="14">
    <w:abstractNumId w:val="21"/>
  </w:num>
  <w:num w:numId="15">
    <w:abstractNumId w:val="42"/>
  </w:num>
  <w:num w:numId="16">
    <w:abstractNumId w:val="53"/>
  </w:num>
  <w:num w:numId="17">
    <w:abstractNumId w:val="29"/>
  </w:num>
  <w:num w:numId="18">
    <w:abstractNumId w:val="43"/>
  </w:num>
  <w:num w:numId="19">
    <w:abstractNumId w:val="54"/>
  </w:num>
  <w:num w:numId="20">
    <w:abstractNumId w:val="70"/>
  </w:num>
  <w:num w:numId="21">
    <w:abstractNumId w:val="12"/>
  </w:num>
  <w:num w:numId="22">
    <w:abstractNumId w:val="4"/>
  </w:num>
  <w:num w:numId="23">
    <w:abstractNumId w:val="76"/>
  </w:num>
  <w:num w:numId="24">
    <w:abstractNumId w:val="78"/>
  </w:num>
  <w:num w:numId="25">
    <w:abstractNumId w:val="73"/>
  </w:num>
  <w:num w:numId="26">
    <w:abstractNumId w:val="35"/>
  </w:num>
  <w:num w:numId="27">
    <w:abstractNumId w:val="25"/>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num>
  <w:num w:numId="34">
    <w:abstractNumId w:val="31"/>
  </w:num>
  <w:num w:numId="35">
    <w:abstractNumId w:val="74"/>
  </w:num>
  <w:num w:numId="36">
    <w:abstractNumId w:val="51"/>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7"/>
  </w:num>
  <w:num w:numId="39">
    <w:abstractNumId w:val="66"/>
  </w:num>
  <w:num w:numId="40">
    <w:abstractNumId w:val="52"/>
  </w:num>
  <w:num w:numId="41">
    <w:abstractNumId w:val="39"/>
  </w:num>
  <w:num w:numId="42">
    <w:abstractNumId w:val="18"/>
  </w:num>
  <w:num w:numId="43">
    <w:abstractNumId w:val="69"/>
  </w:num>
  <w:num w:numId="44">
    <w:abstractNumId w:val="63"/>
  </w:num>
  <w:num w:numId="45">
    <w:abstractNumId w:val="15"/>
  </w:num>
  <w:num w:numId="46">
    <w:abstractNumId w:val="24"/>
  </w:num>
  <w:num w:numId="47">
    <w:abstractNumId w:val="68"/>
  </w:num>
  <w:num w:numId="48">
    <w:abstractNumId w:val="40"/>
  </w:num>
  <w:num w:numId="49">
    <w:abstractNumId w:val="16"/>
  </w:num>
  <w:num w:numId="50">
    <w:abstractNumId w:val="51"/>
  </w:num>
  <w:num w:numId="51">
    <w:abstractNumId w:val="71"/>
  </w:num>
  <w:num w:numId="52">
    <w:abstractNumId w:val="14"/>
  </w:num>
  <w:num w:numId="53">
    <w:abstractNumId w:val="61"/>
  </w:num>
  <w:num w:numId="54">
    <w:abstractNumId w:val="72"/>
  </w:num>
  <w:num w:numId="55">
    <w:abstractNumId w:val="81"/>
  </w:num>
  <w:num w:numId="56">
    <w:abstractNumId w:val="32"/>
  </w:num>
  <w:num w:numId="57">
    <w:abstractNumId w:val="67"/>
  </w:num>
  <w:num w:numId="58">
    <w:abstractNumId w:val="79"/>
  </w:num>
  <w:num w:numId="59">
    <w:abstractNumId w:val="33"/>
  </w:num>
  <w:num w:numId="60">
    <w:abstractNumId w:val="10"/>
  </w:num>
  <w:num w:numId="61">
    <w:abstractNumId w:val="3"/>
  </w:num>
  <w:num w:numId="62">
    <w:abstractNumId w:val="6"/>
  </w:num>
  <w:num w:numId="63">
    <w:abstractNumId w:val="30"/>
  </w:num>
  <w:num w:numId="64">
    <w:abstractNumId w:val="45"/>
  </w:num>
  <w:num w:numId="65">
    <w:abstractNumId w:val="57"/>
  </w:num>
  <w:num w:numId="66">
    <w:abstractNumId w:val="9"/>
  </w:num>
  <w:num w:numId="67">
    <w:abstractNumId w:val="34"/>
  </w:num>
  <w:num w:numId="68">
    <w:abstractNumId w:val="22"/>
  </w:num>
  <w:num w:numId="69">
    <w:abstractNumId w:val="80"/>
  </w:num>
  <w:num w:numId="70">
    <w:abstractNumId w:val="60"/>
  </w:num>
  <w:num w:numId="71">
    <w:abstractNumId w:val="51"/>
  </w:num>
  <w:num w:numId="72">
    <w:abstractNumId w:val="51"/>
  </w:num>
  <w:num w:numId="73">
    <w:abstractNumId w:val="51"/>
  </w:num>
  <w:num w:numId="74">
    <w:abstractNumId w:val="51"/>
  </w:num>
  <w:num w:numId="75">
    <w:abstractNumId w:val="38"/>
  </w:num>
  <w:num w:numId="76">
    <w:abstractNumId w:val="20"/>
  </w:num>
  <w:num w:numId="77">
    <w:abstractNumId w:val="23"/>
  </w:num>
  <w:num w:numId="78">
    <w:abstractNumId w:val="77"/>
  </w:num>
  <w:num w:numId="79">
    <w:abstractNumId w:val="50"/>
  </w:num>
  <w:num w:numId="80">
    <w:abstractNumId w:val="56"/>
  </w:num>
  <w:num w:numId="81">
    <w:abstractNumId w:val="46"/>
  </w:num>
  <w:num w:numId="82">
    <w:abstractNumId w:val="75"/>
  </w:num>
  <w:num w:numId="83">
    <w:abstractNumId w:val="41"/>
  </w:num>
  <w:num w:numId="84">
    <w:abstractNumId w:val="19"/>
  </w:num>
  <w:num w:numId="85">
    <w:abstractNumId w:val="26"/>
  </w:num>
  <w:num w:numId="86">
    <w:abstractNumId w:val="47"/>
  </w:num>
  <w:num w:numId="87">
    <w:abstractNumId w:val="28"/>
  </w:num>
  <w:num w:numId="88">
    <w:abstractNumId w:val="62"/>
  </w:num>
  <w:num w:numId="89">
    <w:abstractNumId w:val="36"/>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OYER Raphael">
    <w15:presenceInfo w15:providerId="AD" w15:userId="S::raphael.voyer@al-enterprise.com::8f75309f-6515-4784-922d-13d1c5206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245C"/>
    <w:rsid w:val="0001351D"/>
    <w:rsid w:val="0001376D"/>
    <w:rsid w:val="00013D18"/>
    <w:rsid w:val="00013DDD"/>
    <w:rsid w:val="00014FB3"/>
    <w:rsid w:val="000153A1"/>
    <w:rsid w:val="00020D64"/>
    <w:rsid w:val="00021764"/>
    <w:rsid w:val="00021E46"/>
    <w:rsid w:val="0002232C"/>
    <w:rsid w:val="0002295A"/>
    <w:rsid w:val="00022BD1"/>
    <w:rsid w:val="00023366"/>
    <w:rsid w:val="00024A1E"/>
    <w:rsid w:val="0003119D"/>
    <w:rsid w:val="000312F9"/>
    <w:rsid w:val="0003686D"/>
    <w:rsid w:val="00037153"/>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4F08"/>
    <w:rsid w:val="000755D4"/>
    <w:rsid w:val="00076A07"/>
    <w:rsid w:val="00076B6C"/>
    <w:rsid w:val="00077864"/>
    <w:rsid w:val="0008032F"/>
    <w:rsid w:val="00081A9C"/>
    <w:rsid w:val="00082F33"/>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6ED"/>
    <w:rsid w:val="000C4A8D"/>
    <w:rsid w:val="000C64C4"/>
    <w:rsid w:val="000D2656"/>
    <w:rsid w:val="000D2AF6"/>
    <w:rsid w:val="000D3D88"/>
    <w:rsid w:val="000D5646"/>
    <w:rsid w:val="000D6D79"/>
    <w:rsid w:val="000D7122"/>
    <w:rsid w:val="000D7646"/>
    <w:rsid w:val="000E21F7"/>
    <w:rsid w:val="000E3A5C"/>
    <w:rsid w:val="000E4B4F"/>
    <w:rsid w:val="000E7FED"/>
    <w:rsid w:val="000F0811"/>
    <w:rsid w:val="000F1034"/>
    <w:rsid w:val="00101E8C"/>
    <w:rsid w:val="00106329"/>
    <w:rsid w:val="00107CBD"/>
    <w:rsid w:val="001111A8"/>
    <w:rsid w:val="00113A93"/>
    <w:rsid w:val="00116064"/>
    <w:rsid w:val="00116661"/>
    <w:rsid w:val="00120255"/>
    <w:rsid w:val="00120434"/>
    <w:rsid w:val="001323CD"/>
    <w:rsid w:val="0013284D"/>
    <w:rsid w:val="001341D4"/>
    <w:rsid w:val="00135479"/>
    <w:rsid w:val="00136583"/>
    <w:rsid w:val="0013693B"/>
    <w:rsid w:val="001375BB"/>
    <w:rsid w:val="001405BF"/>
    <w:rsid w:val="001420C6"/>
    <w:rsid w:val="00142132"/>
    <w:rsid w:val="001422A6"/>
    <w:rsid w:val="00143CB5"/>
    <w:rsid w:val="001457E7"/>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A1378"/>
    <w:rsid w:val="001A3984"/>
    <w:rsid w:val="001A3B28"/>
    <w:rsid w:val="001A429C"/>
    <w:rsid w:val="001A7A7E"/>
    <w:rsid w:val="001B1DF4"/>
    <w:rsid w:val="001B2E09"/>
    <w:rsid w:val="001B4783"/>
    <w:rsid w:val="001B6C27"/>
    <w:rsid w:val="001C1EE4"/>
    <w:rsid w:val="001C647D"/>
    <w:rsid w:val="001C6FA6"/>
    <w:rsid w:val="001C7D2D"/>
    <w:rsid w:val="001D267D"/>
    <w:rsid w:val="001D4CC9"/>
    <w:rsid w:val="001D5E85"/>
    <w:rsid w:val="001E2AE3"/>
    <w:rsid w:val="001E4165"/>
    <w:rsid w:val="001E42E5"/>
    <w:rsid w:val="001E4E34"/>
    <w:rsid w:val="001E5E71"/>
    <w:rsid w:val="001E67B9"/>
    <w:rsid w:val="001F34A0"/>
    <w:rsid w:val="001F6347"/>
    <w:rsid w:val="0020083D"/>
    <w:rsid w:val="0020698E"/>
    <w:rsid w:val="00206E8E"/>
    <w:rsid w:val="00207AFA"/>
    <w:rsid w:val="00207B98"/>
    <w:rsid w:val="00210121"/>
    <w:rsid w:val="00212620"/>
    <w:rsid w:val="00214CED"/>
    <w:rsid w:val="002153EB"/>
    <w:rsid w:val="0021579B"/>
    <w:rsid w:val="00216E3A"/>
    <w:rsid w:val="00220754"/>
    <w:rsid w:val="002222CC"/>
    <w:rsid w:val="002224A0"/>
    <w:rsid w:val="00222C93"/>
    <w:rsid w:val="00224228"/>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5272"/>
    <w:rsid w:val="0025587D"/>
    <w:rsid w:val="0025691A"/>
    <w:rsid w:val="00260367"/>
    <w:rsid w:val="002604CF"/>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3788"/>
    <w:rsid w:val="002A3898"/>
    <w:rsid w:val="002A38FB"/>
    <w:rsid w:val="002A397D"/>
    <w:rsid w:val="002A4D07"/>
    <w:rsid w:val="002B0285"/>
    <w:rsid w:val="002B2A2D"/>
    <w:rsid w:val="002B2A4C"/>
    <w:rsid w:val="002B47BE"/>
    <w:rsid w:val="002B4851"/>
    <w:rsid w:val="002B5735"/>
    <w:rsid w:val="002B5E4E"/>
    <w:rsid w:val="002B63DA"/>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465E"/>
    <w:rsid w:val="002F6C92"/>
    <w:rsid w:val="00302377"/>
    <w:rsid w:val="00305428"/>
    <w:rsid w:val="00311B3F"/>
    <w:rsid w:val="00312AAE"/>
    <w:rsid w:val="00313CFE"/>
    <w:rsid w:val="00315B5A"/>
    <w:rsid w:val="0031776E"/>
    <w:rsid w:val="00317819"/>
    <w:rsid w:val="003206D2"/>
    <w:rsid w:val="00320C6F"/>
    <w:rsid w:val="00321328"/>
    <w:rsid w:val="00321B73"/>
    <w:rsid w:val="00322A32"/>
    <w:rsid w:val="00324663"/>
    <w:rsid w:val="0032569B"/>
    <w:rsid w:val="00326500"/>
    <w:rsid w:val="00327B37"/>
    <w:rsid w:val="00331675"/>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11A"/>
    <w:rsid w:val="003640AD"/>
    <w:rsid w:val="0036746F"/>
    <w:rsid w:val="0037023E"/>
    <w:rsid w:val="003711B4"/>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6131"/>
    <w:rsid w:val="003B6313"/>
    <w:rsid w:val="003B7AAC"/>
    <w:rsid w:val="003C022D"/>
    <w:rsid w:val="003C14CA"/>
    <w:rsid w:val="003C2341"/>
    <w:rsid w:val="003C38A0"/>
    <w:rsid w:val="003C439A"/>
    <w:rsid w:val="003D1714"/>
    <w:rsid w:val="003D5702"/>
    <w:rsid w:val="003E4C54"/>
    <w:rsid w:val="003E52A2"/>
    <w:rsid w:val="003E7A16"/>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300F7"/>
    <w:rsid w:val="00431565"/>
    <w:rsid w:val="004323B4"/>
    <w:rsid w:val="0043305F"/>
    <w:rsid w:val="004337B9"/>
    <w:rsid w:val="00433CA9"/>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70F"/>
    <w:rsid w:val="004804EA"/>
    <w:rsid w:val="004807EB"/>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8D9"/>
    <w:rsid w:val="004A29B5"/>
    <w:rsid w:val="004A3596"/>
    <w:rsid w:val="004A4C2A"/>
    <w:rsid w:val="004A71B2"/>
    <w:rsid w:val="004A770D"/>
    <w:rsid w:val="004A773B"/>
    <w:rsid w:val="004A7E96"/>
    <w:rsid w:val="004B1109"/>
    <w:rsid w:val="004B1308"/>
    <w:rsid w:val="004B401B"/>
    <w:rsid w:val="004B5EFF"/>
    <w:rsid w:val="004C0A1D"/>
    <w:rsid w:val="004C20DA"/>
    <w:rsid w:val="004C4436"/>
    <w:rsid w:val="004D1169"/>
    <w:rsid w:val="004D6004"/>
    <w:rsid w:val="004E050C"/>
    <w:rsid w:val="004E16F6"/>
    <w:rsid w:val="004E6026"/>
    <w:rsid w:val="004E6280"/>
    <w:rsid w:val="004E72B2"/>
    <w:rsid w:val="004F0373"/>
    <w:rsid w:val="004F0764"/>
    <w:rsid w:val="004F0F43"/>
    <w:rsid w:val="004F2711"/>
    <w:rsid w:val="004F358F"/>
    <w:rsid w:val="004F4A80"/>
    <w:rsid w:val="004F5927"/>
    <w:rsid w:val="0050083A"/>
    <w:rsid w:val="0050093A"/>
    <w:rsid w:val="00501764"/>
    <w:rsid w:val="00503EAB"/>
    <w:rsid w:val="00505161"/>
    <w:rsid w:val="0050637A"/>
    <w:rsid w:val="0051151C"/>
    <w:rsid w:val="0051201F"/>
    <w:rsid w:val="0052106B"/>
    <w:rsid w:val="005215BD"/>
    <w:rsid w:val="00524DA9"/>
    <w:rsid w:val="00525428"/>
    <w:rsid w:val="00526923"/>
    <w:rsid w:val="00531D93"/>
    <w:rsid w:val="00531E23"/>
    <w:rsid w:val="00534A44"/>
    <w:rsid w:val="00535F0E"/>
    <w:rsid w:val="00546A49"/>
    <w:rsid w:val="00550A97"/>
    <w:rsid w:val="005517DB"/>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82056"/>
    <w:rsid w:val="00582A76"/>
    <w:rsid w:val="00582E11"/>
    <w:rsid w:val="00583E4D"/>
    <w:rsid w:val="00585AC1"/>
    <w:rsid w:val="00590EB0"/>
    <w:rsid w:val="0059278F"/>
    <w:rsid w:val="005927B7"/>
    <w:rsid w:val="00595888"/>
    <w:rsid w:val="005963E5"/>
    <w:rsid w:val="0059651D"/>
    <w:rsid w:val="005A0C5D"/>
    <w:rsid w:val="005A2F30"/>
    <w:rsid w:val="005A3B85"/>
    <w:rsid w:val="005A4098"/>
    <w:rsid w:val="005A4CEE"/>
    <w:rsid w:val="005A6A4C"/>
    <w:rsid w:val="005B12D5"/>
    <w:rsid w:val="005B354C"/>
    <w:rsid w:val="005B3F86"/>
    <w:rsid w:val="005B5951"/>
    <w:rsid w:val="005B74BE"/>
    <w:rsid w:val="005B7657"/>
    <w:rsid w:val="005B7A2A"/>
    <w:rsid w:val="005C1026"/>
    <w:rsid w:val="005C190B"/>
    <w:rsid w:val="005C3796"/>
    <w:rsid w:val="005C40E9"/>
    <w:rsid w:val="005C56E8"/>
    <w:rsid w:val="005C5E19"/>
    <w:rsid w:val="005C5F19"/>
    <w:rsid w:val="005C7A05"/>
    <w:rsid w:val="005D0F63"/>
    <w:rsid w:val="005D1CA9"/>
    <w:rsid w:val="005D3D6C"/>
    <w:rsid w:val="005D5FB1"/>
    <w:rsid w:val="005E052F"/>
    <w:rsid w:val="005E48BF"/>
    <w:rsid w:val="005E533E"/>
    <w:rsid w:val="005E614E"/>
    <w:rsid w:val="005E70E9"/>
    <w:rsid w:val="005F05A9"/>
    <w:rsid w:val="005F0906"/>
    <w:rsid w:val="005F2D33"/>
    <w:rsid w:val="005F5B26"/>
    <w:rsid w:val="005F5F58"/>
    <w:rsid w:val="005F7361"/>
    <w:rsid w:val="005F79CE"/>
    <w:rsid w:val="006048E0"/>
    <w:rsid w:val="006063AB"/>
    <w:rsid w:val="006066E2"/>
    <w:rsid w:val="00607490"/>
    <w:rsid w:val="00610540"/>
    <w:rsid w:val="00610DF2"/>
    <w:rsid w:val="0061208D"/>
    <w:rsid w:val="00613335"/>
    <w:rsid w:val="00613EDA"/>
    <w:rsid w:val="006146BA"/>
    <w:rsid w:val="006156A7"/>
    <w:rsid w:val="00615D32"/>
    <w:rsid w:val="006162E7"/>
    <w:rsid w:val="00616769"/>
    <w:rsid w:val="00621028"/>
    <w:rsid w:val="00622755"/>
    <w:rsid w:val="0062422D"/>
    <w:rsid w:val="00626064"/>
    <w:rsid w:val="00630D62"/>
    <w:rsid w:val="0063147A"/>
    <w:rsid w:val="00633E01"/>
    <w:rsid w:val="00635132"/>
    <w:rsid w:val="00635750"/>
    <w:rsid w:val="00636CD5"/>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7D0B"/>
    <w:rsid w:val="006C26D8"/>
    <w:rsid w:val="006C2B6B"/>
    <w:rsid w:val="006C4A4C"/>
    <w:rsid w:val="006C522D"/>
    <w:rsid w:val="006C58B6"/>
    <w:rsid w:val="006C5CE0"/>
    <w:rsid w:val="006C66FF"/>
    <w:rsid w:val="006D0945"/>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783F"/>
    <w:rsid w:val="00767CCF"/>
    <w:rsid w:val="00767F19"/>
    <w:rsid w:val="00773D50"/>
    <w:rsid w:val="007772DF"/>
    <w:rsid w:val="007801CB"/>
    <w:rsid w:val="007827D6"/>
    <w:rsid w:val="00782969"/>
    <w:rsid w:val="0078647D"/>
    <w:rsid w:val="007904B0"/>
    <w:rsid w:val="00791A91"/>
    <w:rsid w:val="00793DD3"/>
    <w:rsid w:val="00796174"/>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4E94"/>
    <w:rsid w:val="00814F61"/>
    <w:rsid w:val="00815A7C"/>
    <w:rsid w:val="00815B00"/>
    <w:rsid w:val="008174AA"/>
    <w:rsid w:val="008205BA"/>
    <w:rsid w:val="008213C4"/>
    <w:rsid w:val="00823658"/>
    <w:rsid w:val="00823926"/>
    <w:rsid w:val="0082503D"/>
    <w:rsid w:val="008253A7"/>
    <w:rsid w:val="00825876"/>
    <w:rsid w:val="00826266"/>
    <w:rsid w:val="008357C0"/>
    <w:rsid w:val="00836BE6"/>
    <w:rsid w:val="00842BEC"/>
    <w:rsid w:val="00843E67"/>
    <w:rsid w:val="008514CC"/>
    <w:rsid w:val="00852096"/>
    <w:rsid w:val="008526C4"/>
    <w:rsid w:val="00853C0E"/>
    <w:rsid w:val="008541E3"/>
    <w:rsid w:val="00855336"/>
    <w:rsid w:val="0085603D"/>
    <w:rsid w:val="0085634D"/>
    <w:rsid w:val="0085681B"/>
    <w:rsid w:val="00856BD3"/>
    <w:rsid w:val="00860E70"/>
    <w:rsid w:val="008650DE"/>
    <w:rsid w:val="00865E00"/>
    <w:rsid w:val="0087100C"/>
    <w:rsid w:val="00871731"/>
    <w:rsid w:val="00875337"/>
    <w:rsid w:val="00875A94"/>
    <w:rsid w:val="00876C0B"/>
    <w:rsid w:val="008777DC"/>
    <w:rsid w:val="008778E8"/>
    <w:rsid w:val="008801AF"/>
    <w:rsid w:val="0088089E"/>
    <w:rsid w:val="00881B44"/>
    <w:rsid w:val="00883E78"/>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1783"/>
    <w:rsid w:val="00913F42"/>
    <w:rsid w:val="009151A7"/>
    <w:rsid w:val="0091540A"/>
    <w:rsid w:val="0091587E"/>
    <w:rsid w:val="009167CD"/>
    <w:rsid w:val="009214FA"/>
    <w:rsid w:val="00921B21"/>
    <w:rsid w:val="009223ED"/>
    <w:rsid w:val="00924D55"/>
    <w:rsid w:val="00930E92"/>
    <w:rsid w:val="00933760"/>
    <w:rsid w:val="00934F69"/>
    <w:rsid w:val="00936254"/>
    <w:rsid w:val="00936DB8"/>
    <w:rsid w:val="00937FA1"/>
    <w:rsid w:val="00940AA5"/>
    <w:rsid w:val="00944134"/>
    <w:rsid w:val="009453ED"/>
    <w:rsid w:val="00946622"/>
    <w:rsid w:val="00950C2C"/>
    <w:rsid w:val="00953EB0"/>
    <w:rsid w:val="009556F0"/>
    <w:rsid w:val="00974BDB"/>
    <w:rsid w:val="00975AF4"/>
    <w:rsid w:val="00977CD2"/>
    <w:rsid w:val="00980E73"/>
    <w:rsid w:val="00991C6D"/>
    <w:rsid w:val="00992A27"/>
    <w:rsid w:val="00993962"/>
    <w:rsid w:val="00997593"/>
    <w:rsid w:val="009A27CA"/>
    <w:rsid w:val="009A34C3"/>
    <w:rsid w:val="009A6F71"/>
    <w:rsid w:val="009A7243"/>
    <w:rsid w:val="009A7475"/>
    <w:rsid w:val="009B012C"/>
    <w:rsid w:val="009B51E0"/>
    <w:rsid w:val="009B6148"/>
    <w:rsid w:val="009B7079"/>
    <w:rsid w:val="009B7DAB"/>
    <w:rsid w:val="009B7F3E"/>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F1138"/>
    <w:rsid w:val="009F208A"/>
    <w:rsid w:val="009F2C17"/>
    <w:rsid w:val="009F2DC4"/>
    <w:rsid w:val="009F3783"/>
    <w:rsid w:val="009F5A35"/>
    <w:rsid w:val="009F71F5"/>
    <w:rsid w:val="009F7F07"/>
    <w:rsid w:val="00A01869"/>
    <w:rsid w:val="00A044CE"/>
    <w:rsid w:val="00A04FFB"/>
    <w:rsid w:val="00A07F6C"/>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6B44"/>
    <w:rsid w:val="00A47810"/>
    <w:rsid w:val="00A506F2"/>
    <w:rsid w:val="00A55B40"/>
    <w:rsid w:val="00A60810"/>
    <w:rsid w:val="00A62AAE"/>
    <w:rsid w:val="00A6318A"/>
    <w:rsid w:val="00A6345B"/>
    <w:rsid w:val="00A66E1F"/>
    <w:rsid w:val="00A71DA2"/>
    <w:rsid w:val="00A72285"/>
    <w:rsid w:val="00A73EA3"/>
    <w:rsid w:val="00A746D3"/>
    <w:rsid w:val="00A75BCD"/>
    <w:rsid w:val="00A77111"/>
    <w:rsid w:val="00A778CC"/>
    <w:rsid w:val="00A843B4"/>
    <w:rsid w:val="00A84595"/>
    <w:rsid w:val="00A8699A"/>
    <w:rsid w:val="00A8708B"/>
    <w:rsid w:val="00A87B5C"/>
    <w:rsid w:val="00A90579"/>
    <w:rsid w:val="00A90CDA"/>
    <w:rsid w:val="00A96D1C"/>
    <w:rsid w:val="00A97586"/>
    <w:rsid w:val="00AA3FA1"/>
    <w:rsid w:val="00AA419F"/>
    <w:rsid w:val="00AA5359"/>
    <w:rsid w:val="00AB0384"/>
    <w:rsid w:val="00AB1148"/>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31251"/>
    <w:rsid w:val="00B31270"/>
    <w:rsid w:val="00B32CE4"/>
    <w:rsid w:val="00B33656"/>
    <w:rsid w:val="00B346B6"/>
    <w:rsid w:val="00B37659"/>
    <w:rsid w:val="00B46210"/>
    <w:rsid w:val="00B47384"/>
    <w:rsid w:val="00B5523F"/>
    <w:rsid w:val="00B5771E"/>
    <w:rsid w:val="00B57A3D"/>
    <w:rsid w:val="00B62ACE"/>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2D1B"/>
    <w:rsid w:val="00B93876"/>
    <w:rsid w:val="00B93C05"/>
    <w:rsid w:val="00B962B8"/>
    <w:rsid w:val="00B97B41"/>
    <w:rsid w:val="00BA2108"/>
    <w:rsid w:val="00BA2378"/>
    <w:rsid w:val="00BA2920"/>
    <w:rsid w:val="00BA38E4"/>
    <w:rsid w:val="00BA46B8"/>
    <w:rsid w:val="00BA4739"/>
    <w:rsid w:val="00BA6036"/>
    <w:rsid w:val="00BA6A29"/>
    <w:rsid w:val="00BA6B04"/>
    <w:rsid w:val="00BB06E6"/>
    <w:rsid w:val="00BB0BB6"/>
    <w:rsid w:val="00BB1205"/>
    <w:rsid w:val="00BB3F4D"/>
    <w:rsid w:val="00BB487C"/>
    <w:rsid w:val="00BB5025"/>
    <w:rsid w:val="00BB5455"/>
    <w:rsid w:val="00BC004A"/>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42CF"/>
    <w:rsid w:val="00C0653D"/>
    <w:rsid w:val="00C0786B"/>
    <w:rsid w:val="00C10CBA"/>
    <w:rsid w:val="00C15AD3"/>
    <w:rsid w:val="00C16A9C"/>
    <w:rsid w:val="00C17A77"/>
    <w:rsid w:val="00C20763"/>
    <w:rsid w:val="00C221EB"/>
    <w:rsid w:val="00C22C01"/>
    <w:rsid w:val="00C2626A"/>
    <w:rsid w:val="00C26CE6"/>
    <w:rsid w:val="00C27AFA"/>
    <w:rsid w:val="00C31A1D"/>
    <w:rsid w:val="00C35083"/>
    <w:rsid w:val="00C36324"/>
    <w:rsid w:val="00C40713"/>
    <w:rsid w:val="00C414AA"/>
    <w:rsid w:val="00C4164B"/>
    <w:rsid w:val="00C426CD"/>
    <w:rsid w:val="00C43BE4"/>
    <w:rsid w:val="00C460EC"/>
    <w:rsid w:val="00C53E1F"/>
    <w:rsid w:val="00C571C0"/>
    <w:rsid w:val="00C572C4"/>
    <w:rsid w:val="00C61B32"/>
    <w:rsid w:val="00C61F64"/>
    <w:rsid w:val="00C650E2"/>
    <w:rsid w:val="00C6577D"/>
    <w:rsid w:val="00C65B27"/>
    <w:rsid w:val="00C660C6"/>
    <w:rsid w:val="00C664A4"/>
    <w:rsid w:val="00C70EA6"/>
    <w:rsid w:val="00C713EF"/>
    <w:rsid w:val="00C76801"/>
    <w:rsid w:val="00C80F61"/>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B0F8F"/>
    <w:rsid w:val="00CB3303"/>
    <w:rsid w:val="00CB61A9"/>
    <w:rsid w:val="00CC1DE5"/>
    <w:rsid w:val="00CC2F03"/>
    <w:rsid w:val="00CC30B6"/>
    <w:rsid w:val="00CC7FA0"/>
    <w:rsid w:val="00CD0FB5"/>
    <w:rsid w:val="00CD1247"/>
    <w:rsid w:val="00CD2168"/>
    <w:rsid w:val="00CD23F0"/>
    <w:rsid w:val="00CD28AD"/>
    <w:rsid w:val="00CD2EF4"/>
    <w:rsid w:val="00CD4A47"/>
    <w:rsid w:val="00CD4E7C"/>
    <w:rsid w:val="00CD7380"/>
    <w:rsid w:val="00CD74ED"/>
    <w:rsid w:val="00CE08CA"/>
    <w:rsid w:val="00CE0ED4"/>
    <w:rsid w:val="00CE28BB"/>
    <w:rsid w:val="00CE37DC"/>
    <w:rsid w:val="00CF1434"/>
    <w:rsid w:val="00CF4273"/>
    <w:rsid w:val="00CF4814"/>
    <w:rsid w:val="00CF5E42"/>
    <w:rsid w:val="00CF65AB"/>
    <w:rsid w:val="00CF756F"/>
    <w:rsid w:val="00D01602"/>
    <w:rsid w:val="00D02EE2"/>
    <w:rsid w:val="00D06301"/>
    <w:rsid w:val="00D071C6"/>
    <w:rsid w:val="00D07BA3"/>
    <w:rsid w:val="00D10D15"/>
    <w:rsid w:val="00D1178A"/>
    <w:rsid w:val="00D1325F"/>
    <w:rsid w:val="00D15A89"/>
    <w:rsid w:val="00D234FF"/>
    <w:rsid w:val="00D23A11"/>
    <w:rsid w:val="00D23FF1"/>
    <w:rsid w:val="00D27AAF"/>
    <w:rsid w:val="00D3043C"/>
    <w:rsid w:val="00D32D5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70809"/>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753F"/>
    <w:rsid w:val="00DD0103"/>
    <w:rsid w:val="00DD0589"/>
    <w:rsid w:val="00DD08DD"/>
    <w:rsid w:val="00DD3095"/>
    <w:rsid w:val="00DD30A2"/>
    <w:rsid w:val="00DD3D06"/>
    <w:rsid w:val="00DE7837"/>
    <w:rsid w:val="00DF1585"/>
    <w:rsid w:val="00DF2ED6"/>
    <w:rsid w:val="00DF4210"/>
    <w:rsid w:val="00DF6776"/>
    <w:rsid w:val="00DF795C"/>
    <w:rsid w:val="00DF7CF9"/>
    <w:rsid w:val="00E0356D"/>
    <w:rsid w:val="00E0453A"/>
    <w:rsid w:val="00E04A84"/>
    <w:rsid w:val="00E101B0"/>
    <w:rsid w:val="00E103B1"/>
    <w:rsid w:val="00E11907"/>
    <w:rsid w:val="00E12B2E"/>
    <w:rsid w:val="00E16B52"/>
    <w:rsid w:val="00E16C95"/>
    <w:rsid w:val="00E201A9"/>
    <w:rsid w:val="00E20670"/>
    <w:rsid w:val="00E2530A"/>
    <w:rsid w:val="00E305B9"/>
    <w:rsid w:val="00E32923"/>
    <w:rsid w:val="00E358D6"/>
    <w:rsid w:val="00E41796"/>
    <w:rsid w:val="00E43871"/>
    <w:rsid w:val="00E456FB"/>
    <w:rsid w:val="00E47887"/>
    <w:rsid w:val="00E47C0E"/>
    <w:rsid w:val="00E5049F"/>
    <w:rsid w:val="00E519E4"/>
    <w:rsid w:val="00E52475"/>
    <w:rsid w:val="00E52F97"/>
    <w:rsid w:val="00E547A2"/>
    <w:rsid w:val="00E578F0"/>
    <w:rsid w:val="00E57FBF"/>
    <w:rsid w:val="00E61E36"/>
    <w:rsid w:val="00E62AF1"/>
    <w:rsid w:val="00E65F4E"/>
    <w:rsid w:val="00E667B8"/>
    <w:rsid w:val="00E6734B"/>
    <w:rsid w:val="00E7345B"/>
    <w:rsid w:val="00E73D4C"/>
    <w:rsid w:val="00E7524C"/>
    <w:rsid w:val="00E76552"/>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34C3"/>
    <w:rsid w:val="00EA4E6C"/>
    <w:rsid w:val="00EA50DE"/>
    <w:rsid w:val="00EB0D3E"/>
    <w:rsid w:val="00EB0EB8"/>
    <w:rsid w:val="00EB10AA"/>
    <w:rsid w:val="00EB29EB"/>
    <w:rsid w:val="00EC0EF3"/>
    <w:rsid w:val="00EC13CB"/>
    <w:rsid w:val="00EC1617"/>
    <w:rsid w:val="00EC66E9"/>
    <w:rsid w:val="00ED0890"/>
    <w:rsid w:val="00ED0CC5"/>
    <w:rsid w:val="00ED1DC3"/>
    <w:rsid w:val="00ED24B5"/>
    <w:rsid w:val="00ED2E0A"/>
    <w:rsid w:val="00ED3F6C"/>
    <w:rsid w:val="00ED3FC1"/>
    <w:rsid w:val="00ED6368"/>
    <w:rsid w:val="00ED6660"/>
    <w:rsid w:val="00ED6DD6"/>
    <w:rsid w:val="00ED79C3"/>
    <w:rsid w:val="00EE1D31"/>
    <w:rsid w:val="00EE24FC"/>
    <w:rsid w:val="00EE4007"/>
    <w:rsid w:val="00EE4F2F"/>
    <w:rsid w:val="00EE6989"/>
    <w:rsid w:val="00EE79A9"/>
    <w:rsid w:val="00EF0ADC"/>
    <w:rsid w:val="00EF0EC4"/>
    <w:rsid w:val="00EF2679"/>
    <w:rsid w:val="00EF2EA8"/>
    <w:rsid w:val="00EF50F9"/>
    <w:rsid w:val="00EF63EA"/>
    <w:rsid w:val="00F021A3"/>
    <w:rsid w:val="00F023B0"/>
    <w:rsid w:val="00F023B4"/>
    <w:rsid w:val="00F05322"/>
    <w:rsid w:val="00F06DFA"/>
    <w:rsid w:val="00F107AE"/>
    <w:rsid w:val="00F146F4"/>
    <w:rsid w:val="00F15F2D"/>
    <w:rsid w:val="00F16808"/>
    <w:rsid w:val="00F176A4"/>
    <w:rsid w:val="00F21E77"/>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C76"/>
    <w:rsid w:val="00F623C6"/>
    <w:rsid w:val="00F63A30"/>
    <w:rsid w:val="00F71139"/>
    <w:rsid w:val="00F72AB1"/>
    <w:rsid w:val="00F75B25"/>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DBD708B4-C5C9-4C89-B3BE-F66156B8B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oleObject" Target="embeddings/oleObject9.bin"/><Relationship Id="rId21" Type="http://schemas.openxmlformats.org/officeDocument/2006/relationships/image" Target="media/image11.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3.bin"/><Relationship Id="rId50" Type="http://schemas.openxmlformats.org/officeDocument/2006/relationships/image" Target="media/image26.emf"/><Relationship Id="rId55" Type="http://schemas.openxmlformats.org/officeDocument/2006/relationships/header" Target="header1.xml"/><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image" Target="media/image28.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8.bin"/><Relationship Id="rId40" Type="http://schemas.openxmlformats.org/officeDocument/2006/relationships/image" Target="media/image21.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oleObject" Target="embeddings/oleObject1.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4.bin"/><Relationship Id="rId57" Type="http://schemas.openxmlformats.org/officeDocument/2006/relationships/header" Target="header2.xml"/><Relationship Id="rId61"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oleObject" Target="embeddings/oleObject5.bin"/><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oleObject" Target="embeddings/oleObject3.bin"/><Relationship Id="rId30" Type="http://schemas.openxmlformats.org/officeDocument/2006/relationships/image" Target="media/image16.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5.emf"/><Relationship Id="rId56" Type="http://schemas.openxmlformats.org/officeDocument/2006/relationships/footer" Target="foot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15.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8CF84594A1A14C8CA452E13A9B3BA7" ma:contentTypeVersion="0" ma:contentTypeDescription="Crée un document." ma:contentTypeScope="" ma:versionID="1f2bef60775ffea094686c1d484db7cf">
  <xsd:schema xmlns:xsd="http://www.w3.org/2001/XMLSchema" xmlns:xs="http://www.w3.org/2001/XMLSchema" xmlns:p="http://schemas.microsoft.com/office/2006/metadata/properties" targetNamespace="http://schemas.microsoft.com/office/2006/metadata/properties" ma:root="true" ma:fieldsID="8ca0e5c0c98ff93be14ad232793cf0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89ED2-B2F9-4876-8355-12672AF23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40E6084-102D-4DA8-8B4C-67F0E025AA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0B9F84-6243-47DE-8ADC-38A8B3A70F32}">
  <ds:schemaRefs>
    <ds:schemaRef ds:uri="http://schemas.microsoft.com/sharepoint/v3/contenttype/forms"/>
  </ds:schemaRefs>
</ds:datastoreItem>
</file>

<file path=customXml/itemProps4.xml><?xml version="1.0" encoding="utf-8"?>
<ds:datastoreItem xmlns:ds="http://schemas.openxmlformats.org/officeDocument/2006/customXml" ds:itemID="{FB29C2D4-BA56-4CB6-9CCD-20321C8A9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23383</Words>
  <Characters>128612</Characters>
  <Application>Microsoft Office Word</Application>
  <DocSecurity>0</DocSecurity>
  <Lines>1071</Lines>
  <Paragraphs>303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Alcatel-Lucent</Company>
  <LinksUpToDate>false</LinksUpToDate>
  <CharactersWithSpaces>151692</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ssreeran</dc:creator>
  <cp:keywords/>
  <dc:description/>
  <cp:lastModifiedBy>VOYER Raphael</cp:lastModifiedBy>
  <cp:revision>63</cp:revision>
  <dcterms:created xsi:type="dcterms:W3CDTF">2021-07-08T07:19:00Z</dcterms:created>
  <dcterms:modified xsi:type="dcterms:W3CDTF">2021-07-22T07:28:00Z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b9a70571-31c6-4603-80c1-ef2fb871a62a_Enabled">
    <vt:lpwstr>True</vt:lpwstr>
  </property>
  <property fmtid="{D5CDD505-2E9C-101B-9397-08002B2CF9AE}" pid="4" name="MSIP_Label_b9a70571-31c6-4603-80c1-ef2fb871a62a_SiteId">
    <vt:lpwstr>258ac4e4-146a-411e-9dc8-79a9e12fd6da</vt:lpwstr>
  </property>
  <property fmtid="{D5CDD505-2E9C-101B-9397-08002B2CF9AE}" pid="5" name="MSIP_Label_b9a70571-31c6-4603-80c1-ef2fb871a62a_Owner">
    <vt:lpwstr>psathee@wipro.com</vt:lpwstr>
  </property>
  <property fmtid="{D5CDD505-2E9C-101B-9397-08002B2CF9AE}" pid="6" name="MSIP_Label_b9a70571-31c6-4603-80c1-ef2fb871a62a_SetDate">
    <vt:lpwstr>2018-10-03T13:20:10.0623863Z</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0x010100FB8CF84594A1A14C8CA452E13A9B3BA7</vt:lpwstr>
  </property>
</Properties>
</file>