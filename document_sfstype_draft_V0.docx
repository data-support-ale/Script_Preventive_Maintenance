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77777777"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Treboal</w:t>
        </w:r>
      </w:ins>
      <w:bookmarkEnd w:id="20"/>
    </w:p>
    <w:p w14:paraId="735028ED" w14:textId="77777777" w:rsidR="00855336" w:rsidRPr="00CD74ED" w:rsidDel="00A87B5C" w:rsidRDefault="00FD08A7" w:rsidP="00622755">
      <w:pPr>
        <w:jc w:val="center"/>
        <w:outlineLvl w:val="0"/>
        <w:rPr>
          <w:del w:id="24" w:author="VOYER Raphael" w:date="2021-06-16T09:31:00Z"/>
        </w:rPr>
      </w:pPr>
      <w:bookmarkStart w:id="25" w:name="_Toc381025673"/>
      <w:bookmarkStart w:id="26" w:name="_Toc424820261"/>
      <w:del w:id="27"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5"/>
        <w:r w:rsidR="003206D2" w:rsidRPr="00CD74ED" w:rsidDel="00A87B5C">
          <w:delText>, Abhijeet Chandran</w:delText>
        </w:r>
        <w:bookmarkEnd w:id="26"/>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28" w:author="VOYER Raphael" w:date="2021-06-16T09:30:00Z">
        <w:r w:rsidR="00356FC8" w:rsidDel="00A87B5C">
          <w:delText>2.</w:delText>
        </w:r>
      </w:del>
      <w:ins w:id="29" w:author="cgorentl" w:date="2016-07-28T16:55:00Z">
        <w:del w:id="30" w:author="VOYER Raphael" w:date="2021-06-16T09:30:00Z">
          <w:r w:rsidR="001D4CC9" w:rsidDel="00A87B5C">
            <w:delText>3</w:delText>
          </w:r>
        </w:del>
      </w:ins>
      <w:ins w:id="31" w:author="VOYER Raphael" w:date="2021-06-16T09:30:00Z">
        <w:r w:rsidR="00A87B5C">
          <w:t>0.1</w:t>
        </w:r>
      </w:ins>
      <w:del w:id="32"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3" w:author="cgorentl" w:date="2016-07-28T16:55:00Z">
        <w:r w:rsidR="00CD74ED" w:rsidDel="001D4CC9">
          <w:delText>May 20</w:delText>
        </w:r>
      </w:del>
      <w:ins w:id="34" w:author="cgorentl" w:date="2016-07-28T16:55:00Z">
        <w:del w:id="35" w:author="VOYER Raphael" w:date="2021-06-16T09:30:00Z">
          <w:r w:rsidR="001D4CC9" w:rsidDel="00A87B5C">
            <w:delText>July 28</w:delText>
          </w:r>
        </w:del>
      </w:ins>
      <w:del w:id="36" w:author="VOYER Raphael" w:date="2021-06-16T09:30:00Z">
        <w:r w:rsidR="00356FC8" w:rsidDel="00A87B5C">
          <w:delText>, 201</w:delText>
        </w:r>
        <w:r w:rsidR="00CD74ED" w:rsidDel="00A87B5C">
          <w:delText>6</w:delText>
        </w:r>
      </w:del>
      <w:ins w:id="37" w:author="VOYER Raphael" w:date="2021-06-16T09:30:00Z">
        <w:r w:rsidR="00A87B5C">
          <w:t>10</w:t>
        </w:r>
      </w:ins>
      <w:ins w:id="38"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39" w:name="_Toc214247580"/>
      <w:bookmarkStart w:id="40" w:name="_Toc381025674"/>
      <w:bookmarkStart w:id="41" w:name="_Toc424820262"/>
      <w:bookmarkStart w:id="42"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39"/>
      <w:bookmarkEnd w:id="40"/>
      <w:bookmarkEnd w:id="41"/>
      <w:bookmarkEnd w:id="42"/>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3" w:name="_Toc214247581"/>
      <w:bookmarkStart w:id="44" w:name="_Toc381025675"/>
      <w:bookmarkStart w:id="45" w:name="_Toc424820263"/>
      <w:bookmarkStart w:id="46" w:name="_Toc76555041"/>
      <w:r>
        <w:rPr>
          <w:b/>
        </w:rPr>
        <w:t>TABLE OF CONTENTS</w:t>
      </w:r>
      <w:bookmarkEnd w:id="43"/>
      <w:bookmarkEnd w:id="44"/>
      <w:bookmarkEnd w:id="45"/>
      <w:bookmarkEnd w:id="46"/>
    </w:p>
    <w:p w14:paraId="5FB25FC1" w14:textId="77777777" w:rsidR="00DD3D06" w:rsidRDefault="005E533E">
      <w:pPr>
        <w:pStyle w:val="TM1"/>
        <w:tabs>
          <w:tab w:val="right" w:leader="dot" w:pos="9350"/>
        </w:tabs>
        <w:rPr>
          <w:ins w:id="47"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48" w:author="VOYER Raphael" w:date="2021-07-07T12:57:00Z"/>
          <w:rFonts w:asciiTheme="minorHAnsi" w:eastAsiaTheme="minorEastAsia" w:hAnsiTheme="minorHAnsi" w:cstheme="minorBidi"/>
          <w:noProof/>
          <w:sz w:val="22"/>
          <w:szCs w:val="22"/>
          <w:lang w:val="fr-FR" w:eastAsia="zh-CN"/>
        </w:rPr>
      </w:pPr>
      <w:ins w:id="4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0"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1" w:author="VOYER Raphael" w:date="2021-07-07T12:57:00Z"/>
          <w:rFonts w:asciiTheme="minorHAnsi" w:eastAsiaTheme="minorEastAsia" w:hAnsiTheme="minorHAnsi" w:cstheme="minorBidi"/>
          <w:noProof/>
          <w:sz w:val="22"/>
          <w:szCs w:val="22"/>
          <w:lang w:val="fr-FR" w:eastAsia="zh-CN"/>
        </w:rPr>
      </w:pPr>
      <w:ins w:id="5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3"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4" w:author="VOYER Raphael" w:date="2021-07-07T12:57:00Z"/>
          <w:rFonts w:asciiTheme="minorHAnsi" w:eastAsiaTheme="minorEastAsia" w:hAnsiTheme="minorHAnsi" w:cstheme="minorBidi"/>
          <w:noProof/>
          <w:sz w:val="22"/>
          <w:szCs w:val="22"/>
          <w:lang w:val="fr-FR" w:eastAsia="zh-CN"/>
        </w:rPr>
      </w:pPr>
      <w:ins w:id="5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6"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7" w:author="VOYER Raphael" w:date="2021-07-07T12:57:00Z"/>
          <w:rFonts w:asciiTheme="minorHAnsi" w:eastAsiaTheme="minorEastAsia" w:hAnsiTheme="minorHAnsi" w:cstheme="minorBidi"/>
          <w:noProof/>
          <w:sz w:val="22"/>
          <w:szCs w:val="22"/>
          <w:lang w:val="fr-FR" w:eastAsia="zh-CN"/>
        </w:rPr>
      </w:pPr>
      <w:ins w:id="5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59"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0" w:author="VOYER Raphael" w:date="2021-07-07T12:57:00Z"/>
          <w:rFonts w:asciiTheme="minorHAnsi" w:eastAsiaTheme="minorEastAsia" w:hAnsiTheme="minorHAnsi" w:cstheme="minorBidi"/>
          <w:noProof/>
          <w:sz w:val="22"/>
          <w:szCs w:val="22"/>
          <w:lang w:val="fr-FR" w:eastAsia="zh-CN"/>
        </w:rPr>
      </w:pPr>
      <w:ins w:id="6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2"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3" w:author="VOYER Raphael" w:date="2021-07-07T12:57:00Z"/>
          <w:rFonts w:asciiTheme="minorHAnsi" w:eastAsiaTheme="minorEastAsia" w:hAnsiTheme="minorHAnsi" w:cstheme="minorBidi"/>
          <w:noProof/>
          <w:sz w:val="22"/>
          <w:szCs w:val="22"/>
          <w:lang w:val="fr-FR" w:eastAsia="zh-CN"/>
        </w:rPr>
      </w:pPr>
      <w:ins w:id="6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5"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6" w:author="VOYER Raphael" w:date="2021-07-07T12:57:00Z"/>
          <w:rFonts w:asciiTheme="minorHAnsi" w:eastAsiaTheme="minorEastAsia" w:hAnsiTheme="minorHAnsi" w:cstheme="minorBidi"/>
          <w:noProof/>
          <w:sz w:val="22"/>
          <w:szCs w:val="22"/>
          <w:lang w:val="fr-FR" w:eastAsia="zh-CN"/>
        </w:rPr>
      </w:pPr>
      <w:ins w:id="6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68"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69" w:author="VOYER Raphael" w:date="2021-07-07T12:57:00Z"/>
          <w:rFonts w:asciiTheme="minorHAnsi" w:eastAsiaTheme="minorEastAsia" w:hAnsiTheme="minorHAnsi" w:cstheme="minorBidi"/>
          <w:noProof/>
          <w:sz w:val="22"/>
          <w:szCs w:val="22"/>
          <w:lang w:val="fr-FR" w:eastAsia="zh-CN"/>
        </w:rPr>
      </w:pPr>
      <w:ins w:id="7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1"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2" w:author="VOYER Raphael" w:date="2021-07-07T12:57:00Z"/>
          <w:rFonts w:asciiTheme="minorHAnsi" w:eastAsiaTheme="minorEastAsia" w:hAnsiTheme="minorHAnsi" w:cstheme="minorBidi"/>
          <w:noProof/>
          <w:sz w:val="22"/>
          <w:szCs w:val="22"/>
          <w:lang w:val="fr-FR" w:eastAsia="zh-CN"/>
        </w:rPr>
      </w:pPr>
      <w:ins w:id="7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4"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5" w:author="VOYER Raphael" w:date="2021-07-07T12:57:00Z"/>
          <w:rFonts w:asciiTheme="minorHAnsi" w:eastAsiaTheme="minorEastAsia" w:hAnsiTheme="minorHAnsi" w:cstheme="minorBidi"/>
          <w:noProof/>
          <w:sz w:val="22"/>
          <w:szCs w:val="22"/>
          <w:lang w:val="fr-FR" w:eastAsia="zh-CN"/>
        </w:rPr>
      </w:pPr>
      <w:ins w:id="7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7"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78" w:author="VOYER Raphael" w:date="2021-07-07T12:57:00Z"/>
          <w:rFonts w:asciiTheme="minorHAnsi" w:eastAsiaTheme="minorEastAsia" w:hAnsiTheme="minorHAnsi" w:cstheme="minorBidi"/>
          <w:noProof/>
          <w:sz w:val="22"/>
          <w:szCs w:val="22"/>
          <w:lang w:val="fr-FR" w:eastAsia="zh-CN"/>
        </w:rPr>
      </w:pPr>
      <w:ins w:id="7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0"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1" w:author="VOYER Raphael" w:date="2021-07-07T12:57:00Z"/>
          <w:rFonts w:asciiTheme="minorHAnsi" w:eastAsiaTheme="minorEastAsia" w:hAnsiTheme="minorHAnsi" w:cstheme="minorBidi"/>
          <w:noProof/>
          <w:sz w:val="22"/>
          <w:szCs w:val="22"/>
          <w:lang w:val="fr-FR" w:eastAsia="zh-CN"/>
        </w:rPr>
      </w:pPr>
      <w:ins w:id="8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3"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4" w:author="VOYER Raphael" w:date="2021-07-07T12:57:00Z"/>
          <w:rFonts w:asciiTheme="minorHAnsi" w:eastAsiaTheme="minorEastAsia" w:hAnsiTheme="minorHAnsi" w:cstheme="minorBidi"/>
          <w:noProof/>
          <w:sz w:val="22"/>
          <w:szCs w:val="22"/>
          <w:lang w:val="fr-FR" w:eastAsia="zh-CN"/>
        </w:rPr>
      </w:pPr>
      <w:ins w:id="8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6"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7" w:author="VOYER Raphael" w:date="2021-07-07T12:57:00Z"/>
          <w:rFonts w:asciiTheme="minorHAnsi" w:eastAsiaTheme="minorEastAsia" w:hAnsiTheme="minorHAnsi" w:cstheme="minorBidi"/>
          <w:noProof/>
          <w:sz w:val="22"/>
          <w:szCs w:val="22"/>
          <w:lang w:val="fr-FR" w:eastAsia="zh-CN"/>
        </w:rPr>
      </w:pPr>
      <w:ins w:id="8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89"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0" w:author="VOYER Raphael" w:date="2021-07-07T12:57:00Z"/>
          <w:rFonts w:asciiTheme="minorHAnsi" w:eastAsiaTheme="minorEastAsia" w:hAnsiTheme="minorHAnsi" w:cstheme="minorBidi"/>
          <w:noProof/>
          <w:sz w:val="22"/>
          <w:szCs w:val="22"/>
          <w:lang w:val="fr-FR" w:eastAsia="zh-CN"/>
        </w:rPr>
      </w:pPr>
      <w:ins w:id="9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2"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3" w:author="VOYER Raphael" w:date="2021-07-07T12:57:00Z"/>
          <w:rFonts w:asciiTheme="minorHAnsi" w:eastAsiaTheme="minorEastAsia" w:hAnsiTheme="minorHAnsi" w:cstheme="minorBidi"/>
          <w:noProof/>
          <w:sz w:val="22"/>
          <w:szCs w:val="22"/>
          <w:lang w:val="fr-FR" w:eastAsia="zh-CN"/>
        </w:rPr>
      </w:pPr>
      <w:ins w:id="9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5"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6" w:author="VOYER Raphael" w:date="2021-07-07T12:57:00Z"/>
          <w:rFonts w:asciiTheme="minorHAnsi" w:eastAsiaTheme="minorEastAsia" w:hAnsiTheme="minorHAnsi" w:cstheme="minorBidi"/>
          <w:noProof/>
          <w:sz w:val="22"/>
          <w:szCs w:val="22"/>
          <w:lang w:val="fr-FR" w:eastAsia="zh-CN"/>
        </w:rPr>
      </w:pPr>
      <w:ins w:id="9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98"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99" w:author="VOYER Raphael" w:date="2021-07-07T12:57:00Z"/>
          <w:rFonts w:asciiTheme="minorHAnsi" w:eastAsiaTheme="minorEastAsia" w:hAnsiTheme="minorHAnsi" w:cstheme="minorBidi"/>
          <w:noProof/>
          <w:sz w:val="22"/>
          <w:szCs w:val="22"/>
          <w:lang w:val="fr-FR" w:eastAsia="zh-CN"/>
        </w:rPr>
      </w:pPr>
      <w:ins w:id="10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1"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2" w:author="VOYER Raphael" w:date="2021-07-07T12:57:00Z"/>
          <w:rFonts w:asciiTheme="minorHAnsi" w:eastAsiaTheme="minorEastAsia" w:hAnsiTheme="minorHAnsi" w:cstheme="minorBidi"/>
          <w:noProof/>
          <w:sz w:val="22"/>
          <w:szCs w:val="22"/>
          <w:lang w:val="fr-FR" w:eastAsia="zh-CN"/>
        </w:rPr>
      </w:pPr>
      <w:ins w:id="10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4"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5" w:author="VOYER Raphael" w:date="2021-07-07T12:57:00Z"/>
          <w:rFonts w:asciiTheme="minorHAnsi" w:eastAsiaTheme="minorEastAsia" w:hAnsiTheme="minorHAnsi" w:cstheme="minorBidi"/>
          <w:noProof/>
          <w:sz w:val="22"/>
          <w:szCs w:val="22"/>
          <w:lang w:val="fr-FR" w:eastAsia="zh-CN"/>
        </w:rPr>
      </w:pPr>
      <w:ins w:id="10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7"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08" w:author="VOYER Raphael" w:date="2021-07-07T12:57:00Z"/>
          <w:rFonts w:asciiTheme="minorHAnsi" w:eastAsiaTheme="minorEastAsia" w:hAnsiTheme="minorHAnsi" w:cstheme="minorBidi"/>
          <w:noProof/>
          <w:sz w:val="22"/>
          <w:szCs w:val="22"/>
          <w:lang w:val="fr-FR" w:eastAsia="zh-CN"/>
        </w:rPr>
      </w:pPr>
      <w:ins w:id="10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0"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1" w:author="VOYER Raphael" w:date="2021-07-07T12:57:00Z"/>
          <w:rFonts w:asciiTheme="minorHAnsi" w:eastAsiaTheme="minorEastAsia" w:hAnsiTheme="minorHAnsi" w:cstheme="minorBidi"/>
          <w:noProof/>
          <w:sz w:val="22"/>
          <w:szCs w:val="22"/>
          <w:lang w:val="fr-FR" w:eastAsia="zh-CN"/>
        </w:rPr>
      </w:pPr>
      <w:ins w:id="11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3"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4" w:author="VOYER Raphael" w:date="2021-07-07T12:57:00Z"/>
          <w:rFonts w:asciiTheme="minorHAnsi" w:eastAsiaTheme="minorEastAsia" w:hAnsiTheme="minorHAnsi" w:cstheme="minorBidi"/>
          <w:noProof/>
          <w:sz w:val="22"/>
          <w:szCs w:val="22"/>
          <w:lang w:val="fr-FR" w:eastAsia="zh-CN"/>
        </w:rPr>
      </w:pPr>
      <w:ins w:id="11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6"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7" w:author="VOYER Raphael" w:date="2021-07-07T12:57:00Z"/>
          <w:rFonts w:asciiTheme="minorHAnsi" w:eastAsiaTheme="minorEastAsia" w:hAnsiTheme="minorHAnsi" w:cstheme="minorBidi"/>
          <w:noProof/>
          <w:sz w:val="22"/>
          <w:szCs w:val="22"/>
          <w:lang w:val="fr-FR" w:eastAsia="zh-CN"/>
        </w:rPr>
      </w:pPr>
      <w:ins w:id="11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19"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0" w:author="VOYER Raphael" w:date="2021-07-07T12:57:00Z"/>
          <w:rFonts w:asciiTheme="minorHAnsi" w:eastAsiaTheme="minorEastAsia" w:hAnsiTheme="minorHAnsi" w:cstheme="minorBidi"/>
          <w:noProof/>
          <w:sz w:val="22"/>
          <w:szCs w:val="22"/>
          <w:lang w:val="fr-FR" w:eastAsia="zh-CN"/>
        </w:rPr>
      </w:pPr>
      <w:ins w:id="12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2"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3" w:author="VOYER Raphael" w:date="2021-07-07T12:57:00Z"/>
          <w:rFonts w:asciiTheme="minorHAnsi" w:eastAsiaTheme="minorEastAsia" w:hAnsiTheme="minorHAnsi" w:cstheme="minorBidi"/>
          <w:noProof/>
          <w:sz w:val="22"/>
          <w:szCs w:val="22"/>
          <w:lang w:val="fr-FR" w:eastAsia="zh-CN"/>
        </w:rPr>
      </w:pPr>
      <w:ins w:id="12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5"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6" w:author="VOYER Raphael" w:date="2021-07-07T12:57:00Z"/>
          <w:rFonts w:asciiTheme="minorHAnsi" w:eastAsiaTheme="minorEastAsia" w:hAnsiTheme="minorHAnsi" w:cstheme="minorBidi"/>
          <w:noProof/>
          <w:sz w:val="22"/>
          <w:szCs w:val="22"/>
          <w:lang w:val="fr-FR" w:eastAsia="zh-CN"/>
        </w:rPr>
      </w:pPr>
      <w:ins w:id="12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28"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29" w:author="VOYER Raphael" w:date="2021-07-07T12:57:00Z"/>
          <w:rFonts w:asciiTheme="minorHAnsi" w:eastAsiaTheme="minorEastAsia" w:hAnsiTheme="minorHAnsi" w:cstheme="minorBidi"/>
          <w:noProof/>
          <w:sz w:val="22"/>
          <w:szCs w:val="22"/>
          <w:lang w:val="fr-FR" w:eastAsia="zh-CN"/>
        </w:rPr>
      </w:pPr>
      <w:ins w:id="13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1"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2" w:author="VOYER Raphael" w:date="2021-07-07T12:57:00Z"/>
          <w:rFonts w:asciiTheme="minorHAnsi" w:eastAsiaTheme="minorEastAsia" w:hAnsiTheme="minorHAnsi" w:cstheme="minorBidi"/>
          <w:noProof/>
          <w:sz w:val="22"/>
          <w:szCs w:val="22"/>
          <w:lang w:val="fr-FR" w:eastAsia="zh-CN"/>
        </w:rPr>
      </w:pPr>
      <w:ins w:id="13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4"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5" w:author="VOYER Raphael" w:date="2021-07-07T12:57:00Z"/>
          <w:rFonts w:asciiTheme="minorHAnsi" w:eastAsiaTheme="minorEastAsia" w:hAnsiTheme="minorHAnsi" w:cstheme="minorBidi"/>
          <w:noProof/>
          <w:sz w:val="22"/>
          <w:szCs w:val="22"/>
          <w:lang w:val="fr-FR" w:eastAsia="zh-CN"/>
        </w:rPr>
      </w:pPr>
      <w:ins w:id="13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7"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38" w:author="VOYER Raphael" w:date="2021-07-07T12:57:00Z"/>
          <w:rFonts w:asciiTheme="minorHAnsi" w:eastAsiaTheme="minorEastAsia" w:hAnsiTheme="minorHAnsi" w:cstheme="minorBidi"/>
          <w:noProof/>
          <w:sz w:val="22"/>
          <w:szCs w:val="22"/>
          <w:lang w:val="fr-FR" w:eastAsia="zh-CN"/>
        </w:rPr>
      </w:pPr>
      <w:ins w:id="13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0"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1" w:author="VOYER Raphael" w:date="2021-07-07T12:57:00Z"/>
          <w:rFonts w:asciiTheme="minorHAnsi" w:eastAsiaTheme="minorEastAsia" w:hAnsiTheme="minorHAnsi" w:cstheme="minorBidi"/>
          <w:noProof/>
          <w:sz w:val="22"/>
          <w:szCs w:val="22"/>
          <w:lang w:val="fr-FR" w:eastAsia="zh-CN"/>
        </w:rPr>
      </w:pPr>
      <w:ins w:id="14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3"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4" w:author="VOYER Raphael" w:date="2021-07-07T12:57:00Z"/>
          <w:rFonts w:asciiTheme="minorHAnsi" w:eastAsiaTheme="minorEastAsia" w:hAnsiTheme="minorHAnsi" w:cstheme="minorBidi"/>
          <w:noProof/>
          <w:sz w:val="22"/>
          <w:szCs w:val="22"/>
          <w:lang w:val="fr-FR" w:eastAsia="zh-CN"/>
        </w:rPr>
      </w:pPr>
      <w:ins w:id="14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6"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7" w:author="VOYER Raphael" w:date="2021-07-07T12:57:00Z"/>
          <w:rFonts w:asciiTheme="minorHAnsi" w:eastAsiaTheme="minorEastAsia" w:hAnsiTheme="minorHAnsi" w:cstheme="minorBidi"/>
          <w:noProof/>
          <w:sz w:val="22"/>
          <w:szCs w:val="22"/>
          <w:lang w:val="fr-FR" w:eastAsia="zh-CN"/>
        </w:rPr>
      </w:pPr>
      <w:ins w:id="14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49"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0" w:author="VOYER Raphael" w:date="2021-07-07T12:57:00Z"/>
          <w:rFonts w:asciiTheme="minorHAnsi" w:eastAsiaTheme="minorEastAsia" w:hAnsiTheme="minorHAnsi" w:cstheme="minorBidi"/>
          <w:noProof/>
          <w:sz w:val="22"/>
          <w:szCs w:val="22"/>
          <w:lang w:val="fr-FR" w:eastAsia="zh-CN"/>
        </w:rPr>
      </w:pPr>
      <w:ins w:id="1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2"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3" w:author="VOYER Raphael" w:date="2021-07-07T12:57:00Z"/>
          <w:rFonts w:asciiTheme="minorHAnsi" w:eastAsiaTheme="minorEastAsia" w:hAnsiTheme="minorHAnsi" w:cstheme="minorBidi"/>
          <w:noProof/>
          <w:sz w:val="22"/>
          <w:szCs w:val="22"/>
          <w:lang w:val="fr-FR" w:eastAsia="zh-CN"/>
        </w:rPr>
      </w:pPr>
      <w:ins w:id="1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5"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6"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7" w:author="VOYER Raphael" w:date="2021-07-07T12:57:00Z"/>
          <w:rFonts w:ascii="Calibri" w:hAnsi="Calibri"/>
          <w:noProof/>
          <w:sz w:val="22"/>
          <w:szCs w:val="22"/>
        </w:rPr>
      </w:pPr>
      <w:del w:id="158" w:author="VOYER Raphael" w:date="2021-07-07T12:57:00Z">
        <w:r w:rsidRPr="00DD3D06" w:rsidDel="00DD3D06">
          <w:rPr>
            <w:rPrChange w:id="159"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0"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1" w:author="VOYER Raphael" w:date="2021-07-07T12:57:00Z"/>
          <w:rFonts w:ascii="Calibri" w:hAnsi="Calibri"/>
          <w:noProof/>
          <w:sz w:val="22"/>
          <w:szCs w:val="22"/>
        </w:rPr>
      </w:pPr>
      <w:del w:id="162" w:author="VOYER Raphael" w:date="2021-07-07T12:57:00Z">
        <w:r w:rsidRPr="00DD3D06" w:rsidDel="00DD3D06">
          <w:rPr>
            <w:rPrChange w:id="163"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4"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5" w:author="VOYER Raphael" w:date="2021-07-07T12:57:00Z"/>
          <w:rFonts w:ascii="Calibri" w:hAnsi="Calibri"/>
          <w:noProof/>
          <w:sz w:val="22"/>
          <w:szCs w:val="22"/>
        </w:rPr>
      </w:pPr>
      <w:del w:id="166" w:author="VOYER Raphael" w:date="2021-07-07T12:57:00Z">
        <w:r w:rsidRPr="00DD3D06" w:rsidDel="00DD3D06">
          <w:rPr>
            <w:rPrChange w:id="167"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68"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69" w:author="VOYER Raphael" w:date="2021-07-07T12:57:00Z"/>
          <w:rFonts w:ascii="Calibri" w:hAnsi="Calibri"/>
          <w:noProof/>
          <w:sz w:val="22"/>
          <w:szCs w:val="22"/>
        </w:rPr>
      </w:pPr>
      <w:del w:id="170" w:author="VOYER Raphael" w:date="2021-07-07T12:57:00Z">
        <w:r w:rsidRPr="00DD3D06" w:rsidDel="00DD3D06">
          <w:rPr>
            <w:rPrChange w:id="171"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2"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3" w:author="VOYER Raphael" w:date="2021-07-07T12:57:00Z"/>
          <w:rFonts w:ascii="Calibri" w:hAnsi="Calibri"/>
          <w:noProof/>
          <w:sz w:val="22"/>
          <w:szCs w:val="22"/>
        </w:rPr>
      </w:pPr>
      <w:del w:id="174" w:author="VOYER Raphael" w:date="2021-07-07T12:57:00Z">
        <w:r w:rsidRPr="00DD3D06" w:rsidDel="00DD3D06">
          <w:rPr>
            <w:rPrChange w:id="175"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6"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7" w:author="VOYER Raphael" w:date="2021-07-07T12:57:00Z"/>
          <w:rFonts w:ascii="Calibri" w:hAnsi="Calibri"/>
          <w:noProof/>
          <w:sz w:val="22"/>
          <w:szCs w:val="22"/>
        </w:rPr>
      </w:pPr>
      <w:del w:id="178" w:author="VOYER Raphael" w:date="2021-07-07T12:57:00Z">
        <w:r w:rsidRPr="00DD3D06" w:rsidDel="00DD3D06">
          <w:rPr>
            <w:rPrChange w:id="179"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0"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1" w:author="VOYER Raphael" w:date="2021-07-07T12:57:00Z"/>
          <w:rFonts w:ascii="Calibri" w:hAnsi="Calibri"/>
          <w:noProof/>
          <w:sz w:val="22"/>
          <w:szCs w:val="22"/>
        </w:rPr>
      </w:pPr>
      <w:del w:id="182" w:author="VOYER Raphael" w:date="2021-07-07T12:57:00Z">
        <w:r w:rsidRPr="00DD3D06" w:rsidDel="00DD3D06">
          <w:rPr>
            <w:rPrChange w:id="183"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4"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5" w:author="VOYER Raphael" w:date="2021-07-07T12:57:00Z"/>
          <w:rFonts w:ascii="Calibri" w:hAnsi="Calibri"/>
          <w:noProof/>
          <w:sz w:val="22"/>
          <w:szCs w:val="22"/>
        </w:rPr>
      </w:pPr>
      <w:del w:id="186" w:author="VOYER Raphael" w:date="2021-07-07T12:57:00Z">
        <w:r w:rsidRPr="00DD3D06" w:rsidDel="00DD3D06">
          <w:rPr>
            <w:rPrChange w:id="187"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88"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89" w:author="VOYER Raphael" w:date="2021-07-07T12:57:00Z"/>
          <w:rFonts w:ascii="Calibri" w:hAnsi="Calibri"/>
          <w:noProof/>
          <w:sz w:val="22"/>
          <w:szCs w:val="22"/>
        </w:rPr>
      </w:pPr>
      <w:del w:id="190" w:author="VOYER Raphael" w:date="2021-07-07T12:57:00Z">
        <w:r w:rsidRPr="00DD3D06" w:rsidDel="00DD3D06">
          <w:rPr>
            <w:rPrChange w:id="191"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2"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3" w:author="VOYER Raphael" w:date="2021-07-07T12:57:00Z"/>
          <w:rFonts w:ascii="Calibri" w:hAnsi="Calibri"/>
          <w:noProof/>
          <w:sz w:val="22"/>
          <w:szCs w:val="22"/>
        </w:rPr>
      </w:pPr>
      <w:del w:id="194" w:author="VOYER Raphael" w:date="2021-07-07T12:57:00Z">
        <w:r w:rsidRPr="00DD3D06" w:rsidDel="00DD3D06">
          <w:rPr>
            <w:rPrChange w:id="195"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6"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7" w:author="VOYER Raphael" w:date="2021-07-07T12:57:00Z"/>
          <w:rFonts w:ascii="Calibri" w:hAnsi="Calibri"/>
          <w:noProof/>
          <w:sz w:val="22"/>
          <w:szCs w:val="22"/>
        </w:rPr>
      </w:pPr>
      <w:del w:id="198" w:author="VOYER Raphael" w:date="2021-07-07T12:57:00Z">
        <w:r w:rsidRPr="00DD3D06" w:rsidDel="00DD3D06">
          <w:rPr>
            <w:rPrChange w:id="199"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0"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1" w:author="VOYER Raphael" w:date="2021-07-07T12:57:00Z"/>
          <w:rStyle w:val="Lienhypertexte"/>
          <w:noProof/>
        </w:rPr>
      </w:pPr>
      <w:del w:id="202" w:author="VOYER Raphael" w:date="2021-07-07T12:57:00Z">
        <w:r w:rsidRPr="00DD3D06" w:rsidDel="00DD3D06">
          <w:rPr>
            <w:rPrChange w:id="203" w:author="VOYER Raphael" w:date="2021-07-07T12:57:00Z">
              <w:rPr>
                <w:rStyle w:val="Lienhypertexte"/>
                <w:noProof/>
              </w:rPr>
            </w:rPrChange>
          </w:rPr>
          <w:delText>2.1.1 Stonebeat FullCluster Overview:</w:delText>
        </w:r>
        <w:r w:rsidRPr="00DD3D06" w:rsidDel="00DD3D06">
          <w:rPr>
            <w:webHidden/>
            <w:rPrChange w:id="204" w:author="VOYER Raphael" w:date="2021-07-07T12:57:00Z">
              <w:rPr>
                <w:rStyle w:val="Lienhypertexte"/>
                <w:noProof/>
                <w:webHidden/>
              </w:rPr>
            </w:rPrChange>
          </w:rPr>
          <w:tab/>
        </w:r>
        <w:r w:rsidR="00E201A9" w:rsidRPr="00DD3D06" w:rsidDel="00DD3D06">
          <w:rPr>
            <w:webHidden/>
            <w:rPrChange w:id="205"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6" w:author="VOYER Raphael" w:date="2021-07-07T12:57:00Z"/>
          <w:rStyle w:val="Lienhypertexte"/>
          <w:noProof/>
        </w:rPr>
      </w:pPr>
      <w:del w:id="207" w:author="VOYER Raphael" w:date="2021-07-07T12:57:00Z">
        <w:r w:rsidRPr="00DD3D06" w:rsidDel="00DD3D06">
          <w:rPr>
            <w:rPrChange w:id="208" w:author="VOYER Raphael" w:date="2021-07-07T12:57:00Z">
              <w:rPr>
                <w:rStyle w:val="Lienhypertexte"/>
                <w:noProof/>
              </w:rPr>
            </w:rPrChange>
          </w:rPr>
          <w:delText>2.1.2 Clustering</w:delText>
        </w:r>
        <w:r w:rsidRPr="00DD3D06" w:rsidDel="00DD3D06">
          <w:rPr>
            <w:webHidden/>
            <w:rPrChange w:id="209" w:author="VOYER Raphael" w:date="2021-07-07T12:57:00Z">
              <w:rPr>
                <w:rStyle w:val="Lienhypertexte"/>
                <w:noProof/>
                <w:webHidden/>
              </w:rPr>
            </w:rPrChange>
          </w:rPr>
          <w:tab/>
        </w:r>
        <w:r w:rsidR="00E201A9" w:rsidRPr="00DD3D06" w:rsidDel="00DD3D06">
          <w:rPr>
            <w:webHidden/>
            <w:rPrChange w:id="210"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1" w:author="VOYER Raphael" w:date="2021-07-07T12:57:00Z"/>
          <w:rStyle w:val="Lienhypertexte"/>
          <w:noProof/>
        </w:rPr>
      </w:pPr>
      <w:del w:id="212" w:author="VOYER Raphael" w:date="2021-07-07T12:57:00Z">
        <w:r w:rsidRPr="00DD3D06" w:rsidDel="00DD3D06">
          <w:rPr>
            <w:rPrChange w:id="213" w:author="VOYER Raphael" w:date="2021-07-07T12:57:00Z">
              <w:rPr>
                <w:rStyle w:val="Lienhypertexte"/>
                <w:noProof/>
              </w:rPr>
            </w:rPrChange>
          </w:rPr>
          <w:delText>2.1.3 IP and MAC Addresses</w:delText>
        </w:r>
        <w:r w:rsidRPr="00DD3D06" w:rsidDel="00DD3D06">
          <w:rPr>
            <w:webHidden/>
            <w:rPrChange w:id="214" w:author="VOYER Raphael" w:date="2021-07-07T12:57:00Z">
              <w:rPr>
                <w:rStyle w:val="Lienhypertexte"/>
                <w:noProof/>
                <w:webHidden/>
              </w:rPr>
            </w:rPrChange>
          </w:rPr>
          <w:tab/>
        </w:r>
        <w:r w:rsidR="00E201A9" w:rsidRPr="00DD3D06" w:rsidDel="00DD3D06">
          <w:rPr>
            <w:webHidden/>
            <w:rPrChange w:id="215"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6" w:author="VOYER Raphael" w:date="2021-07-07T12:57:00Z"/>
          <w:rStyle w:val="Lienhypertexte"/>
          <w:noProof/>
        </w:rPr>
      </w:pPr>
      <w:del w:id="217" w:author="VOYER Raphael" w:date="2021-07-07T12:57:00Z">
        <w:r w:rsidRPr="00DD3D06" w:rsidDel="00DD3D06">
          <w:rPr>
            <w:rPrChange w:id="218" w:author="VOYER Raphael" w:date="2021-07-07T12:57:00Z">
              <w:rPr>
                <w:rStyle w:val="Lienhypertexte"/>
                <w:noProof/>
              </w:rPr>
            </w:rPrChange>
          </w:rPr>
          <w:delText>2.1.4 Connecting to the Cluster:</w:delText>
        </w:r>
        <w:r w:rsidRPr="00DD3D06" w:rsidDel="00DD3D06">
          <w:rPr>
            <w:webHidden/>
            <w:rPrChange w:id="219" w:author="VOYER Raphael" w:date="2021-07-07T12:57:00Z">
              <w:rPr>
                <w:rStyle w:val="Lienhypertexte"/>
                <w:noProof/>
                <w:webHidden/>
              </w:rPr>
            </w:rPrChange>
          </w:rPr>
          <w:tab/>
        </w:r>
        <w:r w:rsidR="00E201A9" w:rsidRPr="00DD3D06" w:rsidDel="00DD3D06">
          <w:rPr>
            <w:webHidden/>
            <w:rPrChange w:id="220"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1" w:author="VOYER Raphael" w:date="2021-07-07T12:57:00Z"/>
          <w:rFonts w:ascii="Calibri" w:hAnsi="Calibri"/>
          <w:noProof/>
          <w:sz w:val="22"/>
          <w:szCs w:val="22"/>
        </w:rPr>
      </w:pPr>
      <w:del w:id="222" w:author="VOYER Raphael" w:date="2021-07-07T12:57:00Z">
        <w:r w:rsidRPr="00DD3D06" w:rsidDel="00DD3D06">
          <w:rPr>
            <w:rPrChange w:id="223"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4"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5" w:author="VOYER Raphael" w:date="2021-07-07T12:57:00Z"/>
          <w:rFonts w:ascii="Calibri" w:hAnsi="Calibri"/>
          <w:noProof/>
          <w:sz w:val="22"/>
          <w:szCs w:val="22"/>
        </w:rPr>
      </w:pPr>
      <w:del w:id="226" w:author="VOYER Raphael" w:date="2021-07-07T12:57:00Z">
        <w:r w:rsidRPr="00DD3D06" w:rsidDel="00DD3D06">
          <w:rPr>
            <w:rPrChange w:id="227"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28"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29" w:author="VOYER Raphael" w:date="2021-07-07T12:57:00Z"/>
          <w:rFonts w:ascii="Calibri" w:hAnsi="Calibri"/>
          <w:noProof/>
          <w:sz w:val="22"/>
          <w:szCs w:val="22"/>
        </w:rPr>
      </w:pPr>
      <w:del w:id="230" w:author="VOYER Raphael" w:date="2021-07-07T12:57:00Z">
        <w:r w:rsidRPr="00DD3D06" w:rsidDel="00DD3D06">
          <w:rPr>
            <w:rPrChange w:id="231"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2"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3" w:author="VOYER Raphael" w:date="2021-07-07T12:57:00Z"/>
          <w:rFonts w:ascii="Calibri" w:hAnsi="Calibri"/>
          <w:noProof/>
          <w:sz w:val="22"/>
          <w:szCs w:val="22"/>
        </w:rPr>
      </w:pPr>
      <w:del w:id="234" w:author="VOYER Raphael" w:date="2021-07-07T12:57:00Z">
        <w:r w:rsidRPr="00DD3D06" w:rsidDel="00DD3D06">
          <w:rPr>
            <w:rPrChange w:id="235"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6"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7" w:author="VOYER Raphael" w:date="2021-07-07T12:57:00Z"/>
          <w:rFonts w:ascii="Calibri" w:hAnsi="Calibri"/>
          <w:noProof/>
          <w:sz w:val="22"/>
          <w:szCs w:val="22"/>
        </w:rPr>
      </w:pPr>
      <w:del w:id="238" w:author="VOYER Raphael" w:date="2021-07-07T12:57:00Z">
        <w:r w:rsidRPr="00DD3D06" w:rsidDel="00DD3D06">
          <w:rPr>
            <w:rPrChange w:id="239"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0"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1" w:author="VOYER Raphael" w:date="2021-07-07T12:57:00Z"/>
          <w:rFonts w:ascii="Calibri" w:hAnsi="Calibri"/>
          <w:noProof/>
          <w:sz w:val="22"/>
          <w:szCs w:val="22"/>
        </w:rPr>
      </w:pPr>
      <w:del w:id="242" w:author="VOYER Raphael" w:date="2021-07-07T12:57:00Z">
        <w:r w:rsidRPr="00DD3D06" w:rsidDel="00DD3D06">
          <w:rPr>
            <w:rPrChange w:id="243"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4"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5" w:author="VOYER Raphael" w:date="2021-07-07T12:57:00Z"/>
          <w:rFonts w:ascii="Calibri" w:hAnsi="Calibri"/>
          <w:noProof/>
          <w:sz w:val="22"/>
          <w:szCs w:val="22"/>
        </w:rPr>
      </w:pPr>
      <w:del w:id="246" w:author="VOYER Raphael" w:date="2021-07-07T12:57:00Z">
        <w:r w:rsidRPr="00DD3D06" w:rsidDel="00DD3D06">
          <w:rPr>
            <w:rPrChange w:id="247"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48"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49" w:author="VOYER Raphael" w:date="2021-07-07T12:57:00Z"/>
          <w:rFonts w:ascii="Calibri" w:hAnsi="Calibri"/>
          <w:noProof/>
          <w:sz w:val="22"/>
          <w:szCs w:val="22"/>
        </w:rPr>
      </w:pPr>
      <w:del w:id="250" w:author="VOYER Raphael" w:date="2021-07-07T12:57:00Z">
        <w:r w:rsidRPr="00DD3D06" w:rsidDel="00DD3D06">
          <w:rPr>
            <w:rPrChange w:id="251"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2"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3" w:author="VOYER Raphael" w:date="2021-07-07T12:57:00Z"/>
          <w:rFonts w:ascii="Calibri" w:hAnsi="Calibri"/>
          <w:noProof/>
          <w:sz w:val="22"/>
          <w:szCs w:val="22"/>
        </w:rPr>
      </w:pPr>
      <w:del w:id="254" w:author="VOYER Raphael" w:date="2021-07-07T12:57:00Z">
        <w:r w:rsidRPr="00DD3D06" w:rsidDel="00DD3D06">
          <w:rPr>
            <w:rPrChange w:id="255"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6"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7" w:author="VOYER Raphael" w:date="2021-07-07T12:57:00Z"/>
          <w:rFonts w:ascii="Calibri" w:hAnsi="Calibri"/>
          <w:noProof/>
          <w:sz w:val="22"/>
          <w:szCs w:val="22"/>
        </w:rPr>
      </w:pPr>
      <w:del w:id="258" w:author="VOYER Raphael" w:date="2021-07-07T12:57:00Z">
        <w:r w:rsidRPr="00DD3D06" w:rsidDel="00DD3D06">
          <w:rPr>
            <w:rPrChange w:id="259"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0"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1" w:author="VOYER Raphael" w:date="2021-07-07T12:57:00Z"/>
          <w:rFonts w:ascii="Calibri" w:hAnsi="Calibri"/>
          <w:noProof/>
          <w:sz w:val="22"/>
          <w:szCs w:val="22"/>
        </w:rPr>
      </w:pPr>
      <w:del w:id="262" w:author="VOYER Raphael" w:date="2021-07-07T12:57:00Z">
        <w:r w:rsidRPr="00DD3D06" w:rsidDel="00DD3D06">
          <w:rPr>
            <w:rPrChange w:id="263"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4"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5" w:author="VOYER Raphael" w:date="2021-07-07T12:57:00Z"/>
          <w:rFonts w:ascii="Calibri" w:hAnsi="Calibri"/>
          <w:noProof/>
          <w:sz w:val="22"/>
          <w:szCs w:val="22"/>
        </w:rPr>
      </w:pPr>
      <w:del w:id="266" w:author="VOYER Raphael" w:date="2021-07-07T12:57:00Z">
        <w:r w:rsidRPr="00DD3D06" w:rsidDel="00DD3D06">
          <w:rPr>
            <w:rPrChange w:id="267"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68"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69" w:author="VOYER Raphael" w:date="2021-07-07T12:57:00Z"/>
          <w:rFonts w:ascii="Calibri" w:hAnsi="Calibri"/>
          <w:noProof/>
          <w:sz w:val="22"/>
          <w:szCs w:val="22"/>
        </w:rPr>
      </w:pPr>
      <w:del w:id="270" w:author="VOYER Raphael" w:date="2021-07-07T12:57:00Z">
        <w:r w:rsidRPr="00DD3D06" w:rsidDel="00DD3D06">
          <w:rPr>
            <w:rPrChange w:id="271"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2"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3" w:author="VOYER Raphael" w:date="2021-07-07T12:57:00Z"/>
          <w:rFonts w:ascii="Calibri" w:hAnsi="Calibri"/>
          <w:noProof/>
          <w:sz w:val="22"/>
          <w:szCs w:val="22"/>
        </w:rPr>
      </w:pPr>
      <w:del w:id="274" w:author="VOYER Raphael" w:date="2021-07-07T12:57:00Z">
        <w:r w:rsidRPr="00DD3D06" w:rsidDel="00DD3D06">
          <w:rPr>
            <w:rPrChange w:id="275"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6"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7" w:author="VOYER Raphael" w:date="2021-07-07T12:57:00Z"/>
          <w:rFonts w:ascii="Calibri" w:hAnsi="Calibri"/>
          <w:noProof/>
          <w:sz w:val="22"/>
          <w:szCs w:val="22"/>
        </w:rPr>
      </w:pPr>
      <w:del w:id="278" w:author="VOYER Raphael" w:date="2021-07-07T12:57:00Z">
        <w:r w:rsidRPr="00DD3D06" w:rsidDel="00DD3D06">
          <w:rPr>
            <w:rPrChange w:id="279"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0"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1" w:author="VOYER Raphael" w:date="2021-07-07T12:57:00Z"/>
          <w:rFonts w:ascii="Calibri" w:hAnsi="Calibri"/>
          <w:noProof/>
          <w:sz w:val="22"/>
          <w:szCs w:val="22"/>
        </w:rPr>
      </w:pPr>
      <w:del w:id="282" w:author="VOYER Raphael" w:date="2021-07-07T12:57:00Z">
        <w:r w:rsidRPr="00DD3D06" w:rsidDel="00DD3D06">
          <w:rPr>
            <w:rPrChange w:id="283"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4"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5" w:author="VOYER Raphael" w:date="2021-07-07T12:57:00Z"/>
          <w:rFonts w:ascii="Calibri" w:hAnsi="Calibri"/>
          <w:noProof/>
          <w:sz w:val="22"/>
          <w:szCs w:val="22"/>
        </w:rPr>
      </w:pPr>
      <w:del w:id="286" w:author="VOYER Raphael" w:date="2021-07-07T12:57:00Z">
        <w:r w:rsidRPr="00DD3D06" w:rsidDel="00DD3D06">
          <w:rPr>
            <w:rPrChange w:id="287"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88"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89" w:author="VOYER Raphael" w:date="2021-07-07T12:57:00Z"/>
          <w:rFonts w:ascii="Calibri" w:hAnsi="Calibri"/>
          <w:noProof/>
          <w:sz w:val="22"/>
          <w:szCs w:val="22"/>
        </w:rPr>
      </w:pPr>
      <w:del w:id="290" w:author="VOYER Raphael" w:date="2021-07-07T12:57:00Z">
        <w:r w:rsidRPr="00DD3D06" w:rsidDel="00DD3D06">
          <w:rPr>
            <w:rPrChange w:id="291"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2"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3" w:author="VOYER Raphael" w:date="2021-07-07T12:57:00Z"/>
          <w:rFonts w:ascii="Calibri" w:hAnsi="Calibri"/>
          <w:noProof/>
          <w:sz w:val="22"/>
          <w:szCs w:val="22"/>
        </w:rPr>
      </w:pPr>
      <w:del w:id="294" w:author="VOYER Raphael" w:date="2021-07-07T12:57:00Z">
        <w:r w:rsidRPr="00DD3D06" w:rsidDel="00DD3D06">
          <w:rPr>
            <w:rPrChange w:id="295"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6"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7" w:author="VOYER Raphael" w:date="2021-07-07T12:57:00Z"/>
          <w:rFonts w:ascii="Calibri" w:hAnsi="Calibri"/>
          <w:noProof/>
          <w:sz w:val="22"/>
          <w:szCs w:val="22"/>
        </w:rPr>
      </w:pPr>
      <w:del w:id="298" w:author="VOYER Raphael" w:date="2021-07-07T12:57:00Z">
        <w:r w:rsidRPr="00DD3D06" w:rsidDel="00DD3D06">
          <w:rPr>
            <w:rPrChange w:id="299"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0" w:author="VOYER Raphael" w:date="2021-07-07T12:57:00Z"/>
          <w:rFonts w:ascii="Calibri" w:hAnsi="Calibri"/>
          <w:noProof/>
          <w:sz w:val="22"/>
          <w:szCs w:val="22"/>
        </w:rPr>
      </w:pPr>
      <w:del w:id="301" w:author="VOYER Raphael" w:date="2021-07-07T12:57:00Z">
        <w:r w:rsidRPr="00DD3D06" w:rsidDel="00DD3D06">
          <w:rPr>
            <w:rPrChange w:id="302"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3"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4" w:author="VOYER Raphael" w:date="2021-07-07T12:57:00Z"/>
          <w:rFonts w:ascii="Calibri" w:hAnsi="Calibri"/>
          <w:noProof/>
          <w:sz w:val="22"/>
          <w:szCs w:val="22"/>
        </w:rPr>
      </w:pPr>
      <w:del w:id="305" w:author="VOYER Raphael" w:date="2021-07-07T12:57:00Z">
        <w:r w:rsidRPr="00DD3D06" w:rsidDel="00DD3D06">
          <w:rPr>
            <w:rPrChange w:id="306"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7"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08" w:author="VOYER Raphael" w:date="2021-07-07T12:57:00Z"/>
          <w:rFonts w:ascii="Calibri" w:hAnsi="Calibri"/>
          <w:noProof/>
          <w:sz w:val="22"/>
          <w:szCs w:val="22"/>
        </w:rPr>
      </w:pPr>
      <w:del w:id="309" w:author="VOYER Raphael" w:date="2021-07-07T12:57:00Z">
        <w:r w:rsidRPr="00DD3D06" w:rsidDel="00DD3D06">
          <w:rPr>
            <w:rPrChange w:id="310"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1"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2" w:author="VOYER Raphael" w:date="2021-07-07T12:57:00Z"/>
          <w:rFonts w:ascii="Calibri" w:hAnsi="Calibri"/>
          <w:noProof/>
          <w:sz w:val="22"/>
          <w:szCs w:val="22"/>
        </w:rPr>
      </w:pPr>
      <w:del w:id="313" w:author="VOYER Raphael" w:date="2021-07-07T12:57:00Z">
        <w:r w:rsidRPr="00DD3D06" w:rsidDel="00DD3D06">
          <w:rPr>
            <w:rPrChange w:id="314"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5"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6" w:author="VOYER Raphael" w:date="2021-07-07T12:57:00Z"/>
          <w:rFonts w:ascii="Calibri" w:hAnsi="Calibri"/>
          <w:noProof/>
          <w:sz w:val="22"/>
          <w:szCs w:val="22"/>
        </w:rPr>
      </w:pPr>
      <w:del w:id="317" w:author="VOYER Raphael" w:date="2021-07-07T12:57:00Z">
        <w:r w:rsidRPr="00DD3D06" w:rsidDel="00DD3D06">
          <w:rPr>
            <w:rPrChange w:id="318"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19"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0" w:author="VOYER Raphael" w:date="2021-07-07T12:57:00Z"/>
          <w:rFonts w:ascii="Calibri" w:hAnsi="Calibri"/>
          <w:noProof/>
          <w:sz w:val="22"/>
          <w:szCs w:val="22"/>
        </w:rPr>
      </w:pPr>
      <w:del w:id="321" w:author="VOYER Raphael" w:date="2021-07-07T12:57:00Z">
        <w:r w:rsidRPr="00DD3D06" w:rsidDel="00DD3D06">
          <w:rPr>
            <w:rPrChange w:id="322"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3"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4" w:author="VOYER Raphael" w:date="2021-07-07T12:57:00Z"/>
          <w:rFonts w:ascii="Calibri" w:hAnsi="Calibri"/>
          <w:noProof/>
          <w:sz w:val="22"/>
          <w:szCs w:val="22"/>
        </w:rPr>
      </w:pPr>
      <w:del w:id="325" w:author="VOYER Raphael" w:date="2021-07-07T12:57:00Z">
        <w:r w:rsidRPr="00DD3D06" w:rsidDel="00DD3D06">
          <w:rPr>
            <w:rPrChange w:id="326"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7"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28" w:author="VOYER Raphael" w:date="2021-07-07T12:57:00Z"/>
          <w:rFonts w:ascii="Calibri" w:hAnsi="Calibri"/>
          <w:noProof/>
          <w:sz w:val="22"/>
          <w:szCs w:val="22"/>
        </w:rPr>
      </w:pPr>
      <w:del w:id="329" w:author="VOYER Raphael" w:date="2021-07-07T12:57:00Z">
        <w:r w:rsidRPr="00DD3D06" w:rsidDel="00DD3D06">
          <w:rPr>
            <w:rPrChange w:id="330"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1"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2" w:author="VOYER Raphael" w:date="2021-07-07T12:57:00Z"/>
          <w:rFonts w:ascii="Calibri" w:hAnsi="Calibri"/>
          <w:noProof/>
          <w:sz w:val="22"/>
          <w:szCs w:val="22"/>
        </w:rPr>
      </w:pPr>
      <w:del w:id="333" w:author="VOYER Raphael" w:date="2021-07-07T12:57:00Z">
        <w:r w:rsidRPr="00DD3D06" w:rsidDel="00DD3D06">
          <w:rPr>
            <w:rPrChange w:id="334"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5"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6" w:author="VOYER Raphael" w:date="2021-07-07T12:57:00Z"/>
          <w:rFonts w:ascii="Calibri" w:hAnsi="Calibri"/>
          <w:noProof/>
          <w:sz w:val="22"/>
          <w:szCs w:val="22"/>
        </w:rPr>
      </w:pPr>
      <w:del w:id="337" w:author="VOYER Raphael" w:date="2021-07-07T12:57:00Z">
        <w:r w:rsidRPr="00DD3D06" w:rsidDel="00DD3D06">
          <w:rPr>
            <w:rPrChange w:id="338"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39"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0" w:author="VOYER Raphael" w:date="2021-07-07T12:57:00Z"/>
          <w:rFonts w:ascii="Calibri" w:hAnsi="Calibri"/>
          <w:noProof/>
          <w:sz w:val="22"/>
          <w:szCs w:val="22"/>
        </w:rPr>
      </w:pPr>
      <w:del w:id="341" w:author="VOYER Raphael" w:date="2021-07-07T12:57:00Z">
        <w:r w:rsidRPr="00DD3D06" w:rsidDel="00DD3D06">
          <w:rPr>
            <w:rPrChange w:id="342"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3"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4" w:author="VOYER Raphael" w:date="2021-07-07T12:57:00Z"/>
          <w:rFonts w:ascii="Calibri" w:hAnsi="Calibri"/>
          <w:noProof/>
          <w:sz w:val="22"/>
          <w:szCs w:val="22"/>
        </w:rPr>
      </w:pPr>
      <w:del w:id="345" w:author="VOYER Raphael" w:date="2021-07-07T12:57:00Z">
        <w:r w:rsidRPr="00DD3D06" w:rsidDel="00DD3D06">
          <w:rPr>
            <w:rPrChange w:id="346"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7"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48" w:author="VOYER Raphael" w:date="2021-07-07T12:57:00Z"/>
          <w:rFonts w:ascii="Calibri" w:hAnsi="Calibri"/>
          <w:noProof/>
          <w:sz w:val="22"/>
          <w:szCs w:val="22"/>
        </w:rPr>
      </w:pPr>
      <w:del w:id="349" w:author="VOYER Raphael" w:date="2021-07-07T12:57:00Z">
        <w:r w:rsidRPr="00DD3D06" w:rsidDel="00DD3D06">
          <w:rPr>
            <w:rPrChange w:id="350"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1"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2" w:author="VOYER Raphael" w:date="2021-07-07T12:57:00Z"/>
          <w:rFonts w:ascii="Calibri" w:hAnsi="Calibri"/>
          <w:noProof/>
          <w:sz w:val="22"/>
          <w:szCs w:val="22"/>
        </w:rPr>
      </w:pPr>
      <w:del w:id="353" w:author="VOYER Raphael" w:date="2021-07-07T12:57:00Z">
        <w:r w:rsidRPr="00DD3D06" w:rsidDel="00DD3D06">
          <w:rPr>
            <w:rPrChange w:id="354"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5"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6" w:author="VOYER Raphael" w:date="2021-07-07T12:57:00Z"/>
          <w:rFonts w:ascii="Calibri" w:hAnsi="Calibri"/>
          <w:noProof/>
          <w:sz w:val="22"/>
          <w:szCs w:val="22"/>
        </w:rPr>
      </w:pPr>
      <w:del w:id="357" w:author="VOYER Raphael" w:date="2021-07-07T12:57:00Z">
        <w:r w:rsidRPr="00DD3D06" w:rsidDel="00DD3D06">
          <w:rPr>
            <w:rPrChange w:id="358"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59"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0" w:author="VOYER Raphael" w:date="2021-07-07T12:57:00Z"/>
          <w:rFonts w:ascii="Calibri" w:hAnsi="Calibri"/>
          <w:noProof/>
          <w:sz w:val="22"/>
          <w:szCs w:val="22"/>
        </w:rPr>
      </w:pPr>
      <w:del w:id="361" w:author="VOYER Raphael" w:date="2021-07-07T12:57:00Z">
        <w:r w:rsidRPr="00DD3D06" w:rsidDel="00DD3D06">
          <w:rPr>
            <w:rPrChange w:id="362"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3"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4" w:author="VOYER Raphael" w:date="2021-07-07T12:57:00Z"/>
          <w:rFonts w:ascii="Calibri" w:hAnsi="Calibri"/>
          <w:noProof/>
          <w:sz w:val="22"/>
          <w:szCs w:val="22"/>
        </w:rPr>
      </w:pPr>
      <w:del w:id="365" w:author="VOYER Raphael" w:date="2021-07-07T12:57:00Z">
        <w:r w:rsidRPr="00DD3D06" w:rsidDel="00DD3D06">
          <w:rPr>
            <w:rPrChange w:id="366"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7"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68" w:author="VOYER Raphael" w:date="2021-07-07T12:57:00Z"/>
          <w:rFonts w:ascii="Calibri" w:hAnsi="Calibri"/>
          <w:noProof/>
          <w:sz w:val="22"/>
          <w:szCs w:val="22"/>
        </w:rPr>
      </w:pPr>
      <w:del w:id="369" w:author="VOYER Raphael" w:date="2021-07-07T12:57:00Z">
        <w:r w:rsidRPr="00DD3D06" w:rsidDel="00DD3D06">
          <w:rPr>
            <w:rPrChange w:id="370"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1"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2" w:author="VOYER Raphael" w:date="2021-07-07T12:57:00Z"/>
          <w:rFonts w:ascii="Calibri" w:hAnsi="Calibri"/>
          <w:noProof/>
          <w:sz w:val="22"/>
          <w:szCs w:val="22"/>
        </w:rPr>
      </w:pPr>
      <w:del w:id="373" w:author="VOYER Raphael" w:date="2021-07-07T12:57:00Z">
        <w:r w:rsidRPr="00DD3D06" w:rsidDel="00DD3D06">
          <w:rPr>
            <w:rPrChange w:id="374"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5"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6" w:author="VOYER Raphael" w:date="2021-07-07T12:57:00Z"/>
          <w:rFonts w:ascii="Calibri" w:hAnsi="Calibri"/>
          <w:noProof/>
          <w:sz w:val="22"/>
          <w:szCs w:val="22"/>
        </w:rPr>
      </w:pPr>
      <w:del w:id="377" w:author="VOYER Raphael" w:date="2021-07-07T12:57:00Z">
        <w:r w:rsidRPr="00DD3D06" w:rsidDel="00DD3D06">
          <w:rPr>
            <w:rPrChange w:id="378"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79"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0" w:author="VOYER Raphael" w:date="2021-07-07T12:57:00Z"/>
          <w:rFonts w:ascii="Calibri" w:hAnsi="Calibri"/>
          <w:noProof/>
          <w:sz w:val="22"/>
          <w:szCs w:val="22"/>
        </w:rPr>
      </w:pPr>
      <w:del w:id="381" w:author="VOYER Raphael" w:date="2021-07-07T12:57:00Z">
        <w:r w:rsidRPr="00DD3D06" w:rsidDel="00DD3D06">
          <w:rPr>
            <w:rPrChange w:id="382"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3"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4" w:author="VOYER Raphael" w:date="2021-07-07T12:57:00Z"/>
          <w:rFonts w:ascii="Calibri" w:hAnsi="Calibri"/>
          <w:noProof/>
          <w:sz w:val="22"/>
          <w:szCs w:val="22"/>
        </w:rPr>
      </w:pPr>
      <w:del w:id="385" w:author="VOYER Raphael" w:date="2021-07-07T12:57:00Z">
        <w:r w:rsidRPr="00DD3D06" w:rsidDel="00DD3D06">
          <w:rPr>
            <w:rPrChange w:id="386"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7"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88" w:author="VOYER Raphael" w:date="2021-07-07T12:57:00Z"/>
          <w:rFonts w:ascii="Calibri" w:hAnsi="Calibri"/>
          <w:noProof/>
          <w:sz w:val="22"/>
          <w:szCs w:val="22"/>
        </w:rPr>
      </w:pPr>
      <w:del w:id="389" w:author="VOYER Raphael" w:date="2021-07-07T12:57:00Z">
        <w:r w:rsidRPr="00DD3D06" w:rsidDel="00DD3D06">
          <w:rPr>
            <w:rPrChange w:id="390"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1"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2" w:author="VOYER Raphael" w:date="2021-07-07T12:57:00Z"/>
          <w:rFonts w:ascii="Calibri" w:hAnsi="Calibri"/>
          <w:noProof/>
          <w:sz w:val="22"/>
          <w:szCs w:val="22"/>
        </w:rPr>
      </w:pPr>
      <w:del w:id="393" w:author="VOYER Raphael" w:date="2021-07-07T12:57:00Z">
        <w:r w:rsidRPr="00DD3D06" w:rsidDel="00DD3D06">
          <w:rPr>
            <w:rPrChange w:id="394"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5"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6" w:author="VOYER Raphael" w:date="2021-07-07T12:57:00Z"/>
          <w:rFonts w:ascii="Calibri" w:hAnsi="Calibri"/>
          <w:noProof/>
          <w:sz w:val="22"/>
          <w:szCs w:val="22"/>
        </w:rPr>
      </w:pPr>
      <w:del w:id="397" w:author="VOYER Raphael" w:date="2021-07-07T12:57:00Z">
        <w:r w:rsidRPr="00DD3D06" w:rsidDel="00DD3D06">
          <w:rPr>
            <w:rPrChange w:id="398"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399"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0" w:author="VOYER Raphael" w:date="2021-07-07T12:57:00Z"/>
          <w:rFonts w:ascii="Calibri" w:hAnsi="Calibri"/>
          <w:noProof/>
          <w:sz w:val="22"/>
          <w:szCs w:val="22"/>
        </w:rPr>
      </w:pPr>
      <w:del w:id="401" w:author="VOYER Raphael" w:date="2021-07-07T12:57:00Z">
        <w:r w:rsidRPr="00DD3D06" w:rsidDel="00DD3D06">
          <w:rPr>
            <w:rPrChange w:id="402"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3"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4" w:author="VOYER Raphael" w:date="2021-07-07T12:57:00Z"/>
          <w:rFonts w:ascii="Calibri" w:hAnsi="Calibri"/>
          <w:noProof/>
          <w:sz w:val="22"/>
          <w:szCs w:val="22"/>
        </w:rPr>
      </w:pPr>
      <w:del w:id="405" w:author="VOYER Raphael" w:date="2021-07-07T12:57:00Z">
        <w:r w:rsidRPr="00DD3D06" w:rsidDel="00DD3D06">
          <w:rPr>
            <w:rPrChange w:id="406"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7"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08" w:author="VOYER Raphael" w:date="2021-07-07T12:57:00Z"/>
          <w:rFonts w:ascii="Calibri" w:hAnsi="Calibri"/>
          <w:noProof/>
          <w:sz w:val="22"/>
          <w:szCs w:val="22"/>
        </w:rPr>
      </w:pPr>
      <w:del w:id="409" w:author="VOYER Raphael" w:date="2021-07-07T12:57:00Z">
        <w:r w:rsidRPr="00DD3D06" w:rsidDel="00DD3D06">
          <w:rPr>
            <w:rPrChange w:id="410"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1"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2" w:author="VOYER Raphael" w:date="2021-07-07T12:57:00Z"/>
          <w:rFonts w:ascii="Calibri" w:hAnsi="Calibri"/>
          <w:noProof/>
          <w:sz w:val="22"/>
          <w:szCs w:val="22"/>
        </w:rPr>
      </w:pPr>
      <w:del w:id="413" w:author="VOYER Raphael" w:date="2021-07-07T12:57:00Z">
        <w:r w:rsidRPr="00DD3D06" w:rsidDel="00DD3D06">
          <w:rPr>
            <w:rPrChange w:id="414"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5"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6" w:author="VOYER Raphael" w:date="2021-07-07T12:57:00Z"/>
          <w:rFonts w:ascii="Calibri" w:hAnsi="Calibri"/>
          <w:noProof/>
          <w:sz w:val="22"/>
          <w:szCs w:val="22"/>
        </w:rPr>
      </w:pPr>
      <w:del w:id="417" w:author="VOYER Raphael" w:date="2021-07-07T12:57:00Z">
        <w:r w:rsidRPr="00DD3D06" w:rsidDel="00DD3D06">
          <w:rPr>
            <w:rPrChange w:id="418"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19"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0" w:author="VOYER Raphael" w:date="2021-07-07T12:57:00Z"/>
          <w:rFonts w:ascii="Calibri" w:hAnsi="Calibri"/>
          <w:noProof/>
          <w:sz w:val="22"/>
          <w:szCs w:val="22"/>
        </w:rPr>
      </w:pPr>
      <w:del w:id="421" w:author="VOYER Raphael" w:date="2021-07-07T12:57:00Z">
        <w:r w:rsidRPr="00DD3D06" w:rsidDel="00DD3D06">
          <w:rPr>
            <w:rPrChange w:id="422"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3"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4" w:author="VOYER Raphael" w:date="2021-07-07T12:57:00Z"/>
          <w:rFonts w:ascii="Calibri" w:hAnsi="Calibri"/>
          <w:noProof/>
          <w:sz w:val="22"/>
          <w:szCs w:val="22"/>
        </w:rPr>
      </w:pPr>
      <w:del w:id="425" w:author="VOYER Raphael" w:date="2021-07-07T12:57:00Z">
        <w:r w:rsidRPr="00DD3D06" w:rsidDel="00DD3D06">
          <w:rPr>
            <w:rPrChange w:id="426"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7"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28" w:author="VOYER Raphael" w:date="2021-07-07T12:57:00Z"/>
          <w:rFonts w:ascii="Calibri" w:hAnsi="Calibri"/>
          <w:noProof/>
          <w:sz w:val="22"/>
          <w:szCs w:val="22"/>
        </w:rPr>
      </w:pPr>
      <w:del w:id="429" w:author="VOYER Raphael" w:date="2021-07-07T12:57:00Z">
        <w:r w:rsidRPr="00DD3D06" w:rsidDel="00DD3D06">
          <w:rPr>
            <w:rPrChange w:id="430"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1"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2" w:author="VOYER Raphael" w:date="2021-07-07T12:57:00Z"/>
          <w:rFonts w:ascii="Calibri" w:hAnsi="Calibri"/>
          <w:noProof/>
          <w:sz w:val="22"/>
          <w:szCs w:val="22"/>
        </w:rPr>
      </w:pPr>
      <w:del w:id="433" w:author="VOYER Raphael" w:date="2021-07-07T12:57:00Z">
        <w:r w:rsidRPr="00DD3D06" w:rsidDel="00DD3D06">
          <w:rPr>
            <w:rPrChange w:id="434"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5"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6" w:author="VOYER Raphael" w:date="2021-07-07T12:57:00Z"/>
          <w:rFonts w:ascii="Calibri" w:hAnsi="Calibri"/>
          <w:noProof/>
          <w:sz w:val="22"/>
          <w:szCs w:val="22"/>
        </w:rPr>
      </w:pPr>
      <w:del w:id="437" w:author="VOYER Raphael" w:date="2021-07-07T12:57:00Z">
        <w:r w:rsidRPr="00DD3D06" w:rsidDel="00DD3D06">
          <w:rPr>
            <w:rPrChange w:id="438"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39"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0" w:author="VOYER Raphael" w:date="2021-07-07T12:57:00Z"/>
          <w:rFonts w:ascii="Calibri" w:hAnsi="Calibri"/>
          <w:noProof/>
          <w:sz w:val="22"/>
          <w:szCs w:val="22"/>
        </w:rPr>
      </w:pPr>
      <w:del w:id="441" w:author="VOYER Raphael" w:date="2021-07-07T12:57:00Z">
        <w:r w:rsidRPr="00DD3D06" w:rsidDel="00DD3D06">
          <w:rPr>
            <w:rPrChange w:id="442"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3"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4" w:author="VOYER Raphael" w:date="2021-07-07T12:57:00Z"/>
          <w:rFonts w:ascii="Calibri" w:hAnsi="Calibri"/>
          <w:noProof/>
          <w:sz w:val="22"/>
          <w:szCs w:val="22"/>
        </w:rPr>
      </w:pPr>
      <w:del w:id="445" w:author="VOYER Raphael" w:date="2021-07-07T12:57:00Z">
        <w:r w:rsidRPr="00DD3D06" w:rsidDel="00DD3D06">
          <w:rPr>
            <w:rPrChange w:id="446"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7"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48" w:author="VOYER Raphael" w:date="2021-07-07T12:57:00Z"/>
          <w:rFonts w:ascii="Calibri" w:hAnsi="Calibri"/>
          <w:noProof/>
          <w:sz w:val="22"/>
          <w:szCs w:val="22"/>
        </w:rPr>
      </w:pPr>
      <w:del w:id="449" w:author="VOYER Raphael" w:date="2021-07-07T12:57:00Z">
        <w:r w:rsidRPr="00DD3D06" w:rsidDel="00DD3D06">
          <w:rPr>
            <w:rPrChange w:id="450"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1"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2" w:author="VOYER Raphael" w:date="2021-07-07T12:57:00Z"/>
          <w:rFonts w:ascii="Calibri" w:hAnsi="Calibri"/>
          <w:noProof/>
          <w:sz w:val="22"/>
          <w:szCs w:val="22"/>
        </w:rPr>
      </w:pPr>
      <w:del w:id="453" w:author="VOYER Raphael" w:date="2021-07-07T12:57:00Z">
        <w:r w:rsidRPr="00DD3D06" w:rsidDel="00DD3D06">
          <w:rPr>
            <w:rPrChange w:id="454"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5"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6" w:author="VOYER Raphael" w:date="2021-07-07T12:57:00Z"/>
          <w:rFonts w:ascii="Calibri" w:hAnsi="Calibri"/>
          <w:noProof/>
          <w:sz w:val="22"/>
          <w:szCs w:val="22"/>
        </w:rPr>
      </w:pPr>
      <w:del w:id="457" w:author="VOYER Raphael" w:date="2021-07-07T12:57:00Z">
        <w:r w:rsidRPr="00DD3D06" w:rsidDel="00DD3D06">
          <w:rPr>
            <w:rPrChange w:id="458"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59"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0" w:author="VOYER Raphael" w:date="2021-07-07T12:57:00Z"/>
          <w:rFonts w:ascii="Calibri" w:hAnsi="Calibri"/>
          <w:noProof/>
          <w:sz w:val="22"/>
          <w:szCs w:val="22"/>
        </w:rPr>
      </w:pPr>
      <w:del w:id="461" w:author="VOYER Raphael" w:date="2021-07-07T12:57:00Z">
        <w:r w:rsidRPr="00DD3D06" w:rsidDel="00DD3D06">
          <w:rPr>
            <w:rPrChange w:id="462"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3"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4" w:author="VOYER Raphael" w:date="2021-07-07T12:57:00Z"/>
          <w:rFonts w:ascii="Calibri" w:hAnsi="Calibri"/>
          <w:noProof/>
          <w:sz w:val="22"/>
          <w:szCs w:val="22"/>
        </w:rPr>
      </w:pPr>
      <w:del w:id="465" w:author="VOYER Raphael" w:date="2021-07-07T12:57:00Z">
        <w:r w:rsidRPr="00DD3D06" w:rsidDel="00DD3D06">
          <w:rPr>
            <w:rPrChange w:id="466"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7"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68" w:author="VOYER Raphael" w:date="2021-07-07T12:57:00Z"/>
          <w:rFonts w:ascii="Calibri" w:hAnsi="Calibri"/>
          <w:noProof/>
          <w:sz w:val="22"/>
          <w:szCs w:val="22"/>
        </w:rPr>
      </w:pPr>
      <w:del w:id="469" w:author="VOYER Raphael" w:date="2021-07-07T12:57:00Z">
        <w:r w:rsidRPr="00DD3D06" w:rsidDel="00DD3D06">
          <w:rPr>
            <w:rPrChange w:id="470"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1"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2" w:author="VOYER Raphael" w:date="2021-07-07T12:57:00Z"/>
          <w:rFonts w:ascii="Calibri" w:hAnsi="Calibri"/>
          <w:noProof/>
          <w:sz w:val="22"/>
          <w:szCs w:val="22"/>
        </w:rPr>
      </w:pPr>
      <w:del w:id="473" w:author="VOYER Raphael" w:date="2021-07-07T12:57:00Z">
        <w:r w:rsidRPr="00DD3D06" w:rsidDel="00DD3D06">
          <w:rPr>
            <w:rPrChange w:id="474"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5"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6" w:author="VOYER Raphael" w:date="2021-07-07T12:57:00Z"/>
          <w:rFonts w:ascii="Calibri" w:hAnsi="Calibri"/>
          <w:noProof/>
          <w:sz w:val="22"/>
          <w:szCs w:val="22"/>
        </w:rPr>
      </w:pPr>
      <w:del w:id="477" w:author="VOYER Raphael" w:date="2021-07-07T12:57:00Z">
        <w:r w:rsidRPr="00DD3D06" w:rsidDel="00DD3D06">
          <w:rPr>
            <w:rPrChange w:id="478"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79"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0" w:author="VOYER Raphael" w:date="2021-07-07T12:57:00Z"/>
          <w:rFonts w:ascii="Calibri" w:hAnsi="Calibri"/>
          <w:noProof/>
          <w:sz w:val="22"/>
          <w:szCs w:val="22"/>
        </w:rPr>
      </w:pPr>
      <w:del w:id="481" w:author="VOYER Raphael" w:date="2021-07-07T12:57:00Z">
        <w:r w:rsidRPr="00DD3D06" w:rsidDel="00DD3D06">
          <w:rPr>
            <w:rPrChange w:id="482"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3"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4" w:author="VOYER Raphael" w:date="2021-07-07T12:57:00Z"/>
          <w:rFonts w:ascii="Calibri" w:hAnsi="Calibri"/>
          <w:noProof/>
          <w:sz w:val="22"/>
          <w:szCs w:val="22"/>
        </w:rPr>
      </w:pPr>
      <w:del w:id="485" w:author="VOYER Raphael" w:date="2021-07-07T12:57:00Z">
        <w:r w:rsidRPr="00DD3D06" w:rsidDel="00DD3D06">
          <w:rPr>
            <w:rPrChange w:id="486"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7"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88" w:author="VOYER Raphael" w:date="2021-07-07T12:57:00Z"/>
          <w:rFonts w:ascii="Calibri" w:hAnsi="Calibri"/>
          <w:noProof/>
          <w:sz w:val="22"/>
          <w:szCs w:val="22"/>
        </w:rPr>
      </w:pPr>
      <w:del w:id="489" w:author="VOYER Raphael" w:date="2021-07-07T12:57:00Z">
        <w:r w:rsidRPr="00DD3D06" w:rsidDel="00DD3D06">
          <w:rPr>
            <w:rPrChange w:id="490"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1"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2" w:author="VOYER Raphael" w:date="2021-07-07T12:57:00Z"/>
          <w:rFonts w:ascii="Calibri" w:hAnsi="Calibri"/>
          <w:noProof/>
          <w:sz w:val="22"/>
          <w:szCs w:val="22"/>
        </w:rPr>
      </w:pPr>
      <w:del w:id="493" w:author="VOYER Raphael" w:date="2021-07-07T12:57:00Z">
        <w:r w:rsidRPr="00DD3D06" w:rsidDel="00DD3D06">
          <w:rPr>
            <w:rPrChange w:id="494"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5"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6" w:author="VOYER Raphael" w:date="2021-07-07T12:57:00Z"/>
          <w:rFonts w:ascii="Calibri" w:hAnsi="Calibri"/>
          <w:noProof/>
          <w:sz w:val="22"/>
          <w:szCs w:val="22"/>
        </w:rPr>
      </w:pPr>
      <w:del w:id="497" w:author="VOYER Raphael" w:date="2021-07-07T12:57:00Z">
        <w:r w:rsidRPr="00DD3D06" w:rsidDel="00DD3D06">
          <w:rPr>
            <w:rPrChange w:id="498"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499"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0" w:author="VOYER Raphael" w:date="2021-07-07T12:57:00Z"/>
          <w:rFonts w:ascii="Calibri" w:hAnsi="Calibri"/>
          <w:noProof/>
          <w:sz w:val="22"/>
          <w:szCs w:val="22"/>
        </w:rPr>
      </w:pPr>
      <w:del w:id="501" w:author="VOYER Raphael" w:date="2021-07-07T12:57:00Z">
        <w:r w:rsidRPr="00DD3D06" w:rsidDel="00DD3D06">
          <w:rPr>
            <w:rPrChange w:id="502"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3"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4" w:author="VOYER Raphael" w:date="2021-07-07T12:57:00Z"/>
          <w:rFonts w:ascii="Calibri" w:hAnsi="Calibri"/>
          <w:noProof/>
          <w:sz w:val="22"/>
          <w:szCs w:val="22"/>
        </w:rPr>
      </w:pPr>
      <w:del w:id="505" w:author="VOYER Raphael" w:date="2021-07-07T12:57:00Z">
        <w:r w:rsidRPr="00DD3D06" w:rsidDel="00DD3D06">
          <w:rPr>
            <w:rPrChange w:id="506"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7"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08" w:author="VOYER Raphael" w:date="2021-07-07T12:57:00Z"/>
          <w:rFonts w:ascii="Calibri" w:hAnsi="Calibri"/>
          <w:noProof/>
          <w:sz w:val="22"/>
          <w:szCs w:val="22"/>
        </w:rPr>
      </w:pPr>
      <w:del w:id="509" w:author="VOYER Raphael" w:date="2021-07-07T12:57:00Z">
        <w:r w:rsidRPr="00DD3D06" w:rsidDel="00DD3D06">
          <w:rPr>
            <w:rPrChange w:id="510"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1"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2" w:author="VOYER Raphael" w:date="2021-07-07T12:57:00Z"/>
          <w:rFonts w:ascii="Calibri" w:hAnsi="Calibri"/>
          <w:noProof/>
          <w:sz w:val="22"/>
          <w:szCs w:val="22"/>
        </w:rPr>
      </w:pPr>
      <w:del w:id="513" w:author="VOYER Raphael" w:date="2021-07-07T12:57:00Z">
        <w:r w:rsidRPr="00DD3D06" w:rsidDel="00DD3D06">
          <w:rPr>
            <w:rPrChange w:id="514"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5"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6" w:author="VOYER Raphael" w:date="2021-07-07T12:57:00Z"/>
          <w:rFonts w:ascii="Calibri" w:hAnsi="Calibri"/>
          <w:noProof/>
          <w:sz w:val="22"/>
          <w:szCs w:val="22"/>
        </w:rPr>
      </w:pPr>
      <w:del w:id="517" w:author="VOYER Raphael" w:date="2021-07-07T12:57:00Z">
        <w:r w:rsidRPr="00DD3D06" w:rsidDel="00DD3D06">
          <w:rPr>
            <w:rPrChange w:id="518"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19"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0" w:author="VOYER Raphael" w:date="2021-07-07T12:57:00Z"/>
          <w:rFonts w:ascii="Calibri" w:hAnsi="Calibri"/>
          <w:noProof/>
          <w:sz w:val="22"/>
          <w:szCs w:val="22"/>
        </w:rPr>
      </w:pPr>
      <w:del w:id="521" w:author="VOYER Raphael" w:date="2021-07-07T12:57:00Z">
        <w:r w:rsidRPr="00DD3D06" w:rsidDel="00DD3D06">
          <w:rPr>
            <w:rPrChange w:id="522"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3"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4" w:author="VOYER Raphael" w:date="2021-07-07T12:57:00Z"/>
          <w:rFonts w:ascii="Calibri" w:hAnsi="Calibri"/>
          <w:noProof/>
          <w:sz w:val="22"/>
          <w:szCs w:val="22"/>
        </w:rPr>
      </w:pPr>
      <w:del w:id="525" w:author="VOYER Raphael" w:date="2021-07-07T12:57:00Z">
        <w:r w:rsidRPr="00DD3D06" w:rsidDel="00DD3D06">
          <w:rPr>
            <w:rPrChange w:id="526"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7"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28" w:author="VOYER Raphael" w:date="2021-07-07T12:57:00Z"/>
          <w:rFonts w:ascii="Calibri" w:hAnsi="Calibri"/>
          <w:noProof/>
          <w:sz w:val="22"/>
          <w:szCs w:val="22"/>
        </w:rPr>
      </w:pPr>
      <w:del w:id="529" w:author="VOYER Raphael" w:date="2021-07-07T12:57:00Z">
        <w:r w:rsidRPr="00DD3D06" w:rsidDel="00DD3D06">
          <w:rPr>
            <w:rPrChange w:id="530"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1"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2" w:author="VOYER Raphael" w:date="2021-07-07T12:57:00Z"/>
          <w:rFonts w:ascii="Calibri" w:hAnsi="Calibri"/>
          <w:noProof/>
          <w:sz w:val="22"/>
          <w:szCs w:val="22"/>
        </w:rPr>
      </w:pPr>
      <w:del w:id="533" w:author="VOYER Raphael" w:date="2021-07-07T12:57:00Z">
        <w:r w:rsidRPr="00DD3D06" w:rsidDel="00DD3D06">
          <w:rPr>
            <w:rPrChange w:id="534"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5"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6" w:author="VOYER Raphael" w:date="2021-07-07T12:57:00Z"/>
          <w:rFonts w:ascii="Calibri" w:hAnsi="Calibri"/>
          <w:noProof/>
          <w:sz w:val="22"/>
          <w:szCs w:val="22"/>
        </w:rPr>
      </w:pPr>
      <w:del w:id="537" w:author="VOYER Raphael" w:date="2021-07-07T12:57:00Z">
        <w:r w:rsidRPr="00DD3D06" w:rsidDel="00DD3D06">
          <w:rPr>
            <w:rPrChange w:id="538"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39"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0" w:author="VOYER Raphael" w:date="2021-07-07T12:57:00Z"/>
          <w:rFonts w:ascii="Calibri" w:hAnsi="Calibri"/>
          <w:noProof/>
          <w:sz w:val="22"/>
          <w:szCs w:val="22"/>
        </w:rPr>
      </w:pPr>
      <w:del w:id="541" w:author="VOYER Raphael" w:date="2021-07-07T12:57:00Z">
        <w:r w:rsidRPr="00DD3D06" w:rsidDel="00DD3D06">
          <w:rPr>
            <w:rPrChange w:id="542"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3"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4" w:author="VOYER Raphael" w:date="2021-07-07T12:57:00Z"/>
          <w:rFonts w:ascii="Calibri" w:hAnsi="Calibri"/>
          <w:noProof/>
          <w:sz w:val="22"/>
          <w:szCs w:val="22"/>
        </w:rPr>
      </w:pPr>
      <w:del w:id="545" w:author="VOYER Raphael" w:date="2021-07-07T12:57:00Z">
        <w:r w:rsidRPr="00DD3D06" w:rsidDel="00DD3D06">
          <w:rPr>
            <w:rPrChange w:id="546"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7" w:author="VOYER Raphael" w:date="2021-07-07T12:57:00Z"/>
          <w:rFonts w:ascii="Calibri" w:hAnsi="Calibri"/>
          <w:noProof/>
          <w:sz w:val="22"/>
          <w:szCs w:val="22"/>
        </w:rPr>
      </w:pPr>
      <w:del w:id="548" w:author="VOYER Raphael" w:date="2021-07-07T12:57:00Z">
        <w:r w:rsidRPr="00DD3D06" w:rsidDel="00DD3D06">
          <w:rPr>
            <w:rPrChange w:id="549"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0" w:author="VOYER Raphael" w:date="2021-07-07T12:57:00Z"/>
          <w:rFonts w:ascii="Calibri" w:hAnsi="Calibri"/>
          <w:noProof/>
          <w:sz w:val="22"/>
          <w:szCs w:val="22"/>
        </w:rPr>
      </w:pPr>
      <w:del w:id="551" w:author="VOYER Raphael" w:date="2021-07-07T12:57:00Z">
        <w:r w:rsidRPr="00DD3D06" w:rsidDel="00DD3D06">
          <w:rPr>
            <w:rPrChange w:id="552"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3" w:author="VOYER Raphael" w:date="2021-07-07T12:57:00Z"/>
          <w:rFonts w:ascii="Calibri" w:hAnsi="Calibri"/>
          <w:noProof/>
          <w:sz w:val="22"/>
          <w:szCs w:val="22"/>
        </w:rPr>
      </w:pPr>
      <w:del w:id="554" w:author="VOYER Raphael" w:date="2021-07-07T12:57:00Z">
        <w:r w:rsidRPr="00DD3D06" w:rsidDel="00DD3D06">
          <w:rPr>
            <w:rPrChange w:id="555"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6" w:author="VOYER Raphael" w:date="2021-07-07T12:57:00Z"/>
          <w:rFonts w:ascii="Calibri" w:hAnsi="Calibri"/>
          <w:noProof/>
          <w:sz w:val="22"/>
          <w:szCs w:val="22"/>
        </w:rPr>
      </w:pPr>
      <w:del w:id="557" w:author="VOYER Raphael" w:date="2021-07-07T12:57:00Z">
        <w:r w:rsidRPr="00DD3D06" w:rsidDel="00DD3D06">
          <w:rPr>
            <w:rPrChange w:id="558"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77777777" w:rsidR="00855336" w:rsidRDefault="006F5B81" w:rsidP="00622755">
      <w:pPr>
        <w:jc w:val="center"/>
        <w:outlineLvl w:val="0"/>
        <w:rPr>
          <w:b/>
        </w:rPr>
      </w:pPr>
      <w:bookmarkStart w:id="559" w:name="_Toc214247582"/>
      <w:bookmarkStart w:id="560" w:name="_Toc381025676"/>
      <w:bookmarkStart w:id="561" w:name="_Toc424820264"/>
      <w:bookmarkStart w:id="562" w:name="_Toc76555042"/>
      <w:r>
        <w:rPr>
          <w:b/>
        </w:rPr>
        <w:lastRenderedPageBreak/>
        <w:t>LIST</w:t>
      </w:r>
      <w:r w:rsidR="00855336">
        <w:rPr>
          <w:b/>
        </w:rPr>
        <w:t xml:space="preserve"> OF FIGURES</w:t>
      </w:r>
      <w:bookmarkEnd w:id="559"/>
      <w:bookmarkEnd w:id="560"/>
      <w:bookmarkEnd w:id="561"/>
      <w:bookmarkEnd w:id="562"/>
    </w:p>
    <w:p w14:paraId="782618C4" w14:textId="77777777" w:rsidR="00F32A78" w:rsidRDefault="005E533E">
      <w:pPr>
        <w:pStyle w:val="Tabledesillustrations"/>
        <w:tabs>
          <w:tab w:val="right" w:leader="dot" w:pos="9350"/>
        </w:tabs>
        <w:rPr>
          <w:rFonts w:ascii="Calibri" w:hAnsi="Calibri" w:cs="Mangal"/>
          <w:noProof/>
          <w:sz w:val="22"/>
          <w:lang w:bidi="hi-IN"/>
        </w:rPr>
      </w:pPr>
      <w:r>
        <w:rPr>
          <w:b/>
        </w:rPr>
        <w:fldChar w:fldCharType="begin"/>
      </w:r>
      <w:r w:rsidR="00855336">
        <w:rPr>
          <w:b/>
        </w:rPr>
        <w:instrText xml:space="preserve"> TOC \h \z \c "Figure" </w:instrText>
      </w:r>
      <w:r>
        <w:rPr>
          <w:b/>
        </w:rPr>
        <w:fldChar w:fldCharType="separate"/>
      </w:r>
      <w:r w:rsidR="007D0473">
        <w:fldChar w:fldCharType="begin"/>
      </w:r>
      <w:r w:rsidR="007D0473">
        <w:instrText xml:space="preserve"> HYPERLINK \l "_Toc436661300" </w:instrText>
      </w:r>
      <w:r w:rsidR="007D0473">
        <w:fldChar w:fldCharType="separate"/>
      </w:r>
      <w:r w:rsidR="00F32A78" w:rsidRPr="00B86349">
        <w:rPr>
          <w:rStyle w:val="Lienhypertexte"/>
          <w:noProof/>
        </w:rPr>
        <w:t>Figure 1:Typical Cluster IP address</w:t>
      </w:r>
      <w:r w:rsidR="00F32A78">
        <w:rPr>
          <w:noProof/>
          <w:webHidden/>
        </w:rPr>
        <w:tab/>
      </w:r>
      <w:r>
        <w:rPr>
          <w:noProof/>
          <w:webHidden/>
        </w:rPr>
        <w:fldChar w:fldCharType="begin"/>
      </w:r>
      <w:r w:rsidR="00F32A78">
        <w:rPr>
          <w:noProof/>
          <w:webHidden/>
        </w:rPr>
        <w:instrText xml:space="preserve"> PAGEREF _Toc436661300 \h </w:instrText>
      </w:r>
      <w:r>
        <w:rPr>
          <w:noProof/>
          <w:webHidden/>
        </w:rPr>
      </w:r>
      <w:r>
        <w:rPr>
          <w:noProof/>
          <w:webHidden/>
        </w:rPr>
        <w:fldChar w:fldCharType="separate"/>
      </w:r>
      <w:r w:rsidR="00F32A78">
        <w:rPr>
          <w:noProof/>
          <w:webHidden/>
        </w:rPr>
        <w:t>13</w:t>
      </w:r>
      <w:r>
        <w:rPr>
          <w:noProof/>
          <w:webHidden/>
        </w:rPr>
        <w:fldChar w:fldCharType="end"/>
      </w:r>
      <w:r w:rsidR="007D0473">
        <w:rPr>
          <w:noProof/>
        </w:rPr>
        <w:fldChar w:fldCharType="end"/>
      </w:r>
    </w:p>
    <w:p w14:paraId="68910772"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"_Toc436661301" </w:instrText>
      </w:r>
      <w:r>
        <w:fldChar w:fldCharType="separate"/>
      </w:r>
      <w:r w:rsidR="00F32A78" w:rsidRPr="00B86349">
        <w:rPr>
          <w:rStyle w:val="Lienhypertexte"/>
          <w:noProof/>
        </w:rPr>
        <w:t>Figure 2: Typical Cluster Deployment</w:t>
      </w:r>
      <w:r w:rsidR="00F32A78">
        <w:rPr>
          <w:noProof/>
          <w:webHidden/>
        </w:rPr>
        <w:tab/>
      </w:r>
      <w:r w:rsidR="005E533E">
        <w:rPr>
          <w:noProof/>
          <w:webHidden/>
        </w:rPr>
        <w:fldChar w:fldCharType="begin"/>
      </w:r>
      <w:r w:rsidR="00F32A78">
        <w:rPr>
          <w:noProof/>
          <w:webHidden/>
        </w:rPr>
        <w:instrText xml:space="preserve"> PAGEREF _Toc436661301 \h </w:instrText>
      </w:r>
      <w:r w:rsidR="005E533E">
        <w:rPr>
          <w:noProof/>
          <w:webHidden/>
        </w:rPr>
      </w:r>
      <w:r w:rsidR="005E533E">
        <w:rPr>
          <w:noProof/>
          <w:webHidden/>
        </w:rPr>
        <w:fldChar w:fldCharType="separate"/>
      </w:r>
      <w:r w:rsidR="00F32A78">
        <w:rPr>
          <w:noProof/>
          <w:webHidden/>
        </w:rPr>
        <w:t>14</w:t>
      </w:r>
      <w:r w:rsidR="005E533E">
        <w:rPr>
          <w:noProof/>
          <w:webHidden/>
        </w:rPr>
        <w:fldChar w:fldCharType="end"/>
      </w:r>
      <w:r>
        <w:rPr>
          <w:noProof/>
        </w:rPr>
        <w:fldChar w:fldCharType="end"/>
      </w:r>
    </w:p>
    <w:p w14:paraId="1ED77E2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"_Toc436661302" </w:instrText>
      </w:r>
      <w:r>
        <w:fldChar w:fldCharType="separate"/>
      </w:r>
      <w:r w:rsidR="00F32A78" w:rsidRPr="00B86349">
        <w:rPr>
          <w:rStyle w:val="Lienhypertexte"/>
          <w:noProof/>
        </w:rPr>
        <w:t>Figure 3: Switch connected to an L2 cluster through 3 ports (1/3,1/4,1/5)</w:t>
      </w:r>
      <w:r w:rsidR="00F32A78">
        <w:rPr>
          <w:noProof/>
          <w:webHidden/>
        </w:rPr>
        <w:tab/>
      </w:r>
      <w:r w:rsidR="005E533E">
        <w:rPr>
          <w:noProof/>
          <w:webHidden/>
        </w:rPr>
        <w:fldChar w:fldCharType="begin"/>
      </w:r>
      <w:r w:rsidR="00F32A78">
        <w:rPr>
          <w:noProof/>
          <w:webHidden/>
        </w:rPr>
        <w:instrText xml:space="preserve"> PAGEREF _Toc436661302 \h </w:instrText>
      </w:r>
      <w:r w:rsidR="005E533E">
        <w:rPr>
          <w:noProof/>
          <w:webHidden/>
        </w:rPr>
      </w:r>
      <w:r w:rsidR="005E533E">
        <w:rPr>
          <w:noProof/>
          <w:webHidden/>
        </w:rPr>
        <w:fldChar w:fldCharType="separate"/>
      </w:r>
      <w:r w:rsidR="00F32A78">
        <w:rPr>
          <w:noProof/>
          <w:webHidden/>
        </w:rPr>
        <w:t>40</w:t>
      </w:r>
      <w:r w:rsidR="005E533E">
        <w:rPr>
          <w:noProof/>
          <w:webHidden/>
        </w:rPr>
        <w:fldChar w:fldCharType="end"/>
      </w:r>
      <w:r>
        <w:rPr>
          <w:noProof/>
        </w:rPr>
        <w:fldChar w:fldCharType="end"/>
      </w:r>
    </w:p>
    <w:p w14:paraId="4C0F5A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"_Toc436661303" </w:instrText>
      </w:r>
      <w:r>
        <w:fldChar w:fldCharType="separate"/>
      </w:r>
      <w:r w:rsidR="00F32A78" w:rsidRPr="00B86349">
        <w:rPr>
          <w:rStyle w:val="Lienhypertexte"/>
          <w:noProof/>
        </w:rPr>
        <w:t>Figure 4: Switch connected to an L3 cluster through 3 ports (1/3,1/4,1/5)</w:t>
      </w:r>
      <w:r w:rsidR="00F32A78">
        <w:rPr>
          <w:noProof/>
          <w:webHidden/>
        </w:rPr>
        <w:tab/>
      </w:r>
      <w:r w:rsidR="005E533E">
        <w:rPr>
          <w:noProof/>
          <w:webHidden/>
        </w:rPr>
        <w:fldChar w:fldCharType="begin"/>
      </w:r>
      <w:r w:rsidR="00F32A78">
        <w:rPr>
          <w:noProof/>
          <w:webHidden/>
        </w:rPr>
        <w:instrText xml:space="preserve"> PAGEREF _Toc436661303 \h </w:instrText>
      </w:r>
      <w:r w:rsidR="005E533E">
        <w:rPr>
          <w:noProof/>
          <w:webHidden/>
        </w:rPr>
      </w:r>
      <w:r w:rsidR="005E533E">
        <w:rPr>
          <w:noProof/>
          <w:webHidden/>
        </w:rPr>
        <w:fldChar w:fldCharType="separate"/>
      </w:r>
      <w:r w:rsidR="00F32A78">
        <w:rPr>
          <w:noProof/>
          <w:webHidden/>
        </w:rPr>
        <w:t>41</w:t>
      </w:r>
      <w:r w:rsidR="005E533E">
        <w:rPr>
          <w:noProof/>
          <w:webHidden/>
        </w:rPr>
        <w:fldChar w:fldCharType="end"/>
      </w:r>
      <w:r>
        <w:rPr>
          <w:noProof/>
        </w:rPr>
        <w:fldChar w:fldCharType="end"/>
      </w:r>
    </w:p>
    <w:p w14:paraId="0412093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"_Toc436661304" </w:instrText>
      </w:r>
      <w:r>
        <w:fldChar w:fldCharType="separate"/>
      </w:r>
      <w:r w:rsidR="00F32A78" w:rsidRPr="00B86349">
        <w:rPr>
          <w:rStyle w:val="Lienhypertexte"/>
          <w:noProof/>
        </w:rPr>
        <w:t xml:space="preserve">Figure 5: Switch connected to an L3 cluster(IGMP) through 3 ports (1/3,1/4,1/5) on </w:t>
      </w:r>
      <w:r w:rsidR="00E824B3">
        <w:rPr>
          <w:rStyle w:val="Lienhypertexte"/>
          <w:noProof/>
        </w:rPr>
        <w:t>VRF</w:t>
      </w:r>
      <w:r w:rsidR="00F32A78">
        <w:rPr>
          <w:noProof/>
          <w:webHidden/>
        </w:rPr>
        <w:tab/>
      </w:r>
      <w:r w:rsidR="005E533E">
        <w:rPr>
          <w:noProof/>
          <w:webHidden/>
        </w:rPr>
        <w:fldChar w:fldCharType="begin"/>
      </w:r>
      <w:r w:rsidR="00F32A78">
        <w:rPr>
          <w:noProof/>
          <w:webHidden/>
        </w:rPr>
        <w:instrText xml:space="preserve"> PAGEREF _Toc436661304 \h </w:instrText>
      </w:r>
      <w:r w:rsidR="005E533E">
        <w:rPr>
          <w:noProof/>
          <w:webHidden/>
        </w:rPr>
      </w:r>
      <w:r w:rsidR="005E533E">
        <w:rPr>
          <w:noProof/>
          <w:webHidden/>
        </w:rPr>
        <w:fldChar w:fldCharType="separate"/>
      </w:r>
      <w:r w:rsidR="00F32A78">
        <w:rPr>
          <w:noProof/>
          <w:webHidden/>
        </w:rPr>
        <w:t>43</w:t>
      </w:r>
      <w:r w:rsidR="005E533E">
        <w:rPr>
          <w:noProof/>
          <w:webHidden/>
        </w:rPr>
        <w:fldChar w:fldCharType="end"/>
      </w:r>
      <w:r>
        <w:rPr>
          <w:noProof/>
        </w:rPr>
        <w:fldChar w:fldCharType="end"/>
      </w:r>
    </w:p>
    <w:p w14:paraId="42F8B16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"_Toc436661305" </w:instrText>
      </w:r>
      <w:r>
        <w:fldChar w:fldCharType="separate"/>
      </w:r>
      <w:r w:rsidR="00F32A78" w:rsidRPr="00B86349">
        <w:rPr>
          <w:rStyle w:val="Lienhypertexte"/>
          <w:noProof/>
        </w:rPr>
        <w:t>Figure 6: Switch connected to an L3 cluster(IGMP) through 3 ports (1/3,1/4,1/5)</w:t>
      </w:r>
      <w:r w:rsidR="00F32A78">
        <w:rPr>
          <w:noProof/>
          <w:webHidden/>
        </w:rPr>
        <w:tab/>
      </w:r>
      <w:r w:rsidR="005E533E">
        <w:rPr>
          <w:noProof/>
          <w:webHidden/>
        </w:rPr>
        <w:fldChar w:fldCharType="begin"/>
      </w:r>
      <w:r w:rsidR="00F32A78">
        <w:rPr>
          <w:noProof/>
          <w:webHidden/>
        </w:rPr>
        <w:instrText xml:space="preserve"> PAGEREF _Toc436661305 \h </w:instrText>
      </w:r>
      <w:r w:rsidR="005E533E">
        <w:rPr>
          <w:noProof/>
          <w:webHidden/>
        </w:rPr>
      </w:r>
      <w:r w:rsidR="005E533E">
        <w:rPr>
          <w:noProof/>
          <w:webHidden/>
        </w:rPr>
        <w:fldChar w:fldCharType="separate"/>
      </w:r>
      <w:r w:rsidR="00F32A78">
        <w:rPr>
          <w:noProof/>
          <w:webHidden/>
        </w:rPr>
        <w:t>44</w:t>
      </w:r>
      <w:r w:rsidR="005E533E">
        <w:rPr>
          <w:noProof/>
          <w:webHidden/>
        </w:rPr>
        <w:fldChar w:fldCharType="end"/>
      </w:r>
      <w:r>
        <w:rPr>
          <w:noProof/>
        </w:rPr>
        <w:fldChar w:fldCharType="end"/>
      </w:r>
    </w:p>
    <w:p w14:paraId="59BB03F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"_Toc436661306" </w:instrText>
      </w:r>
      <w:r>
        <w:fldChar w:fldCharType="separate"/>
      </w:r>
      <w:r w:rsidR="00F32A78" w:rsidRPr="00B86349">
        <w:rPr>
          <w:rStyle w:val="Lienhypertexte"/>
          <w:noProof/>
        </w:rPr>
        <w:t>Figure 7: HAVLAN CMM in AOS</w:t>
      </w:r>
      <w:r w:rsidR="00F32A78">
        <w:rPr>
          <w:noProof/>
          <w:webHidden/>
        </w:rPr>
        <w:tab/>
      </w:r>
      <w:r w:rsidR="005E533E">
        <w:rPr>
          <w:noProof/>
          <w:webHidden/>
        </w:rPr>
        <w:fldChar w:fldCharType="begin"/>
      </w:r>
      <w:r w:rsidR="00F32A78">
        <w:rPr>
          <w:noProof/>
          <w:webHidden/>
        </w:rPr>
        <w:instrText xml:space="preserve"> PAGEREF _Toc436661306 \h </w:instrText>
      </w:r>
      <w:r w:rsidR="005E533E">
        <w:rPr>
          <w:noProof/>
          <w:webHidden/>
        </w:rPr>
      </w:r>
      <w:r w:rsidR="005E533E">
        <w:rPr>
          <w:noProof/>
          <w:webHidden/>
        </w:rPr>
        <w:fldChar w:fldCharType="separate"/>
      </w:r>
      <w:r w:rsidR="00F32A78">
        <w:rPr>
          <w:noProof/>
          <w:webHidden/>
        </w:rPr>
        <w:t>46</w:t>
      </w:r>
      <w:r w:rsidR="005E533E">
        <w:rPr>
          <w:noProof/>
          <w:webHidden/>
        </w:rPr>
        <w:fldChar w:fldCharType="end"/>
      </w:r>
      <w:r>
        <w:rPr>
          <w:noProof/>
        </w:rPr>
        <w:fldChar w:fldCharType="end"/>
      </w:r>
    </w:p>
    <w:p w14:paraId="76937650"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"_Toc436661307" </w:instrText>
      </w:r>
      <w:r>
        <w:fldChar w:fldCharType="separate"/>
      </w:r>
      <w:r w:rsidR="00F32A78" w:rsidRPr="00B86349">
        <w:rPr>
          <w:rStyle w:val="Lienhypertexte"/>
          <w:noProof/>
        </w:rPr>
        <w:t>Figure 8: Boot Sequence</w:t>
      </w:r>
      <w:r w:rsidR="00F32A78">
        <w:rPr>
          <w:noProof/>
          <w:webHidden/>
        </w:rPr>
        <w:tab/>
      </w:r>
      <w:r w:rsidR="005E533E">
        <w:rPr>
          <w:noProof/>
          <w:webHidden/>
        </w:rPr>
        <w:fldChar w:fldCharType="begin"/>
      </w:r>
      <w:r w:rsidR="00F32A78">
        <w:rPr>
          <w:noProof/>
          <w:webHidden/>
        </w:rPr>
        <w:instrText xml:space="preserve"> PAGEREF _Toc436661307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122ED0A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"_Toc436661308" </w:instrText>
      </w:r>
      <w:r>
        <w:fldChar w:fldCharType="separate"/>
      </w:r>
      <w:r w:rsidR="00F32A78" w:rsidRPr="00B86349">
        <w:rPr>
          <w:rStyle w:val="Lienhypertexte"/>
          <w:noProof/>
        </w:rPr>
        <w:t>Figure 9: NI Down</w:t>
      </w:r>
      <w:r w:rsidR="00F32A78">
        <w:rPr>
          <w:noProof/>
          <w:webHidden/>
        </w:rPr>
        <w:tab/>
      </w:r>
      <w:r w:rsidR="005E533E">
        <w:rPr>
          <w:noProof/>
          <w:webHidden/>
        </w:rPr>
        <w:fldChar w:fldCharType="begin"/>
      </w:r>
      <w:r w:rsidR="00F32A78">
        <w:rPr>
          <w:noProof/>
          <w:webHidden/>
        </w:rPr>
        <w:instrText xml:space="preserve"> PAGEREF _Toc436661308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290663D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"_Toc436661309" </w:instrText>
      </w:r>
      <w:r>
        <w:fldChar w:fldCharType="separate"/>
      </w:r>
      <w:r w:rsidR="00F32A78" w:rsidRPr="00B86349">
        <w:rPr>
          <w:rStyle w:val="Lienhypertexte"/>
          <w:noProof/>
        </w:rPr>
        <w:t>Figure 10: CMM Takeover</w:t>
      </w:r>
      <w:r w:rsidR="00F32A78">
        <w:rPr>
          <w:noProof/>
          <w:webHidden/>
        </w:rPr>
        <w:tab/>
      </w:r>
      <w:r w:rsidR="005E533E">
        <w:rPr>
          <w:noProof/>
          <w:webHidden/>
        </w:rPr>
        <w:fldChar w:fldCharType="begin"/>
      </w:r>
      <w:r w:rsidR="00F32A78">
        <w:rPr>
          <w:noProof/>
          <w:webHidden/>
        </w:rPr>
        <w:instrText xml:space="preserve"> PAGEREF _Toc436661309 \h </w:instrText>
      </w:r>
      <w:r w:rsidR="005E533E">
        <w:rPr>
          <w:noProof/>
          <w:webHidden/>
        </w:rPr>
      </w:r>
      <w:r w:rsidR="005E533E">
        <w:rPr>
          <w:noProof/>
          <w:webHidden/>
        </w:rPr>
        <w:fldChar w:fldCharType="separate"/>
      </w:r>
      <w:r w:rsidR="00F32A78">
        <w:rPr>
          <w:noProof/>
          <w:webHidden/>
        </w:rPr>
        <w:t>55</w:t>
      </w:r>
      <w:r w:rsidR="005E533E">
        <w:rPr>
          <w:noProof/>
          <w:webHidden/>
        </w:rPr>
        <w:fldChar w:fldCharType="end"/>
      </w:r>
      <w:r>
        <w:rPr>
          <w:noProof/>
        </w:rPr>
        <w:fldChar w:fldCharType="end"/>
      </w:r>
    </w:p>
    <w:p w14:paraId="75300CA8"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"_Toc436661310" </w:instrText>
      </w:r>
      <w:r>
        <w:fldChar w:fldCharType="separate"/>
      </w:r>
      <w:r w:rsidR="00F32A78" w:rsidRPr="00B86349">
        <w:rPr>
          <w:rStyle w:val="Lienhypertexte"/>
          <w:noProof/>
        </w:rPr>
        <w:t>Figure 11: Cluster creation</w:t>
      </w:r>
      <w:r w:rsidR="00F32A78">
        <w:rPr>
          <w:noProof/>
          <w:webHidden/>
        </w:rPr>
        <w:tab/>
      </w:r>
      <w:r w:rsidR="005E533E">
        <w:rPr>
          <w:noProof/>
          <w:webHidden/>
        </w:rPr>
        <w:fldChar w:fldCharType="begin"/>
      </w:r>
      <w:r w:rsidR="00F32A78">
        <w:rPr>
          <w:noProof/>
          <w:webHidden/>
        </w:rPr>
        <w:instrText xml:space="preserve"> PAGEREF _Toc436661310 \h </w:instrText>
      </w:r>
      <w:r w:rsidR="005E533E">
        <w:rPr>
          <w:noProof/>
          <w:webHidden/>
        </w:rPr>
      </w:r>
      <w:r w:rsidR="005E533E">
        <w:rPr>
          <w:noProof/>
          <w:webHidden/>
        </w:rPr>
        <w:fldChar w:fldCharType="separate"/>
      </w:r>
      <w:r w:rsidR="00F32A78">
        <w:rPr>
          <w:noProof/>
          <w:webHidden/>
        </w:rPr>
        <w:t>56</w:t>
      </w:r>
      <w:r w:rsidR="005E533E">
        <w:rPr>
          <w:noProof/>
          <w:webHidden/>
        </w:rPr>
        <w:fldChar w:fldCharType="end"/>
      </w:r>
      <w:r>
        <w:rPr>
          <w:noProof/>
        </w:rPr>
        <w:fldChar w:fldCharType="end"/>
      </w:r>
    </w:p>
    <w:p w14:paraId="4F62910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"_Toc436661311" </w:instrText>
      </w:r>
      <w:r>
        <w:fldChar w:fldCharType="separate"/>
      </w:r>
      <w:r w:rsidR="00F32A78" w:rsidRPr="00B86349">
        <w:rPr>
          <w:rStyle w:val="Lienhypertexte"/>
          <w:noProof/>
        </w:rPr>
        <w:t>Figure 12: L2 Cluster</w:t>
      </w:r>
      <w:r w:rsidR="00F32A78">
        <w:rPr>
          <w:noProof/>
          <w:webHidden/>
        </w:rPr>
        <w:tab/>
      </w:r>
      <w:r w:rsidR="005E533E">
        <w:rPr>
          <w:noProof/>
          <w:webHidden/>
        </w:rPr>
        <w:fldChar w:fldCharType="begin"/>
      </w:r>
      <w:r w:rsidR="00F32A78">
        <w:rPr>
          <w:noProof/>
          <w:webHidden/>
        </w:rPr>
        <w:instrText xml:space="preserve"> PAGEREF _Toc436661311 \h </w:instrText>
      </w:r>
      <w:r w:rsidR="005E533E">
        <w:rPr>
          <w:noProof/>
          <w:webHidden/>
        </w:rPr>
      </w:r>
      <w:r w:rsidR="005E533E">
        <w:rPr>
          <w:noProof/>
          <w:webHidden/>
        </w:rPr>
        <w:fldChar w:fldCharType="separate"/>
      </w:r>
      <w:r w:rsidR="00F32A78">
        <w:rPr>
          <w:noProof/>
          <w:webHidden/>
        </w:rPr>
        <w:t>57</w:t>
      </w:r>
      <w:r w:rsidR="005E533E">
        <w:rPr>
          <w:noProof/>
          <w:webHidden/>
        </w:rPr>
        <w:fldChar w:fldCharType="end"/>
      </w:r>
      <w:r>
        <w:rPr>
          <w:noProof/>
        </w:rPr>
        <w:fldChar w:fldCharType="end"/>
      </w:r>
    </w:p>
    <w:p w14:paraId="13628719"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"_Toc436661312" </w:instrText>
      </w:r>
      <w:r>
        <w:fldChar w:fldCharType="separate"/>
      </w:r>
      <w:r w:rsidR="00F32A78" w:rsidRPr="00B86349">
        <w:rPr>
          <w:rStyle w:val="Lienhypertexte"/>
          <w:noProof/>
        </w:rPr>
        <w:t>Figure 13: L3 Cluster</w:t>
      </w:r>
      <w:r w:rsidR="00F32A78">
        <w:rPr>
          <w:noProof/>
          <w:webHidden/>
        </w:rPr>
        <w:tab/>
      </w:r>
      <w:r w:rsidR="005E533E">
        <w:rPr>
          <w:noProof/>
          <w:webHidden/>
        </w:rPr>
        <w:fldChar w:fldCharType="begin"/>
      </w:r>
      <w:r w:rsidR="00F32A78">
        <w:rPr>
          <w:noProof/>
          <w:webHidden/>
        </w:rPr>
        <w:instrText xml:space="preserve"> PAGEREF _Toc436661312 \h </w:instrText>
      </w:r>
      <w:r w:rsidR="005E533E">
        <w:rPr>
          <w:noProof/>
          <w:webHidden/>
        </w:rPr>
      </w:r>
      <w:r w:rsidR="005E533E">
        <w:rPr>
          <w:noProof/>
          <w:webHidden/>
        </w:rPr>
        <w:fldChar w:fldCharType="separate"/>
      </w:r>
      <w:r w:rsidR="00F32A78">
        <w:rPr>
          <w:noProof/>
          <w:webHidden/>
        </w:rPr>
        <w:t>59</w:t>
      </w:r>
      <w:r w:rsidR="005E533E">
        <w:rPr>
          <w:noProof/>
          <w:webHidden/>
        </w:rPr>
        <w:fldChar w:fldCharType="end"/>
      </w:r>
      <w:r>
        <w:rPr>
          <w:noProof/>
        </w:rPr>
        <w:fldChar w:fldCharType="end"/>
      </w:r>
    </w:p>
    <w:p w14:paraId="45E57D7C"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"_Toc436661313" </w:instrText>
      </w:r>
      <w:r>
        <w:fldChar w:fldCharType="separate"/>
      </w:r>
      <w:r w:rsidR="00F32A78" w:rsidRPr="00B86349">
        <w:rPr>
          <w:rStyle w:val="Lienhypertexte"/>
          <w:noProof/>
        </w:rPr>
        <w:t>Figure 14: L3 cluster(IGMP)</w:t>
      </w:r>
      <w:r w:rsidR="00F32A78">
        <w:rPr>
          <w:noProof/>
          <w:webHidden/>
        </w:rPr>
        <w:tab/>
      </w:r>
      <w:r w:rsidR="005E533E">
        <w:rPr>
          <w:noProof/>
          <w:webHidden/>
        </w:rPr>
        <w:fldChar w:fldCharType="begin"/>
      </w:r>
      <w:r w:rsidR="00F32A78">
        <w:rPr>
          <w:noProof/>
          <w:webHidden/>
        </w:rPr>
        <w:instrText xml:space="preserve"> PAGEREF _Toc436661313 \h </w:instrText>
      </w:r>
      <w:r w:rsidR="005E533E">
        <w:rPr>
          <w:noProof/>
          <w:webHidden/>
        </w:rPr>
      </w:r>
      <w:r w:rsidR="005E533E">
        <w:rPr>
          <w:noProof/>
          <w:webHidden/>
        </w:rPr>
        <w:fldChar w:fldCharType="separate"/>
      </w:r>
      <w:r w:rsidR="00F32A78">
        <w:rPr>
          <w:noProof/>
          <w:webHidden/>
        </w:rPr>
        <w:t>61</w:t>
      </w:r>
      <w:r w:rsidR="005E533E">
        <w:rPr>
          <w:noProof/>
          <w:webHidden/>
        </w:rPr>
        <w:fldChar w:fldCharType="end"/>
      </w:r>
      <w:r>
        <w:rPr>
          <w:noProof/>
        </w:rPr>
        <w:fldChar w:fldCharType="end"/>
      </w:r>
    </w:p>
    <w:p w14:paraId="100BC8C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"_Toc436661314" </w:instrText>
      </w:r>
      <w:r>
        <w:fldChar w:fldCharType="separate"/>
      </w:r>
      <w:r w:rsidR="00F32A78" w:rsidRPr="00B86349">
        <w:rPr>
          <w:rStyle w:val="Lienhypertexte"/>
          <w:noProof/>
        </w:rPr>
        <w:t>Figure 15 Cluster Modification</w:t>
      </w:r>
      <w:r w:rsidR="00F32A78">
        <w:rPr>
          <w:noProof/>
          <w:webHidden/>
        </w:rPr>
        <w:tab/>
      </w:r>
      <w:r w:rsidR="005E533E">
        <w:rPr>
          <w:noProof/>
          <w:webHidden/>
        </w:rPr>
        <w:fldChar w:fldCharType="begin"/>
      </w:r>
      <w:r w:rsidR="00F32A78">
        <w:rPr>
          <w:noProof/>
          <w:webHidden/>
        </w:rPr>
        <w:instrText xml:space="preserve"> PAGEREF _Toc436661314 \h </w:instrText>
      </w:r>
      <w:r w:rsidR="005E533E">
        <w:rPr>
          <w:noProof/>
          <w:webHidden/>
        </w:rPr>
      </w:r>
      <w:r w:rsidR="005E533E">
        <w:rPr>
          <w:noProof/>
          <w:webHidden/>
        </w:rPr>
        <w:fldChar w:fldCharType="separate"/>
      </w:r>
      <w:r w:rsidR="00F32A78">
        <w:rPr>
          <w:noProof/>
          <w:webHidden/>
        </w:rPr>
        <w:t>62</w:t>
      </w:r>
      <w:r w:rsidR="005E533E">
        <w:rPr>
          <w:noProof/>
          <w:webHidden/>
        </w:rPr>
        <w:fldChar w:fldCharType="end"/>
      </w:r>
      <w:r>
        <w:rPr>
          <w:noProof/>
        </w:rPr>
        <w:fldChar w:fldCharType="end"/>
      </w:r>
    </w:p>
    <w:p w14:paraId="2F214B4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"_Toc436661315" </w:instrText>
      </w:r>
      <w:r>
        <w:fldChar w:fldCharType="separate"/>
      </w:r>
      <w:r w:rsidR="00F32A78" w:rsidRPr="00B86349">
        <w:rPr>
          <w:rStyle w:val="Lienhypertexte"/>
          <w:noProof/>
        </w:rPr>
        <w:t>Figure 16: Cluster Deletion</w:t>
      </w:r>
      <w:r w:rsidR="00F32A78">
        <w:rPr>
          <w:noProof/>
          <w:webHidden/>
        </w:rPr>
        <w:tab/>
      </w:r>
      <w:r w:rsidR="005E533E">
        <w:rPr>
          <w:noProof/>
          <w:webHidden/>
        </w:rPr>
        <w:fldChar w:fldCharType="begin"/>
      </w:r>
      <w:r w:rsidR="00F32A78">
        <w:rPr>
          <w:noProof/>
          <w:webHidden/>
        </w:rPr>
        <w:instrText xml:space="preserve"> PAGEREF _Toc436661315 \h </w:instrText>
      </w:r>
      <w:r w:rsidR="005E533E">
        <w:rPr>
          <w:noProof/>
          <w:webHidden/>
        </w:rPr>
      </w:r>
      <w:r w:rsidR="005E533E">
        <w:rPr>
          <w:noProof/>
          <w:webHidden/>
        </w:rPr>
        <w:fldChar w:fldCharType="separate"/>
      </w:r>
      <w:r w:rsidR="00F32A78">
        <w:rPr>
          <w:noProof/>
          <w:webHidden/>
        </w:rPr>
        <w:t>63</w:t>
      </w:r>
      <w:r w:rsidR="005E533E">
        <w:rPr>
          <w:noProof/>
          <w:webHidden/>
        </w:rPr>
        <w:fldChar w:fldCharType="end"/>
      </w:r>
      <w:r>
        <w:rPr>
          <w:noProof/>
        </w:rPr>
        <w:fldChar w:fldCharType="end"/>
      </w:r>
    </w:p>
    <w:p w14:paraId="2B51173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"_Toc436661316" </w:instrText>
      </w:r>
      <w:r>
        <w:fldChar w:fldCharType="separate"/>
      </w:r>
      <w:r w:rsidR="00F32A78" w:rsidRPr="00B86349">
        <w:rPr>
          <w:rStyle w:val="Lienhypertexte"/>
          <w:noProof/>
        </w:rPr>
        <w:t>Figure 17: Cluster Disable</w:t>
      </w:r>
      <w:r w:rsidR="00F32A78">
        <w:rPr>
          <w:noProof/>
          <w:webHidden/>
        </w:rPr>
        <w:tab/>
      </w:r>
      <w:r w:rsidR="005E533E">
        <w:rPr>
          <w:noProof/>
          <w:webHidden/>
        </w:rPr>
        <w:fldChar w:fldCharType="begin"/>
      </w:r>
      <w:r w:rsidR="00F32A78">
        <w:rPr>
          <w:noProof/>
          <w:webHidden/>
        </w:rPr>
        <w:instrText xml:space="preserve"> PAGEREF _Toc436661316 \h </w:instrText>
      </w:r>
      <w:r w:rsidR="005E533E">
        <w:rPr>
          <w:noProof/>
          <w:webHidden/>
        </w:rPr>
      </w:r>
      <w:r w:rsidR="005E533E">
        <w:rPr>
          <w:noProof/>
          <w:webHidden/>
        </w:rPr>
        <w:fldChar w:fldCharType="separate"/>
      </w:r>
      <w:r w:rsidR="00F32A78">
        <w:rPr>
          <w:noProof/>
          <w:webHidden/>
        </w:rPr>
        <w:t>65</w:t>
      </w:r>
      <w:r w:rsidR="005E533E">
        <w:rPr>
          <w:noProof/>
          <w:webHidden/>
        </w:rPr>
        <w:fldChar w:fldCharType="end"/>
      </w:r>
      <w:r>
        <w:rPr>
          <w:noProof/>
        </w:rPr>
        <w:fldChar w:fldCharType="end"/>
      </w:r>
    </w:p>
    <w:p w14:paraId="60F3821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"_Toc436661317" </w:instrText>
      </w:r>
      <w:r>
        <w:fldChar w:fldCharType="separate"/>
      </w:r>
      <w:r w:rsidR="00F32A78" w:rsidRPr="00B86349">
        <w:rPr>
          <w:rStyle w:val="Lienhypertexte"/>
          <w:noProof/>
        </w:rPr>
        <w:t>Figure 18: Cluster Enable</w:t>
      </w:r>
      <w:r w:rsidR="00F32A78">
        <w:rPr>
          <w:noProof/>
          <w:webHidden/>
        </w:rPr>
        <w:tab/>
      </w:r>
      <w:r w:rsidR="005E533E">
        <w:rPr>
          <w:noProof/>
          <w:webHidden/>
        </w:rPr>
        <w:fldChar w:fldCharType="begin"/>
      </w:r>
      <w:r w:rsidR="00F32A78">
        <w:rPr>
          <w:noProof/>
          <w:webHidden/>
        </w:rPr>
        <w:instrText xml:space="preserve"> PAGEREF _Toc436661317 \h </w:instrText>
      </w:r>
      <w:r w:rsidR="005E533E">
        <w:rPr>
          <w:noProof/>
          <w:webHidden/>
        </w:rPr>
      </w:r>
      <w:r w:rsidR="005E533E">
        <w:rPr>
          <w:noProof/>
          <w:webHidden/>
        </w:rPr>
        <w:fldChar w:fldCharType="separate"/>
      </w:r>
      <w:r w:rsidR="00F32A78">
        <w:rPr>
          <w:noProof/>
          <w:webHidden/>
        </w:rPr>
        <w:t>66</w:t>
      </w:r>
      <w:r w:rsidR="005E533E">
        <w:rPr>
          <w:noProof/>
          <w:webHidden/>
        </w:rPr>
        <w:fldChar w:fldCharType="end"/>
      </w:r>
      <w:r>
        <w:rPr>
          <w:noProof/>
        </w:rPr>
        <w:fldChar w:fldCharType="end"/>
      </w:r>
    </w:p>
    <w:p w14:paraId="78D1F37B"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"_Toc436661318" </w:instrText>
      </w:r>
      <w:r>
        <w:fldChar w:fldCharType="separate"/>
      </w:r>
      <w:r w:rsidR="00F32A78" w:rsidRPr="00B86349">
        <w:rPr>
          <w:rStyle w:val="Lienhypertexte"/>
          <w:noProof/>
        </w:rPr>
        <w:t>Figure 19: PM Interface</w:t>
      </w:r>
      <w:r w:rsidR="00F32A78">
        <w:rPr>
          <w:noProof/>
          <w:webHidden/>
        </w:rPr>
        <w:tab/>
      </w:r>
      <w:r w:rsidR="005E533E">
        <w:rPr>
          <w:noProof/>
          <w:webHidden/>
        </w:rPr>
        <w:fldChar w:fldCharType="begin"/>
      </w:r>
      <w:r w:rsidR="00F32A78">
        <w:rPr>
          <w:noProof/>
          <w:webHidden/>
        </w:rPr>
        <w:instrText xml:space="preserve"> PAGEREF _Toc436661318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2976BB0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"_Toc436661319" </w:instrText>
      </w:r>
      <w:r>
        <w:fldChar w:fldCharType="separate"/>
      </w:r>
      <w:r w:rsidR="00F32A78" w:rsidRPr="00B86349">
        <w:rPr>
          <w:rStyle w:val="Lienhypertexte"/>
          <w:noProof/>
        </w:rPr>
        <w:t>Figure 20: VM Interface</w:t>
      </w:r>
      <w:r w:rsidR="00F32A78">
        <w:rPr>
          <w:noProof/>
          <w:webHidden/>
        </w:rPr>
        <w:tab/>
      </w:r>
      <w:r w:rsidR="005E533E">
        <w:rPr>
          <w:noProof/>
          <w:webHidden/>
        </w:rPr>
        <w:fldChar w:fldCharType="begin"/>
      </w:r>
      <w:r w:rsidR="00F32A78">
        <w:rPr>
          <w:noProof/>
          <w:webHidden/>
        </w:rPr>
        <w:instrText xml:space="preserve"> PAGEREF _Toc436661319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4AF2EE36"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"_Toc436661320" </w:instrText>
      </w:r>
      <w:r>
        <w:fldChar w:fldCharType="separate"/>
      </w:r>
      <w:r w:rsidR="00F32A78" w:rsidRPr="00B86349">
        <w:rPr>
          <w:rStyle w:val="Lienhypertexte"/>
          <w:noProof/>
        </w:rPr>
        <w:t>Figure 21: IP CMM interface.</w:t>
      </w:r>
      <w:r w:rsidR="00F32A78">
        <w:rPr>
          <w:noProof/>
          <w:webHidden/>
        </w:rPr>
        <w:tab/>
      </w:r>
      <w:r w:rsidR="005E533E">
        <w:rPr>
          <w:noProof/>
          <w:webHidden/>
        </w:rPr>
        <w:fldChar w:fldCharType="begin"/>
      </w:r>
      <w:r w:rsidR="00F32A78">
        <w:rPr>
          <w:noProof/>
          <w:webHidden/>
        </w:rPr>
        <w:instrText xml:space="preserve"> PAGEREF _Toc436661320 \h </w:instrText>
      </w:r>
      <w:r w:rsidR="005E533E">
        <w:rPr>
          <w:noProof/>
          <w:webHidden/>
        </w:rPr>
      </w:r>
      <w:r w:rsidR="005E533E">
        <w:rPr>
          <w:noProof/>
          <w:webHidden/>
        </w:rPr>
        <w:fldChar w:fldCharType="separate"/>
      </w:r>
      <w:r w:rsidR="00F32A78">
        <w:rPr>
          <w:noProof/>
          <w:webHidden/>
        </w:rPr>
        <w:t>68</w:t>
      </w:r>
      <w:r w:rsidR="005E533E">
        <w:rPr>
          <w:noProof/>
          <w:webHidden/>
        </w:rPr>
        <w:fldChar w:fldCharType="end"/>
      </w:r>
      <w:r>
        <w:rPr>
          <w:noProof/>
        </w:rPr>
        <w:fldChar w:fldCharType="end"/>
      </w:r>
    </w:p>
    <w:p w14:paraId="64A97D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"_Toc436661321" </w:instrText>
      </w:r>
      <w:r>
        <w:fldChar w:fldCharType="separate"/>
      </w:r>
      <w:r w:rsidR="00F32A78" w:rsidRPr="00B86349">
        <w:rPr>
          <w:rStyle w:val="Lienhypertexte"/>
          <w:noProof/>
        </w:rPr>
        <w:t>Figure 22 : Interface with IPMS CMM</w:t>
      </w:r>
      <w:r w:rsidR="00F32A78">
        <w:rPr>
          <w:noProof/>
          <w:webHidden/>
        </w:rPr>
        <w:tab/>
      </w:r>
      <w:r w:rsidR="005E533E">
        <w:rPr>
          <w:noProof/>
          <w:webHidden/>
        </w:rPr>
        <w:fldChar w:fldCharType="begin"/>
      </w:r>
      <w:r w:rsidR="00F32A78">
        <w:rPr>
          <w:noProof/>
          <w:webHidden/>
        </w:rPr>
        <w:instrText xml:space="preserve"> PAGEREF _Toc436661321 \h </w:instrText>
      </w:r>
      <w:r w:rsidR="005E533E">
        <w:rPr>
          <w:noProof/>
          <w:webHidden/>
        </w:rPr>
      </w:r>
      <w:r w:rsidR="005E533E">
        <w:rPr>
          <w:noProof/>
          <w:webHidden/>
        </w:rPr>
        <w:fldChar w:fldCharType="separate"/>
      </w:r>
      <w:r w:rsidR="00F32A78">
        <w:rPr>
          <w:noProof/>
          <w:webHidden/>
        </w:rPr>
        <w:t>69</w:t>
      </w:r>
      <w:r w:rsidR="005E533E">
        <w:rPr>
          <w:noProof/>
          <w:webHidden/>
        </w:rPr>
        <w:fldChar w:fldCharType="end"/>
      </w:r>
      <w:r>
        <w:rPr>
          <w:noProof/>
        </w:rPr>
        <w:fldChar w:fldCharType="end"/>
      </w:r>
    </w:p>
    <w:p w14:paraId="5542BF06" w14:textId="77777777" w:rsidR="00855336" w:rsidRDefault="00E824B3" w:rsidP="00855336">
      <w:pPr>
        <w:jc w:val="left"/>
      </w:pPr>
      <w:r>
        <w:rPr>
          <w:rStyle w:val="Lienhypertexte"/>
          <w:noProof/>
        </w:rPr>
        <w:t>VRF</w:t>
      </w:r>
      <w:r w:rsidR="005E533E">
        <w:rPr>
          <w:b/>
        </w:rPr>
        <w:fldChar w:fldCharType="end"/>
      </w:r>
      <w:r w:rsidR="00855336">
        <w:br w:type="page"/>
      </w:r>
    </w:p>
    <w:p w14:paraId="7CA72E7B" w14:textId="77777777" w:rsidR="00855336" w:rsidRDefault="00855336" w:rsidP="00622755">
      <w:pPr>
        <w:jc w:val="center"/>
        <w:outlineLvl w:val="0"/>
        <w:rPr>
          <w:b/>
        </w:rPr>
      </w:pPr>
      <w:bookmarkStart w:id="563" w:name="_Toc214247583"/>
      <w:bookmarkStart w:id="564" w:name="_Toc381025677"/>
      <w:bookmarkStart w:id="565" w:name="_Toc424820265"/>
      <w:bookmarkStart w:id="566" w:name="_Toc76555043"/>
      <w:r>
        <w:rPr>
          <w:b/>
        </w:rPr>
        <w:lastRenderedPageBreak/>
        <w:t>LIST OF TABLES</w:t>
      </w:r>
      <w:bookmarkEnd w:id="563"/>
      <w:bookmarkEnd w:id="564"/>
      <w:bookmarkEnd w:id="565"/>
      <w:bookmarkEnd w:id="566"/>
    </w:p>
    <w:p w14:paraId="34AF14B4" w14:textId="77777777" w:rsidR="00855336" w:rsidRDefault="00855336" w:rsidP="00E57FBF">
      <w:pPr>
        <w:tabs>
          <w:tab w:val="left" w:pos="3825"/>
        </w:tabs>
        <w:jc w:val="left"/>
        <w:rPr>
          <w:b/>
        </w:rPr>
      </w:pPr>
    </w:p>
    <w:p w14:paraId="3BBA0626" w14:textId="77777777" w:rsidR="000D7646" w:rsidRDefault="005E533E">
      <w:pPr>
        <w:pStyle w:val="Tabledesillustrations"/>
        <w:tabs>
          <w:tab w:val="right" w:leader="dot" w:pos="9350"/>
        </w:tabs>
        <w:rPr>
          <w:rFonts w:ascii="Times New Roman" w:hAnsi="Times New Roman"/>
          <w:noProof/>
          <w:sz w:val="24"/>
          <w:szCs w:val="24"/>
        </w:rPr>
      </w:pPr>
      <w:r>
        <w:fldChar w:fldCharType="begin"/>
      </w:r>
      <w:r w:rsidR="006F5B81">
        <w:instrText xml:space="preserve"> TOC \h \z \c "Table" </w:instrText>
      </w:r>
      <w:r>
        <w:fldChar w:fldCharType="separate"/>
      </w:r>
      <w:r w:rsidR="007D0473">
        <w:fldChar w:fldCharType="begin"/>
      </w:r>
      <w:r w:rsidR="007D0473">
        <w:instrText xml:space="preserve"> HYPERLINK \l "_Toc270435668" </w:instrText>
      </w:r>
      <w:r w:rsidR="007D0473">
        <w:fldChar w:fldCharType="separate"/>
      </w:r>
      <w:r w:rsidR="000D7646" w:rsidRPr="00D012E8">
        <w:rPr>
          <w:rStyle w:val="Lienhypertexte"/>
          <w:noProof/>
        </w:rPr>
        <w:t>Table 1: Document Organization</w:t>
      </w:r>
      <w:r w:rsidR="000D7646">
        <w:rPr>
          <w:noProof/>
          <w:webHidden/>
        </w:rPr>
        <w:tab/>
      </w:r>
      <w:r>
        <w:rPr>
          <w:noProof/>
          <w:webHidden/>
        </w:rPr>
        <w:fldChar w:fldCharType="begin"/>
      </w:r>
      <w:r w:rsidR="000D7646">
        <w:rPr>
          <w:noProof/>
          <w:webHidden/>
        </w:rPr>
        <w:instrText xml:space="preserve"> PAGEREF _Toc270435668 \h </w:instrText>
      </w:r>
      <w:r>
        <w:rPr>
          <w:noProof/>
          <w:webHidden/>
        </w:rPr>
      </w:r>
      <w:r>
        <w:rPr>
          <w:noProof/>
          <w:webHidden/>
        </w:rPr>
        <w:fldChar w:fldCharType="separate"/>
      </w:r>
      <w:r w:rsidR="00062A8D">
        <w:rPr>
          <w:noProof/>
          <w:webHidden/>
        </w:rPr>
        <w:t>10</w:t>
      </w:r>
      <w:r>
        <w:rPr>
          <w:noProof/>
          <w:webHidden/>
        </w:rPr>
        <w:fldChar w:fldCharType="end"/>
      </w:r>
      <w:r w:rsidR="007D0473">
        <w:rPr>
          <w:noProof/>
        </w:rPr>
        <w:fldChar w:fldCharType="end"/>
      </w:r>
    </w:p>
    <w:p w14:paraId="6A8AA197"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"_Toc270435669" </w:instrText>
      </w:r>
      <w:r>
        <w:fldChar w:fldCharType="separate"/>
      </w:r>
      <w:r w:rsidR="000D7646" w:rsidRPr="00D012E8">
        <w:rPr>
          <w:rStyle w:val="Lienhypertexte"/>
          <w:noProof/>
        </w:rPr>
        <w:t>Table 2: CLI Syntax Conventions</w:t>
      </w:r>
      <w:r w:rsidR="000D7646">
        <w:rPr>
          <w:noProof/>
          <w:webHidden/>
        </w:rPr>
        <w:tab/>
      </w:r>
      <w:r w:rsidR="005E533E">
        <w:rPr>
          <w:noProof/>
          <w:webHidden/>
        </w:rPr>
        <w:fldChar w:fldCharType="begin"/>
      </w:r>
      <w:r w:rsidR="000D7646">
        <w:rPr>
          <w:noProof/>
          <w:webHidden/>
        </w:rPr>
        <w:instrText xml:space="preserve"> PAGEREF _Toc270435669 \h </w:instrText>
      </w:r>
      <w:r w:rsidR="005E533E">
        <w:rPr>
          <w:noProof/>
          <w:webHidden/>
        </w:rPr>
      </w:r>
      <w:r w:rsidR="005E533E">
        <w:rPr>
          <w:noProof/>
          <w:webHidden/>
        </w:rPr>
        <w:fldChar w:fldCharType="separate"/>
      </w:r>
      <w:r w:rsidR="00062A8D">
        <w:rPr>
          <w:noProof/>
          <w:webHidden/>
        </w:rPr>
        <w:t>30</w:t>
      </w:r>
      <w:r w:rsidR="005E533E">
        <w:rPr>
          <w:noProof/>
          <w:webHidden/>
        </w:rPr>
        <w:fldChar w:fldCharType="end"/>
      </w:r>
      <w:r>
        <w:rPr>
          <w:noProof/>
        </w:rPr>
        <w:fldChar w:fldCharType="end"/>
      </w:r>
    </w:p>
    <w:p w14:paraId="63660A20"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"_Toc270435670" </w:instrText>
      </w:r>
      <w:r>
        <w:fldChar w:fldCharType="separate"/>
      </w:r>
      <w:r w:rsidR="000D7646" w:rsidRPr="00D012E8">
        <w:rPr>
          <w:rStyle w:val="Lienhypertexte"/>
          <w:noProof/>
        </w:rPr>
        <w:t>Table 3: System Flows</w:t>
      </w:r>
      <w:r w:rsidR="000D7646">
        <w:rPr>
          <w:noProof/>
          <w:webHidden/>
        </w:rPr>
        <w:tab/>
      </w:r>
      <w:r w:rsidR="005E533E">
        <w:rPr>
          <w:noProof/>
          <w:webHidden/>
        </w:rPr>
        <w:fldChar w:fldCharType="begin"/>
      </w:r>
      <w:r w:rsidR="000D7646">
        <w:rPr>
          <w:noProof/>
          <w:webHidden/>
        </w:rPr>
        <w:instrText xml:space="preserve"> PAGEREF _Toc270435670 \h </w:instrText>
      </w:r>
      <w:r w:rsidR="005E533E">
        <w:rPr>
          <w:noProof/>
          <w:webHidden/>
        </w:rPr>
      </w:r>
      <w:r w:rsidR="005E533E">
        <w:rPr>
          <w:noProof/>
          <w:webHidden/>
        </w:rPr>
        <w:fldChar w:fldCharType="separate"/>
      </w:r>
      <w:r w:rsidR="00062A8D">
        <w:rPr>
          <w:noProof/>
          <w:webHidden/>
        </w:rPr>
        <w:t>77</w:t>
      </w:r>
      <w:r w:rsidR="005E533E">
        <w:rPr>
          <w:noProof/>
          <w:webHidden/>
        </w:rPr>
        <w:fldChar w:fldCharType="end"/>
      </w:r>
      <w:r>
        <w:rPr>
          <w:noProof/>
        </w:rPr>
        <w:fldChar w:fldCharType="end"/>
      </w:r>
    </w:p>
    <w:p w14:paraId="5C9F5985"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"_Toc270435671" </w:instrText>
      </w:r>
      <w:r>
        <w:fldChar w:fldCharType="separate"/>
      </w:r>
      <w:r w:rsidR="000D7646" w:rsidRPr="00D012E8">
        <w:rPr>
          <w:rStyle w:val="Lienhypertexte"/>
          <w:noProof/>
        </w:rPr>
        <w:t>Table 4: CMM Critical Computing Resources</w:t>
      </w:r>
      <w:r w:rsidR="000D7646">
        <w:rPr>
          <w:noProof/>
          <w:webHidden/>
        </w:rPr>
        <w:tab/>
      </w:r>
      <w:r w:rsidR="005E533E">
        <w:rPr>
          <w:noProof/>
          <w:webHidden/>
        </w:rPr>
        <w:fldChar w:fldCharType="begin"/>
      </w:r>
      <w:r w:rsidR="000D7646">
        <w:rPr>
          <w:noProof/>
          <w:webHidden/>
        </w:rPr>
        <w:instrText xml:space="preserve"> PAGEREF _Toc270435671 \h </w:instrText>
      </w:r>
      <w:r w:rsidR="005E533E">
        <w:rPr>
          <w:noProof/>
          <w:webHidden/>
        </w:rPr>
      </w:r>
      <w:r w:rsidR="005E533E">
        <w:rPr>
          <w:noProof/>
          <w:webHidden/>
        </w:rPr>
        <w:fldChar w:fldCharType="separate"/>
      </w:r>
      <w:r w:rsidR="00062A8D">
        <w:rPr>
          <w:noProof/>
          <w:webHidden/>
        </w:rPr>
        <w:t>122</w:t>
      </w:r>
      <w:r w:rsidR="005E533E">
        <w:rPr>
          <w:noProof/>
          <w:webHidden/>
        </w:rPr>
        <w:fldChar w:fldCharType="end"/>
      </w:r>
      <w:r>
        <w:rPr>
          <w:noProof/>
        </w:rPr>
        <w:fldChar w:fldCharType="end"/>
      </w:r>
    </w:p>
    <w:p w14:paraId="683A32BC" w14:textId="77777777" w:rsidR="00855336" w:rsidRDefault="005E533E" w:rsidP="00E57FBF">
      <w:pPr>
        <w:jc w:val="left"/>
      </w:pPr>
      <w:r>
        <w:fldChar w:fldCharType="end"/>
      </w:r>
      <w:r w:rsidR="00855336">
        <w:br w:type="page"/>
      </w:r>
    </w:p>
    <w:p w14:paraId="1BB933F6" w14:textId="77777777" w:rsidR="00855336" w:rsidRDefault="00855336" w:rsidP="00622755">
      <w:pPr>
        <w:jc w:val="center"/>
        <w:outlineLvl w:val="0"/>
        <w:rPr>
          <w:b/>
        </w:rPr>
      </w:pPr>
      <w:bookmarkStart w:id="567" w:name="_Toc214247584"/>
      <w:bookmarkStart w:id="568" w:name="_Toc381025678"/>
      <w:bookmarkStart w:id="569" w:name="_Toc424820266"/>
      <w:bookmarkStart w:id="570" w:name="_Toc76555044"/>
      <w:r>
        <w:rPr>
          <w:b/>
        </w:rPr>
        <w:lastRenderedPageBreak/>
        <w:t>REVISION HISTORY</w:t>
      </w:r>
      <w:bookmarkEnd w:id="567"/>
      <w:bookmarkEnd w:id="568"/>
      <w:bookmarkEnd w:id="569"/>
      <w:bookmarkEnd w:id="570"/>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71"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572">
          <w:tblGrid>
            <w:gridCol w:w="1081"/>
            <w:gridCol w:w="1309"/>
            <w:gridCol w:w="1146"/>
            <w:gridCol w:w="1499"/>
            <w:gridCol w:w="3692"/>
            <w:gridCol w:w="1101"/>
          </w:tblGrid>
        </w:tblGridChange>
      </w:tblGrid>
      <w:tr w:rsidR="00855336" w14:paraId="6012C404" w14:textId="77777777" w:rsidTr="00A87B5C">
        <w:trPr>
          <w:trHeight w:val="256"/>
          <w:trPrChange w:id="573" w:author="VOYER Raphael" w:date="2021-06-16T09:31:00Z">
            <w:trPr>
              <w:trHeight w:val="256"/>
            </w:trPr>
          </w:trPrChange>
        </w:trPr>
        <w:tc>
          <w:tcPr>
            <w:tcW w:w="1081" w:type="dxa"/>
            <w:tcPrChange w:id="574"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575"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576"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577"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578"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579"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580" w:author="VOYER Raphael" w:date="2021-06-16T09:31:00Z">
            <w:trPr>
              <w:trHeight w:val="256"/>
            </w:trPr>
          </w:trPrChange>
        </w:trPr>
        <w:tc>
          <w:tcPr>
            <w:tcW w:w="1081" w:type="dxa"/>
            <w:tcPrChange w:id="581"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582" w:author="VOYER Raphael" w:date="2021-06-16T09:31:00Z">
              <w:tcPr>
                <w:tcW w:w="1342" w:type="dxa"/>
              </w:tcPr>
            </w:tcPrChange>
          </w:tcPr>
          <w:p w14:paraId="73ECD4DF" w14:textId="77777777" w:rsidR="00855336" w:rsidRPr="00D96D24" w:rsidRDefault="00A87B5C" w:rsidP="00D70809">
            <w:pPr>
              <w:pStyle w:val="Tabletext"/>
            </w:pPr>
            <w:ins w:id="583" w:author="VOYER Raphael" w:date="2021-06-16T09:33:00Z">
              <w:r>
                <w:t>16</w:t>
              </w:r>
            </w:ins>
            <w:del w:id="584" w:author="VOYER Raphael" w:date="2021-06-16T09:33:00Z">
              <w:r w:rsidR="00855336" w:rsidDel="00A87B5C">
                <w:delText>04</w:delText>
              </w:r>
            </w:del>
            <w:r w:rsidR="00855336">
              <w:t>/06/</w:t>
            </w:r>
            <w:del w:id="585" w:author="VOYER Raphael" w:date="2021-06-16T09:33:00Z">
              <w:r w:rsidR="00855336" w:rsidDel="00A87B5C">
                <w:delText>2010</w:delText>
              </w:r>
            </w:del>
            <w:ins w:id="586" w:author="VOYER Raphael" w:date="2021-06-16T09:33:00Z">
              <w:r>
                <w:t>2021</w:t>
              </w:r>
            </w:ins>
          </w:p>
        </w:tc>
        <w:tc>
          <w:tcPr>
            <w:tcW w:w="1146" w:type="dxa"/>
            <w:tcPrChange w:id="587" w:author="VOYER Raphael" w:date="2021-06-16T09:31:00Z">
              <w:tcPr>
                <w:tcW w:w="1194" w:type="dxa"/>
              </w:tcPr>
            </w:tcPrChange>
          </w:tcPr>
          <w:p w14:paraId="5FAF677F" w14:textId="77777777" w:rsidR="00855336" w:rsidRDefault="00855336" w:rsidP="00D70809">
            <w:pPr>
              <w:pStyle w:val="Tabletext"/>
            </w:pPr>
          </w:p>
        </w:tc>
        <w:tc>
          <w:tcPr>
            <w:tcW w:w="1499" w:type="dxa"/>
            <w:tcPrChange w:id="588" w:author="VOYER Raphael" w:date="2021-06-16T09:31:00Z">
              <w:tcPr>
                <w:tcW w:w="1669" w:type="dxa"/>
              </w:tcPr>
            </w:tcPrChange>
          </w:tcPr>
          <w:p w14:paraId="67224FF9" w14:textId="77777777" w:rsidR="00855336" w:rsidRPr="0075761C" w:rsidRDefault="00A87B5C" w:rsidP="00D70809">
            <w:pPr>
              <w:pStyle w:val="Tabletext"/>
              <w:rPr>
                <w:lang w:val="sv-SE"/>
              </w:rPr>
            </w:pPr>
            <w:ins w:id="589" w:author="VOYER Raphael" w:date="2021-06-16T09:32:00Z">
              <w:r>
                <w:rPr>
                  <w:lang w:val="sv-SE"/>
                </w:rPr>
                <w:t>Raphael Voyer</w:t>
              </w:r>
            </w:ins>
            <w:del w:id="590" w:author="VOYER Raphael" w:date="2021-06-16T09:32:00Z">
              <w:r w:rsidR="00855336" w:rsidDel="00A87B5C">
                <w:rPr>
                  <w:lang w:val="sv-SE"/>
                </w:rPr>
                <w:delText>Sandeep Sreerangam</w:delText>
              </w:r>
            </w:del>
          </w:p>
        </w:tc>
        <w:tc>
          <w:tcPr>
            <w:tcW w:w="3692" w:type="dxa"/>
            <w:tcPrChange w:id="591" w:author="VOYER Raphael" w:date="2021-06-16T09:31:00Z">
              <w:tcPr>
                <w:tcW w:w="3378" w:type="dxa"/>
              </w:tcPr>
            </w:tcPrChange>
          </w:tcPr>
          <w:p w14:paraId="2A62DF52" w14:textId="7067E1A6" w:rsidR="00855336" w:rsidRDefault="00855336" w:rsidP="00D70809">
            <w:pPr>
              <w:pStyle w:val="Tabletext"/>
            </w:pPr>
            <w:r>
              <w:t>Initial document,</w:t>
            </w:r>
            <w:del w:id="592" w:author="VOYER Raphael" w:date="2021-07-21T09:15:00Z">
              <w:r w:rsidDel="008E388E">
                <w:delText xml:space="preserve"> capturing the HA Vlan functional specifications and design.</w:delText>
              </w:r>
            </w:del>
          </w:p>
        </w:tc>
        <w:tc>
          <w:tcPr>
            <w:tcW w:w="1101" w:type="dxa"/>
            <w:tcPrChange w:id="593"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594" w:author="VOYER Raphael" w:date="2021-06-16T09:31:00Z"/>
          <w:trPrChange w:id="595" w:author="VOYER Raphael" w:date="2021-06-16T09:31:00Z">
            <w:trPr>
              <w:trHeight w:val="256"/>
            </w:trPr>
          </w:trPrChange>
        </w:trPr>
        <w:tc>
          <w:tcPr>
            <w:tcW w:w="1081" w:type="dxa"/>
            <w:tcPrChange w:id="596" w:author="VOYER Raphael" w:date="2021-06-16T09:31:00Z">
              <w:tcPr>
                <w:tcW w:w="1081" w:type="dxa"/>
              </w:tcPr>
            </w:tcPrChange>
          </w:tcPr>
          <w:p w14:paraId="35AF638F" w14:textId="77777777" w:rsidR="00321B73" w:rsidDel="00A87B5C" w:rsidRDefault="00C40713" w:rsidP="00D70809">
            <w:pPr>
              <w:pStyle w:val="Tabletext"/>
              <w:rPr>
                <w:del w:id="597" w:author="VOYER Raphael" w:date="2021-06-16T09:31:00Z"/>
              </w:rPr>
            </w:pPr>
            <w:del w:id="598" w:author="VOYER Raphael" w:date="2021-06-16T09:31:00Z">
              <w:r w:rsidDel="00A87B5C">
                <w:delText>1.0</w:delText>
              </w:r>
            </w:del>
          </w:p>
        </w:tc>
        <w:tc>
          <w:tcPr>
            <w:tcW w:w="1309" w:type="dxa"/>
            <w:tcPrChange w:id="599" w:author="VOYER Raphael" w:date="2021-06-16T09:31:00Z">
              <w:tcPr>
                <w:tcW w:w="1342" w:type="dxa"/>
              </w:tcPr>
            </w:tcPrChange>
          </w:tcPr>
          <w:p w14:paraId="248B44B6" w14:textId="77777777" w:rsidR="00321B73" w:rsidDel="00A87B5C" w:rsidRDefault="00321B73" w:rsidP="00D70809">
            <w:pPr>
              <w:pStyle w:val="Tabletext"/>
              <w:rPr>
                <w:del w:id="600" w:author="VOYER Raphael" w:date="2021-06-16T09:31:00Z"/>
              </w:rPr>
            </w:pPr>
            <w:del w:id="601" w:author="VOYER Raphael" w:date="2021-06-16T09:31:00Z">
              <w:r w:rsidDel="00A87B5C">
                <w:delText>31/07/2010</w:delText>
              </w:r>
            </w:del>
          </w:p>
        </w:tc>
        <w:tc>
          <w:tcPr>
            <w:tcW w:w="1146" w:type="dxa"/>
            <w:tcPrChange w:id="602" w:author="VOYER Raphael" w:date="2021-06-16T09:31:00Z">
              <w:tcPr>
                <w:tcW w:w="1194" w:type="dxa"/>
              </w:tcPr>
            </w:tcPrChange>
          </w:tcPr>
          <w:p w14:paraId="0DD7B2D7" w14:textId="77777777" w:rsidR="00321B73" w:rsidDel="00A87B5C" w:rsidRDefault="001405BF" w:rsidP="001405BF">
            <w:pPr>
              <w:pStyle w:val="Tabletext"/>
              <w:jc w:val="center"/>
              <w:rPr>
                <w:del w:id="603" w:author="VOYER Raphael" w:date="2021-06-16T09:31:00Z"/>
              </w:rPr>
            </w:pPr>
            <w:del w:id="604" w:author="VOYER Raphael" w:date="2021-06-16T09:31:00Z">
              <w:r w:rsidDel="00A87B5C">
                <w:delText>1</w:delText>
              </w:r>
            </w:del>
          </w:p>
        </w:tc>
        <w:tc>
          <w:tcPr>
            <w:tcW w:w="1499" w:type="dxa"/>
            <w:tcPrChange w:id="605" w:author="VOYER Raphael" w:date="2021-06-16T09:31:00Z">
              <w:tcPr>
                <w:tcW w:w="1669" w:type="dxa"/>
              </w:tcPr>
            </w:tcPrChange>
          </w:tcPr>
          <w:p w14:paraId="26F4A8D7" w14:textId="77777777" w:rsidR="00321B73" w:rsidDel="00A87B5C" w:rsidRDefault="00321B73" w:rsidP="00D70809">
            <w:pPr>
              <w:pStyle w:val="Tabletext"/>
              <w:rPr>
                <w:del w:id="606" w:author="VOYER Raphael" w:date="2021-06-16T09:31:00Z"/>
                <w:lang w:val="sv-SE"/>
              </w:rPr>
            </w:pPr>
            <w:del w:id="607" w:author="VOYER Raphael" w:date="2021-06-16T09:31:00Z">
              <w:r w:rsidDel="00A87B5C">
                <w:rPr>
                  <w:lang w:val="sv-SE"/>
                </w:rPr>
                <w:delText>Sandeep Sreerangam</w:delText>
              </w:r>
            </w:del>
          </w:p>
        </w:tc>
        <w:tc>
          <w:tcPr>
            <w:tcW w:w="3692" w:type="dxa"/>
            <w:tcPrChange w:id="608" w:author="VOYER Raphael" w:date="2021-06-16T09:31:00Z">
              <w:tcPr>
                <w:tcW w:w="3378" w:type="dxa"/>
              </w:tcPr>
            </w:tcPrChange>
          </w:tcPr>
          <w:p w14:paraId="12FE0591" w14:textId="77777777" w:rsidR="00321B73" w:rsidDel="00A87B5C" w:rsidRDefault="00321B73" w:rsidP="00D70809">
            <w:pPr>
              <w:pStyle w:val="Tabletext"/>
              <w:rPr>
                <w:del w:id="609" w:author="VOYER Raphael" w:date="2021-06-16T09:31:00Z"/>
              </w:rPr>
            </w:pPr>
            <w:del w:id="610"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611" w:author="VOYER Raphael" w:date="2021-06-16T09:31:00Z"/>
              </w:rPr>
            </w:pPr>
            <w:del w:id="612" w:author="VOYER Raphael" w:date="2021-06-16T09:31:00Z">
              <w:r w:rsidDel="00A87B5C">
                <w:delText>review comments</w:delText>
              </w:r>
            </w:del>
          </w:p>
        </w:tc>
        <w:tc>
          <w:tcPr>
            <w:tcW w:w="1101" w:type="dxa"/>
            <w:tcPrChange w:id="613" w:author="VOYER Raphael" w:date="2021-06-16T09:31:00Z">
              <w:tcPr>
                <w:tcW w:w="1164" w:type="dxa"/>
              </w:tcPr>
            </w:tcPrChange>
          </w:tcPr>
          <w:p w14:paraId="433C139F" w14:textId="77777777" w:rsidR="00321B73" w:rsidDel="00A87B5C" w:rsidRDefault="00F146F4" w:rsidP="00D70809">
            <w:pPr>
              <w:pStyle w:val="Tabletext"/>
              <w:rPr>
                <w:del w:id="614" w:author="VOYER Raphael" w:date="2021-06-16T09:31:00Z"/>
              </w:rPr>
            </w:pPr>
            <w:del w:id="615"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616" w:author="VOYER Raphael" w:date="2021-06-16T09:31:00Z"/>
          <w:trPrChange w:id="617" w:author="VOYER Raphael" w:date="2021-06-16T09:31:00Z">
            <w:trPr>
              <w:trHeight w:val="256"/>
            </w:trPr>
          </w:trPrChange>
        </w:trPr>
        <w:tc>
          <w:tcPr>
            <w:tcW w:w="1081" w:type="dxa"/>
            <w:tcPrChange w:id="618" w:author="VOYER Raphael" w:date="2021-06-16T09:31:00Z">
              <w:tcPr>
                <w:tcW w:w="1081" w:type="dxa"/>
              </w:tcPr>
            </w:tcPrChange>
          </w:tcPr>
          <w:p w14:paraId="3A9306E7" w14:textId="77777777" w:rsidR="000D7646" w:rsidDel="00A87B5C" w:rsidRDefault="000D7646" w:rsidP="00D70809">
            <w:pPr>
              <w:pStyle w:val="Tabletext"/>
              <w:rPr>
                <w:del w:id="619" w:author="VOYER Raphael" w:date="2021-06-16T09:31:00Z"/>
              </w:rPr>
            </w:pPr>
            <w:del w:id="620" w:author="VOYER Raphael" w:date="2021-06-16T09:31:00Z">
              <w:r w:rsidDel="00A87B5C">
                <w:delText>1.1</w:delText>
              </w:r>
            </w:del>
          </w:p>
        </w:tc>
        <w:tc>
          <w:tcPr>
            <w:tcW w:w="1309" w:type="dxa"/>
            <w:tcPrChange w:id="621" w:author="VOYER Raphael" w:date="2021-06-16T09:31:00Z">
              <w:tcPr>
                <w:tcW w:w="1342" w:type="dxa"/>
              </w:tcPr>
            </w:tcPrChange>
          </w:tcPr>
          <w:p w14:paraId="357C9B91" w14:textId="77777777" w:rsidR="000D7646" w:rsidDel="00A87B5C" w:rsidRDefault="000D7646" w:rsidP="00D70809">
            <w:pPr>
              <w:pStyle w:val="Tabletext"/>
              <w:rPr>
                <w:del w:id="622" w:author="VOYER Raphael" w:date="2021-06-16T09:31:00Z"/>
              </w:rPr>
            </w:pPr>
            <w:del w:id="623" w:author="VOYER Raphael" w:date="2021-06-16T09:31:00Z">
              <w:r w:rsidDel="00A87B5C">
                <w:delText>24/08/</w:delText>
              </w:r>
              <w:r w:rsidR="009C6311" w:rsidDel="00A87B5C">
                <w:delText>20</w:delText>
              </w:r>
              <w:r w:rsidDel="00A87B5C">
                <w:delText>10</w:delText>
              </w:r>
            </w:del>
          </w:p>
        </w:tc>
        <w:tc>
          <w:tcPr>
            <w:tcW w:w="1146" w:type="dxa"/>
            <w:tcPrChange w:id="624" w:author="VOYER Raphael" w:date="2021-06-16T09:31:00Z">
              <w:tcPr>
                <w:tcW w:w="1194" w:type="dxa"/>
              </w:tcPr>
            </w:tcPrChange>
          </w:tcPr>
          <w:p w14:paraId="0868E6BE" w14:textId="77777777" w:rsidR="000D7646" w:rsidDel="00A87B5C" w:rsidRDefault="000D7646" w:rsidP="00D70809">
            <w:pPr>
              <w:pStyle w:val="Tabletext"/>
              <w:rPr>
                <w:del w:id="625" w:author="VOYER Raphael" w:date="2021-06-16T09:31:00Z"/>
              </w:rPr>
            </w:pPr>
          </w:p>
        </w:tc>
        <w:tc>
          <w:tcPr>
            <w:tcW w:w="1499" w:type="dxa"/>
            <w:tcPrChange w:id="626" w:author="VOYER Raphael" w:date="2021-06-16T09:31:00Z">
              <w:tcPr>
                <w:tcW w:w="1669" w:type="dxa"/>
              </w:tcPr>
            </w:tcPrChange>
          </w:tcPr>
          <w:p w14:paraId="3B68AB11" w14:textId="77777777" w:rsidR="000D7646" w:rsidDel="00A87B5C" w:rsidRDefault="000D7646" w:rsidP="00D70809">
            <w:pPr>
              <w:pStyle w:val="Tabletext"/>
              <w:rPr>
                <w:del w:id="627" w:author="VOYER Raphael" w:date="2021-06-16T09:31:00Z"/>
                <w:lang w:val="sv-SE"/>
              </w:rPr>
            </w:pPr>
            <w:del w:id="628" w:author="VOYER Raphael" w:date="2021-06-16T09:31:00Z">
              <w:r w:rsidDel="00A87B5C">
                <w:rPr>
                  <w:lang w:val="sv-SE"/>
                </w:rPr>
                <w:delText>Sandeep</w:delText>
              </w:r>
            </w:del>
          </w:p>
          <w:p w14:paraId="39776CD0" w14:textId="77777777" w:rsidR="000D7646" w:rsidRPr="000D7646" w:rsidDel="00A87B5C" w:rsidRDefault="000D7646" w:rsidP="000D7646">
            <w:pPr>
              <w:rPr>
                <w:del w:id="629" w:author="VOYER Raphael" w:date="2021-06-16T09:31:00Z"/>
                <w:lang w:val="sv-SE"/>
              </w:rPr>
            </w:pPr>
            <w:del w:id="630" w:author="VOYER Raphael" w:date="2021-06-16T09:31:00Z">
              <w:r w:rsidDel="00A87B5C">
                <w:rPr>
                  <w:lang w:val="sv-SE"/>
                </w:rPr>
                <w:delText>Sreerangam</w:delText>
              </w:r>
            </w:del>
          </w:p>
        </w:tc>
        <w:tc>
          <w:tcPr>
            <w:tcW w:w="3692" w:type="dxa"/>
            <w:tcPrChange w:id="631" w:author="VOYER Raphael" w:date="2021-06-16T09:31:00Z">
              <w:tcPr>
                <w:tcW w:w="3378" w:type="dxa"/>
              </w:tcPr>
            </w:tcPrChange>
          </w:tcPr>
          <w:p w14:paraId="359645E6" w14:textId="77777777" w:rsidR="000D7646" w:rsidDel="00A87B5C" w:rsidRDefault="000D7646" w:rsidP="00D70809">
            <w:pPr>
              <w:pStyle w:val="Tabletext"/>
              <w:rPr>
                <w:del w:id="632" w:author="VOYER Raphael" w:date="2021-06-16T09:31:00Z"/>
              </w:rPr>
            </w:pPr>
            <w:del w:id="633"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634" w:author="VOYER Raphael" w:date="2021-06-16T09:31:00Z"/>
              </w:rPr>
            </w:pPr>
            <w:del w:id="635" w:author="VOYER Raphael" w:date="2021-06-16T09:31:00Z">
              <w:r w:rsidDel="00A87B5C">
                <w:delText>Comments.</w:delText>
              </w:r>
            </w:del>
          </w:p>
        </w:tc>
        <w:tc>
          <w:tcPr>
            <w:tcW w:w="1101" w:type="dxa"/>
            <w:tcPrChange w:id="636" w:author="VOYER Raphael" w:date="2021-06-16T09:31:00Z">
              <w:tcPr>
                <w:tcW w:w="1164" w:type="dxa"/>
              </w:tcPr>
            </w:tcPrChange>
          </w:tcPr>
          <w:p w14:paraId="7E70C32E" w14:textId="77777777" w:rsidR="000D7646" w:rsidDel="00A87B5C" w:rsidRDefault="001405BF" w:rsidP="00D70809">
            <w:pPr>
              <w:pStyle w:val="Tabletext"/>
              <w:rPr>
                <w:del w:id="637" w:author="VOYER Raphael" w:date="2021-06-16T09:31:00Z"/>
              </w:rPr>
            </w:pPr>
            <w:del w:id="638" w:author="VOYER Raphael" w:date="2021-06-16T09:31:00Z">
              <w:r w:rsidDel="00A87B5C">
                <w:delText xml:space="preserve"> Update</w:delText>
              </w:r>
            </w:del>
          </w:p>
        </w:tc>
      </w:tr>
      <w:tr w:rsidR="004E6280" w:rsidDel="00A87B5C" w14:paraId="3669092D" w14:textId="77777777" w:rsidTr="00A87B5C">
        <w:trPr>
          <w:trHeight w:val="256"/>
          <w:del w:id="639" w:author="VOYER Raphael" w:date="2021-06-16T09:31:00Z"/>
          <w:trPrChange w:id="640" w:author="VOYER Raphael" w:date="2021-06-16T09:31:00Z">
            <w:trPr>
              <w:trHeight w:val="256"/>
            </w:trPr>
          </w:trPrChange>
        </w:trPr>
        <w:tc>
          <w:tcPr>
            <w:tcW w:w="1081" w:type="dxa"/>
            <w:tcPrChange w:id="641" w:author="VOYER Raphael" w:date="2021-06-16T09:31:00Z">
              <w:tcPr>
                <w:tcW w:w="1081" w:type="dxa"/>
              </w:tcPr>
            </w:tcPrChange>
          </w:tcPr>
          <w:p w14:paraId="6A629EED" w14:textId="77777777" w:rsidR="004E6280" w:rsidDel="00A87B5C" w:rsidRDefault="004E6280" w:rsidP="00D4718B">
            <w:pPr>
              <w:pStyle w:val="Tabletext"/>
              <w:rPr>
                <w:del w:id="642" w:author="VOYER Raphael" w:date="2021-06-16T09:31:00Z"/>
              </w:rPr>
            </w:pPr>
            <w:del w:id="643" w:author="VOYER Raphael" w:date="2021-06-16T09:31:00Z">
              <w:r w:rsidDel="00A87B5C">
                <w:delText>1.2</w:delText>
              </w:r>
            </w:del>
          </w:p>
        </w:tc>
        <w:tc>
          <w:tcPr>
            <w:tcW w:w="1309" w:type="dxa"/>
            <w:tcPrChange w:id="644" w:author="VOYER Raphael" w:date="2021-06-16T09:31:00Z">
              <w:tcPr>
                <w:tcW w:w="1342" w:type="dxa"/>
              </w:tcPr>
            </w:tcPrChange>
          </w:tcPr>
          <w:p w14:paraId="6477D3BF" w14:textId="77777777" w:rsidR="004E6280" w:rsidDel="00A87B5C" w:rsidRDefault="004E6280" w:rsidP="00D4718B">
            <w:pPr>
              <w:pStyle w:val="Tabletext"/>
              <w:rPr>
                <w:del w:id="645" w:author="VOYER Raphael" w:date="2021-06-16T09:31:00Z"/>
              </w:rPr>
            </w:pPr>
            <w:del w:id="646" w:author="VOYER Raphael" w:date="2021-06-16T09:31:00Z">
              <w:r w:rsidDel="00A87B5C">
                <w:delText>22/09/2010</w:delText>
              </w:r>
            </w:del>
          </w:p>
        </w:tc>
        <w:tc>
          <w:tcPr>
            <w:tcW w:w="1146" w:type="dxa"/>
            <w:tcPrChange w:id="647" w:author="VOYER Raphael" w:date="2021-06-16T09:31:00Z">
              <w:tcPr>
                <w:tcW w:w="1194" w:type="dxa"/>
              </w:tcPr>
            </w:tcPrChange>
          </w:tcPr>
          <w:p w14:paraId="64032492" w14:textId="77777777" w:rsidR="004E6280" w:rsidDel="00A87B5C" w:rsidRDefault="004E6280" w:rsidP="00D4718B">
            <w:pPr>
              <w:pStyle w:val="Tabletext"/>
              <w:jc w:val="center"/>
              <w:rPr>
                <w:del w:id="648" w:author="VOYER Raphael" w:date="2021-06-16T09:31:00Z"/>
              </w:rPr>
            </w:pPr>
          </w:p>
        </w:tc>
        <w:tc>
          <w:tcPr>
            <w:tcW w:w="1499" w:type="dxa"/>
            <w:tcPrChange w:id="649" w:author="VOYER Raphael" w:date="2021-06-16T09:31:00Z">
              <w:tcPr>
                <w:tcW w:w="1669" w:type="dxa"/>
              </w:tcPr>
            </w:tcPrChange>
          </w:tcPr>
          <w:p w14:paraId="679EDB3D" w14:textId="77777777" w:rsidR="004E6280" w:rsidDel="00A87B5C" w:rsidRDefault="004E6280" w:rsidP="00D4718B">
            <w:pPr>
              <w:pStyle w:val="Tabletext"/>
              <w:rPr>
                <w:del w:id="650" w:author="VOYER Raphael" w:date="2021-06-16T09:31:00Z"/>
                <w:lang w:val="sv-SE"/>
              </w:rPr>
            </w:pPr>
            <w:del w:id="651" w:author="VOYER Raphael" w:date="2021-06-16T09:31:00Z">
              <w:r w:rsidDel="00A87B5C">
                <w:rPr>
                  <w:lang w:val="sv-SE"/>
                </w:rPr>
                <w:delText>Sandeep</w:delText>
              </w:r>
            </w:del>
          </w:p>
          <w:p w14:paraId="544DAA12" w14:textId="77777777" w:rsidR="004E6280" w:rsidRPr="008A16DB" w:rsidDel="00A87B5C" w:rsidRDefault="004E6280" w:rsidP="00D4718B">
            <w:pPr>
              <w:rPr>
                <w:del w:id="652" w:author="VOYER Raphael" w:date="2021-06-16T09:31:00Z"/>
                <w:lang w:val="sv-SE"/>
              </w:rPr>
            </w:pPr>
            <w:del w:id="653" w:author="VOYER Raphael" w:date="2021-06-16T09:31:00Z">
              <w:r w:rsidDel="00A87B5C">
                <w:rPr>
                  <w:lang w:val="sv-SE"/>
                </w:rPr>
                <w:delText>Sreerangam</w:delText>
              </w:r>
            </w:del>
          </w:p>
        </w:tc>
        <w:tc>
          <w:tcPr>
            <w:tcW w:w="3692" w:type="dxa"/>
            <w:tcPrChange w:id="654" w:author="VOYER Raphael" w:date="2021-06-16T09:31:00Z">
              <w:tcPr>
                <w:tcW w:w="3378" w:type="dxa"/>
              </w:tcPr>
            </w:tcPrChange>
          </w:tcPr>
          <w:p w14:paraId="4282587E" w14:textId="77777777" w:rsidR="004E6280" w:rsidDel="00A87B5C" w:rsidRDefault="004E6280" w:rsidP="00D4718B">
            <w:pPr>
              <w:pStyle w:val="Tabletext"/>
              <w:rPr>
                <w:del w:id="655" w:author="VOYER Raphael" w:date="2021-06-16T09:31:00Z"/>
              </w:rPr>
            </w:pPr>
            <w:del w:id="656"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657" w:author="VOYER Raphael" w:date="2021-06-16T09:31:00Z"/>
              </w:rPr>
            </w:pPr>
            <w:del w:id="658"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659" w:author="VOYER Raphael" w:date="2021-06-16T09:31:00Z"/>
              </w:rPr>
            </w:pPr>
            <w:del w:id="660" w:author="VOYER Raphael" w:date="2021-06-16T09:31:00Z">
              <w:r w:rsidDel="00A87B5C">
                <w:delText>of cluster.</w:delText>
              </w:r>
            </w:del>
          </w:p>
        </w:tc>
        <w:tc>
          <w:tcPr>
            <w:tcW w:w="1101" w:type="dxa"/>
            <w:tcPrChange w:id="661" w:author="VOYER Raphael" w:date="2021-06-16T09:31:00Z">
              <w:tcPr>
                <w:tcW w:w="1164" w:type="dxa"/>
              </w:tcPr>
            </w:tcPrChange>
          </w:tcPr>
          <w:p w14:paraId="5325D6DE" w14:textId="77777777" w:rsidR="004E6280" w:rsidDel="00A87B5C" w:rsidRDefault="004E6280" w:rsidP="00F146F4">
            <w:pPr>
              <w:pStyle w:val="Tabletext"/>
              <w:rPr>
                <w:del w:id="662" w:author="VOYER Raphael" w:date="2021-06-16T09:31:00Z"/>
              </w:rPr>
            </w:pPr>
          </w:p>
          <w:p w14:paraId="6DB0E5B4" w14:textId="77777777" w:rsidR="00F146F4" w:rsidRPr="00F146F4" w:rsidDel="00A87B5C" w:rsidRDefault="00F146F4" w:rsidP="00F146F4">
            <w:pPr>
              <w:rPr>
                <w:del w:id="663" w:author="VOYER Raphael" w:date="2021-06-16T09:31:00Z"/>
              </w:rPr>
            </w:pPr>
            <w:del w:id="664" w:author="VOYER Raphael" w:date="2021-06-16T09:31:00Z">
              <w:r w:rsidDel="00A87B5C">
                <w:delText>Update</w:delText>
              </w:r>
            </w:del>
          </w:p>
        </w:tc>
      </w:tr>
      <w:tr w:rsidR="00457B46" w:rsidDel="00A87B5C" w14:paraId="78C6C183" w14:textId="77777777" w:rsidTr="00A87B5C">
        <w:trPr>
          <w:trHeight w:val="256"/>
          <w:del w:id="665" w:author="VOYER Raphael" w:date="2021-06-16T09:31:00Z"/>
          <w:trPrChange w:id="666" w:author="VOYER Raphael" w:date="2021-06-16T09:31:00Z">
            <w:trPr>
              <w:trHeight w:val="256"/>
            </w:trPr>
          </w:trPrChange>
        </w:trPr>
        <w:tc>
          <w:tcPr>
            <w:tcW w:w="1081" w:type="dxa"/>
            <w:tcPrChange w:id="667" w:author="VOYER Raphael" w:date="2021-06-16T09:31:00Z">
              <w:tcPr>
                <w:tcW w:w="1081" w:type="dxa"/>
              </w:tcPr>
            </w:tcPrChange>
          </w:tcPr>
          <w:p w14:paraId="7691D4A4" w14:textId="77777777" w:rsidR="00457B46" w:rsidDel="00A87B5C" w:rsidRDefault="00457B46" w:rsidP="00B70E21">
            <w:pPr>
              <w:pStyle w:val="Tabletext"/>
              <w:rPr>
                <w:del w:id="668" w:author="VOYER Raphael" w:date="2021-06-16T09:31:00Z"/>
              </w:rPr>
            </w:pPr>
            <w:del w:id="669" w:author="VOYER Raphael" w:date="2021-06-16T09:31:00Z">
              <w:r w:rsidDel="00A87B5C">
                <w:delText xml:space="preserve">1.3 </w:delText>
              </w:r>
            </w:del>
          </w:p>
        </w:tc>
        <w:tc>
          <w:tcPr>
            <w:tcW w:w="1309" w:type="dxa"/>
            <w:tcPrChange w:id="670" w:author="VOYER Raphael" w:date="2021-06-16T09:31:00Z">
              <w:tcPr>
                <w:tcW w:w="1342" w:type="dxa"/>
              </w:tcPr>
            </w:tcPrChange>
          </w:tcPr>
          <w:p w14:paraId="53979ADA" w14:textId="77777777" w:rsidR="00457B46" w:rsidDel="00A87B5C" w:rsidRDefault="00457B46" w:rsidP="00B70E21">
            <w:pPr>
              <w:pStyle w:val="Tabletext"/>
              <w:rPr>
                <w:del w:id="671" w:author="VOYER Raphael" w:date="2021-06-16T09:31:00Z"/>
              </w:rPr>
            </w:pPr>
            <w:del w:id="672" w:author="VOYER Raphael" w:date="2021-06-16T09:31:00Z">
              <w:r w:rsidDel="00A87B5C">
                <w:delText>21/12/2010</w:delText>
              </w:r>
            </w:del>
          </w:p>
        </w:tc>
        <w:tc>
          <w:tcPr>
            <w:tcW w:w="1146" w:type="dxa"/>
            <w:tcPrChange w:id="673" w:author="VOYER Raphael" w:date="2021-06-16T09:31:00Z">
              <w:tcPr>
                <w:tcW w:w="1194" w:type="dxa"/>
              </w:tcPr>
            </w:tcPrChange>
          </w:tcPr>
          <w:p w14:paraId="7A1C8006" w14:textId="77777777" w:rsidR="00457B46" w:rsidDel="00A87B5C" w:rsidRDefault="00457B46" w:rsidP="00B70E21">
            <w:pPr>
              <w:pStyle w:val="Tabletext"/>
              <w:jc w:val="center"/>
              <w:rPr>
                <w:del w:id="674" w:author="VOYER Raphael" w:date="2021-06-16T09:31:00Z"/>
              </w:rPr>
            </w:pPr>
          </w:p>
        </w:tc>
        <w:tc>
          <w:tcPr>
            <w:tcW w:w="1499" w:type="dxa"/>
            <w:tcPrChange w:id="675" w:author="VOYER Raphael" w:date="2021-06-16T09:31:00Z">
              <w:tcPr>
                <w:tcW w:w="1669" w:type="dxa"/>
              </w:tcPr>
            </w:tcPrChange>
          </w:tcPr>
          <w:p w14:paraId="3268566C" w14:textId="77777777" w:rsidR="00457B46" w:rsidDel="00A87B5C" w:rsidRDefault="00457B46" w:rsidP="00B70E21">
            <w:pPr>
              <w:pStyle w:val="Tabletext"/>
              <w:rPr>
                <w:del w:id="676" w:author="VOYER Raphael" w:date="2021-06-16T09:31:00Z"/>
                <w:lang w:val="sv-SE"/>
              </w:rPr>
            </w:pPr>
            <w:del w:id="677" w:author="VOYER Raphael" w:date="2021-06-16T09:31:00Z">
              <w:r w:rsidDel="00A87B5C">
                <w:rPr>
                  <w:lang w:val="sv-SE"/>
                </w:rPr>
                <w:delText>Chandra Gorentla</w:delText>
              </w:r>
            </w:del>
          </w:p>
        </w:tc>
        <w:tc>
          <w:tcPr>
            <w:tcW w:w="3692" w:type="dxa"/>
            <w:tcPrChange w:id="678" w:author="VOYER Raphael" w:date="2021-06-16T09:31:00Z">
              <w:tcPr>
                <w:tcW w:w="3378" w:type="dxa"/>
              </w:tcPr>
            </w:tcPrChange>
          </w:tcPr>
          <w:p w14:paraId="67C84AF8" w14:textId="77777777" w:rsidR="00457B46" w:rsidDel="00A87B5C" w:rsidRDefault="00457B46" w:rsidP="00B70E21">
            <w:pPr>
              <w:rPr>
                <w:del w:id="679" w:author="VOYER Raphael" w:date="2021-06-16T09:31:00Z"/>
              </w:rPr>
            </w:pPr>
            <w:del w:id="680"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681" w:author="VOYER Raphael" w:date="2021-06-16T09:31:00Z"/>
              </w:rPr>
            </w:pPr>
            <w:del w:id="682" w:author="VOYER Raphael" w:date="2021-06-16T09:31:00Z">
              <w:r w:rsidDel="00A87B5C">
                <w:delText>Appendix A</w:delText>
              </w:r>
            </w:del>
          </w:p>
        </w:tc>
        <w:tc>
          <w:tcPr>
            <w:tcW w:w="1101" w:type="dxa"/>
            <w:tcPrChange w:id="683" w:author="VOYER Raphael" w:date="2021-06-16T09:31:00Z">
              <w:tcPr>
                <w:tcW w:w="1164" w:type="dxa"/>
              </w:tcPr>
            </w:tcPrChange>
          </w:tcPr>
          <w:p w14:paraId="7B07E41A" w14:textId="77777777" w:rsidR="00457B46" w:rsidDel="00A87B5C" w:rsidRDefault="00F146F4" w:rsidP="00B70E21">
            <w:pPr>
              <w:pStyle w:val="Tabletext"/>
              <w:rPr>
                <w:del w:id="684" w:author="VOYER Raphael" w:date="2021-06-16T09:31:00Z"/>
              </w:rPr>
            </w:pPr>
            <w:del w:id="685" w:author="VOYER Raphael" w:date="2021-06-16T09:31:00Z">
              <w:r w:rsidDel="00A87B5C">
                <w:delText>Update</w:delText>
              </w:r>
            </w:del>
          </w:p>
        </w:tc>
      </w:tr>
      <w:tr w:rsidR="000E3A5C" w:rsidDel="00A87B5C" w14:paraId="1D4C29D7" w14:textId="77777777" w:rsidTr="00A87B5C">
        <w:trPr>
          <w:trHeight w:val="2177"/>
          <w:del w:id="686" w:author="VOYER Raphael" w:date="2021-06-16T09:31:00Z"/>
          <w:trPrChange w:id="687" w:author="VOYER Raphael" w:date="2021-06-16T09:31:00Z">
            <w:trPr>
              <w:trHeight w:val="2177"/>
            </w:trPr>
          </w:trPrChange>
        </w:trPr>
        <w:tc>
          <w:tcPr>
            <w:tcW w:w="1081" w:type="dxa"/>
            <w:tcPrChange w:id="688" w:author="VOYER Raphael" w:date="2021-06-16T09:31:00Z">
              <w:tcPr>
                <w:tcW w:w="1081" w:type="dxa"/>
              </w:tcPr>
            </w:tcPrChange>
          </w:tcPr>
          <w:p w14:paraId="7BFAB965" w14:textId="77777777" w:rsidR="000E3A5C" w:rsidDel="00A87B5C" w:rsidRDefault="000E3A5C" w:rsidP="00F146F4">
            <w:pPr>
              <w:pStyle w:val="Tabletext"/>
              <w:rPr>
                <w:del w:id="689" w:author="VOYER Raphael" w:date="2021-06-16T09:31:00Z"/>
              </w:rPr>
            </w:pPr>
            <w:del w:id="690" w:author="VOYER Raphael" w:date="2021-06-16T09:31:00Z">
              <w:r w:rsidDel="00A87B5C">
                <w:delText xml:space="preserve">1.4  </w:delText>
              </w:r>
            </w:del>
          </w:p>
        </w:tc>
        <w:tc>
          <w:tcPr>
            <w:tcW w:w="1309" w:type="dxa"/>
            <w:tcPrChange w:id="691" w:author="VOYER Raphael" w:date="2021-06-16T09:31:00Z">
              <w:tcPr>
                <w:tcW w:w="1342" w:type="dxa"/>
              </w:tcPr>
            </w:tcPrChange>
          </w:tcPr>
          <w:p w14:paraId="5CA74CCE" w14:textId="77777777" w:rsidR="000E3A5C" w:rsidDel="00A87B5C" w:rsidRDefault="000E3A5C" w:rsidP="00F146F4">
            <w:pPr>
              <w:pStyle w:val="Tabletext"/>
              <w:rPr>
                <w:del w:id="692" w:author="VOYER Raphael" w:date="2021-06-16T09:31:00Z"/>
              </w:rPr>
            </w:pPr>
            <w:del w:id="693" w:author="VOYER Raphael" w:date="2021-06-16T09:31:00Z">
              <w:r w:rsidDel="00A87B5C">
                <w:delText xml:space="preserve">01-Mar-2011 </w:delText>
              </w:r>
            </w:del>
          </w:p>
        </w:tc>
        <w:tc>
          <w:tcPr>
            <w:tcW w:w="1146" w:type="dxa"/>
            <w:tcPrChange w:id="694" w:author="VOYER Raphael" w:date="2021-06-16T09:31:00Z">
              <w:tcPr>
                <w:tcW w:w="1194" w:type="dxa"/>
              </w:tcPr>
            </w:tcPrChange>
          </w:tcPr>
          <w:p w14:paraId="193A5115" w14:textId="77777777" w:rsidR="000E3A5C" w:rsidDel="00A87B5C" w:rsidRDefault="00D845A6" w:rsidP="001405BF">
            <w:pPr>
              <w:pStyle w:val="Tabletext"/>
              <w:jc w:val="center"/>
              <w:rPr>
                <w:del w:id="695" w:author="VOYER Raphael" w:date="2021-06-16T09:31:00Z"/>
              </w:rPr>
            </w:pPr>
            <w:del w:id="696" w:author="VOYER Raphael" w:date="2021-06-16T09:31:00Z">
              <w:r w:rsidDel="00A87B5C">
                <w:delText>A</w:delText>
              </w:r>
            </w:del>
          </w:p>
        </w:tc>
        <w:tc>
          <w:tcPr>
            <w:tcW w:w="1499" w:type="dxa"/>
            <w:tcPrChange w:id="697" w:author="VOYER Raphael" w:date="2021-06-16T09:31:00Z">
              <w:tcPr>
                <w:tcW w:w="1669" w:type="dxa"/>
              </w:tcPr>
            </w:tcPrChange>
          </w:tcPr>
          <w:p w14:paraId="6D4548BA" w14:textId="77777777" w:rsidR="000E3A5C" w:rsidDel="00A87B5C" w:rsidRDefault="000E3A5C" w:rsidP="00D70809">
            <w:pPr>
              <w:pStyle w:val="Tabletext"/>
              <w:rPr>
                <w:del w:id="698" w:author="VOYER Raphael" w:date="2021-06-16T09:31:00Z"/>
                <w:lang w:val="sv-SE"/>
              </w:rPr>
            </w:pPr>
            <w:del w:id="699" w:author="VOYER Raphael" w:date="2021-06-16T09:31:00Z">
              <w:r w:rsidDel="00A87B5C">
                <w:rPr>
                  <w:lang w:val="sv-SE"/>
                </w:rPr>
                <w:delText>Chandra Gorentla</w:delText>
              </w:r>
            </w:del>
          </w:p>
        </w:tc>
        <w:tc>
          <w:tcPr>
            <w:tcW w:w="3692" w:type="dxa"/>
            <w:tcPrChange w:id="700" w:author="VOYER Raphael" w:date="2021-06-16T09:31:00Z">
              <w:tcPr>
                <w:tcW w:w="3378" w:type="dxa"/>
              </w:tcPr>
            </w:tcPrChange>
          </w:tcPr>
          <w:p w14:paraId="1603E6F5" w14:textId="77777777" w:rsidR="000E3A5C" w:rsidDel="00A87B5C" w:rsidRDefault="000E3A5C" w:rsidP="00C0786B">
            <w:pPr>
              <w:rPr>
                <w:del w:id="701" w:author="VOYER Raphael" w:date="2021-06-16T09:31:00Z"/>
              </w:rPr>
            </w:pPr>
            <w:del w:id="702"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03" w:author="VOYER Raphael" w:date="2021-06-16T09:31:00Z"/>
              </w:rPr>
            </w:pPr>
            <w:del w:id="704"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705" w:author="VOYER Raphael" w:date="2021-06-16T09:31:00Z"/>
              </w:rPr>
            </w:pPr>
            <w:del w:id="706" w:author="VOYER Raphael" w:date="2021-06-16T09:31:00Z">
              <w:r w:rsidDel="00A87B5C">
                <w:delText>Updated the section ‘4.1.2 Configuration commands’ by modifying the output of some of the commands</w:delText>
              </w:r>
            </w:del>
          </w:p>
        </w:tc>
        <w:tc>
          <w:tcPr>
            <w:tcW w:w="1101" w:type="dxa"/>
            <w:tcPrChange w:id="707" w:author="VOYER Raphael" w:date="2021-06-16T09:31:00Z">
              <w:tcPr>
                <w:tcW w:w="1164" w:type="dxa"/>
              </w:tcPr>
            </w:tcPrChange>
          </w:tcPr>
          <w:p w14:paraId="643B438B" w14:textId="77777777" w:rsidR="000E3A5C" w:rsidDel="00A87B5C" w:rsidRDefault="00D845A6" w:rsidP="00D70809">
            <w:pPr>
              <w:pStyle w:val="Tabletext"/>
              <w:rPr>
                <w:del w:id="708" w:author="VOYER Raphael" w:date="2021-06-16T09:31:00Z"/>
              </w:rPr>
            </w:pPr>
            <w:del w:id="709" w:author="VOYER Raphael" w:date="2021-06-16T09:31:00Z">
              <w:r w:rsidDel="00A87B5C">
                <w:delText>Final</w:delText>
              </w:r>
            </w:del>
          </w:p>
          <w:p w14:paraId="509B25EE" w14:textId="77777777" w:rsidR="00D845A6" w:rsidDel="00A87B5C" w:rsidRDefault="00D845A6" w:rsidP="00D845A6">
            <w:pPr>
              <w:rPr>
                <w:del w:id="710" w:author="VOYER Raphael" w:date="2021-06-16T09:31:00Z"/>
              </w:rPr>
            </w:pPr>
            <w:del w:id="711" w:author="VOYER Raphael" w:date="2021-06-16T09:31:00Z">
              <w:r w:rsidDel="00A87B5C">
                <w:delText>Released</w:delText>
              </w:r>
            </w:del>
          </w:p>
          <w:p w14:paraId="6B0AEDA8" w14:textId="77777777" w:rsidR="009F2DC4" w:rsidRPr="00D845A6" w:rsidDel="00A87B5C" w:rsidRDefault="009F2DC4" w:rsidP="00D845A6">
            <w:pPr>
              <w:rPr>
                <w:del w:id="712" w:author="VOYER Raphael" w:date="2021-06-16T09:31:00Z"/>
              </w:rPr>
            </w:pPr>
            <w:del w:id="713" w:author="VOYER Raphael" w:date="2021-06-16T09:31:00Z">
              <w:r w:rsidDel="00A87B5C">
                <w:delText>DCO1716</w:delText>
              </w:r>
            </w:del>
          </w:p>
        </w:tc>
      </w:tr>
      <w:tr w:rsidR="003B6131" w:rsidDel="00A87B5C" w14:paraId="60CCC0D6" w14:textId="77777777" w:rsidTr="00A87B5C">
        <w:trPr>
          <w:trHeight w:val="256"/>
          <w:del w:id="714" w:author="VOYER Raphael" w:date="2021-06-16T09:31:00Z"/>
          <w:trPrChange w:id="715" w:author="VOYER Raphael" w:date="2021-06-16T09:31:00Z">
            <w:trPr>
              <w:trHeight w:val="256"/>
            </w:trPr>
          </w:trPrChange>
        </w:trPr>
        <w:tc>
          <w:tcPr>
            <w:tcW w:w="1081" w:type="dxa"/>
            <w:tcPrChange w:id="716" w:author="VOYER Raphael" w:date="2021-06-16T09:31:00Z">
              <w:tcPr>
                <w:tcW w:w="1081" w:type="dxa"/>
              </w:tcPr>
            </w:tcPrChange>
          </w:tcPr>
          <w:p w14:paraId="0DEDCE7D" w14:textId="77777777" w:rsidR="003B6131" w:rsidDel="00A87B5C" w:rsidRDefault="003B6131" w:rsidP="00107CBD">
            <w:pPr>
              <w:pStyle w:val="Tabletext"/>
              <w:rPr>
                <w:del w:id="717" w:author="VOYER Raphael" w:date="2021-06-16T09:31:00Z"/>
              </w:rPr>
            </w:pPr>
            <w:del w:id="718" w:author="VOYER Raphael" w:date="2021-06-16T09:31:00Z">
              <w:r w:rsidDel="00A87B5C">
                <w:delText xml:space="preserve">1.5  </w:delText>
              </w:r>
            </w:del>
          </w:p>
        </w:tc>
        <w:tc>
          <w:tcPr>
            <w:tcW w:w="1309" w:type="dxa"/>
            <w:tcPrChange w:id="719" w:author="VOYER Raphael" w:date="2021-06-16T09:31:00Z">
              <w:tcPr>
                <w:tcW w:w="1342" w:type="dxa"/>
              </w:tcPr>
            </w:tcPrChange>
          </w:tcPr>
          <w:p w14:paraId="7717396B" w14:textId="77777777" w:rsidR="003B6131" w:rsidDel="00A87B5C" w:rsidRDefault="003B6131" w:rsidP="00107CBD">
            <w:pPr>
              <w:pStyle w:val="Tabletext"/>
              <w:rPr>
                <w:del w:id="720" w:author="VOYER Raphael" w:date="2021-06-16T09:31:00Z"/>
              </w:rPr>
            </w:pPr>
            <w:del w:id="721" w:author="VOYER Raphael" w:date="2021-06-16T09:31:00Z">
              <w:r w:rsidDel="00A87B5C">
                <w:delText>08-April-11</w:delText>
              </w:r>
            </w:del>
          </w:p>
          <w:p w14:paraId="5102BDEC" w14:textId="77777777" w:rsidR="003B6131" w:rsidDel="00A87B5C" w:rsidRDefault="003B6131" w:rsidP="00107CBD">
            <w:pPr>
              <w:pStyle w:val="Tabletext"/>
              <w:rPr>
                <w:del w:id="722" w:author="VOYER Raphael" w:date="2021-06-16T09:31:00Z"/>
              </w:rPr>
            </w:pPr>
          </w:p>
        </w:tc>
        <w:tc>
          <w:tcPr>
            <w:tcW w:w="1146" w:type="dxa"/>
            <w:tcPrChange w:id="723" w:author="VOYER Raphael" w:date="2021-06-16T09:31:00Z">
              <w:tcPr>
                <w:tcW w:w="1194" w:type="dxa"/>
              </w:tcPr>
            </w:tcPrChange>
          </w:tcPr>
          <w:p w14:paraId="713CF0E8" w14:textId="77777777" w:rsidR="003B6131" w:rsidDel="00A87B5C" w:rsidRDefault="003B6131" w:rsidP="00107CBD">
            <w:pPr>
              <w:pStyle w:val="Tabletext"/>
              <w:jc w:val="center"/>
              <w:rPr>
                <w:del w:id="724" w:author="VOYER Raphael" w:date="2021-06-16T09:31:00Z"/>
              </w:rPr>
            </w:pPr>
            <w:del w:id="725" w:author="VOYER Raphael" w:date="2021-06-16T09:31:00Z">
              <w:r w:rsidDel="00A87B5C">
                <w:delText>B</w:delText>
              </w:r>
            </w:del>
          </w:p>
        </w:tc>
        <w:tc>
          <w:tcPr>
            <w:tcW w:w="1499" w:type="dxa"/>
            <w:tcPrChange w:id="726" w:author="VOYER Raphael" w:date="2021-06-16T09:31:00Z">
              <w:tcPr>
                <w:tcW w:w="1669" w:type="dxa"/>
              </w:tcPr>
            </w:tcPrChange>
          </w:tcPr>
          <w:p w14:paraId="49F2DCE2" w14:textId="77777777" w:rsidR="003B6131" w:rsidDel="00A87B5C" w:rsidRDefault="003B6131" w:rsidP="00107CBD">
            <w:pPr>
              <w:pStyle w:val="Tabletext"/>
              <w:rPr>
                <w:del w:id="727" w:author="VOYER Raphael" w:date="2021-06-16T09:31:00Z"/>
                <w:lang w:val="sv-SE"/>
              </w:rPr>
            </w:pPr>
            <w:del w:id="728" w:author="VOYER Raphael" w:date="2021-06-16T09:31:00Z">
              <w:r w:rsidDel="00A87B5C">
                <w:rPr>
                  <w:lang w:val="sv-SE"/>
                </w:rPr>
                <w:delText>Chandra Gorentla</w:delText>
              </w:r>
            </w:del>
          </w:p>
        </w:tc>
        <w:tc>
          <w:tcPr>
            <w:tcW w:w="3692" w:type="dxa"/>
            <w:tcPrChange w:id="729" w:author="VOYER Raphael" w:date="2021-06-16T09:31:00Z">
              <w:tcPr>
                <w:tcW w:w="3378" w:type="dxa"/>
              </w:tcPr>
            </w:tcPrChange>
          </w:tcPr>
          <w:p w14:paraId="05109376" w14:textId="77777777" w:rsidR="003B6131" w:rsidDel="00A87B5C" w:rsidRDefault="003B6131" w:rsidP="00107CBD">
            <w:pPr>
              <w:numPr>
                <w:ilvl w:val="0"/>
                <w:numId w:val="47"/>
              </w:numPr>
              <w:rPr>
                <w:del w:id="730" w:author="VOYER Raphael" w:date="2021-06-16T09:31:00Z"/>
              </w:rPr>
            </w:pPr>
            <w:del w:id="731"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732" w:author="VOYER Raphael" w:date="2021-06-16T09:31:00Z"/>
              </w:rPr>
            </w:pPr>
            <w:del w:id="733"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734" w:author="VOYER Raphael" w:date="2021-06-16T09:31:00Z"/>
              </w:rPr>
            </w:pPr>
            <w:del w:id="735"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736" w:author="VOYER Raphael" w:date="2021-06-16T09:31:00Z"/>
              </w:rPr>
            </w:pPr>
            <w:del w:id="737"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738" w:author="VOYER Raphael" w:date="2021-06-16T09:31:00Z"/>
              </w:rPr>
            </w:pPr>
            <w:del w:id="739"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740" w:author="VOYER Raphael" w:date="2021-06-16T09:31:00Z"/>
              </w:rPr>
            </w:pPr>
            <w:del w:id="741" w:author="VOYER Raphael" w:date="2021-06-16T09:31:00Z">
              <w:r w:rsidDel="00A87B5C">
                <w:delText>‘DUT1’ and ‘DUT2’ in figures 3, 4 and 5 of section 5 ‘Use cases/configuration Examples’ changed to ‘HOST 1’ and ‘HOST 2’.</w:delText>
              </w:r>
            </w:del>
          </w:p>
        </w:tc>
        <w:tc>
          <w:tcPr>
            <w:tcW w:w="1101" w:type="dxa"/>
            <w:tcPrChange w:id="742" w:author="VOYER Raphael" w:date="2021-06-16T09:31:00Z">
              <w:tcPr>
                <w:tcW w:w="1164" w:type="dxa"/>
              </w:tcPr>
            </w:tcPrChange>
          </w:tcPr>
          <w:p w14:paraId="2206B8CD" w14:textId="77777777" w:rsidR="003B6131" w:rsidDel="00A87B5C" w:rsidRDefault="003B6131" w:rsidP="00107CBD">
            <w:pPr>
              <w:pStyle w:val="Tabletext"/>
              <w:rPr>
                <w:del w:id="743" w:author="VOYER Raphael" w:date="2021-06-16T09:31:00Z"/>
              </w:rPr>
            </w:pPr>
            <w:del w:id="744" w:author="VOYER Raphael" w:date="2021-06-16T09:31:00Z">
              <w:r w:rsidDel="00A87B5C">
                <w:delText>Update</w:delText>
              </w:r>
            </w:del>
          </w:p>
          <w:p w14:paraId="76EC6417" w14:textId="77777777" w:rsidR="003B6131" w:rsidDel="00A87B5C" w:rsidRDefault="003B6131" w:rsidP="00107CBD">
            <w:pPr>
              <w:pStyle w:val="Tabletext"/>
              <w:rPr>
                <w:del w:id="745" w:author="VOYER Raphael" w:date="2021-06-16T09:31:00Z"/>
              </w:rPr>
            </w:pPr>
            <w:del w:id="746" w:author="VOYER Raphael" w:date="2021-06-16T09:31:00Z">
              <w:r w:rsidDel="00A87B5C">
                <w:delText>Released</w:delText>
              </w:r>
            </w:del>
          </w:p>
          <w:p w14:paraId="65C8BB77" w14:textId="77777777" w:rsidR="003B6131" w:rsidDel="00A87B5C" w:rsidRDefault="003B6131" w:rsidP="00107CBD">
            <w:pPr>
              <w:pStyle w:val="Tabletext"/>
              <w:rPr>
                <w:del w:id="747" w:author="VOYER Raphael" w:date="2021-06-16T09:31:00Z"/>
              </w:rPr>
            </w:pPr>
            <w:del w:id="748" w:author="VOYER Raphael" w:date="2021-06-16T09:31:00Z">
              <w:r w:rsidDel="00A87B5C">
                <w:delText xml:space="preserve">DCO1945 </w:delText>
              </w:r>
            </w:del>
          </w:p>
        </w:tc>
      </w:tr>
      <w:tr w:rsidR="003B6131" w:rsidDel="00A87B5C" w14:paraId="66EFDF04" w14:textId="77777777" w:rsidTr="00A87B5C">
        <w:trPr>
          <w:trHeight w:val="256"/>
          <w:del w:id="749" w:author="VOYER Raphael" w:date="2021-06-16T09:31:00Z"/>
          <w:trPrChange w:id="750" w:author="VOYER Raphael" w:date="2021-06-16T09:31:00Z">
            <w:trPr>
              <w:trHeight w:val="256"/>
            </w:trPr>
          </w:trPrChange>
        </w:trPr>
        <w:tc>
          <w:tcPr>
            <w:tcW w:w="1081" w:type="dxa"/>
            <w:tcPrChange w:id="751" w:author="VOYER Raphael" w:date="2021-06-16T09:31:00Z">
              <w:tcPr>
                <w:tcW w:w="1081" w:type="dxa"/>
              </w:tcPr>
            </w:tcPrChange>
          </w:tcPr>
          <w:p w14:paraId="2A0EAE35" w14:textId="77777777" w:rsidR="003B6131" w:rsidDel="00A87B5C" w:rsidRDefault="003B6131" w:rsidP="00F146F4">
            <w:pPr>
              <w:pStyle w:val="Tabletext"/>
              <w:rPr>
                <w:del w:id="752" w:author="VOYER Raphael" w:date="2021-06-16T09:31:00Z"/>
              </w:rPr>
            </w:pPr>
            <w:del w:id="753" w:author="VOYER Raphael" w:date="2021-06-16T09:31:00Z">
              <w:r w:rsidDel="00A87B5C">
                <w:delText>1.6</w:delText>
              </w:r>
            </w:del>
          </w:p>
        </w:tc>
        <w:tc>
          <w:tcPr>
            <w:tcW w:w="1309" w:type="dxa"/>
            <w:tcPrChange w:id="754" w:author="VOYER Raphael" w:date="2021-06-16T09:31:00Z">
              <w:tcPr>
                <w:tcW w:w="1342" w:type="dxa"/>
              </w:tcPr>
            </w:tcPrChange>
          </w:tcPr>
          <w:p w14:paraId="103DE047" w14:textId="77777777" w:rsidR="003B6131" w:rsidDel="00A87B5C" w:rsidRDefault="003B6131" w:rsidP="00F146F4">
            <w:pPr>
              <w:pStyle w:val="Tabletext"/>
              <w:rPr>
                <w:del w:id="755" w:author="VOYER Raphael" w:date="2021-06-16T09:31:00Z"/>
              </w:rPr>
            </w:pPr>
            <w:del w:id="756" w:author="VOYER Raphael" w:date="2021-06-16T09:31:00Z">
              <w:r w:rsidDel="00A87B5C">
                <w:delText>23-May-2011</w:delText>
              </w:r>
            </w:del>
          </w:p>
        </w:tc>
        <w:tc>
          <w:tcPr>
            <w:tcW w:w="1146" w:type="dxa"/>
            <w:tcPrChange w:id="757" w:author="VOYER Raphael" w:date="2021-06-16T09:31:00Z">
              <w:tcPr>
                <w:tcW w:w="1194" w:type="dxa"/>
              </w:tcPr>
            </w:tcPrChange>
          </w:tcPr>
          <w:p w14:paraId="30D1C009" w14:textId="77777777" w:rsidR="003B6131" w:rsidDel="00A87B5C" w:rsidRDefault="00737912" w:rsidP="001405BF">
            <w:pPr>
              <w:pStyle w:val="Tabletext"/>
              <w:jc w:val="center"/>
              <w:rPr>
                <w:del w:id="758" w:author="VOYER Raphael" w:date="2021-06-16T09:31:00Z"/>
              </w:rPr>
            </w:pPr>
            <w:del w:id="759" w:author="VOYER Raphael" w:date="2021-06-16T09:31:00Z">
              <w:r w:rsidDel="00A87B5C">
                <w:delText>C</w:delText>
              </w:r>
            </w:del>
          </w:p>
        </w:tc>
        <w:tc>
          <w:tcPr>
            <w:tcW w:w="1499" w:type="dxa"/>
            <w:tcPrChange w:id="760" w:author="VOYER Raphael" w:date="2021-06-16T09:31:00Z">
              <w:tcPr>
                <w:tcW w:w="1669" w:type="dxa"/>
              </w:tcPr>
            </w:tcPrChange>
          </w:tcPr>
          <w:p w14:paraId="79C0F49B" w14:textId="77777777" w:rsidR="003B6131" w:rsidDel="00A87B5C" w:rsidRDefault="003B6131" w:rsidP="00D70809">
            <w:pPr>
              <w:pStyle w:val="Tabletext"/>
              <w:rPr>
                <w:del w:id="761" w:author="VOYER Raphael" w:date="2021-06-16T09:31:00Z"/>
                <w:lang w:val="sv-SE"/>
              </w:rPr>
            </w:pPr>
            <w:del w:id="762" w:author="VOYER Raphael" w:date="2021-06-16T09:31:00Z">
              <w:r w:rsidDel="00A87B5C">
                <w:rPr>
                  <w:lang w:val="sv-SE"/>
                </w:rPr>
                <w:delText>Chandra Sekhar Gorentla</w:delText>
              </w:r>
            </w:del>
          </w:p>
        </w:tc>
        <w:tc>
          <w:tcPr>
            <w:tcW w:w="3692" w:type="dxa"/>
            <w:tcPrChange w:id="763" w:author="VOYER Raphael" w:date="2021-06-16T09:31:00Z">
              <w:tcPr>
                <w:tcW w:w="3378" w:type="dxa"/>
              </w:tcPr>
            </w:tcPrChange>
          </w:tcPr>
          <w:p w14:paraId="7A74C841" w14:textId="77777777" w:rsidR="003B6131" w:rsidDel="00A87B5C" w:rsidRDefault="003B6131" w:rsidP="00AC6983">
            <w:pPr>
              <w:rPr>
                <w:del w:id="764" w:author="VOYER Raphael" w:date="2021-06-16T09:31:00Z"/>
              </w:rPr>
            </w:pPr>
            <w:del w:id="765" w:author="VOYER Raphael" w:date="2021-06-16T09:31:00Z">
              <w:r w:rsidDel="00A87B5C">
                <w:delText>A note added in section 5.</w:delText>
              </w:r>
            </w:del>
          </w:p>
        </w:tc>
        <w:tc>
          <w:tcPr>
            <w:tcW w:w="1101" w:type="dxa"/>
            <w:tcPrChange w:id="766" w:author="VOYER Raphael" w:date="2021-06-16T09:31:00Z">
              <w:tcPr>
                <w:tcW w:w="1164" w:type="dxa"/>
              </w:tcPr>
            </w:tcPrChange>
          </w:tcPr>
          <w:p w14:paraId="6D335FD2" w14:textId="77777777" w:rsidR="003B6131" w:rsidDel="00A87B5C" w:rsidRDefault="003B6131" w:rsidP="009F2DC4">
            <w:pPr>
              <w:pStyle w:val="Tabletext"/>
              <w:rPr>
                <w:del w:id="767" w:author="VOYER Raphael" w:date="2021-06-16T09:31:00Z"/>
              </w:rPr>
            </w:pPr>
            <w:del w:id="768" w:author="VOYER Raphael" w:date="2021-06-16T09:31:00Z">
              <w:r w:rsidDel="00A87B5C">
                <w:delText>Updated</w:delText>
              </w:r>
            </w:del>
          </w:p>
        </w:tc>
      </w:tr>
      <w:tr w:rsidR="00D3043C" w:rsidDel="00A87B5C" w14:paraId="7922D069" w14:textId="77777777" w:rsidTr="00A87B5C">
        <w:trPr>
          <w:trHeight w:val="256"/>
          <w:del w:id="769" w:author="VOYER Raphael" w:date="2021-06-16T09:31:00Z"/>
          <w:trPrChange w:id="770" w:author="VOYER Raphael" w:date="2021-06-16T09:31:00Z">
            <w:trPr>
              <w:trHeight w:val="256"/>
            </w:trPr>
          </w:trPrChange>
        </w:trPr>
        <w:tc>
          <w:tcPr>
            <w:tcW w:w="1081" w:type="dxa"/>
            <w:tcPrChange w:id="771" w:author="VOYER Raphael" w:date="2021-06-16T09:31:00Z">
              <w:tcPr>
                <w:tcW w:w="1081" w:type="dxa"/>
              </w:tcPr>
            </w:tcPrChange>
          </w:tcPr>
          <w:p w14:paraId="1B4B93AB" w14:textId="77777777" w:rsidR="00D3043C" w:rsidDel="00A87B5C" w:rsidRDefault="00D3043C" w:rsidP="001A3B28">
            <w:pPr>
              <w:pStyle w:val="Tabletext"/>
              <w:rPr>
                <w:del w:id="772" w:author="VOYER Raphael" w:date="2021-06-16T09:31:00Z"/>
              </w:rPr>
            </w:pPr>
            <w:del w:id="773" w:author="VOYER Raphael" w:date="2021-06-16T09:31:00Z">
              <w:r w:rsidDel="00A87B5C">
                <w:delText>1.7</w:delText>
              </w:r>
            </w:del>
          </w:p>
        </w:tc>
        <w:tc>
          <w:tcPr>
            <w:tcW w:w="1309" w:type="dxa"/>
            <w:tcPrChange w:id="774" w:author="VOYER Raphael" w:date="2021-06-16T09:31:00Z">
              <w:tcPr>
                <w:tcW w:w="1342" w:type="dxa"/>
              </w:tcPr>
            </w:tcPrChange>
          </w:tcPr>
          <w:p w14:paraId="3D6CBA39" w14:textId="77777777" w:rsidR="00D3043C" w:rsidDel="00A87B5C" w:rsidRDefault="00D3043C" w:rsidP="001A3B28">
            <w:pPr>
              <w:pStyle w:val="Tabletext"/>
              <w:rPr>
                <w:del w:id="775" w:author="VOYER Raphael" w:date="2021-06-16T09:31:00Z"/>
              </w:rPr>
            </w:pPr>
            <w:del w:id="776" w:author="VOYER Raphael" w:date="2021-06-16T09:31:00Z">
              <w:r w:rsidDel="00A87B5C">
                <w:delText>13-June-2011</w:delText>
              </w:r>
            </w:del>
          </w:p>
        </w:tc>
        <w:tc>
          <w:tcPr>
            <w:tcW w:w="1146" w:type="dxa"/>
            <w:tcPrChange w:id="777" w:author="VOYER Raphael" w:date="2021-06-16T09:31:00Z">
              <w:tcPr>
                <w:tcW w:w="1194" w:type="dxa"/>
              </w:tcPr>
            </w:tcPrChange>
          </w:tcPr>
          <w:p w14:paraId="0F30F1E7" w14:textId="77777777" w:rsidR="00D3043C" w:rsidDel="00A87B5C" w:rsidRDefault="00D3043C" w:rsidP="001A3B28">
            <w:pPr>
              <w:pStyle w:val="Tabletext"/>
              <w:jc w:val="center"/>
              <w:rPr>
                <w:del w:id="778" w:author="VOYER Raphael" w:date="2021-06-16T09:31:00Z"/>
              </w:rPr>
            </w:pPr>
          </w:p>
        </w:tc>
        <w:tc>
          <w:tcPr>
            <w:tcW w:w="1499" w:type="dxa"/>
            <w:tcPrChange w:id="779" w:author="VOYER Raphael" w:date="2021-06-16T09:31:00Z">
              <w:tcPr>
                <w:tcW w:w="1669" w:type="dxa"/>
              </w:tcPr>
            </w:tcPrChange>
          </w:tcPr>
          <w:p w14:paraId="63BCF28C" w14:textId="77777777" w:rsidR="00D3043C" w:rsidDel="00A87B5C" w:rsidRDefault="00D3043C" w:rsidP="001A3B28">
            <w:pPr>
              <w:pStyle w:val="Tabletext"/>
              <w:rPr>
                <w:del w:id="780" w:author="VOYER Raphael" w:date="2021-06-16T09:31:00Z"/>
                <w:lang w:val="sv-SE"/>
              </w:rPr>
            </w:pPr>
            <w:del w:id="781" w:author="VOYER Raphael" w:date="2021-06-16T09:31:00Z">
              <w:r w:rsidDel="00A87B5C">
                <w:rPr>
                  <w:lang w:val="sv-SE"/>
                </w:rPr>
                <w:delText>Chandra Sekhar Gorentla</w:delText>
              </w:r>
            </w:del>
          </w:p>
        </w:tc>
        <w:tc>
          <w:tcPr>
            <w:tcW w:w="3692" w:type="dxa"/>
            <w:tcPrChange w:id="782" w:author="VOYER Raphael" w:date="2021-06-16T09:31:00Z">
              <w:tcPr>
                <w:tcW w:w="3378" w:type="dxa"/>
              </w:tcPr>
            </w:tcPrChange>
          </w:tcPr>
          <w:p w14:paraId="62B1D793" w14:textId="77777777" w:rsidR="00D3043C" w:rsidDel="00A87B5C" w:rsidRDefault="00D3043C" w:rsidP="00D3043C">
            <w:pPr>
              <w:numPr>
                <w:ilvl w:val="0"/>
                <w:numId w:val="49"/>
              </w:numPr>
              <w:rPr>
                <w:del w:id="783" w:author="VOYER Raphael" w:date="2021-06-16T09:31:00Z"/>
              </w:rPr>
            </w:pPr>
            <w:del w:id="784"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785" w:author="VOYER Raphael" w:date="2021-06-16T09:31:00Z"/>
              </w:rPr>
            </w:pPr>
            <w:del w:id="786" w:author="VOYER Raphael" w:date="2021-06-16T09:31:00Z">
              <w:r w:rsidDel="00A87B5C">
                <w:delText>Command formats and examples corrected in several sections.</w:delText>
              </w:r>
            </w:del>
          </w:p>
        </w:tc>
        <w:tc>
          <w:tcPr>
            <w:tcW w:w="1101" w:type="dxa"/>
            <w:tcPrChange w:id="787" w:author="VOYER Raphael" w:date="2021-06-16T09:31:00Z">
              <w:tcPr>
                <w:tcW w:w="1164" w:type="dxa"/>
              </w:tcPr>
            </w:tcPrChange>
          </w:tcPr>
          <w:p w14:paraId="570BC21E" w14:textId="77777777" w:rsidR="00D3043C" w:rsidDel="00A87B5C" w:rsidRDefault="00D3043C" w:rsidP="001A3B28">
            <w:pPr>
              <w:pStyle w:val="Tabletext"/>
              <w:rPr>
                <w:del w:id="788" w:author="VOYER Raphael" w:date="2021-06-16T09:31:00Z"/>
              </w:rPr>
            </w:pPr>
          </w:p>
        </w:tc>
      </w:tr>
      <w:tr w:rsidR="00D3043C" w:rsidDel="00A87B5C" w14:paraId="5DD41C33" w14:textId="77777777" w:rsidTr="00A87B5C">
        <w:trPr>
          <w:trHeight w:val="256"/>
          <w:del w:id="789" w:author="VOYER Raphael" w:date="2021-06-16T09:31:00Z"/>
          <w:trPrChange w:id="790" w:author="VOYER Raphael" w:date="2021-06-16T09:31:00Z">
            <w:trPr>
              <w:trHeight w:val="256"/>
            </w:trPr>
          </w:trPrChange>
        </w:trPr>
        <w:tc>
          <w:tcPr>
            <w:tcW w:w="1081" w:type="dxa"/>
            <w:tcPrChange w:id="791" w:author="VOYER Raphael" w:date="2021-06-16T09:31:00Z">
              <w:tcPr>
                <w:tcW w:w="1081" w:type="dxa"/>
              </w:tcPr>
            </w:tcPrChange>
          </w:tcPr>
          <w:p w14:paraId="47A25257" w14:textId="77777777" w:rsidR="00D3043C" w:rsidDel="00A87B5C" w:rsidRDefault="00610DF2" w:rsidP="001A3B28">
            <w:pPr>
              <w:pStyle w:val="Tabletext"/>
              <w:rPr>
                <w:del w:id="792" w:author="VOYER Raphael" w:date="2021-06-16T09:31:00Z"/>
              </w:rPr>
            </w:pPr>
            <w:del w:id="793" w:author="VOYER Raphael" w:date="2021-06-16T09:31:00Z">
              <w:r w:rsidDel="00A87B5C">
                <w:delText>1.8</w:delText>
              </w:r>
            </w:del>
          </w:p>
        </w:tc>
        <w:tc>
          <w:tcPr>
            <w:tcW w:w="1309" w:type="dxa"/>
            <w:tcPrChange w:id="794" w:author="VOYER Raphael" w:date="2021-06-16T09:31:00Z">
              <w:tcPr>
                <w:tcW w:w="1342" w:type="dxa"/>
              </w:tcPr>
            </w:tcPrChange>
          </w:tcPr>
          <w:p w14:paraId="393DB9BC" w14:textId="77777777" w:rsidR="00D3043C" w:rsidDel="00A87B5C" w:rsidRDefault="00610DF2" w:rsidP="001A3B28">
            <w:pPr>
              <w:pStyle w:val="Tabletext"/>
              <w:rPr>
                <w:del w:id="795" w:author="VOYER Raphael" w:date="2021-06-16T09:31:00Z"/>
              </w:rPr>
            </w:pPr>
            <w:del w:id="796" w:author="VOYER Raphael" w:date="2021-06-16T09:31:00Z">
              <w:r w:rsidDel="00A87B5C">
                <w:delText>14-May-2012</w:delText>
              </w:r>
            </w:del>
          </w:p>
        </w:tc>
        <w:tc>
          <w:tcPr>
            <w:tcW w:w="1146" w:type="dxa"/>
            <w:tcPrChange w:id="797" w:author="VOYER Raphael" w:date="2021-06-16T09:31:00Z">
              <w:tcPr>
                <w:tcW w:w="1194" w:type="dxa"/>
              </w:tcPr>
            </w:tcPrChange>
          </w:tcPr>
          <w:p w14:paraId="100B2AE1" w14:textId="77777777" w:rsidR="00D3043C" w:rsidDel="00A87B5C" w:rsidRDefault="00C8702B" w:rsidP="001A3B28">
            <w:pPr>
              <w:pStyle w:val="Tabletext"/>
              <w:jc w:val="center"/>
              <w:rPr>
                <w:del w:id="798" w:author="VOYER Raphael" w:date="2021-06-16T09:31:00Z"/>
              </w:rPr>
            </w:pPr>
            <w:del w:id="799" w:author="VOYER Raphael" w:date="2021-06-16T09:31:00Z">
              <w:r w:rsidDel="00A87B5C">
                <w:delText>D</w:delText>
              </w:r>
            </w:del>
          </w:p>
        </w:tc>
        <w:tc>
          <w:tcPr>
            <w:tcW w:w="1499" w:type="dxa"/>
            <w:tcPrChange w:id="800" w:author="VOYER Raphael" w:date="2021-06-16T09:31:00Z">
              <w:tcPr>
                <w:tcW w:w="1669" w:type="dxa"/>
              </w:tcPr>
            </w:tcPrChange>
          </w:tcPr>
          <w:p w14:paraId="1778BB74" w14:textId="77777777" w:rsidR="00D3043C" w:rsidDel="00A87B5C" w:rsidRDefault="00610DF2" w:rsidP="001A3B28">
            <w:pPr>
              <w:pStyle w:val="Tabletext"/>
              <w:rPr>
                <w:del w:id="801" w:author="VOYER Raphael" w:date="2021-06-16T09:31:00Z"/>
                <w:lang w:val="sv-SE"/>
              </w:rPr>
            </w:pPr>
            <w:del w:id="802" w:author="VOYER Raphael" w:date="2021-06-16T09:31:00Z">
              <w:r w:rsidDel="00A87B5C">
                <w:rPr>
                  <w:lang w:val="sv-SE"/>
                </w:rPr>
                <w:delText>Pratheep Yadalla</w:delText>
              </w:r>
            </w:del>
          </w:p>
        </w:tc>
        <w:tc>
          <w:tcPr>
            <w:tcW w:w="3692" w:type="dxa"/>
            <w:tcPrChange w:id="803" w:author="VOYER Raphael" w:date="2021-06-16T09:31:00Z">
              <w:tcPr>
                <w:tcW w:w="3378" w:type="dxa"/>
              </w:tcPr>
            </w:tcPrChange>
          </w:tcPr>
          <w:p w14:paraId="0DBC1015" w14:textId="77777777" w:rsidR="00D3043C" w:rsidDel="00A87B5C" w:rsidRDefault="00610DF2" w:rsidP="001A3B28">
            <w:pPr>
              <w:rPr>
                <w:del w:id="804" w:author="VOYER Raphael" w:date="2021-06-16T09:31:00Z"/>
              </w:rPr>
            </w:pPr>
            <w:del w:id="805" w:author="VOYER Raphael" w:date="2021-06-16T09:31:00Z">
              <w:r w:rsidDel="00A87B5C">
                <w:delText>Updating the SFS and SDS Changes for HAVLAN feature over Virtual Chassis Support for 731R01 Release</w:delText>
              </w:r>
            </w:del>
          </w:p>
        </w:tc>
        <w:tc>
          <w:tcPr>
            <w:tcW w:w="1101" w:type="dxa"/>
            <w:tcPrChange w:id="806" w:author="VOYER Raphael" w:date="2021-06-16T09:31:00Z">
              <w:tcPr>
                <w:tcW w:w="1164" w:type="dxa"/>
              </w:tcPr>
            </w:tcPrChange>
          </w:tcPr>
          <w:p w14:paraId="02C1BF4A" w14:textId="77777777" w:rsidR="00D3043C" w:rsidDel="00A87B5C" w:rsidRDefault="00C8702B" w:rsidP="001A3B28">
            <w:pPr>
              <w:pStyle w:val="Tabletext"/>
              <w:rPr>
                <w:del w:id="807" w:author="VOYER Raphael" w:date="2021-06-16T09:31:00Z"/>
              </w:rPr>
            </w:pPr>
            <w:del w:id="808" w:author="VOYER Raphael" w:date="2021-06-16T09:31:00Z">
              <w:r w:rsidDel="00A87B5C">
                <w:delText>Final</w:delText>
              </w:r>
            </w:del>
          </w:p>
        </w:tc>
      </w:tr>
      <w:tr w:rsidR="00D3043C" w:rsidDel="00A87B5C" w14:paraId="1DF3D6EB"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2D4AB1B7" w14:textId="77777777" w:rsidR="00D3043C" w:rsidDel="00A87B5C" w:rsidRDefault="00331675" w:rsidP="001A3B28">
            <w:pPr>
              <w:pStyle w:val="Tabletext"/>
              <w:rPr>
                <w:del w:id="812" w:author="VOYER Raphael" w:date="2021-06-16T09:31:00Z"/>
              </w:rPr>
            </w:pPr>
            <w:del w:id="813" w:author="VOYER Raphael" w:date="2021-06-16T09:31:00Z">
              <w:r w:rsidDel="00A87B5C">
                <w:delText>1.9</w:delText>
              </w:r>
            </w:del>
          </w:p>
        </w:tc>
        <w:tc>
          <w:tcPr>
            <w:tcW w:w="1309" w:type="dxa"/>
            <w:tcPrChange w:id="814" w:author="VOYER Raphael" w:date="2021-06-16T09:31:00Z">
              <w:tcPr>
                <w:tcW w:w="1342" w:type="dxa"/>
              </w:tcPr>
            </w:tcPrChange>
          </w:tcPr>
          <w:p w14:paraId="25907427" w14:textId="77777777" w:rsidR="00D3043C" w:rsidDel="00A87B5C" w:rsidRDefault="003206D2" w:rsidP="001A3B28">
            <w:pPr>
              <w:pStyle w:val="Tabletext"/>
              <w:rPr>
                <w:del w:id="815" w:author="VOYER Raphael" w:date="2021-06-16T09:31:00Z"/>
              </w:rPr>
            </w:pPr>
            <w:del w:id="816" w:author="VOYER Raphael" w:date="2021-06-16T09:31:00Z">
              <w:r w:rsidDel="00A87B5C">
                <w:delText>07-March</w:delText>
              </w:r>
              <w:r w:rsidR="00331675" w:rsidDel="00A87B5C">
                <w:delText>-2014</w:delText>
              </w:r>
            </w:del>
          </w:p>
        </w:tc>
        <w:tc>
          <w:tcPr>
            <w:tcW w:w="1146" w:type="dxa"/>
            <w:tcPrChange w:id="817" w:author="VOYER Raphael" w:date="2021-06-16T09:31:00Z">
              <w:tcPr>
                <w:tcW w:w="1194" w:type="dxa"/>
              </w:tcPr>
            </w:tcPrChange>
          </w:tcPr>
          <w:p w14:paraId="31C4B843" w14:textId="77777777" w:rsidR="00D3043C" w:rsidDel="00A87B5C" w:rsidRDefault="002C1EF2" w:rsidP="001A3B28">
            <w:pPr>
              <w:pStyle w:val="Tabletext"/>
              <w:jc w:val="center"/>
              <w:rPr>
                <w:del w:id="818" w:author="VOYER Raphael" w:date="2021-06-16T09:31:00Z"/>
              </w:rPr>
            </w:pPr>
            <w:del w:id="819" w:author="VOYER Raphael" w:date="2021-06-16T09:31:00Z">
              <w:r w:rsidDel="00A87B5C">
                <w:delText>1</w:delText>
              </w:r>
            </w:del>
          </w:p>
        </w:tc>
        <w:tc>
          <w:tcPr>
            <w:tcW w:w="1499" w:type="dxa"/>
            <w:tcPrChange w:id="820" w:author="VOYER Raphael" w:date="2021-06-16T09:31:00Z">
              <w:tcPr>
                <w:tcW w:w="1669" w:type="dxa"/>
              </w:tcPr>
            </w:tcPrChange>
          </w:tcPr>
          <w:p w14:paraId="62DDAFBD" w14:textId="77777777" w:rsidR="00D3043C" w:rsidDel="00A87B5C" w:rsidRDefault="00B97B41" w:rsidP="001A3B28">
            <w:pPr>
              <w:pStyle w:val="Tabletext"/>
              <w:rPr>
                <w:del w:id="821" w:author="VOYER Raphael" w:date="2021-06-16T09:31:00Z"/>
                <w:lang w:val="sv-SE"/>
              </w:rPr>
            </w:pPr>
            <w:del w:id="822"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823" w:author="VOYER Raphael" w:date="2021-06-16T09:31:00Z">
              <w:tcPr>
                <w:tcW w:w="3378" w:type="dxa"/>
              </w:tcPr>
            </w:tcPrChange>
          </w:tcPr>
          <w:p w14:paraId="6DABD7D9" w14:textId="77777777" w:rsidR="00D3043C" w:rsidDel="00A87B5C" w:rsidRDefault="00331675" w:rsidP="001A3B28">
            <w:pPr>
              <w:rPr>
                <w:del w:id="824" w:author="VOYER Raphael" w:date="2021-06-16T09:31:00Z"/>
              </w:rPr>
            </w:pPr>
            <w:del w:id="825"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826" w:author="VOYER Raphael" w:date="2021-06-16T09:31:00Z">
              <w:tcPr>
                <w:tcW w:w="1164" w:type="dxa"/>
              </w:tcPr>
            </w:tcPrChange>
          </w:tcPr>
          <w:p w14:paraId="74849923" w14:textId="77777777" w:rsidR="00D3043C" w:rsidDel="00A87B5C" w:rsidRDefault="00697356" w:rsidP="001A3B28">
            <w:pPr>
              <w:pStyle w:val="Tabletext"/>
              <w:rPr>
                <w:del w:id="827" w:author="VOYER Raphael" w:date="2021-06-16T09:31:00Z"/>
              </w:rPr>
            </w:pPr>
            <w:del w:id="828"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829" w:author="VOYER Raphael" w:date="2021-06-16T09:31:00Z"/>
          <w:trPrChange w:id="830" w:author="VOYER Raphael" w:date="2021-06-16T09:31:00Z">
            <w:trPr>
              <w:trHeight w:val="256"/>
            </w:trPr>
          </w:trPrChange>
        </w:trPr>
        <w:tc>
          <w:tcPr>
            <w:tcW w:w="1081" w:type="dxa"/>
            <w:tcPrChange w:id="831" w:author="VOYER Raphael" w:date="2021-06-16T09:31:00Z">
              <w:tcPr>
                <w:tcW w:w="1081" w:type="dxa"/>
              </w:tcPr>
            </w:tcPrChange>
          </w:tcPr>
          <w:p w14:paraId="2E88AAF2" w14:textId="77777777" w:rsidR="000E3A5C" w:rsidDel="00A87B5C" w:rsidRDefault="00B97B41" w:rsidP="00F146F4">
            <w:pPr>
              <w:pStyle w:val="Tabletext"/>
              <w:rPr>
                <w:del w:id="832" w:author="VOYER Raphael" w:date="2021-06-16T09:31:00Z"/>
              </w:rPr>
            </w:pPr>
            <w:del w:id="833" w:author="VOYER Raphael" w:date="2021-06-16T09:31:00Z">
              <w:r w:rsidDel="00A87B5C">
                <w:delText>1.91</w:delText>
              </w:r>
            </w:del>
          </w:p>
        </w:tc>
        <w:tc>
          <w:tcPr>
            <w:tcW w:w="1309" w:type="dxa"/>
            <w:tcPrChange w:id="834" w:author="VOYER Raphael" w:date="2021-06-16T09:31:00Z">
              <w:tcPr>
                <w:tcW w:w="1342" w:type="dxa"/>
              </w:tcPr>
            </w:tcPrChange>
          </w:tcPr>
          <w:p w14:paraId="4C12DAE2" w14:textId="77777777" w:rsidR="000E3A5C" w:rsidDel="00A87B5C" w:rsidRDefault="00181F33" w:rsidP="00BE4918">
            <w:pPr>
              <w:pStyle w:val="Tabletext"/>
              <w:rPr>
                <w:del w:id="835" w:author="VOYER Raphael" w:date="2021-06-16T09:31:00Z"/>
              </w:rPr>
            </w:pPr>
            <w:del w:id="836" w:author="VOYER Raphael" w:date="2021-06-16T09:31:00Z">
              <w:r w:rsidDel="00A87B5C">
                <w:delText>6-</w:delText>
              </w:r>
              <w:r w:rsidR="00BE4918" w:rsidDel="00A87B5C">
                <w:delText>7</w:delText>
              </w:r>
              <w:r w:rsidR="00B97B41" w:rsidDel="00A87B5C">
                <w:delText>-2014</w:delText>
              </w:r>
            </w:del>
          </w:p>
        </w:tc>
        <w:tc>
          <w:tcPr>
            <w:tcW w:w="1146" w:type="dxa"/>
            <w:tcPrChange w:id="837" w:author="VOYER Raphael" w:date="2021-06-16T09:31:00Z">
              <w:tcPr>
                <w:tcW w:w="1194" w:type="dxa"/>
              </w:tcPr>
            </w:tcPrChange>
          </w:tcPr>
          <w:p w14:paraId="0A63E932" w14:textId="77777777" w:rsidR="00B13ACB" w:rsidDel="00A87B5C" w:rsidRDefault="00E86A20" w:rsidP="00B13ACB">
            <w:pPr>
              <w:pStyle w:val="Tabletext"/>
              <w:jc w:val="center"/>
              <w:rPr>
                <w:del w:id="838" w:author="VOYER Raphael" w:date="2021-06-16T09:31:00Z"/>
              </w:rPr>
            </w:pPr>
            <w:del w:id="839" w:author="VOYER Raphael" w:date="2021-06-16T09:31:00Z">
              <w:r w:rsidDel="00A87B5C">
                <w:delText>A</w:delText>
              </w:r>
            </w:del>
          </w:p>
          <w:p w14:paraId="35F5D584" w14:textId="77777777" w:rsidR="000E3A5C" w:rsidDel="00A87B5C" w:rsidRDefault="000E3A5C" w:rsidP="00B13ACB">
            <w:pPr>
              <w:pStyle w:val="Tabletext"/>
              <w:jc w:val="center"/>
              <w:rPr>
                <w:del w:id="840" w:author="VOYER Raphael" w:date="2021-06-16T09:31:00Z"/>
              </w:rPr>
            </w:pPr>
          </w:p>
        </w:tc>
        <w:tc>
          <w:tcPr>
            <w:tcW w:w="1499" w:type="dxa"/>
            <w:tcPrChange w:id="841" w:author="VOYER Raphael" w:date="2021-06-16T09:31:00Z">
              <w:tcPr>
                <w:tcW w:w="1669" w:type="dxa"/>
              </w:tcPr>
            </w:tcPrChange>
          </w:tcPr>
          <w:p w14:paraId="330D0531" w14:textId="77777777" w:rsidR="000E3A5C" w:rsidDel="00A87B5C" w:rsidRDefault="00B97B41" w:rsidP="00D70809">
            <w:pPr>
              <w:pStyle w:val="Tabletext"/>
              <w:rPr>
                <w:del w:id="842" w:author="VOYER Raphael" w:date="2021-06-16T09:31:00Z"/>
                <w:lang w:val="sv-SE"/>
              </w:rPr>
            </w:pPr>
            <w:del w:id="843" w:author="VOYER Raphael" w:date="2021-06-16T09:31:00Z">
              <w:r w:rsidDel="00A87B5C">
                <w:rPr>
                  <w:lang w:val="sv-SE"/>
                </w:rPr>
                <w:delText>Pandi Priya, Chandra Sekhar Gorentla</w:delText>
              </w:r>
            </w:del>
          </w:p>
        </w:tc>
        <w:tc>
          <w:tcPr>
            <w:tcW w:w="3692" w:type="dxa"/>
            <w:tcPrChange w:id="844" w:author="VOYER Raphael" w:date="2021-06-16T09:31:00Z">
              <w:tcPr>
                <w:tcW w:w="3378" w:type="dxa"/>
              </w:tcPr>
            </w:tcPrChange>
          </w:tcPr>
          <w:p w14:paraId="158CF348" w14:textId="77777777" w:rsidR="00B97B41" w:rsidDel="00A87B5C" w:rsidRDefault="00B97B41" w:rsidP="00B97B41">
            <w:pPr>
              <w:rPr>
                <w:del w:id="845" w:author="VOYER Raphael" w:date="2021-06-16T09:31:00Z"/>
              </w:rPr>
            </w:pPr>
            <w:del w:id="846" w:author="VOYER Raphael" w:date="2021-06-16T09:31:00Z">
              <w:r w:rsidDel="00A87B5C">
                <w:delText>RTR number (3690) is updated in the Chapter Appendix E.</w:delText>
              </w:r>
            </w:del>
          </w:p>
          <w:p w14:paraId="5B5DD9C3" w14:textId="77777777" w:rsidR="004878D2" w:rsidDel="00A87B5C" w:rsidRDefault="00B97B41" w:rsidP="00B97B41">
            <w:pPr>
              <w:rPr>
                <w:del w:id="847" w:author="VOYER Raphael" w:date="2021-06-16T09:31:00Z"/>
              </w:rPr>
            </w:pPr>
            <w:del w:id="848"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849" w:author="VOYER Raphael" w:date="2021-06-16T09:31:00Z">
              <w:tcPr>
                <w:tcW w:w="1164" w:type="dxa"/>
              </w:tcPr>
            </w:tcPrChange>
          </w:tcPr>
          <w:p w14:paraId="3A77E80E" w14:textId="77777777" w:rsidR="000E3A5C" w:rsidDel="00A87B5C" w:rsidRDefault="00697356" w:rsidP="009F2DC4">
            <w:pPr>
              <w:pStyle w:val="Tabletext"/>
              <w:rPr>
                <w:del w:id="850" w:author="VOYER Raphael" w:date="2021-06-16T09:31:00Z"/>
              </w:rPr>
            </w:pPr>
            <w:del w:id="851"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852" w:author="VOYER Raphael" w:date="2021-06-16T09:31:00Z"/>
          <w:trPrChange w:id="853" w:author="VOYER Raphael" w:date="2021-06-16T09:31:00Z">
            <w:trPr>
              <w:trHeight w:val="256"/>
            </w:trPr>
          </w:trPrChange>
        </w:trPr>
        <w:tc>
          <w:tcPr>
            <w:tcW w:w="1081" w:type="dxa"/>
            <w:tcPrChange w:id="854" w:author="VOYER Raphael" w:date="2021-06-16T09:31:00Z">
              <w:tcPr>
                <w:tcW w:w="1081" w:type="dxa"/>
              </w:tcPr>
            </w:tcPrChange>
          </w:tcPr>
          <w:p w14:paraId="2C36FBF2" w14:textId="77777777" w:rsidR="00697356" w:rsidDel="00A87B5C" w:rsidRDefault="00697356" w:rsidP="00F146F4">
            <w:pPr>
              <w:pStyle w:val="Tabletext"/>
              <w:rPr>
                <w:del w:id="855" w:author="VOYER Raphael" w:date="2021-06-16T09:31:00Z"/>
              </w:rPr>
            </w:pPr>
            <w:del w:id="856" w:author="VOYER Raphael" w:date="2021-06-16T09:31:00Z">
              <w:r w:rsidDel="00A87B5C">
                <w:delText>2.0</w:delText>
              </w:r>
            </w:del>
          </w:p>
        </w:tc>
        <w:tc>
          <w:tcPr>
            <w:tcW w:w="1309" w:type="dxa"/>
            <w:tcPrChange w:id="857" w:author="VOYER Raphael" w:date="2021-06-16T09:31:00Z">
              <w:tcPr>
                <w:tcW w:w="1342" w:type="dxa"/>
              </w:tcPr>
            </w:tcPrChange>
          </w:tcPr>
          <w:p w14:paraId="546C4303" w14:textId="77777777" w:rsidR="00697356" w:rsidDel="00A87B5C" w:rsidRDefault="00697356" w:rsidP="00BE4918">
            <w:pPr>
              <w:pStyle w:val="Tabletext"/>
              <w:rPr>
                <w:del w:id="858" w:author="VOYER Raphael" w:date="2021-06-16T09:31:00Z"/>
              </w:rPr>
            </w:pPr>
            <w:del w:id="859" w:author="VOYER Raphael" w:date="2021-06-16T09:31:00Z">
              <w:r w:rsidDel="00A87B5C">
                <w:delText>15-July-2015</w:delText>
              </w:r>
            </w:del>
          </w:p>
        </w:tc>
        <w:tc>
          <w:tcPr>
            <w:tcW w:w="1146" w:type="dxa"/>
            <w:tcPrChange w:id="860" w:author="VOYER Raphael" w:date="2021-06-16T09:31:00Z">
              <w:tcPr>
                <w:tcW w:w="1194" w:type="dxa"/>
              </w:tcPr>
            </w:tcPrChange>
          </w:tcPr>
          <w:p w14:paraId="5853AA99" w14:textId="77777777" w:rsidR="00697356" w:rsidDel="00A87B5C" w:rsidRDefault="007353DB" w:rsidP="00B13ACB">
            <w:pPr>
              <w:pStyle w:val="Tabletext"/>
              <w:jc w:val="center"/>
              <w:rPr>
                <w:del w:id="861" w:author="VOYER Raphael" w:date="2021-06-16T09:31:00Z"/>
              </w:rPr>
            </w:pPr>
            <w:del w:id="862" w:author="VOYER Raphael" w:date="2021-06-16T09:31:00Z">
              <w:r w:rsidDel="00A87B5C">
                <w:delText>A1</w:delText>
              </w:r>
            </w:del>
          </w:p>
        </w:tc>
        <w:tc>
          <w:tcPr>
            <w:tcW w:w="1499" w:type="dxa"/>
            <w:tcPrChange w:id="863" w:author="VOYER Raphael" w:date="2021-06-16T09:31:00Z">
              <w:tcPr>
                <w:tcW w:w="1669" w:type="dxa"/>
              </w:tcPr>
            </w:tcPrChange>
          </w:tcPr>
          <w:p w14:paraId="1CC487A0" w14:textId="77777777" w:rsidR="00697356" w:rsidDel="00A87B5C" w:rsidRDefault="00697356" w:rsidP="00D70809">
            <w:pPr>
              <w:pStyle w:val="Tabletext"/>
              <w:rPr>
                <w:del w:id="864" w:author="VOYER Raphael" w:date="2021-06-16T09:31:00Z"/>
                <w:lang w:val="sv-SE"/>
              </w:rPr>
            </w:pPr>
            <w:del w:id="865" w:author="VOYER Raphael" w:date="2021-06-16T09:31:00Z">
              <w:r w:rsidDel="00A87B5C">
                <w:rPr>
                  <w:lang w:val="sv-SE"/>
                </w:rPr>
                <w:delText>Srisailam,</w:delText>
              </w:r>
            </w:del>
          </w:p>
          <w:p w14:paraId="3A93C903" w14:textId="77777777" w:rsidR="00697356" w:rsidRPr="00697356" w:rsidDel="00A87B5C" w:rsidRDefault="00697356" w:rsidP="00697356">
            <w:pPr>
              <w:rPr>
                <w:del w:id="866" w:author="VOYER Raphael" w:date="2021-06-16T09:31:00Z"/>
                <w:lang w:val="sv-SE"/>
              </w:rPr>
            </w:pPr>
            <w:del w:id="867" w:author="VOYER Raphael" w:date="2021-06-16T09:31:00Z">
              <w:r w:rsidDel="00A87B5C">
                <w:rPr>
                  <w:lang w:val="sv-SE"/>
                </w:rPr>
                <w:delText>Chandra Sekhar Gorentla</w:delText>
              </w:r>
            </w:del>
          </w:p>
        </w:tc>
        <w:tc>
          <w:tcPr>
            <w:tcW w:w="3692" w:type="dxa"/>
            <w:tcPrChange w:id="868" w:author="VOYER Raphael" w:date="2021-06-16T09:31:00Z">
              <w:tcPr>
                <w:tcW w:w="3378" w:type="dxa"/>
              </w:tcPr>
            </w:tcPrChange>
          </w:tcPr>
          <w:p w14:paraId="5293414B" w14:textId="77777777" w:rsidR="00697356" w:rsidDel="00A87B5C" w:rsidRDefault="00697356" w:rsidP="00697356">
            <w:pPr>
              <w:numPr>
                <w:ilvl w:val="0"/>
                <w:numId w:val="70"/>
              </w:numPr>
              <w:rPr>
                <w:del w:id="869" w:author="VOYER Raphael" w:date="2021-06-16T09:31:00Z"/>
              </w:rPr>
            </w:pPr>
            <w:del w:id="870"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871" w:author="VOYER Raphael" w:date="2021-06-16T09:31:00Z"/>
              </w:rPr>
            </w:pPr>
            <w:del w:id="872"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873" w:author="VOYER Raphael" w:date="2021-06-16T09:31:00Z"/>
              </w:rPr>
            </w:pPr>
            <w:del w:id="874" w:author="VOYER Raphael" w:date="2021-06-16T09:31:00Z">
              <w:r w:rsidDel="00A87B5C">
                <w:delText>Formatting.</w:delText>
              </w:r>
            </w:del>
          </w:p>
          <w:p w14:paraId="5E0C384F" w14:textId="77777777" w:rsidR="00697356" w:rsidDel="00A87B5C" w:rsidRDefault="00697356" w:rsidP="00697356">
            <w:pPr>
              <w:numPr>
                <w:ilvl w:val="0"/>
                <w:numId w:val="70"/>
              </w:numPr>
              <w:rPr>
                <w:del w:id="875" w:author="VOYER Raphael" w:date="2021-06-16T09:31:00Z"/>
              </w:rPr>
            </w:pPr>
            <w:del w:id="876"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877" w:author="VOYER Raphael" w:date="2021-06-16T09:31:00Z"/>
              </w:rPr>
            </w:pPr>
            <w:del w:id="878"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879" w:author="VOYER Raphael" w:date="2021-06-16T09:31:00Z"/>
              </w:rPr>
            </w:pPr>
            <w:del w:id="880" w:author="VOYER Raphael" w:date="2021-06-16T09:31:00Z">
              <w:r w:rsidDel="00A87B5C">
                <w:delText>RTR # for 8.3.1.R01 release is changed from 3690 to 4048.</w:delText>
              </w:r>
            </w:del>
          </w:p>
        </w:tc>
        <w:tc>
          <w:tcPr>
            <w:tcW w:w="1101" w:type="dxa"/>
            <w:tcPrChange w:id="881" w:author="VOYER Raphael" w:date="2021-06-16T09:31:00Z">
              <w:tcPr>
                <w:tcW w:w="1164" w:type="dxa"/>
              </w:tcPr>
            </w:tcPrChange>
          </w:tcPr>
          <w:p w14:paraId="6EBB1666" w14:textId="77777777" w:rsidR="00697356" w:rsidDel="00A87B5C" w:rsidRDefault="00697356" w:rsidP="009F2DC4">
            <w:pPr>
              <w:pStyle w:val="Tabletext"/>
              <w:rPr>
                <w:del w:id="882" w:author="VOYER Raphael" w:date="2021-06-16T09:31:00Z"/>
              </w:rPr>
            </w:pPr>
          </w:p>
        </w:tc>
      </w:tr>
      <w:tr w:rsidR="00192CAA" w:rsidDel="00A87B5C" w14:paraId="11718A91" w14:textId="77777777" w:rsidTr="00A87B5C">
        <w:trPr>
          <w:trHeight w:val="256"/>
          <w:del w:id="883" w:author="VOYER Raphael" w:date="2021-06-16T09:31:00Z"/>
          <w:trPrChange w:id="884" w:author="VOYER Raphael" w:date="2021-06-16T09:31:00Z">
            <w:trPr>
              <w:trHeight w:val="256"/>
            </w:trPr>
          </w:trPrChange>
        </w:trPr>
        <w:tc>
          <w:tcPr>
            <w:tcW w:w="1081" w:type="dxa"/>
            <w:tcPrChange w:id="885" w:author="VOYER Raphael" w:date="2021-06-16T09:31:00Z">
              <w:tcPr>
                <w:tcW w:w="1081" w:type="dxa"/>
              </w:tcPr>
            </w:tcPrChange>
          </w:tcPr>
          <w:p w14:paraId="1F6716F8" w14:textId="77777777" w:rsidR="00192CAA" w:rsidDel="00A87B5C" w:rsidRDefault="00192CAA" w:rsidP="00F146F4">
            <w:pPr>
              <w:pStyle w:val="Tabletext"/>
              <w:rPr>
                <w:del w:id="886" w:author="VOYER Raphael" w:date="2021-06-16T09:31:00Z"/>
              </w:rPr>
            </w:pPr>
            <w:del w:id="887" w:author="VOYER Raphael" w:date="2021-06-16T09:31:00Z">
              <w:r w:rsidDel="00A87B5C">
                <w:delText>2.1</w:delText>
              </w:r>
            </w:del>
          </w:p>
        </w:tc>
        <w:tc>
          <w:tcPr>
            <w:tcW w:w="1309" w:type="dxa"/>
            <w:tcPrChange w:id="888" w:author="VOYER Raphael" w:date="2021-06-16T09:31:00Z">
              <w:tcPr>
                <w:tcW w:w="1342" w:type="dxa"/>
              </w:tcPr>
            </w:tcPrChange>
          </w:tcPr>
          <w:p w14:paraId="50E8F45F" w14:textId="77777777" w:rsidR="00192CAA" w:rsidDel="00A87B5C" w:rsidRDefault="00192CAA" w:rsidP="00BE4918">
            <w:pPr>
              <w:pStyle w:val="Tabletext"/>
              <w:rPr>
                <w:del w:id="889" w:author="VOYER Raphael" w:date="2021-06-16T09:31:00Z"/>
              </w:rPr>
            </w:pPr>
            <w:del w:id="890" w:author="VOYER Raphael" w:date="2021-06-16T09:31:00Z">
              <w:r w:rsidDel="00A87B5C">
                <w:delText>25-Nov-2015</w:delText>
              </w:r>
            </w:del>
          </w:p>
        </w:tc>
        <w:tc>
          <w:tcPr>
            <w:tcW w:w="1146" w:type="dxa"/>
            <w:tcPrChange w:id="891" w:author="VOYER Raphael" w:date="2021-06-16T09:31:00Z">
              <w:tcPr>
                <w:tcW w:w="1194" w:type="dxa"/>
              </w:tcPr>
            </w:tcPrChange>
          </w:tcPr>
          <w:p w14:paraId="13F3B6E8" w14:textId="77777777" w:rsidR="000A63B2" w:rsidDel="00A87B5C" w:rsidRDefault="000A63B2" w:rsidP="00B13ACB">
            <w:pPr>
              <w:pStyle w:val="Tabletext"/>
              <w:jc w:val="center"/>
              <w:rPr>
                <w:del w:id="892" w:author="VOYER Raphael" w:date="2021-06-16T09:31:00Z"/>
              </w:rPr>
            </w:pPr>
            <w:del w:id="893" w:author="VOYER Raphael" w:date="2021-06-16T09:31:00Z">
              <w:r w:rsidDel="00A87B5C">
                <w:delText>B</w:delText>
              </w:r>
            </w:del>
          </w:p>
          <w:p w14:paraId="07BCA652" w14:textId="77777777" w:rsidR="00192CAA" w:rsidDel="00A87B5C" w:rsidRDefault="00192CAA" w:rsidP="000A63B2">
            <w:pPr>
              <w:pStyle w:val="Tabletext"/>
              <w:jc w:val="center"/>
              <w:rPr>
                <w:del w:id="894" w:author="VOYER Raphael" w:date="2021-06-16T09:31:00Z"/>
              </w:rPr>
            </w:pPr>
          </w:p>
        </w:tc>
        <w:tc>
          <w:tcPr>
            <w:tcW w:w="1499" w:type="dxa"/>
            <w:tcPrChange w:id="895" w:author="VOYER Raphael" w:date="2021-06-16T09:31:00Z">
              <w:tcPr>
                <w:tcW w:w="1669" w:type="dxa"/>
              </w:tcPr>
            </w:tcPrChange>
          </w:tcPr>
          <w:p w14:paraId="6B454891" w14:textId="77777777" w:rsidR="00192CAA" w:rsidDel="00A87B5C" w:rsidRDefault="00192CAA" w:rsidP="00D70809">
            <w:pPr>
              <w:pStyle w:val="Tabletext"/>
              <w:rPr>
                <w:del w:id="896" w:author="VOYER Raphael" w:date="2021-06-16T09:31:00Z"/>
                <w:lang w:val="sv-SE"/>
              </w:rPr>
            </w:pPr>
            <w:del w:id="897" w:author="VOYER Raphael" w:date="2021-06-16T09:31:00Z">
              <w:r w:rsidDel="00A87B5C">
                <w:rPr>
                  <w:lang w:val="sv-SE"/>
                </w:rPr>
                <w:delText>Srisailam</w:delText>
              </w:r>
            </w:del>
          </w:p>
        </w:tc>
        <w:tc>
          <w:tcPr>
            <w:tcW w:w="3692" w:type="dxa"/>
            <w:tcPrChange w:id="898" w:author="VOYER Raphael" w:date="2021-06-16T09:31:00Z">
              <w:tcPr>
                <w:tcW w:w="3378" w:type="dxa"/>
              </w:tcPr>
            </w:tcPrChange>
          </w:tcPr>
          <w:p w14:paraId="5BFDC608" w14:textId="77777777" w:rsidR="00192CAA" w:rsidDel="00A87B5C" w:rsidRDefault="007E18DF" w:rsidP="00D41B2C">
            <w:pPr>
              <w:numPr>
                <w:ilvl w:val="0"/>
                <w:numId w:val="70"/>
              </w:numPr>
              <w:rPr>
                <w:del w:id="899" w:author="VOYER Raphael" w:date="2021-06-16T09:31:00Z"/>
              </w:rPr>
            </w:pPr>
            <w:del w:id="900"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01" w:author="VOYER Raphael" w:date="2021-06-16T09:31:00Z"/>
              </w:rPr>
            </w:pPr>
            <w:del w:id="902"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03" w:author="VOYER Raphael" w:date="2021-06-16T09:31:00Z"/>
              </w:rPr>
            </w:pPr>
            <w:del w:id="904"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905" w:author="VOYER Raphael" w:date="2021-06-16T09:31:00Z"/>
              </w:rPr>
            </w:pPr>
            <w:del w:id="906"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907" w:author="VOYER Raphael" w:date="2021-06-16T09:31:00Z"/>
              </w:rPr>
            </w:pPr>
            <w:del w:id="908"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909" w:author="VOYER Raphael" w:date="2021-06-16T09:31:00Z">
              <w:tcPr>
                <w:tcW w:w="1164" w:type="dxa"/>
              </w:tcPr>
            </w:tcPrChange>
          </w:tcPr>
          <w:p w14:paraId="7B694B0F" w14:textId="77777777" w:rsidR="00192CAA" w:rsidDel="00A87B5C" w:rsidRDefault="00192CAA" w:rsidP="009F2DC4">
            <w:pPr>
              <w:pStyle w:val="Tabletext"/>
              <w:rPr>
                <w:del w:id="910" w:author="VOYER Raphael" w:date="2021-06-16T09:31:00Z"/>
              </w:rPr>
            </w:pPr>
          </w:p>
        </w:tc>
      </w:tr>
      <w:tr w:rsidR="00C2626A" w:rsidDel="00A87B5C" w14:paraId="75BDE10E" w14:textId="77777777" w:rsidTr="00A87B5C">
        <w:trPr>
          <w:trHeight w:val="256"/>
          <w:del w:id="911" w:author="VOYER Raphael" w:date="2021-06-16T09:31:00Z"/>
          <w:trPrChange w:id="912" w:author="VOYER Raphael" w:date="2021-06-16T09:31:00Z">
            <w:trPr>
              <w:trHeight w:val="256"/>
            </w:trPr>
          </w:trPrChange>
        </w:trPr>
        <w:tc>
          <w:tcPr>
            <w:tcW w:w="1081" w:type="dxa"/>
            <w:tcPrChange w:id="913" w:author="VOYER Raphael" w:date="2021-06-16T09:31:00Z">
              <w:tcPr>
                <w:tcW w:w="1081" w:type="dxa"/>
              </w:tcPr>
            </w:tcPrChange>
          </w:tcPr>
          <w:p w14:paraId="4BDDA9ED" w14:textId="77777777" w:rsidR="00C2626A" w:rsidDel="00A87B5C" w:rsidRDefault="00C2626A" w:rsidP="00F146F4">
            <w:pPr>
              <w:pStyle w:val="Tabletext"/>
              <w:rPr>
                <w:del w:id="914" w:author="VOYER Raphael" w:date="2021-06-16T09:31:00Z"/>
              </w:rPr>
            </w:pPr>
            <w:del w:id="915" w:author="VOYER Raphael" w:date="2021-06-16T09:31:00Z">
              <w:r w:rsidDel="00A87B5C">
                <w:delText>2.2</w:delText>
              </w:r>
            </w:del>
          </w:p>
        </w:tc>
        <w:tc>
          <w:tcPr>
            <w:tcW w:w="1309" w:type="dxa"/>
            <w:tcPrChange w:id="916" w:author="VOYER Raphael" w:date="2021-06-16T09:31:00Z">
              <w:tcPr>
                <w:tcW w:w="1342" w:type="dxa"/>
              </w:tcPr>
            </w:tcPrChange>
          </w:tcPr>
          <w:p w14:paraId="11CCCD5B" w14:textId="77777777" w:rsidR="00C2626A" w:rsidDel="00A87B5C" w:rsidRDefault="00C2626A" w:rsidP="00BE4918">
            <w:pPr>
              <w:pStyle w:val="Tabletext"/>
              <w:rPr>
                <w:del w:id="917" w:author="VOYER Raphael" w:date="2021-06-16T09:31:00Z"/>
              </w:rPr>
            </w:pPr>
            <w:del w:id="918" w:author="VOYER Raphael" w:date="2021-06-16T09:31:00Z">
              <w:r w:rsidDel="00A87B5C">
                <w:delText>20-May-2016</w:delText>
              </w:r>
            </w:del>
          </w:p>
        </w:tc>
        <w:tc>
          <w:tcPr>
            <w:tcW w:w="1146" w:type="dxa"/>
            <w:tcPrChange w:id="919" w:author="VOYER Raphael" w:date="2021-06-16T09:31:00Z">
              <w:tcPr>
                <w:tcW w:w="1194" w:type="dxa"/>
              </w:tcPr>
            </w:tcPrChange>
          </w:tcPr>
          <w:p w14:paraId="78EED0E1" w14:textId="77777777" w:rsidR="00C2626A" w:rsidDel="00A87B5C" w:rsidRDefault="00243895" w:rsidP="00B13ACB">
            <w:pPr>
              <w:pStyle w:val="Tabletext"/>
              <w:jc w:val="center"/>
              <w:rPr>
                <w:del w:id="920" w:author="VOYER Raphael" w:date="2021-06-16T09:31:00Z"/>
              </w:rPr>
            </w:pPr>
            <w:del w:id="921" w:author="VOYER Raphael" w:date="2021-06-16T09:31:00Z">
              <w:r w:rsidDel="00A87B5C">
                <w:delText>C</w:delText>
              </w:r>
            </w:del>
          </w:p>
        </w:tc>
        <w:tc>
          <w:tcPr>
            <w:tcW w:w="1499" w:type="dxa"/>
            <w:tcPrChange w:id="922" w:author="VOYER Raphael" w:date="2021-06-16T09:31:00Z">
              <w:tcPr>
                <w:tcW w:w="1669" w:type="dxa"/>
              </w:tcPr>
            </w:tcPrChange>
          </w:tcPr>
          <w:p w14:paraId="7CD04A1C" w14:textId="77777777" w:rsidR="00C2626A" w:rsidDel="00A87B5C" w:rsidRDefault="00C2626A" w:rsidP="00D70809">
            <w:pPr>
              <w:pStyle w:val="Tabletext"/>
              <w:rPr>
                <w:del w:id="923" w:author="VOYER Raphael" w:date="2021-06-16T09:31:00Z"/>
                <w:lang w:val="sv-SE"/>
              </w:rPr>
            </w:pPr>
            <w:del w:id="924" w:author="VOYER Raphael" w:date="2021-06-16T09:31:00Z">
              <w:r w:rsidDel="00A87B5C">
                <w:rPr>
                  <w:lang w:val="sv-SE"/>
                </w:rPr>
                <w:delText>Srisailam</w:delText>
              </w:r>
            </w:del>
          </w:p>
        </w:tc>
        <w:tc>
          <w:tcPr>
            <w:tcW w:w="3692" w:type="dxa"/>
            <w:tcPrChange w:id="925" w:author="VOYER Raphael" w:date="2021-06-16T09:31:00Z">
              <w:tcPr>
                <w:tcW w:w="3378" w:type="dxa"/>
              </w:tcPr>
            </w:tcPrChange>
          </w:tcPr>
          <w:p w14:paraId="5DB81678" w14:textId="77777777" w:rsidR="00534A44" w:rsidDel="00A87B5C" w:rsidRDefault="00C2626A" w:rsidP="00534A44">
            <w:pPr>
              <w:ind w:left="720"/>
              <w:rPr>
                <w:del w:id="926" w:author="VOYER Raphael" w:date="2021-06-16T09:31:00Z"/>
              </w:rPr>
            </w:pPr>
            <w:del w:id="927" w:author="VOYER Raphael" w:date="2021-06-16T09:31:00Z">
              <w:r w:rsidDel="00A87B5C">
                <w:delText>Added support for OS6865.</w:delText>
              </w:r>
            </w:del>
          </w:p>
        </w:tc>
        <w:tc>
          <w:tcPr>
            <w:tcW w:w="1101" w:type="dxa"/>
            <w:tcPrChange w:id="928" w:author="VOYER Raphael" w:date="2021-06-16T09:31:00Z">
              <w:tcPr>
                <w:tcW w:w="1164" w:type="dxa"/>
              </w:tcPr>
            </w:tcPrChange>
          </w:tcPr>
          <w:p w14:paraId="7A42F4FF" w14:textId="77777777" w:rsidR="00C2626A" w:rsidDel="00A87B5C" w:rsidRDefault="000755D4" w:rsidP="009F2DC4">
            <w:pPr>
              <w:pStyle w:val="Tabletext"/>
              <w:rPr>
                <w:del w:id="929" w:author="VOYER Raphael" w:date="2021-06-16T09:31:00Z"/>
              </w:rPr>
            </w:pPr>
            <w:ins w:id="930" w:author="gwhite" w:date="2016-08-15T16:06:00Z">
              <w:del w:id="931" w:author="VOYER Raphael" w:date="2021-06-16T09:31:00Z">
                <w:r w:rsidDel="00A87B5C">
                  <w:delText>Released</w:delText>
                </w:r>
              </w:del>
            </w:ins>
          </w:p>
        </w:tc>
      </w:tr>
      <w:tr w:rsidR="00BD461A" w:rsidDel="00A87B5C" w14:paraId="08304DE1" w14:textId="77777777" w:rsidTr="00A87B5C">
        <w:trPr>
          <w:trHeight w:val="256"/>
          <w:ins w:id="932" w:author="cgorentl" w:date="2016-07-28T16:47:00Z"/>
          <w:del w:id="933" w:author="VOYER Raphael" w:date="2021-06-16T09:31:00Z"/>
          <w:trPrChange w:id="934" w:author="VOYER Raphael" w:date="2021-06-16T09:31:00Z">
            <w:trPr>
              <w:trHeight w:val="256"/>
            </w:trPr>
          </w:trPrChange>
        </w:trPr>
        <w:tc>
          <w:tcPr>
            <w:tcW w:w="1081" w:type="dxa"/>
            <w:tcPrChange w:id="935" w:author="VOYER Raphael" w:date="2021-06-16T09:31:00Z">
              <w:tcPr>
                <w:tcW w:w="1081" w:type="dxa"/>
              </w:tcPr>
            </w:tcPrChange>
          </w:tcPr>
          <w:p w14:paraId="106FD132" w14:textId="77777777" w:rsidR="00BD461A" w:rsidDel="00A87B5C" w:rsidRDefault="001D4CC9" w:rsidP="00F146F4">
            <w:pPr>
              <w:pStyle w:val="Tabletext"/>
              <w:rPr>
                <w:ins w:id="936" w:author="cgorentl" w:date="2016-07-28T16:47:00Z"/>
                <w:del w:id="937" w:author="VOYER Raphael" w:date="2021-06-16T09:31:00Z"/>
              </w:rPr>
            </w:pPr>
            <w:ins w:id="938" w:author="cgorentl" w:date="2016-07-28T16:56:00Z">
              <w:del w:id="939" w:author="VOYER Raphael" w:date="2021-06-16T09:31:00Z">
                <w:r w:rsidDel="00A87B5C">
                  <w:delText>2.3</w:delText>
                </w:r>
              </w:del>
            </w:ins>
          </w:p>
        </w:tc>
        <w:tc>
          <w:tcPr>
            <w:tcW w:w="1309" w:type="dxa"/>
            <w:tcPrChange w:id="940" w:author="VOYER Raphael" w:date="2021-06-16T09:31:00Z">
              <w:tcPr>
                <w:tcW w:w="1342" w:type="dxa"/>
              </w:tcPr>
            </w:tcPrChange>
          </w:tcPr>
          <w:p w14:paraId="2CB92F6D" w14:textId="77777777" w:rsidR="00BD461A" w:rsidDel="00A87B5C" w:rsidRDefault="001D4CC9" w:rsidP="00BE4918">
            <w:pPr>
              <w:pStyle w:val="Tabletext"/>
              <w:rPr>
                <w:ins w:id="941" w:author="cgorentl" w:date="2016-07-28T16:47:00Z"/>
                <w:del w:id="942" w:author="VOYER Raphael" w:date="2021-06-16T09:31:00Z"/>
              </w:rPr>
            </w:pPr>
            <w:ins w:id="943" w:author="cgorentl" w:date="2016-07-28T16:56:00Z">
              <w:del w:id="944" w:author="VOYER Raphael" w:date="2021-06-16T09:31:00Z">
                <w:r w:rsidDel="00A87B5C">
                  <w:delText>28-July-2016</w:delText>
                </w:r>
              </w:del>
            </w:ins>
          </w:p>
        </w:tc>
        <w:tc>
          <w:tcPr>
            <w:tcW w:w="1146" w:type="dxa"/>
            <w:tcPrChange w:id="945" w:author="VOYER Raphael" w:date="2021-06-16T09:31:00Z">
              <w:tcPr>
                <w:tcW w:w="1194" w:type="dxa"/>
              </w:tcPr>
            </w:tcPrChange>
          </w:tcPr>
          <w:p w14:paraId="575D2E48" w14:textId="77777777" w:rsidR="00BD461A" w:rsidDel="00A87B5C" w:rsidRDefault="000755D4" w:rsidP="00B13ACB">
            <w:pPr>
              <w:pStyle w:val="Tabletext"/>
              <w:jc w:val="center"/>
              <w:rPr>
                <w:ins w:id="946" w:author="cgorentl" w:date="2016-07-28T16:47:00Z"/>
                <w:del w:id="947" w:author="VOYER Raphael" w:date="2021-06-16T09:31:00Z"/>
              </w:rPr>
            </w:pPr>
            <w:ins w:id="948" w:author="gwhite" w:date="2016-08-15T16:10:00Z">
              <w:del w:id="949" w:author="VOYER Raphael" w:date="2021-06-16T09:31:00Z">
                <w:r w:rsidDel="00A87B5C">
                  <w:delText>D</w:delText>
                </w:r>
              </w:del>
            </w:ins>
          </w:p>
        </w:tc>
        <w:tc>
          <w:tcPr>
            <w:tcW w:w="1499" w:type="dxa"/>
            <w:tcPrChange w:id="950" w:author="VOYER Raphael" w:date="2021-06-16T09:31:00Z">
              <w:tcPr>
                <w:tcW w:w="1669" w:type="dxa"/>
              </w:tcPr>
            </w:tcPrChange>
          </w:tcPr>
          <w:p w14:paraId="2CC55726" w14:textId="77777777" w:rsidR="00BD461A" w:rsidDel="00A87B5C" w:rsidRDefault="001D4CC9" w:rsidP="00D70809">
            <w:pPr>
              <w:pStyle w:val="Tabletext"/>
              <w:rPr>
                <w:ins w:id="951" w:author="cgorentl" w:date="2016-07-28T16:47:00Z"/>
                <w:del w:id="952" w:author="VOYER Raphael" w:date="2021-06-16T09:31:00Z"/>
                <w:lang w:val="sv-SE"/>
              </w:rPr>
            </w:pPr>
            <w:ins w:id="953" w:author="cgorentl" w:date="2016-07-28T16:56:00Z">
              <w:del w:id="954" w:author="VOYER Raphael" w:date="2021-06-16T09:31:00Z">
                <w:r w:rsidDel="00A87B5C">
                  <w:rPr>
                    <w:lang w:val="sv-SE"/>
                  </w:rPr>
                  <w:delText>Chandra Gorentla</w:delText>
                </w:r>
              </w:del>
            </w:ins>
          </w:p>
        </w:tc>
        <w:tc>
          <w:tcPr>
            <w:tcW w:w="3692" w:type="dxa"/>
            <w:tcPrChange w:id="955" w:author="VOYER Raphael" w:date="2021-06-16T09:31:00Z">
              <w:tcPr>
                <w:tcW w:w="3378" w:type="dxa"/>
              </w:tcPr>
            </w:tcPrChange>
          </w:tcPr>
          <w:p w14:paraId="29AD223A" w14:textId="77777777" w:rsidR="005E533E" w:rsidDel="00A87B5C" w:rsidRDefault="00BD461A">
            <w:pPr>
              <w:ind w:left="720"/>
              <w:jc w:val="left"/>
              <w:rPr>
                <w:ins w:id="956" w:author="cgorentl" w:date="2016-07-28T16:47:00Z"/>
                <w:del w:id="957" w:author="VOYER Raphael" w:date="2021-06-16T09:31:00Z"/>
                <w:b/>
                <w:sz w:val="36"/>
              </w:rPr>
              <w:pPrChange w:id="958" w:author="cgorentl" w:date="2016-07-28T16:53:00Z">
                <w:pPr>
                  <w:spacing w:before="2560" w:after="400" w:line="400" w:lineRule="atLeast"/>
                  <w:ind w:left="720"/>
                </w:pPr>
              </w:pPrChange>
            </w:pPr>
            <w:ins w:id="959" w:author="cgorentl" w:date="2016-07-28T16:47:00Z">
              <w:del w:id="960" w:author="VOYER Raphael" w:date="2021-06-16T09:31:00Z">
                <w:r w:rsidDel="00A87B5C">
                  <w:delText xml:space="preserve">Section </w:delText>
                </w:r>
              </w:del>
            </w:ins>
            <w:ins w:id="961" w:author="cgorentl" w:date="2016-07-28T16:48:00Z">
              <w:del w:id="962" w:author="VOYER Raphael" w:date="2021-06-16T09:31:00Z">
                <w:r w:rsidDel="00A87B5C">
                  <w:delText>–</w:delText>
                </w:r>
              </w:del>
            </w:ins>
            <w:ins w:id="963" w:author="cgorentl" w:date="2016-07-28T16:47:00Z">
              <w:del w:id="964" w:author="VOYER Raphael" w:date="2021-06-16T09:31:00Z">
                <w:r w:rsidDel="00A87B5C">
                  <w:delText xml:space="preserve"> 3.</w:delText>
                </w:r>
              </w:del>
            </w:ins>
            <w:ins w:id="965" w:author="cgorentl" w:date="2016-07-28T16:53:00Z">
              <w:del w:id="966" w:author="VOYER Raphael" w:date="2021-06-16T09:31:00Z">
                <w:r w:rsidR="003A76F9" w:rsidDel="00A87B5C">
                  <w:delText>4</w:delText>
                </w:r>
              </w:del>
            </w:ins>
            <w:ins w:id="967" w:author="cgorentl" w:date="2016-07-28T16:48:00Z">
              <w:del w:id="968" w:author="VOYER Raphael" w:date="2021-06-16T09:31:00Z">
                <w:r w:rsidR="003A76F9" w:rsidDel="00A87B5C">
                  <w:delText>.</w:delText>
                </w:r>
              </w:del>
            </w:ins>
            <w:ins w:id="969" w:author="cgorentl" w:date="2016-07-28T16:53:00Z">
              <w:del w:id="970" w:author="VOYER Raphael" w:date="2021-06-16T09:31:00Z">
                <w:r w:rsidR="003A76F9" w:rsidDel="00A87B5C">
                  <w:delText>4</w:delText>
                </w:r>
              </w:del>
            </w:ins>
            <w:ins w:id="971" w:author="cgorentl" w:date="2016-07-28T16:48:00Z">
              <w:del w:id="972" w:author="VOYER Raphael" w:date="2021-06-16T09:31:00Z">
                <w:r w:rsidDel="00A87B5C">
                  <w:delText xml:space="preserve"> – A fix for the PR 204588 </w:delText>
                </w:r>
              </w:del>
            </w:ins>
            <w:ins w:id="973" w:author="cgorentl" w:date="2016-07-28T16:55:00Z">
              <w:del w:id="974"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975" w:author="cgorentl" w:date="2016-07-28T16:48:00Z">
              <w:del w:id="976" w:author="VOYER Raphael" w:date="2021-06-16T09:31:00Z">
                <w:r w:rsidDel="00A87B5C">
                  <w:delText>is documented</w:delText>
                </w:r>
              </w:del>
            </w:ins>
            <w:ins w:id="977" w:author="cgorentl" w:date="2016-07-28T16:53:00Z">
              <w:del w:id="978" w:author="VOYER Raphael" w:date="2021-06-16T09:31:00Z">
                <w:r w:rsidR="003A76F9" w:rsidDel="00A87B5C">
                  <w:delText>.  The fix requires that the IP address of the L3 server-cluster should be reachable from the DUT.</w:delText>
                </w:r>
              </w:del>
            </w:ins>
          </w:p>
        </w:tc>
        <w:tc>
          <w:tcPr>
            <w:tcW w:w="1101" w:type="dxa"/>
            <w:tcPrChange w:id="979" w:author="VOYER Raphael" w:date="2021-06-16T09:31:00Z">
              <w:tcPr>
                <w:tcW w:w="1164" w:type="dxa"/>
              </w:tcPr>
            </w:tcPrChange>
          </w:tcPr>
          <w:p w14:paraId="7206C13E" w14:textId="77777777" w:rsidR="00BD461A" w:rsidDel="00A87B5C" w:rsidRDefault="00BD461A" w:rsidP="009F2DC4">
            <w:pPr>
              <w:pStyle w:val="Tabletext"/>
              <w:rPr>
                <w:ins w:id="980" w:author="cgorentl" w:date="2016-07-28T16:47:00Z"/>
                <w:del w:id="981" w:author="VOYER Raphael" w:date="2021-06-16T09:31:00Z"/>
              </w:rPr>
            </w:pPr>
          </w:p>
        </w:tc>
      </w:tr>
    </w:tbl>
    <w:p w14:paraId="40286902" w14:textId="77777777" w:rsidR="00855336" w:rsidDel="00A87B5C" w:rsidRDefault="00855336" w:rsidP="00855336">
      <w:pPr>
        <w:rPr>
          <w:del w:id="982" w:author="VOYER Raphael" w:date="2021-06-16T09:31:00Z"/>
        </w:rPr>
      </w:pPr>
    </w:p>
    <w:p w14:paraId="69515B60" w14:textId="77777777" w:rsidR="00855336" w:rsidDel="00A87B5C" w:rsidRDefault="00855336" w:rsidP="00855336">
      <w:pPr>
        <w:rPr>
          <w:del w:id="983" w:author="VOYER Raphael" w:date="2021-06-16T09:31:00Z"/>
        </w:rPr>
      </w:pPr>
    </w:p>
    <w:p w14:paraId="712B500F" w14:textId="77777777" w:rsidR="00855336" w:rsidDel="00A87B5C" w:rsidRDefault="00855336" w:rsidP="00855336">
      <w:pPr>
        <w:rPr>
          <w:del w:id="984" w:author="VOYER Raphael" w:date="2021-06-16T09:31:00Z"/>
        </w:rPr>
      </w:pPr>
    </w:p>
    <w:p w14:paraId="25AB35A7" w14:textId="77777777" w:rsidR="00855336" w:rsidDel="00A87B5C" w:rsidRDefault="00855336" w:rsidP="00855336">
      <w:pPr>
        <w:rPr>
          <w:del w:id="985" w:author="VOYER Raphael" w:date="2021-06-16T09:31:00Z"/>
        </w:rPr>
      </w:pPr>
    </w:p>
    <w:p w14:paraId="34361838" w14:textId="77777777" w:rsidR="00855336" w:rsidDel="00A87B5C" w:rsidRDefault="00855336" w:rsidP="00855336">
      <w:pPr>
        <w:rPr>
          <w:del w:id="986" w:author="VOYER Raphael" w:date="2021-06-16T09:31:00Z"/>
        </w:rPr>
      </w:pPr>
    </w:p>
    <w:p w14:paraId="1A4BD9F0" w14:textId="77777777" w:rsidR="0004729F" w:rsidDel="00A87B5C" w:rsidRDefault="0004729F" w:rsidP="00855336">
      <w:pPr>
        <w:rPr>
          <w:del w:id="987" w:author="VOYER Raphael" w:date="2021-06-16T09:31:00Z"/>
        </w:rPr>
      </w:pPr>
    </w:p>
    <w:p w14:paraId="6AF48B80" w14:textId="77777777" w:rsidR="0004729F" w:rsidDel="00A87B5C" w:rsidRDefault="0004729F" w:rsidP="00855336">
      <w:pPr>
        <w:rPr>
          <w:del w:id="988" w:author="VOYER Raphael" w:date="2021-06-16T09:31:00Z"/>
        </w:rPr>
      </w:pPr>
    </w:p>
    <w:p w14:paraId="429899FF" w14:textId="77777777" w:rsidR="0004729F" w:rsidDel="00A87B5C" w:rsidRDefault="0004729F" w:rsidP="00855336">
      <w:pPr>
        <w:rPr>
          <w:del w:id="989" w:author="VOYER Raphael" w:date="2021-06-16T09:31:00Z"/>
        </w:rPr>
      </w:pPr>
    </w:p>
    <w:p w14:paraId="7358A613" w14:textId="77777777" w:rsidR="0004729F" w:rsidDel="00A87B5C" w:rsidRDefault="0004729F" w:rsidP="00855336">
      <w:pPr>
        <w:rPr>
          <w:del w:id="990" w:author="VOYER Raphael" w:date="2021-06-16T09:31:00Z"/>
        </w:rPr>
      </w:pPr>
    </w:p>
    <w:p w14:paraId="2AE809F6" w14:textId="77777777" w:rsidR="0004729F" w:rsidDel="00A87B5C" w:rsidRDefault="0004729F" w:rsidP="00855336">
      <w:pPr>
        <w:rPr>
          <w:del w:id="991" w:author="VOYER Raphael" w:date="2021-06-16T09:31:00Z"/>
        </w:rPr>
      </w:pPr>
    </w:p>
    <w:p w14:paraId="22D2DAF1" w14:textId="77777777" w:rsidR="0004729F" w:rsidDel="00A87B5C" w:rsidRDefault="0004729F" w:rsidP="00855336">
      <w:pPr>
        <w:rPr>
          <w:del w:id="992" w:author="VOYER Raphael" w:date="2021-06-16T09:31:00Z"/>
        </w:rPr>
      </w:pPr>
    </w:p>
    <w:p w14:paraId="0E26085A" w14:textId="77777777" w:rsidR="0004729F" w:rsidDel="00A87B5C" w:rsidRDefault="0004729F" w:rsidP="00855336">
      <w:pPr>
        <w:rPr>
          <w:del w:id="993" w:author="VOYER Raphael" w:date="2021-06-16T09:31:00Z"/>
        </w:rPr>
      </w:pPr>
    </w:p>
    <w:p w14:paraId="641B0C08" w14:textId="77777777" w:rsidR="0004729F" w:rsidDel="00A87B5C" w:rsidRDefault="0004729F" w:rsidP="00855336">
      <w:pPr>
        <w:rPr>
          <w:del w:id="994" w:author="VOYER Raphael" w:date="2021-06-16T09:31:00Z"/>
        </w:rPr>
      </w:pPr>
    </w:p>
    <w:p w14:paraId="7CA9769B" w14:textId="77777777" w:rsidR="0004729F" w:rsidDel="00A87B5C" w:rsidRDefault="0004729F" w:rsidP="00855336">
      <w:pPr>
        <w:rPr>
          <w:del w:id="995" w:author="VOYER Raphael" w:date="2021-06-16T09:31:00Z"/>
        </w:rPr>
      </w:pPr>
    </w:p>
    <w:p w14:paraId="0C380123" w14:textId="77777777" w:rsidR="0004729F" w:rsidDel="00A87B5C" w:rsidRDefault="0004729F" w:rsidP="00855336">
      <w:pPr>
        <w:rPr>
          <w:del w:id="996" w:author="VOYER Raphael" w:date="2021-06-16T09:31:00Z"/>
        </w:rPr>
      </w:pPr>
    </w:p>
    <w:p w14:paraId="5B9053AF" w14:textId="77777777" w:rsidR="0004729F" w:rsidDel="00A87B5C" w:rsidRDefault="0004729F" w:rsidP="00855336">
      <w:pPr>
        <w:rPr>
          <w:del w:id="997"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998" w:author="VOYER Raphael" w:date="2021-06-16T09:33:00Z"/>
        </w:rPr>
      </w:pPr>
      <w:ins w:id="999"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00" w:name="_INTRODUCTION"/>
      <w:bookmarkStart w:id="1001" w:name="_Ref188764243"/>
      <w:bookmarkStart w:id="1002" w:name="_Toc214247585"/>
      <w:bookmarkStart w:id="1003" w:name="_Toc381025679"/>
      <w:bookmarkStart w:id="1004" w:name="_Toc76555045"/>
      <w:bookmarkEnd w:id="1000"/>
      <w:r>
        <w:t>INTRODUCTION</w:t>
      </w:r>
      <w:bookmarkEnd w:id="1001"/>
      <w:bookmarkEnd w:id="1002"/>
      <w:bookmarkEnd w:id="1003"/>
      <w:bookmarkEnd w:id="1004"/>
    </w:p>
    <w:p w14:paraId="1FB4374C" w14:textId="77777777" w:rsidR="00855336" w:rsidRDefault="00855336" w:rsidP="00387307">
      <w:pPr>
        <w:pStyle w:val="Titre2"/>
      </w:pPr>
      <w:bookmarkStart w:id="1005" w:name="_Toc381025680"/>
      <w:bookmarkStart w:id="1006" w:name="_Toc76555046"/>
      <w:bookmarkStart w:id="1007" w:name="_Toc214247586"/>
      <w:r>
        <w:t>Purpose</w:t>
      </w:r>
      <w:bookmarkEnd w:id="1005"/>
      <w:bookmarkEnd w:id="1006"/>
      <w:r>
        <w:t xml:space="preserve"> </w:t>
      </w:r>
      <w:bookmarkEnd w:id="1007"/>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008" w:author="VOYER Raphael" w:date="2021-06-16T09:33:00Z">
        <w:r w:rsidDel="00A87B5C">
          <w:delText>High Availability Vlan</w:delText>
        </w:r>
      </w:del>
      <w:ins w:id="1009" w:author="VOYER Raphael" w:date="2021-06-16T09:33:00Z">
        <w:r w:rsidR="00A87B5C">
          <w:t>Preve</w:t>
        </w:r>
      </w:ins>
      <w:ins w:id="1010" w:author="VOYER Raphael" w:date="2021-06-16T09:34:00Z">
        <w:r w:rsidR="00A87B5C">
          <w:t>ntive Maintenance</w:t>
        </w:r>
      </w:ins>
      <w:r>
        <w:t xml:space="preserve"> for </w:t>
      </w:r>
      <w:del w:id="1011"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012" w:author="VOYER Raphael" w:date="2021-06-16T09:34:00Z">
        <w:r w:rsidR="00A87B5C">
          <w:t>AOS 8.x .</w:t>
        </w:r>
      </w:ins>
      <w:del w:id="1013"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014" w:name="_Toc381025681"/>
      <w:bookmarkStart w:id="1015" w:name="_Toc76555047"/>
      <w:r w:rsidRPr="005F5833">
        <w:t>Scope</w:t>
      </w:r>
      <w:bookmarkEnd w:id="1014"/>
      <w:bookmarkEnd w:id="1015"/>
    </w:p>
    <w:p w14:paraId="0EF5C3E2" w14:textId="77777777" w:rsidR="00855336" w:rsidRPr="005F5833" w:rsidRDefault="00855336" w:rsidP="00855336">
      <w:r>
        <w:t xml:space="preserve">The scope of this document is to present the complete set of requirements and functional specifications for </w:t>
      </w:r>
      <w:del w:id="1016"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017" w:author="VOYER Raphael" w:date="2021-06-16T09:34:00Z">
        <w:r w:rsidR="00A87B5C">
          <w:t>Preventive Maintenance</w:t>
        </w:r>
      </w:ins>
      <w:r>
        <w:t xml:space="preserve">. </w:t>
      </w:r>
      <w:del w:id="1018"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019" w:name="_Ref188764261"/>
      <w:bookmarkStart w:id="1020" w:name="_Ref188764262"/>
      <w:bookmarkStart w:id="1021" w:name="_Toc214247587"/>
      <w:bookmarkStart w:id="1022" w:name="_Toc381025682"/>
      <w:bookmarkStart w:id="1023" w:name="_Toc76555048"/>
      <w:r>
        <w:t>Intended Audience</w:t>
      </w:r>
      <w:bookmarkEnd w:id="1019"/>
      <w:bookmarkEnd w:id="1020"/>
      <w:bookmarkEnd w:id="1021"/>
      <w:bookmarkEnd w:id="1022"/>
      <w:bookmarkEnd w:id="1023"/>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024" w:author="VOYER Raphael" w:date="2021-06-16T09:35:00Z"/>
        </w:rPr>
      </w:pPr>
      <w:ins w:id="1025" w:author="VOYER Raphael" w:date="2021-06-16T09:35:00Z">
        <w:r>
          <w:t>Technical support data Team</w:t>
        </w:r>
      </w:ins>
    </w:p>
    <w:p w14:paraId="677D6274" w14:textId="77777777" w:rsidR="00855336" w:rsidRDefault="00855336" w:rsidP="00855336">
      <w:pPr>
        <w:pStyle w:val="Listepuces2"/>
      </w:pPr>
      <w:r>
        <w:t xml:space="preserve">Engineering Design </w:t>
      </w:r>
      <w:ins w:id="1026" w:author="VOYER Raphael" w:date="2021-06-16T09:35:00Z">
        <w:r w:rsidR="00A87B5C">
          <w:t>T</w:t>
        </w:r>
      </w:ins>
      <w:del w:id="1027"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028" w:author="VOYER Raphael" w:date="2021-06-16T09:35:00Z"/>
        </w:rPr>
      </w:pPr>
      <w:del w:id="1029"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030" w:author="VOYER Raphael" w:date="2021-06-16T09:36:00Z"/>
        </w:rPr>
      </w:pPr>
      <w:bookmarkStart w:id="1031" w:name="_Toc214247588"/>
      <w:bookmarkStart w:id="1032" w:name="_Toc381025683"/>
      <w:del w:id="1033" w:author="VOYER Raphael" w:date="2021-06-16T09:36:00Z">
        <w:r w:rsidDel="00A87B5C">
          <w:delText>Document Organization</w:delText>
        </w:r>
        <w:bookmarkEnd w:id="1031"/>
        <w:bookmarkEnd w:id="1032"/>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034" w:author="VOYER Raphael" w:date="2021-06-16T09:36:00Z"/>
        </w:trPr>
        <w:tc>
          <w:tcPr>
            <w:tcW w:w="2628" w:type="dxa"/>
          </w:tcPr>
          <w:p w14:paraId="3D9BA7E6" w14:textId="77777777" w:rsidR="00855336" w:rsidDel="00A87B5C" w:rsidRDefault="00A87B5C" w:rsidP="00D70809">
            <w:pPr>
              <w:pStyle w:val="Tabletext"/>
              <w:rPr>
                <w:del w:id="1035" w:author="VOYER Raphael" w:date="2021-06-16T09:36:00Z"/>
              </w:rPr>
            </w:pPr>
            <w:del w:id="1036"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037" w:author="VOYER Raphael" w:date="2021-06-16T09:36:00Z"/>
              </w:rPr>
            </w:pPr>
            <w:del w:id="1038"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039" w:author="VOYER Raphael" w:date="2021-06-16T09:36:00Z"/>
        </w:trPr>
        <w:tc>
          <w:tcPr>
            <w:tcW w:w="2628" w:type="dxa"/>
          </w:tcPr>
          <w:p w14:paraId="16FAA8A4" w14:textId="77777777" w:rsidR="00855336" w:rsidDel="00A87B5C" w:rsidRDefault="00A87B5C" w:rsidP="00D70809">
            <w:pPr>
              <w:pStyle w:val="Tabletext"/>
              <w:rPr>
                <w:del w:id="1040" w:author="VOYER Raphael" w:date="2021-06-16T09:36:00Z"/>
              </w:rPr>
            </w:pPr>
            <w:del w:id="1041"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042" w:author="VOYER Raphael" w:date="2021-06-16T09:36:00Z"/>
              </w:rPr>
            </w:pPr>
            <w:del w:id="1043"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044" w:author="VOYER Raphael" w:date="2021-06-16T09:36:00Z"/>
        </w:trPr>
        <w:tc>
          <w:tcPr>
            <w:tcW w:w="2628" w:type="dxa"/>
          </w:tcPr>
          <w:p w14:paraId="275F452A" w14:textId="77777777" w:rsidR="00855336" w:rsidDel="00A87B5C" w:rsidRDefault="00A87B5C" w:rsidP="00D70809">
            <w:pPr>
              <w:pStyle w:val="Tabletext"/>
              <w:rPr>
                <w:del w:id="1045" w:author="VOYER Raphael" w:date="2021-06-16T09:36:00Z"/>
              </w:rPr>
            </w:pPr>
            <w:del w:id="1046"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047" w:author="VOYER Raphael" w:date="2021-06-16T09:36:00Z"/>
              </w:rPr>
            </w:pPr>
            <w:del w:id="1048"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049" w:author="VOYER Raphael" w:date="2021-06-16T09:36:00Z"/>
        </w:trPr>
        <w:tc>
          <w:tcPr>
            <w:tcW w:w="2628" w:type="dxa"/>
          </w:tcPr>
          <w:p w14:paraId="7727EFED" w14:textId="77777777" w:rsidR="00855336" w:rsidDel="00A87B5C" w:rsidRDefault="00A87B5C" w:rsidP="00D70809">
            <w:pPr>
              <w:pStyle w:val="Tabletext"/>
              <w:rPr>
                <w:del w:id="1050" w:author="VOYER Raphael" w:date="2021-06-16T09:36:00Z"/>
              </w:rPr>
            </w:pPr>
            <w:del w:id="1051"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052" w:author="VOYER Raphael" w:date="2021-06-16T09:36:00Z"/>
              </w:rPr>
            </w:pPr>
            <w:del w:id="1053"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054" w:author="VOYER Raphael" w:date="2021-06-16T09:36:00Z"/>
        </w:trPr>
        <w:tc>
          <w:tcPr>
            <w:tcW w:w="2628" w:type="dxa"/>
          </w:tcPr>
          <w:p w14:paraId="20FB59A5" w14:textId="77777777" w:rsidR="00C6577D" w:rsidDel="00A87B5C" w:rsidRDefault="00C6577D" w:rsidP="00E85043">
            <w:pPr>
              <w:pStyle w:val="Tabletext"/>
              <w:rPr>
                <w:del w:id="1055" w:author="VOYER Raphael" w:date="2021-06-16T09:36:00Z"/>
              </w:rPr>
            </w:pPr>
            <w:del w:id="1056"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057" w:author="VOYER Raphael" w:date="2021-06-16T09:36:00Z"/>
              </w:rPr>
            </w:pPr>
            <w:del w:id="1058" w:author="VOYER Raphael" w:date="2021-06-16T09:36:00Z">
              <w:r w:rsidDel="00A87B5C">
                <w:delText>This Appendix captures a sample configuration and Use cases for HAVLAN.</w:delText>
              </w:r>
            </w:del>
          </w:p>
        </w:tc>
      </w:tr>
      <w:tr w:rsidR="00C6577D" w:rsidDel="00A87B5C" w14:paraId="5189EE26" w14:textId="77777777">
        <w:trPr>
          <w:del w:id="1059" w:author="VOYER Raphael" w:date="2021-06-16T09:36:00Z"/>
        </w:trPr>
        <w:tc>
          <w:tcPr>
            <w:tcW w:w="2628" w:type="dxa"/>
          </w:tcPr>
          <w:p w14:paraId="44D8058F" w14:textId="77777777" w:rsidR="00C6577D" w:rsidDel="00A87B5C" w:rsidRDefault="00A87B5C" w:rsidP="00D70809">
            <w:pPr>
              <w:pStyle w:val="Tabletext"/>
              <w:rPr>
                <w:del w:id="1060" w:author="VOYER Raphael" w:date="2021-06-16T09:36:00Z"/>
              </w:rPr>
            </w:pPr>
            <w:del w:id="1061"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062" w:author="VOYER Raphael" w:date="2021-06-16T09:36:00Z"/>
              </w:rPr>
            </w:pPr>
            <w:del w:id="1063"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064" w:author="VOYER Raphael" w:date="2021-06-16T09:36:00Z"/>
        </w:trPr>
        <w:tc>
          <w:tcPr>
            <w:tcW w:w="2628" w:type="dxa"/>
          </w:tcPr>
          <w:p w14:paraId="33820AB6" w14:textId="77777777" w:rsidR="00C6577D" w:rsidDel="00A87B5C" w:rsidRDefault="00A87B5C" w:rsidP="00D70809">
            <w:pPr>
              <w:pStyle w:val="Tabletext"/>
              <w:rPr>
                <w:del w:id="1065" w:author="VOYER Raphael" w:date="2021-06-16T09:36:00Z"/>
              </w:rPr>
            </w:pPr>
            <w:del w:id="1066"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067" w:author="VOYER Raphael" w:date="2021-06-16T09:36:00Z"/>
              </w:rPr>
            </w:pPr>
            <w:del w:id="1068"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069" w:author="VOYER Raphael" w:date="2021-06-16T09:36:00Z"/>
        </w:trPr>
        <w:tc>
          <w:tcPr>
            <w:tcW w:w="2628" w:type="dxa"/>
          </w:tcPr>
          <w:p w14:paraId="0F11145C" w14:textId="77777777" w:rsidR="00C6577D" w:rsidDel="00A87B5C" w:rsidRDefault="00A87B5C" w:rsidP="00D70809">
            <w:pPr>
              <w:pStyle w:val="Tabletext"/>
              <w:rPr>
                <w:del w:id="1070" w:author="VOYER Raphael" w:date="2021-06-16T09:36:00Z"/>
              </w:rPr>
            </w:pPr>
            <w:del w:id="1071"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072" w:author="VOYER Raphael" w:date="2021-06-16T09:36:00Z"/>
              </w:rPr>
            </w:pPr>
            <w:del w:id="1073"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074" w:author="VOYER Raphael" w:date="2021-06-16T09:36:00Z"/>
        </w:trPr>
        <w:tc>
          <w:tcPr>
            <w:tcW w:w="2628" w:type="dxa"/>
          </w:tcPr>
          <w:p w14:paraId="5863140C" w14:textId="77777777" w:rsidR="00C6577D" w:rsidDel="00A87B5C" w:rsidRDefault="00A87B5C" w:rsidP="00D70809">
            <w:pPr>
              <w:pStyle w:val="Tabletext"/>
              <w:rPr>
                <w:del w:id="1075" w:author="VOYER Raphael" w:date="2021-06-16T09:36:00Z"/>
              </w:rPr>
            </w:pPr>
            <w:del w:id="1076"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077" w:author="VOYER Raphael" w:date="2021-06-16T09:36:00Z"/>
              </w:rPr>
            </w:pPr>
            <w:del w:id="1078"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079" w:author="VOYER Raphael" w:date="2021-06-16T09:36:00Z"/>
        </w:trPr>
        <w:tc>
          <w:tcPr>
            <w:tcW w:w="2628" w:type="dxa"/>
          </w:tcPr>
          <w:p w14:paraId="034DBFC5" w14:textId="77777777" w:rsidR="00C6577D" w:rsidDel="00A87B5C" w:rsidRDefault="00A87B5C" w:rsidP="00D70809">
            <w:pPr>
              <w:pStyle w:val="Tabletext"/>
              <w:rPr>
                <w:del w:id="1080" w:author="VOYER Raphael" w:date="2021-06-16T09:36:00Z"/>
              </w:rPr>
            </w:pPr>
            <w:del w:id="1081"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082" w:author="VOYER Raphael" w:date="2021-06-16T09:36:00Z"/>
              </w:rPr>
            </w:pPr>
            <w:del w:id="1083"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084" w:author="VOYER Raphael" w:date="2021-06-16T09:36:00Z"/>
        </w:trPr>
        <w:tc>
          <w:tcPr>
            <w:tcW w:w="2628" w:type="dxa"/>
          </w:tcPr>
          <w:p w14:paraId="0DDFB3B2" w14:textId="77777777" w:rsidR="00C6577D" w:rsidDel="00A87B5C" w:rsidRDefault="00A87B5C" w:rsidP="00D70809">
            <w:pPr>
              <w:pStyle w:val="Tabletext"/>
              <w:rPr>
                <w:del w:id="1085" w:author="VOYER Raphael" w:date="2021-06-16T09:36:00Z"/>
              </w:rPr>
            </w:pPr>
            <w:del w:id="1086"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087" w:author="VOYER Raphael" w:date="2021-06-16T09:36:00Z"/>
              </w:rPr>
            </w:pPr>
            <w:del w:id="1088" w:author="VOYER Raphael" w:date="2021-06-16T09:36:00Z">
              <w:r w:rsidDel="00A87B5C">
                <w:delText>This Appendix captures the Critical resources like  data size, sockets, tasks etc.</w:delText>
              </w:r>
            </w:del>
          </w:p>
        </w:tc>
      </w:tr>
      <w:tr w:rsidR="00C6577D" w:rsidDel="00A87B5C" w14:paraId="162BB60E" w14:textId="77777777">
        <w:trPr>
          <w:del w:id="1089" w:author="VOYER Raphael" w:date="2021-06-16T09:36:00Z"/>
        </w:trPr>
        <w:tc>
          <w:tcPr>
            <w:tcW w:w="2628" w:type="dxa"/>
          </w:tcPr>
          <w:p w14:paraId="5C394730" w14:textId="77777777" w:rsidR="00C6577D" w:rsidDel="00A87B5C" w:rsidRDefault="00A87B5C" w:rsidP="00D70809">
            <w:pPr>
              <w:pStyle w:val="Tabletext"/>
              <w:rPr>
                <w:del w:id="1090" w:author="VOYER Raphael" w:date="2021-06-16T09:36:00Z"/>
              </w:rPr>
            </w:pPr>
            <w:del w:id="1091"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092" w:author="VOYER Raphael" w:date="2021-06-16T09:36:00Z"/>
              </w:rPr>
            </w:pPr>
            <w:del w:id="1093" w:author="VOYER Raphael" w:date="2021-06-16T09:36:00Z">
              <w:r w:rsidDel="00A87B5C">
                <w:delText>This Appendix captures the User Guidelines</w:delText>
              </w:r>
            </w:del>
          </w:p>
        </w:tc>
      </w:tr>
      <w:tr w:rsidR="00225800" w:rsidDel="00A87B5C" w14:paraId="2F34FC49" w14:textId="77777777">
        <w:trPr>
          <w:del w:id="1094" w:author="VOYER Raphael" w:date="2021-06-16T09:36:00Z"/>
        </w:trPr>
        <w:tc>
          <w:tcPr>
            <w:tcW w:w="2628" w:type="dxa"/>
          </w:tcPr>
          <w:p w14:paraId="25F3EFCF" w14:textId="77777777" w:rsidR="00225800" w:rsidDel="00A87B5C" w:rsidRDefault="00A87B5C" w:rsidP="00D70809">
            <w:pPr>
              <w:pStyle w:val="Tabletext"/>
              <w:rPr>
                <w:del w:id="1095" w:author="VOYER Raphael" w:date="2021-06-16T09:36:00Z"/>
              </w:rPr>
            </w:pPr>
            <w:del w:id="1096"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097" w:author="VOYER Raphael" w:date="2021-06-16T09:36:00Z"/>
              </w:rPr>
            </w:pPr>
            <w:del w:id="1098"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099" w:author="VOYER Raphael" w:date="2021-06-16T09:36:00Z"/>
        </w:rPr>
      </w:pPr>
      <w:bookmarkStart w:id="1100" w:name="_Toc215050436"/>
      <w:bookmarkStart w:id="1101" w:name="_Toc270435668"/>
      <w:del w:id="1102"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00"/>
        <w:bookmarkEnd w:id="1101"/>
      </w:del>
    </w:p>
    <w:p w14:paraId="29D1A217" w14:textId="77777777" w:rsidR="00855336" w:rsidDel="00A87B5C" w:rsidRDefault="00855336" w:rsidP="00387307">
      <w:pPr>
        <w:pStyle w:val="Titre2"/>
        <w:rPr>
          <w:del w:id="1103" w:author="VOYER Raphael" w:date="2021-06-16T09:36:00Z"/>
        </w:rPr>
      </w:pPr>
      <w:bookmarkStart w:id="1104" w:name="_Toc214247589"/>
      <w:bookmarkStart w:id="1105" w:name="_Toc381025684"/>
      <w:del w:id="1106" w:author="VOYER Raphael" w:date="2021-06-16T09:36:00Z">
        <w:r w:rsidDel="00A87B5C">
          <w:delText>Referenced Documents</w:delText>
        </w:r>
        <w:bookmarkEnd w:id="1104"/>
        <w:bookmarkEnd w:id="1105"/>
      </w:del>
    </w:p>
    <w:p w14:paraId="6A4427C4" w14:textId="77777777" w:rsidR="00855336" w:rsidDel="00A87B5C" w:rsidRDefault="00855336" w:rsidP="00855336">
      <w:pPr>
        <w:pStyle w:val="Titre3"/>
        <w:rPr>
          <w:del w:id="1107" w:author="VOYER Raphael" w:date="2021-06-16T09:36:00Z"/>
        </w:rPr>
      </w:pPr>
      <w:bookmarkStart w:id="1108" w:name="_Toc214247590"/>
      <w:bookmarkStart w:id="1109" w:name="_Toc381025685"/>
      <w:del w:id="1110" w:author="VOYER Raphael" w:date="2021-06-16T09:36:00Z">
        <w:r w:rsidDel="00A87B5C">
          <w:delText>Internal Documents</w:delText>
        </w:r>
        <w:bookmarkEnd w:id="1108"/>
        <w:bookmarkEnd w:id="1109"/>
      </w:del>
    </w:p>
    <w:p w14:paraId="53B67B1F" w14:textId="77777777" w:rsidR="00855336" w:rsidDel="00A87B5C" w:rsidRDefault="00855336" w:rsidP="00622755">
      <w:pPr>
        <w:pStyle w:val="Listenumros2"/>
        <w:numPr>
          <w:ilvl w:val="0"/>
          <w:numId w:val="0"/>
        </w:numPr>
        <w:ind w:left="360"/>
        <w:outlineLvl w:val="0"/>
        <w:rPr>
          <w:del w:id="1111" w:author="VOYER Raphael" w:date="2021-06-16T09:36:00Z"/>
        </w:rPr>
      </w:pPr>
      <w:bookmarkStart w:id="1112" w:name="_Toc381025686"/>
      <w:bookmarkStart w:id="1113" w:name="_Toc424820274"/>
      <w:del w:id="1114" w:author="VOYER Raphael" w:date="2021-06-16T09:36:00Z">
        <w:r w:rsidDel="00A87B5C">
          <w:delText>1.   TOR – Software Requirement Specifications Rev D5 30/03/10.</w:delText>
        </w:r>
        <w:bookmarkEnd w:id="1112"/>
        <w:bookmarkEnd w:id="1113"/>
      </w:del>
    </w:p>
    <w:p w14:paraId="1A9E23D7" w14:textId="77777777" w:rsidR="00855336" w:rsidRPr="00B858CA" w:rsidDel="00A87B5C" w:rsidRDefault="00855336" w:rsidP="00622755">
      <w:pPr>
        <w:pStyle w:val="Listenumros2"/>
        <w:numPr>
          <w:ilvl w:val="0"/>
          <w:numId w:val="0"/>
        </w:numPr>
        <w:ind w:left="360"/>
        <w:outlineLvl w:val="0"/>
        <w:rPr>
          <w:del w:id="1115" w:author="VOYER Raphael" w:date="2021-06-16T09:36:00Z"/>
        </w:rPr>
      </w:pPr>
      <w:bookmarkStart w:id="1116" w:name="_Toc381025687"/>
      <w:bookmarkStart w:id="1117" w:name="_Toc424820275"/>
      <w:del w:id="1118" w:author="VOYER Raphael" w:date="2021-06-16T09:36:00Z">
        <w:r w:rsidDel="00A87B5C">
          <w:delText xml:space="preserve">2.   RTR 2312- </w:delText>
        </w:r>
        <w:r w:rsidRPr="00647267" w:rsidDel="00A87B5C">
          <w:delText>Multicast:  HAVLAN (L2) and Vlan for Firewall Traffic (L3)</w:delText>
        </w:r>
        <w:r w:rsidDel="00A87B5C">
          <w:delText>.</w:delText>
        </w:r>
        <w:bookmarkEnd w:id="1116"/>
        <w:bookmarkEnd w:id="1117"/>
      </w:del>
    </w:p>
    <w:p w14:paraId="3FD19ED6" w14:textId="77777777" w:rsidR="00855336" w:rsidRPr="005A0C5D" w:rsidDel="00A87B5C" w:rsidRDefault="00855336" w:rsidP="00622755">
      <w:pPr>
        <w:pStyle w:val="Listenumros2"/>
        <w:numPr>
          <w:ilvl w:val="0"/>
          <w:numId w:val="0"/>
        </w:numPr>
        <w:ind w:left="360"/>
        <w:outlineLvl w:val="0"/>
        <w:rPr>
          <w:del w:id="1119" w:author="VOYER Raphael" w:date="2021-06-16T09:36:00Z"/>
          <w:rFonts w:ascii="Arial" w:hAnsi="Arial" w:cs="Arial"/>
        </w:rPr>
      </w:pPr>
      <w:bookmarkStart w:id="1120" w:name="_Toc381025688"/>
      <w:bookmarkStart w:id="1121" w:name="_Toc424820276"/>
      <w:del w:id="1122"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120"/>
        <w:bookmarkEnd w:id="1121"/>
      </w:del>
    </w:p>
    <w:p w14:paraId="67C74644" w14:textId="77777777" w:rsidR="00855336" w:rsidRPr="005A0C5D" w:rsidDel="00A87B5C" w:rsidRDefault="00855336" w:rsidP="00622755">
      <w:pPr>
        <w:pStyle w:val="Listenumros2"/>
        <w:numPr>
          <w:ilvl w:val="0"/>
          <w:numId w:val="0"/>
        </w:numPr>
        <w:ind w:left="360"/>
        <w:outlineLvl w:val="0"/>
        <w:rPr>
          <w:del w:id="1123" w:author="VOYER Raphael" w:date="2021-06-16T09:36:00Z"/>
          <w:rFonts w:ascii="Arial" w:hAnsi="Arial" w:cs="Arial"/>
        </w:rPr>
      </w:pPr>
      <w:bookmarkStart w:id="1124" w:name="_Toc381025689"/>
      <w:bookmarkStart w:id="1125" w:name="_Toc424820277"/>
      <w:del w:id="1126"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124"/>
        <w:bookmarkEnd w:id="1125"/>
      </w:del>
    </w:p>
    <w:p w14:paraId="62DF8654" w14:textId="77777777" w:rsidR="002D6DA9" w:rsidDel="00A87B5C" w:rsidRDefault="002D6DA9" w:rsidP="00622755">
      <w:pPr>
        <w:pStyle w:val="Listenumros2"/>
        <w:numPr>
          <w:ilvl w:val="0"/>
          <w:numId w:val="0"/>
        </w:numPr>
        <w:ind w:left="360"/>
        <w:outlineLvl w:val="0"/>
        <w:rPr>
          <w:del w:id="1127" w:author="VOYER Raphael" w:date="2021-06-16T09:36:00Z"/>
          <w:rFonts w:ascii="Arial" w:hAnsi="Arial" w:cs="Arial"/>
        </w:rPr>
      </w:pPr>
      <w:bookmarkStart w:id="1128" w:name="_Toc381025690"/>
      <w:bookmarkStart w:id="1129" w:name="_Toc424820278"/>
      <w:del w:id="1130" w:author="VOYER Raphael" w:date="2021-06-16T09:36:00Z">
        <w:r w:rsidRPr="005A0C5D" w:rsidDel="00A87B5C">
          <w:rPr>
            <w:rFonts w:ascii="Arial" w:hAnsi="Arial" w:cs="Arial"/>
          </w:rPr>
          <w:delText>5.   Rushmore Chassis Supervisor SFS rev 1.03</w:delText>
        </w:r>
        <w:bookmarkEnd w:id="1128"/>
        <w:bookmarkEnd w:id="1129"/>
      </w:del>
    </w:p>
    <w:p w14:paraId="3431265F" w14:textId="77777777" w:rsidR="00D662EC" w:rsidRPr="005A0C5D" w:rsidDel="00A87B5C" w:rsidRDefault="00D662EC" w:rsidP="00622755">
      <w:pPr>
        <w:pStyle w:val="Listenumros2"/>
        <w:numPr>
          <w:ilvl w:val="0"/>
          <w:numId w:val="0"/>
        </w:numPr>
        <w:ind w:left="360"/>
        <w:outlineLvl w:val="0"/>
        <w:rPr>
          <w:del w:id="1131" w:author="VOYER Raphael" w:date="2021-06-16T09:36:00Z"/>
        </w:rPr>
      </w:pPr>
      <w:bookmarkStart w:id="1132" w:name="_Toc381025691"/>
      <w:bookmarkStart w:id="1133" w:name="_Toc424820279"/>
      <w:del w:id="1134" w:author="VOYER Raphael" w:date="2021-06-16T09:36:00Z">
        <w:r w:rsidDel="00A87B5C">
          <w:rPr>
            <w:rFonts w:ascii="Arial" w:hAnsi="Arial" w:cs="Arial"/>
          </w:rPr>
          <w:delText>6 Virtual Chassis SFS document for TOR and Rushmore</w:delText>
        </w:r>
        <w:bookmarkEnd w:id="1132"/>
        <w:bookmarkEnd w:id="1133"/>
      </w:del>
    </w:p>
    <w:p w14:paraId="5C99ECE4" w14:textId="77777777" w:rsidR="00855336" w:rsidDel="00A87B5C" w:rsidRDefault="00855336" w:rsidP="00855336">
      <w:pPr>
        <w:pStyle w:val="Titre3"/>
        <w:rPr>
          <w:del w:id="1135" w:author="VOYER Raphael" w:date="2021-06-16T09:36:00Z"/>
        </w:rPr>
      </w:pPr>
      <w:bookmarkStart w:id="1136" w:name="_Toc214247591"/>
      <w:bookmarkStart w:id="1137" w:name="_Toc381025692"/>
      <w:del w:id="1138" w:author="VOYER Raphael" w:date="2021-06-16T09:36:00Z">
        <w:r w:rsidDel="00A87B5C">
          <w:delText>External Documents</w:delText>
        </w:r>
        <w:bookmarkEnd w:id="1136"/>
        <w:bookmarkEnd w:id="1137"/>
      </w:del>
    </w:p>
    <w:p w14:paraId="1821D3A0" w14:textId="77777777" w:rsidR="00855336" w:rsidDel="00A87B5C" w:rsidRDefault="00855336" w:rsidP="00622755">
      <w:pPr>
        <w:pStyle w:val="Listenumros2"/>
        <w:numPr>
          <w:ilvl w:val="0"/>
          <w:numId w:val="4"/>
        </w:numPr>
        <w:outlineLvl w:val="0"/>
        <w:rPr>
          <w:del w:id="1139" w:author="VOYER Raphael" w:date="2021-06-16T09:36:00Z"/>
        </w:rPr>
      </w:pPr>
      <w:bookmarkStart w:id="1140" w:name="_Toc381025693"/>
      <w:bookmarkStart w:id="1141" w:name="_Toc424820281"/>
      <w:smartTag w:uri="urn:schemas-microsoft-com:office:smarttags" w:element="stockticker">
        <w:del w:id="1142" w:author="VOYER Raphael" w:date="2021-06-16T09:36:00Z">
          <w:r w:rsidDel="00A87B5C">
            <w:delText>BCM</w:delText>
          </w:r>
        </w:del>
      </w:smartTag>
      <w:del w:id="1143" w:author="VOYER Raphael" w:date="2021-06-16T09:36:00Z">
        <w:r w:rsidDel="00A87B5C">
          <w:delText xml:space="preserve"> 56840 – Theory of Operations.</w:delText>
        </w:r>
        <w:bookmarkEnd w:id="1140"/>
        <w:bookmarkEnd w:id="1141"/>
      </w:del>
    </w:p>
    <w:p w14:paraId="64C07112" w14:textId="77777777" w:rsidR="00855336" w:rsidDel="00A87B5C" w:rsidRDefault="00855336" w:rsidP="00387307">
      <w:pPr>
        <w:pStyle w:val="Titre2"/>
        <w:rPr>
          <w:del w:id="1144" w:author="VOYER Raphael" w:date="2021-06-16T09:36:00Z"/>
        </w:rPr>
      </w:pPr>
      <w:bookmarkStart w:id="1145" w:name="_Toc214247592"/>
      <w:bookmarkStart w:id="1146" w:name="_Toc381025694"/>
      <w:del w:id="1147" w:author="VOYER Raphael" w:date="2021-06-16T09:36:00Z">
        <w:r w:rsidDel="00A87B5C">
          <w:delText>Acronyms</w:delText>
        </w:r>
        <w:bookmarkEnd w:id="1145"/>
        <w:bookmarkEnd w:id="11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148" w:author="VOYER Raphael" w:date="2021-06-16T09:36:00Z"/>
        </w:trPr>
        <w:tc>
          <w:tcPr>
            <w:tcW w:w="2268" w:type="dxa"/>
          </w:tcPr>
          <w:p w14:paraId="45BEB879" w14:textId="77777777" w:rsidR="00855336" w:rsidDel="00A87B5C" w:rsidRDefault="00855336" w:rsidP="00D70809">
            <w:pPr>
              <w:pStyle w:val="Tabletext"/>
              <w:rPr>
                <w:del w:id="1149" w:author="VOYER Raphael" w:date="2021-06-16T09:36:00Z"/>
              </w:rPr>
            </w:pPr>
            <w:smartTag w:uri="urn:schemas-microsoft-com:office:smarttags" w:element="stockticker">
              <w:del w:id="1150"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151" w:author="VOYER Raphael" w:date="2021-06-16T09:36:00Z"/>
              </w:rPr>
            </w:pPr>
            <w:del w:id="1152" w:author="VOYER Raphael" w:date="2021-06-16T09:36:00Z">
              <w:r w:rsidRPr="00473A6B" w:rsidDel="00A87B5C">
                <w:delText>Command Line Interface</w:delText>
              </w:r>
            </w:del>
          </w:p>
        </w:tc>
      </w:tr>
      <w:tr w:rsidR="00855336" w:rsidRPr="003A089E" w:rsidDel="00A87B5C" w14:paraId="2627A5FB" w14:textId="77777777">
        <w:trPr>
          <w:del w:id="1153" w:author="VOYER Raphael" w:date="2021-06-16T09:36:00Z"/>
        </w:trPr>
        <w:tc>
          <w:tcPr>
            <w:tcW w:w="2268" w:type="dxa"/>
          </w:tcPr>
          <w:p w14:paraId="6A6306A4" w14:textId="77777777" w:rsidR="00855336" w:rsidDel="00A87B5C" w:rsidRDefault="00855336" w:rsidP="00D70809">
            <w:pPr>
              <w:pStyle w:val="Tabletext"/>
              <w:rPr>
                <w:del w:id="1154" w:author="VOYER Raphael" w:date="2021-06-16T09:36:00Z"/>
              </w:rPr>
            </w:pPr>
            <w:del w:id="1155"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156" w:author="VOYER Raphael" w:date="2021-06-16T09:36:00Z"/>
              </w:rPr>
            </w:pPr>
            <w:del w:id="1157" w:author="VOYER Raphael" w:date="2021-06-16T09:36:00Z">
              <w:r w:rsidRPr="00473A6B" w:rsidDel="00A87B5C">
                <w:delText>Configuration Manager</w:delText>
              </w:r>
            </w:del>
          </w:p>
        </w:tc>
      </w:tr>
      <w:tr w:rsidR="00855336" w:rsidRPr="003A089E" w:rsidDel="00A87B5C" w14:paraId="1AEB026C" w14:textId="77777777">
        <w:trPr>
          <w:del w:id="1158" w:author="VOYER Raphael" w:date="2021-06-16T09:36:00Z"/>
        </w:trPr>
        <w:tc>
          <w:tcPr>
            <w:tcW w:w="2268" w:type="dxa"/>
          </w:tcPr>
          <w:p w14:paraId="5A1752E4" w14:textId="77777777" w:rsidR="00855336" w:rsidDel="00A87B5C" w:rsidRDefault="00855336" w:rsidP="00D70809">
            <w:pPr>
              <w:pStyle w:val="Tabletext"/>
              <w:rPr>
                <w:del w:id="1159" w:author="VOYER Raphael" w:date="2021-06-16T09:36:00Z"/>
              </w:rPr>
            </w:pPr>
            <w:smartTag w:uri="urn:schemas-microsoft-com:office:smarttags" w:element="stockticker">
              <w:del w:id="1160"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161" w:author="VOYER Raphael" w:date="2021-06-16T09:36:00Z"/>
              </w:rPr>
            </w:pPr>
            <w:smartTag w:uri="urn:schemas-microsoft-com:office:smarttags" w:element="stockticker">
              <w:del w:id="1162" w:author="VOYER Raphael" w:date="2021-06-16T09:36:00Z">
                <w:r w:rsidRPr="00473A6B" w:rsidDel="00A87B5C">
                  <w:delText>AOS</w:delText>
                </w:r>
              </w:del>
            </w:smartTag>
            <w:del w:id="1163" w:author="VOYER Raphael" w:date="2021-06-16T09:36:00Z">
              <w:r w:rsidRPr="00473A6B" w:rsidDel="00A87B5C">
                <w:delText xml:space="preserve"> Chassis Module Manager</w:delText>
              </w:r>
            </w:del>
          </w:p>
        </w:tc>
      </w:tr>
      <w:tr w:rsidR="00855336" w:rsidRPr="003A089E" w:rsidDel="00A87B5C" w14:paraId="6ED9F6F1" w14:textId="77777777">
        <w:trPr>
          <w:del w:id="1164" w:author="VOYER Raphael" w:date="2021-06-16T09:36:00Z"/>
        </w:trPr>
        <w:tc>
          <w:tcPr>
            <w:tcW w:w="2268" w:type="dxa"/>
          </w:tcPr>
          <w:p w14:paraId="44C89A8A" w14:textId="77777777" w:rsidR="00855336" w:rsidDel="00A87B5C" w:rsidRDefault="00855336" w:rsidP="00D70809">
            <w:pPr>
              <w:pStyle w:val="Tabletext"/>
              <w:rPr>
                <w:del w:id="1165" w:author="VOYER Raphael" w:date="2021-06-16T09:36:00Z"/>
              </w:rPr>
            </w:pPr>
            <w:del w:id="1166"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167" w:author="VOYER Raphael" w:date="2021-06-16T09:36:00Z"/>
              </w:rPr>
            </w:pPr>
            <w:del w:id="1168"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169" w:author="VOYER Raphael" w:date="2021-06-16T09:36:00Z"/>
        </w:trPr>
        <w:tc>
          <w:tcPr>
            <w:tcW w:w="2268" w:type="dxa"/>
          </w:tcPr>
          <w:p w14:paraId="3AE36546" w14:textId="77777777" w:rsidR="00855336" w:rsidDel="00A87B5C" w:rsidRDefault="00855336" w:rsidP="00D70809">
            <w:pPr>
              <w:pStyle w:val="Tabletext"/>
              <w:rPr>
                <w:del w:id="1170" w:author="VOYER Raphael" w:date="2021-06-16T09:36:00Z"/>
              </w:rPr>
            </w:pPr>
            <w:del w:id="1171"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172" w:author="VOYER Raphael" w:date="2021-06-16T09:36:00Z"/>
              </w:rPr>
            </w:pPr>
            <w:del w:id="1173" w:author="VOYER Raphael" w:date="2021-06-16T09:36:00Z">
              <w:r w:rsidDel="00A87B5C">
                <w:delText>High Availability Vlan</w:delText>
              </w:r>
            </w:del>
          </w:p>
        </w:tc>
      </w:tr>
      <w:tr w:rsidR="00855336" w:rsidRPr="00135EF3" w:rsidDel="00A87B5C" w14:paraId="3DCFB21E" w14:textId="77777777">
        <w:trPr>
          <w:del w:id="1174" w:author="VOYER Raphael" w:date="2021-06-16T09:36:00Z"/>
        </w:trPr>
        <w:tc>
          <w:tcPr>
            <w:tcW w:w="2268" w:type="dxa"/>
          </w:tcPr>
          <w:p w14:paraId="5238DB6E" w14:textId="77777777" w:rsidR="00855336" w:rsidRPr="00135EF3" w:rsidDel="00A87B5C" w:rsidRDefault="00855336" w:rsidP="00D70809">
            <w:pPr>
              <w:pStyle w:val="Tabletext"/>
              <w:rPr>
                <w:del w:id="1175" w:author="VOYER Raphael" w:date="2021-06-16T09:36:00Z"/>
                <w:noProof/>
              </w:rPr>
            </w:pPr>
            <w:del w:id="1176"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177" w:author="VOYER Raphael" w:date="2021-06-16T09:36:00Z"/>
                <w:noProof/>
              </w:rPr>
            </w:pPr>
            <w:del w:id="1178"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179" w:author="VOYER Raphael" w:date="2021-06-16T09:36:00Z"/>
        </w:trPr>
        <w:tc>
          <w:tcPr>
            <w:tcW w:w="2268" w:type="dxa"/>
          </w:tcPr>
          <w:p w14:paraId="63F102A9" w14:textId="77777777" w:rsidR="00855336" w:rsidDel="00A87B5C" w:rsidRDefault="00855336" w:rsidP="00D70809">
            <w:pPr>
              <w:pStyle w:val="Tabletext"/>
              <w:rPr>
                <w:del w:id="1180" w:author="VOYER Raphael" w:date="2021-06-16T09:36:00Z"/>
              </w:rPr>
            </w:pPr>
            <w:del w:id="1181"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182" w:author="VOYER Raphael" w:date="2021-06-16T09:36:00Z"/>
              </w:rPr>
            </w:pPr>
            <w:del w:id="1183" w:author="VOYER Raphael" w:date="2021-06-16T09:36:00Z">
              <w:r w:rsidDel="00A87B5C">
                <w:delText xml:space="preserve">Link Aggregation </w:delText>
              </w:r>
            </w:del>
          </w:p>
        </w:tc>
      </w:tr>
      <w:tr w:rsidR="00855336" w:rsidRPr="003A089E" w:rsidDel="00A87B5C" w14:paraId="728E0711" w14:textId="77777777">
        <w:trPr>
          <w:del w:id="1184" w:author="VOYER Raphael" w:date="2021-06-16T09:36:00Z"/>
        </w:trPr>
        <w:tc>
          <w:tcPr>
            <w:tcW w:w="2268" w:type="dxa"/>
          </w:tcPr>
          <w:p w14:paraId="2E80A117" w14:textId="77777777" w:rsidR="00855336" w:rsidDel="00A87B5C" w:rsidRDefault="00855336" w:rsidP="00D70809">
            <w:pPr>
              <w:pStyle w:val="Tabletext"/>
              <w:rPr>
                <w:del w:id="1185" w:author="VOYER Raphael" w:date="2021-06-16T09:36:00Z"/>
              </w:rPr>
            </w:pPr>
            <w:del w:id="1186"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187" w:author="VOYER Raphael" w:date="2021-06-16T09:36:00Z"/>
              </w:rPr>
            </w:pPr>
            <w:del w:id="1188" w:author="VOYER Raphael" w:date="2021-06-16T09:36:00Z">
              <w:r w:rsidRPr="00473A6B" w:rsidDel="00A87B5C">
                <w:delText>Management Internet Protocol</w:delText>
              </w:r>
            </w:del>
          </w:p>
        </w:tc>
      </w:tr>
      <w:tr w:rsidR="00855336" w:rsidRPr="003A089E" w:rsidDel="00A87B5C" w14:paraId="61450F7D" w14:textId="77777777">
        <w:trPr>
          <w:del w:id="1189" w:author="VOYER Raphael" w:date="2021-06-16T09:36:00Z"/>
        </w:trPr>
        <w:tc>
          <w:tcPr>
            <w:tcW w:w="2268" w:type="dxa"/>
          </w:tcPr>
          <w:p w14:paraId="4DB21C8C" w14:textId="77777777" w:rsidR="00855336" w:rsidDel="00A87B5C" w:rsidRDefault="00855336" w:rsidP="00D70809">
            <w:pPr>
              <w:pStyle w:val="Tabletext"/>
              <w:rPr>
                <w:del w:id="1190" w:author="VOYER Raphael" w:date="2021-06-16T09:36:00Z"/>
              </w:rPr>
            </w:pPr>
            <w:del w:id="1191"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192" w:author="VOYER Raphael" w:date="2021-06-16T09:36:00Z"/>
              </w:rPr>
            </w:pPr>
            <w:smartTag w:uri="urn:schemas-microsoft-com:office:smarttags" w:element="stockticker">
              <w:del w:id="1193" w:author="VOYER Raphael" w:date="2021-06-16T09:36:00Z">
                <w:r w:rsidRPr="00473A6B" w:rsidDel="00A87B5C">
                  <w:delText>AOS</w:delText>
                </w:r>
              </w:del>
            </w:smartTag>
            <w:del w:id="1194" w:author="VOYER Raphael" w:date="2021-06-16T09:36:00Z">
              <w:r w:rsidRPr="00473A6B" w:rsidDel="00A87B5C">
                <w:delText xml:space="preserve"> Network Interface Module</w:delText>
              </w:r>
            </w:del>
          </w:p>
        </w:tc>
      </w:tr>
      <w:tr w:rsidR="00855336" w:rsidRPr="003A089E" w:rsidDel="00A87B5C" w14:paraId="1CE4DE5A" w14:textId="77777777">
        <w:trPr>
          <w:del w:id="1195" w:author="VOYER Raphael" w:date="2021-06-16T09:36:00Z"/>
        </w:trPr>
        <w:tc>
          <w:tcPr>
            <w:tcW w:w="2268" w:type="dxa"/>
          </w:tcPr>
          <w:p w14:paraId="3170167D" w14:textId="77777777" w:rsidR="00855336" w:rsidDel="00A87B5C" w:rsidRDefault="00855336" w:rsidP="00D70809">
            <w:pPr>
              <w:pStyle w:val="Tabletext"/>
              <w:rPr>
                <w:del w:id="1196" w:author="VOYER Raphael" w:date="2021-06-16T09:36:00Z"/>
              </w:rPr>
            </w:pPr>
            <w:del w:id="1197"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198" w:author="VOYER Raphael" w:date="2021-06-16T09:36:00Z"/>
              </w:rPr>
            </w:pPr>
            <w:del w:id="1199" w:author="VOYER Raphael" w:date="2021-06-16T09:36:00Z">
              <w:r w:rsidRPr="00473A6B" w:rsidDel="00A87B5C">
                <w:delText>NI Supervision</w:delText>
              </w:r>
            </w:del>
          </w:p>
        </w:tc>
      </w:tr>
      <w:tr w:rsidR="00855336" w:rsidRPr="003A089E" w:rsidDel="00A87B5C" w14:paraId="7F88407A" w14:textId="77777777">
        <w:trPr>
          <w:del w:id="1200" w:author="VOYER Raphael" w:date="2021-06-16T09:36:00Z"/>
        </w:trPr>
        <w:tc>
          <w:tcPr>
            <w:tcW w:w="2268" w:type="dxa"/>
          </w:tcPr>
          <w:p w14:paraId="1332EB61" w14:textId="77777777" w:rsidR="00855336" w:rsidDel="00A87B5C" w:rsidRDefault="00855336" w:rsidP="00D70809">
            <w:pPr>
              <w:pStyle w:val="Tabletext"/>
              <w:rPr>
                <w:del w:id="1201" w:author="VOYER Raphael" w:date="2021-06-16T09:36:00Z"/>
              </w:rPr>
            </w:pPr>
            <w:smartTag w:uri="urn:schemas-microsoft-com:office:smarttags" w:element="stockticker">
              <w:del w:id="1202"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03" w:author="VOYER Raphael" w:date="2021-06-16T09:36:00Z"/>
              </w:rPr>
            </w:pPr>
            <w:del w:id="1204" w:author="VOYER Raphael" w:date="2021-06-16T09:36:00Z">
              <w:r w:rsidDel="00A87B5C">
                <w:delText>Broadcom</w:delText>
              </w:r>
            </w:del>
          </w:p>
        </w:tc>
      </w:tr>
      <w:tr w:rsidR="00855336" w:rsidRPr="003A089E" w:rsidDel="00A87B5C" w14:paraId="3FAB6222" w14:textId="77777777">
        <w:trPr>
          <w:del w:id="1205" w:author="VOYER Raphael" w:date="2021-06-16T09:36:00Z"/>
        </w:trPr>
        <w:tc>
          <w:tcPr>
            <w:tcW w:w="2268" w:type="dxa"/>
          </w:tcPr>
          <w:p w14:paraId="291E73D8" w14:textId="77777777" w:rsidR="00855336" w:rsidDel="00A87B5C" w:rsidRDefault="00855336" w:rsidP="00D70809">
            <w:pPr>
              <w:pStyle w:val="Tabletext"/>
              <w:rPr>
                <w:del w:id="1206" w:author="VOYER Raphael" w:date="2021-06-16T09:36:00Z"/>
              </w:rPr>
            </w:pPr>
            <w:del w:id="1207"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208" w:author="VOYER Raphael" w:date="2021-06-16T09:36:00Z"/>
              </w:rPr>
            </w:pPr>
            <w:del w:id="1209" w:author="VOYER Raphael" w:date="2021-06-16T09:36:00Z">
              <w:r w:rsidRPr="005864AE" w:rsidDel="00A87B5C">
                <w:delText>Port Manager</w:delText>
              </w:r>
            </w:del>
          </w:p>
        </w:tc>
      </w:tr>
      <w:tr w:rsidR="00856BD3" w:rsidRPr="003A089E" w:rsidDel="00A87B5C" w14:paraId="24577641" w14:textId="77777777">
        <w:trPr>
          <w:del w:id="1210" w:author="VOYER Raphael" w:date="2021-06-16T09:36:00Z"/>
        </w:trPr>
        <w:tc>
          <w:tcPr>
            <w:tcW w:w="2268" w:type="dxa"/>
          </w:tcPr>
          <w:p w14:paraId="2CE08825" w14:textId="77777777" w:rsidR="00856BD3" w:rsidDel="00A87B5C" w:rsidRDefault="00856BD3" w:rsidP="00D70809">
            <w:pPr>
              <w:pStyle w:val="Tabletext"/>
              <w:rPr>
                <w:del w:id="1211" w:author="VOYER Raphael" w:date="2021-06-16T09:36:00Z"/>
              </w:rPr>
            </w:pPr>
            <w:del w:id="1212"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213" w:author="VOYER Raphael" w:date="2021-06-16T09:36:00Z"/>
              </w:rPr>
            </w:pPr>
            <w:del w:id="1214" w:author="VOYER Raphael" w:date="2021-06-16T09:36:00Z">
              <w:r w:rsidDel="00A87B5C">
                <w:delText>Vlan Manager</w:delText>
              </w:r>
            </w:del>
          </w:p>
        </w:tc>
      </w:tr>
      <w:tr w:rsidR="00855336" w:rsidRPr="003A089E" w:rsidDel="00A87B5C" w14:paraId="44ED9D6C" w14:textId="77777777">
        <w:trPr>
          <w:del w:id="1215" w:author="VOYER Raphael" w:date="2021-06-16T09:36:00Z"/>
        </w:trPr>
        <w:tc>
          <w:tcPr>
            <w:tcW w:w="2268" w:type="dxa"/>
          </w:tcPr>
          <w:p w14:paraId="4A60559C" w14:textId="77777777" w:rsidR="00855336" w:rsidDel="00A87B5C" w:rsidRDefault="00855336" w:rsidP="00D70809">
            <w:pPr>
              <w:pStyle w:val="Tabletext"/>
              <w:rPr>
                <w:del w:id="1216" w:author="VOYER Raphael" w:date="2021-06-16T09:36:00Z"/>
              </w:rPr>
            </w:pPr>
            <w:del w:id="1217"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218" w:author="VOYER Raphael" w:date="2021-06-16T09:36:00Z"/>
              </w:rPr>
            </w:pPr>
            <w:del w:id="1219" w:author="VOYER Raphael" w:date="2021-06-16T09:36:00Z">
              <w:r w:rsidRPr="009E797C" w:rsidDel="00A87B5C">
                <w:delText>Simple Network Management Protocol</w:delText>
              </w:r>
            </w:del>
          </w:p>
        </w:tc>
      </w:tr>
      <w:tr w:rsidR="00855336" w:rsidRPr="003A089E" w:rsidDel="00A87B5C" w14:paraId="25FCCE29" w14:textId="77777777">
        <w:trPr>
          <w:del w:id="1220" w:author="VOYER Raphael" w:date="2021-06-16T09:36:00Z"/>
        </w:trPr>
        <w:tc>
          <w:tcPr>
            <w:tcW w:w="2268" w:type="dxa"/>
          </w:tcPr>
          <w:p w14:paraId="6ABD00B0" w14:textId="77777777" w:rsidR="00855336" w:rsidDel="00A87B5C" w:rsidRDefault="00855336" w:rsidP="00D70809">
            <w:pPr>
              <w:pStyle w:val="Tabletext"/>
              <w:rPr>
                <w:del w:id="1221" w:author="VOYER Raphael" w:date="2021-06-16T09:36:00Z"/>
              </w:rPr>
            </w:pPr>
            <w:del w:id="1222"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223" w:author="VOYER Raphael" w:date="2021-06-16T09:36:00Z"/>
              </w:rPr>
            </w:pPr>
            <w:del w:id="1224" w:author="VOYER Raphael" w:date="2021-06-16T09:36:00Z">
              <w:r w:rsidDel="00A87B5C">
                <w:delText>Quality of Service</w:delText>
              </w:r>
            </w:del>
          </w:p>
        </w:tc>
      </w:tr>
      <w:tr w:rsidR="00856BD3" w:rsidRPr="003A089E" w:rsidDel="00A87B5C" w14:paraId="752F6C30" w14:textId="77777777">
        <w:trPr>
          <w:del w:id="1225" w:author="VOYER Raphael" w:date="2021-06-16T09:36:00Z"/>
        </w:trPr>
        <w:tc>
          <w:tcPr>
            <w:tcW w:w="2268" w:type="dxa"/>
          </w:tcPr>
          <w:p w14:paraId="6E7DBF00" w14:textId="77777777" w:rsidR="00856BD3" w:rsidDel="00A87B5C" w:rsidRDefault="00856BD3" w:rsidP="00D70809">
            <w:pPr>
              <w:pStyle w:val="Tabletext"/>
              <w:rPr>
                <w:del w:id="1226" w:author="VOYER Raphael" w:date="2021-06-16T09:36:00Z"/>
              </w:rPr>
            </w:pPr>
            <w:del w:id="1227"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228" w:author="VOYER Raphael" w:date="2021-06-16T09:36:00Z"/>
              </w:rPr>
            </w:pPr>
            <w:del w:id="1229" w:author="VOYER Raphael" w:date="2021-06-16T09:36:00Z">
              <w:r w:rsidDel="00A87B5C">
                <w:delText>IP Multicast Switching</w:delText>
              </w:r>
            </w:del>
          </w:p>
        </w:tc>
      </w:tr>
      <w:tr w:rsidR="00856BD3" w:rsidRPr="003A089E" w:rsidDel="00A87B5C" w14:paraId="6009EBEC" w14:textId="77777777">
        <w:trPr>
          <w:del w:id="1230" w:author="VOYER Raphael" w:date="2021-06-16T09:36:00Z"/>
        </w:trPr>
        <w:tc>
          <w:tcPr>
            <w:tcW w:w="2268" w:type="dxa"/>
          </w:tcPr>
          <w:p w14:paraId="37566878" w14:textId="77777777" w:rsidR="00856BD3" w:rsidDel="00A87B5C" w:rsidRDefault="00856BD3" w:rsidP="00D70809">
            <w:pPr>
              <w:pStyle w:val="Tabletext"/>
              <w:rPr>
                <w:del w:id="1231" w:author="VOYER Raphael" w:date="2021-06-16T09:36:00Z"/>
              </w:rPr>
            </w:pPr>
            <w:del w:id="1232"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233" w:author="VOYER Raphael" w:date="2021-06-16T09:36:00Z"/>
              </w:rPr>
            </w:pPr>
            <w:del w:id="1234" w:author="VOYER Raphael" w:date="2021-06-16T09:36:00Z">
              <w:r w:rsidDel="00A87B5C">
                <w:delText>Internet Group Management Protocol</w:delText>
              </w:r>
            </w:del>
          </w:p>
        </w:tc>
      </w:tr>
      <w:tr w:rsidR="00856BD3" w:rsidRPr="003A089E" w:rsidDel="00A87B5C" w14:paraId="440D8C07" w14:textId="77777777">
        <w:trPr>
          <w:del w:id="1235" w:author="VOYER Raphael" w:date="2021-06-16T09:36:00Z"/>
        </w:trPr>
        <w:tc>
          <w:tcPr>
            <w:tcW w:w="2268" w:type="dxa"/>
          </w:tcPr>
          <w:p w14:paraId="77ACB597" w14:textId="77777777" w:rsidR="00856BD3" w:rsidDel="00A87B5C" w:rsidRDefault="00856BD3" w:rsidP="00D70809">
            <w:pPr>
              <w:pStyle w:val="Tabletext"/>
              <w:rPr>
                <w:del w:id="1236" w:author="VOYER Raphael" w:date="2021-06-16T09:36:00Z"/>
              </w:rPr>
            </w:pPr>
            <w:del w:id="1237"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238" w:author="VOYER Raphael" w:date="2021-06-16T09:36:00Z"/>
              </w:rPr>
            </w:pPr>
            <w:del w:id="1239" w:author="VOYER Raphael" w:date="2021-06-16T09:36:00Z">
              <w:r w:rsidDel="00A87B5C">
                <w:delText>Source Learning</w:delText>
              </w:r>
            </w:del>
          </w:p>
        </w:tc>
      </w:tr>
    </w:tbl>
    <w:p w14:paraId="56C1B86A" w14:textId="77777777" w:rsidR="00855336" w:rsidDel="00A87B5C" w:rsidRDefault="00855336" w:rsidP="00855336">
      <w:pPr>
        <w:rPr>
          <w:del w:id="1240" w:author="VOYER Raphael" w:date="2021-06-16T09:36:00Z"/>
        </w:rPr>
      </w:pPr>
    </w:p>
    <w:p w14:paraId="60CCAC79" w14:textId="77777777" w:rsidR="00855336" w:rsidDel="00A87B5C" w:rsidRDefault="00855336" w:rsidP="00855336">
      <w:pPr>
        <w:rPr>
          <w:del w:id="1241"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242" w:name="_FUNCTIONAL_DESCRIPTION_1"/>
      <w:bookmarkStart w:id="1243" w:name="_Toc159221891"/>
      <w:bookmarkStart w:id="1244" w:name="_Toc214247593"/>
      <w:bookmarkStart w:id="1245" w:name="_Toc381025695"/>
      <w:bookmarkStart w:id="1246" w:name="_Toc76555049"/>
      <w:bookmarkStart w:id="1247" w:name="_Toc159221893"/>
      <w:bookmarkEnd w:id="1242"/>
      <w:r>
        <w:lastRenderedPageBreak/>
        <w:t>FUNCTIONAL DESCRIPTION</w:t>
      </w:r>
      <w:bookmarkEnd w:id="1243"/>
      <w:bookmarkEnd w:id="1244"/>
      <w:bookmarkEnd w:id="1245"/>
      <w:bookmarkEnd w:id="1246"/>
    </w:p>
    <w:p w14:paraId="5CF81F53" w14:textId="77777777" w:rsidR="00855336" w:rsidRDefault="00855336" w:rsidP="00622755">
      <w:pPr>
        <w:pStyle w:val="Titre2"/>
      </w:pPr>
      <w:bookmarkStart w:id="1248" w:name="_Toc159221892"/>
      <w:bookmarkStart w:id="1249" w:name="_Toc214247594"/>
      <w:bookmarkStart w:id="1250" w:name="_Toc381025696"/>
      <w:bookmarkStart w:id="1251" w:name="_Toc76555050"/>
      <w:r>
        <w:t>Basic Overview</w:t>
      </w:r>
      <w:bookmarkEnd w:id="1248"/>
      <w:bookmarkEnd w:id="1249"/>
      <w:bookmarkEnd w:id="1250"/>
      <w:bookmarkEnd w:id="1251"/>
    </w:p>
    <w:p w14:paraId="35D68F04" w14:textId="77777777" w:rsidR="00B12CD3" w:rsidRDefault="00B12CD3" w:rsidP="00B12CD3"/>
    <w:p w14:paraId="03395A75" w14:textId="0FBE2615" w:rsidR="00B12CD3" w:rsidRPr="00D8128D" w:rsidDel="00E7524C" w:rsidRDefault="00D8128D" w:rsidP="00855336">
      <w:pPr>
        <w:rPr>
          <w:del w:id="1252" w:author="VOYER Raphael" w:date="2021-06-16T09:47:00Z"/>
          <w:rFonts w:ascii="Arial" w:eastAsia="SimSun" w:hAnsi="Arial" w:cs="Arial"/>
          <w:color w:val="000080"/>
          <w:lang w:eastAsia="zh-CN"/>
          <w:rPrChange w:id="1253" w:author="VOYER Raphael" w:date="2021-07-21T09:17:00Z">
            <w:rPr>
              <w:del w:id="1254" w:author="VOYER Raphael" w:date="2021-06-16T09:47:00Z"/>
              <w:rFonts w:ascii="Arial" w:eastAsia="SimSun" w:hAnsi="Arial" w:cs="Arial"/>
              <w:color w:val="000080"/>
              <w:lang w:val="fr-FR" w:eastAsia="zh-CN"/>
            </w:rPr>
          </w:rPrChange>
        </w:rPr>
      </w:pPr>
      <w:ins w:id="1255" w:author="VOYER Raphael" w:date="2021-07-21T09:16:00Z">
        <w:r>
          <w:rPr>
            <w:rFonts w:ascii="Tahoma" w:hAnsi="Tahoma" w:cs="Tahoma"/>
            <w:color w:val="000000"/>
            <w:sz w:val="21"/>
            <w:szCs w:val="21"/>
            <w:shd w:val="clear" w:color="auto" w:fill="F7F7F7"/>
          </w:rPr>
          <w:t>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keywords within the logs, and then store them and run a script based on the received log. All scripts for resolutions are developed in Python</w:t>
        </w:r>
      </w:ins>
      <w:del w:id="1256"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257" w:author="VOYER Raphael" w:date="2021-07-08T10:35:00Z"/>
          <w:rFonts w:ascii="Arial" w:eastAsia="SimSun" w:hAnsi="Arial" w:cs="Arial"/>
          <w:color w:val="000080"/>
          <w:lang w:eastAsia="zh-CN"/>
          <w:rPrChange w:id="1258" w:author="VOYER Raphael" w:date="2021-07-21T09:17:00Z">
            <w:rPr>
              <w:ins w:id="1259"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260" w:author="VOYER Raphael" w:date="2021-07-08T09:38:00Z"/>
          <w:rFonts w:ascii="Arial" w:eastAsia="SimSun" w:hAnsi="Arial" w:cs="Arial"/>
          <w:color w:val="000080"/>
          <w:lang w:eastAsia="zh-CN"/>
          <w:rPrChange w:id="1261" w:author="VOYER Raphael" w:date="2021-07-21T09:17:00Z">
            <w:rPr>
              <w:ins w:id="1262" w:author="VOYER Raphael" w:date="2021-07-08T09:38:00Z"/>
              <w:rFonts w:ascii="Arial" w:eastAsia="SimSun" w:hAnsi="Arial" w:cs="Arial"/>
              <w:color w:val="000080"/>
              <w:lang w:val="fr-FR" w:eastAsia="zh-CN"/>
            </w:rPr>
          </w:rPrChange>
        </w:rPr>
      </w:pPr>
    </w:p>
    <w:p w14:paraId="57A823AD" w14:textId="77777777" w:rsidR="00D8128D" w:rsidRPr="00D8128D" w:rsidRDefault="00D8128D">
      <w:pPr>
        <w:rPr>
          <w:ins w:id="1263" w:author="VOYER Raphael" w:date="2021-07-21T09:19:00Z"/>
          <w:rFonts w:ascii="Tahoma" w:hAnsi="Tahoma" w:cs="Tahoma"/>
          <w:color w:val="000000"/>
          <w:shd w:val="clear" w:color="auto" w:fill="F7F7F7"/>
          <w:rPrChange w:id="1264" w:author="VOYER Raphael" w:date="2021-07-21T09:19:00Z">
            <w:rPr>
              <w:ins w:id="1265" w:author="VOYER Raphael" w:date="2021-07-21T09:19:00Z"/>
              <w:shd w:val="clear" w:color="auto" w:fill="F7F7F7"/>
            </w:rPr>
          </w:rPrChange>
        </w:rPr>
        <w:pPrChange w:id="1266" w:author="VOYER Raphael" w:date="2021-07-21T09:19:00Z">
          <w:pPr>
            <w:pStyle w:val="Paragraphedeliste"/>
            <w:numPr>
              <w:numId w:val="86"/>
            </w:numPr>
            <w:ind w:hanging="360"/>
          </w:pPr>
        </w:pPrChange>
      </w:pPr>
      <w:ins w:id="1267" w:author="VOYER Raphael" w:date="2021-07-21T09:19:00Z">
        <w:r w:rsidRPr="00D8128D">
          <w:rPr>
            <w:rFonts w:ascii="Tahoma" w:hAnsi="Tahoma" w:cs="Tahoma"/>
            <w:color w:val="000000"/>
            <w:shd w:val="clear" w:color="auto" w:fill="F7F7F7"/>
            <w:rPrChange w:id="1268" w:author="VOYER Raphael" w:date="2021-07-21T09:19:00Z">
              <w:rPr>
                <w:shd w:val="clear" w:color="auto" w:fill="F7F7F7"/>
              </w:rPr>
            </w:rPrChange>
          </w:rPr>
          <w:t>Here is the example of the process of a box:</w:t>
        </w:r>
      </w:ins>
    </w:p>
    <w:p w14:paraId="686D7631" w14:textId="77777777" w:rsidR="00D8128D" w:rsidRPr="00D8128D" w:rsidRDefault="00D8128D">
      <w:pPr>
        <w:ind w:left="360"/>
        <w:rPr>
          <w:ins w:id="1269" w:author="VOYER Raphael" w:date="2021-07-21T09:19:00Z"/>
          <w:rFonts w:ascii="Tahoma" w:hAnsi="Tahoma" w:cs="Tahoma"/>
          <w:color w:val="000000"/>
          <w:shd w:val="clear" w:color="auto" w:fill="F7F7F7"/>
          <w:rPrChange w:id="1270" w:author="VOYER Raphael" w:date="2021-07-21T09:20:00Z">
            <w:rPr>
              <w:ins w:id="1271" w:author="VOYER Raphael" w:date="2021-07-21T09:19:00Z"/>
              <w:shd w:val="clear" w:color="auto" w:fill="F7F7F7"/>
            </w:rPr>
          </w:rPrChange>
        </w:rPr>
        <w:pPrChange w:id="1272" w:author="VOYER Raphael" w:date="2021-07-21T09:20:00Z">
          <w:pPr>
            <w:pStyle w:val="Paragraphedeliste"/>
            <w:numPr>
              <w:numId w:val="86"/>
            </w:numPr>
            <w:ind w:hanging="360"/>
          </w:pPr>
        </w:pPrChange>
      </w:pPr>
      <w:ins w:id="1273" w:author="VOYER Raphael" w:date="2021-07-21T09:19:00Z">
        <w:r w:rsidRPr="00D8128D">
          <w:rPr>
            <w:rFonts w:ascii="Tahoma" w:hAnsi="Tahoma" w:cs="Tahoma"/>
            <w:color w:val="000000"/>
            <w:shd w:val="clear" w:color="auto" w:fill="F7F7F7"/>
            <w:rPrChange w:id="1274"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275" w:author="VOYER Raphael" w:date="2021-07-21T09:19:00Z"/>
          <w:rFonts w:ascii="Tahoma" w:hAnsi="Tahoma" w:cs="Tahoma"/>
          <w:color w:val="000000"/>
          <w:shd w:val="clear" w:color="auto" w:fill="F7F7F7"/>
          <w:rPrChange w:id="1276" w:author="VOYER Raphael" w:date="2021-07-21T09:20:00Z">
            <w:rPr>
              <w:ins w:id="1277" w:author="VOYER Raphael" w:date="2021-07-21T09:19:00Z"/>
              <w:shd w:val="clear" w:color="auto" w:fill="F7F7F7"/>
            </w:rPr>
          </w:rPrChange>
        </w:rPr>
        <w:pPrChange w:id="1278" w:author="VOYER Raphael" w:date="2021-07-21T09:20:00Z">
          <w:pPr>
            <w:pStyle w:val="Paragraphedeliste"/>
            <w:numPr>
              <w:numId w:val="86"/>
            </w:numPr>
            <w:ind w:hanging="360"/>
          </w:pPr>
        </w:pPrChange>
      </w:pPr>
      <w:ins w:id="1279" w:author="VOYER Raphael" w:date="2021-07-21T09:19:00Z">
        <w:r w:rsidRPr="00D8128D">
          <w:rPr>
            <w:rFonts w:ascii="Tahoma" w:hAnsi="Tahoma" w:cs="Tahoma"/>
            <w:color w:val="000000"/>
            <w:shd w:val="clear" w:color="auto" w:fill="F7F7F7"/>
            <w:rPrChange w:id="1280" w:author="VOYER Raphael" w:date="2021-07-21T09:20:00Z">
              <w:rPr>
                <w:shd w:val="clear" w:color="auto" w:fill="F7F7F7"/>
              </w:rPr>
            </w:rPrChange>
          </w:rPr>
          <w:t>2. Rsyslog runs the Log Debug script debug2</w:t>
        </w:r>
      </w:ins>
    </w:p>
    <w:p w14:paraId="4C65CEFF" w14:textId="77777777" w:rsidR="00D8128D" w:rsidRPr="00D8128D" w:rsidRDefault="00D8128D">
      <w:pPr>
        <w:ind w:left="360"/>
        <w:rPr>
          <w:ins w:id="1281" w:author="VOYER Raphael" w:date="2021-07-21T09:19:00Z"/>
          <w:rFonts w:ascii="Tahoma" w:hAnsi="Tahoma" w:cs="Tahoma"/>
          <w:color w:val="000000"/>
          <w:shd w:val="clear" w:color="auto" w:fill="F7F7F7"/>
          <w:rPrChange w:id="1282" w:author="VOYER Raphael" w:date="2021-07-21T09:20:00Z">
            <w:rPr>
              <w:ins w:id="1283" w:author="VOYER Raphael" w:date="2021-07-21T09:19:00Z"/>
              <w:shd w:val="clear" w:color="auto" w:fill="F7F7F7"/>
            </w:rPr>
          </w:rPrChange>
        </w:rPr>
        <w:pPrChange w:id="1284" w:author="VOYER Raphael" w:date="2021-07-21T09:20:00Z">
          <w:pPr>
            <w:pStyle w:val="Paragraphedeliste"/>
            <w:numPr>
              <w:numId w:val="86"/>
            </w:numPr>
            <w:ind w:hanging="360"/>
          </w:pPr>
        </w:pPrChange>
      </w:pPr>
      <w:ins w:id="1285" w:author="VOYER Raphael" w:date="2021-07-21T09:19:00Z">
        <w:r w:rsidRPr="00D8128D">
          <w:rPr>
            <w:rFonts w:ascii="Tahoma" w:hAnsi="Tahoma" w:cs="Tahoma"/>
            <w:color w:val="000000"/>
            <w:shd w:val="clear" w:color="auto" w:fill="F7F7F7"/>
            <w:rPrChange w:id="1286" w:author="VOYER Raphael" w:date="2021-07-21T09:20:00Z">
              <w:rPr>
                <w:shd w:val="clear" w:color="auto" w:fill="F7F7F7"/>
              </w:rPr>
            </w:rPrChange>
          </w:rPr>
          <w:t>3. Put switches to debug mode</w:t>
        </w:r>
      </w:ins>
    </w:p>
    <w:p w14:paraId="78C2DBC2" w14:textId="77777777" w:rsidR="00D8128D" w:rsidRPr="00D8128D" w:rsidRDefault="00D8128D">
      <w:pPr>
        <w:ind w:left="360"/>
        <w:rPr>
          <w:ins w:id="1287" w:author="VOYER Raphael" w:date="2021-07-21T09:19:00Z"/>
          <w:rFonts w:ascii="Tahoma" w:hAnsi="Tahoma" w:cs="Tahoma"/>
          <w:color w:val="000000"/>
          <w:shd w:val="clear" w:color="auto" w:fill="F7F7F7"/>
          <w:rPrChange w:id="1288" w:author="VOYER Raphael" w:date="2021-07-21T09:20:00Z">
            <w:rPr>
              <w:ins w:id="1289" w:author="VOYER Raphael" w:date="2021-07-21T09:19:00Z"/>
              <w:shd w:val="clear" w:color="auto" w:fill="F7F7F7"/>
            </w:rPr>
          </w:rPrChange>
        </w:rPr>
        <w:pPrChange w:id="1290" w:author="VOYER Raphael" w:date="2021-07-21T09:20:00Z">
          <w:pPr>
            <w:pStyle w:val="Paragraphedeliste"/>
            <w:numPr>
              <w:numId w:val="86"/>
            </w:numPr>
            <w:ind w:hanging="360"/>
          </w:pPr>
        </w:pPrChange>
      </w:pPr>
      <w:ins w:id="1291" w:author="VOYER Raphael" w:date="2021-07-21T09:19:00Z">
        <w:r w:rsidRPr="00D8128D">
          <w:rPr>
            <w:rFonts w:ascii="Tahoma" w:hAnsi="Tahoma" w:cs="Tahoma"/>
            <w:color w:val="000000"/>
            <w:shd w:val="clear" w:color="auto" w:fill="F7F7F7"/>
            <w:rPrChange w:id="1292" w:author="VOYER Raphael" w:date="2021-07-21T09:20:00Z">
              <w:rPr>
                <w:shd w:val="clear" w:color="auto" w:fill="F7F7F7"/>
              </w:rPr>
            </w:rPrChange>
          </w:rPr>
          <w:t>4. Receive a log containing 'slnhwlrncbkhandler', "port" and "bcmd'</w:t>
        </w:r>
      </w:ins>
    </w:p>
    <w:p w14:paraId="66759A7C" w14:textId="77777777" w:rsidR="00D8128D" w:rsidRPr="00D8128D" w:rsidRDefault="00D8128D">
      <w:pPr>
        <w:ind w:left="360"/>
        <w:rPr>
          <w:ins w:id="1293" w:author="VOYER Raphael" w:date="2021-07-21T09:19:00Z"/>
          <w:rFonts w:ascii="Tahoma" w:hAnsi="Tahoma" w:cs="Tahoma"/>
          <w:color w:val="000000"/>
          <w:shd w:val="clear" w:color="auto" w:fill="F7F7F7"/>
          <w:rPrChange w:id="1294" w:author="VOYER Raphael" w:date="2021-07-21T09:20:00Z">
            <w:rPr>
              <w:ins w:id="1295" w:author="VOYER Raphael" w:date="2021-07-21T09:19:00Z"/>
              <w:shd w:val="clear" w:color="auto" w:fill="F7F7F7"/>
            </w:rPr>
          </w:rPrChange>
        </w:rPr>
        <w:pPrChange w:id="1296" w:author="VOYER Raphael" w:date="2021-07-21T09:20:00Z">
          <w:pPr>
            <w:pStyle w:val="Paragraphedeliste"/>
            <w:numPr>
              <w:numId w:val="86"/>
            </w:numPr>
            <w:ind w:hanging="360"/>
          </w:pPr>
        </w:pPrChange>
      </w:pPr>
      <w:ins w:id="1297" w:author="VOYER Raphael" w:date="2021-07-21T09:19:00Z">
        <w:r w:rsidRPr="00D8128D">
          <w:rPr>
            <w:rFonts w:ascii="Tahoma" w:hAnsi="Tahoma" w:cs="Tahoma"/>
            <w:color w:val="000000"/>
            <w:shd w:val="clear" w:color="auto" w:fill="F7F7F7"/>
            <w:rPrChange w:id="1298" w:author="VOYER Raphael" w:date="2021-07-21T09:20:00Z">
              <w:rPr>
                <w:shd w:val="clear" w:color="auto" w:fill="F7F7F7"/>
              </w:rPr>
            </w:rPrChange>
          </w:rPr>
          <w:t>5. Run the L2 Loop script</w:t>
        </w:r>
      </w:ins>
    </w:p>
    <w:p w14:paraId="48B46E5F" w14:textId="77777777" w:rsidR="00D8128D" w:rsidRPr="00D8128D" w:rsidRDefault="00D8128D">
      <w:pPr>
        <w:ind w:left="360"/>
        <w:rPr>
          <w:ins w:id="1299" w:author="VOYER Raphael" w:date="2021-07-21T09:19:00Z"/>
          <w:rFonts w:ascii="Tahoma" w:hAnsi="Tahoma" w:cs="Tahoma"/>
          <w:color w:val="000000"/>
          <w:shd w:val="clear" w:color="auto" w:fill="F7F7F7"/>
          <w:rPrChange w:id="1300" w:author="VOYER Raphael" w:date="2021-07-21T09:20:00Z">
            <w:rPr>
              <w:ins w:id="1301" w:author="VOYER Raphael" w:date="2021-07-21T09:19:00Z"/>
              <w:shd w:val="clear" w:color="auto" w:fill="F7F7F7"/>
            </w:rPr>
          </w:rPrChange>
        </w:rPr>
        <w:pPrChange w:id="1302" w:author="VOYER Raphael" w:date="2021-07-21T09:20:00Z">
          <w:pPr>
            <w:pStyle w:val="Paragraphedeliste"/>
            <w:numPr>
              <w:numId w:val="86"/>
            </w:numPr>
            <w:ind w:hanging="360"/>
          </w:pPr>
        </w:pPrChange>
      </w:pPr>
      <w:ins w:id="1303" w:author="VOYER Raphael" w:date="2021-07-21T09:19:00Z">
        <w:r w:rsidRPr="00D8128D">
          <w:rPr>
            <w:rFonts w:ascii="Tahoma" w:hAnsi="Tahoma" w:cs="Tahoma"/>
            <w:color w:val="000000"/>
            <w:shd w:val="clear" w:color="auto" w:fill="F7F7F7"/>
            <w:rPrChange w:id="1304"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305" w:author="VOYER Raphael" w:date="2021-07-21T09:20:00Z"/>
          <w:rFonts w:ascii="Tahoma" w:hAnsi="Tahoma" w:cs="Tahoma"/>
          <w:color w:val="000000"/>
          <w:shd w:val="clear" w:color="auto" w:fill="F7F7F7"/>
        </w:rPr>
      </w:pPr>
      <w:ins w:id="1306" w:author="VOYER Raphael" w:date="2021-07-21T09:19:00Z">
        <w:r w:rsidRPr="00D8128D">
          <w:rPr>
            <w:rFonts w:ascii="Tahoma" w:hAnsi="Tahoma" w:cs="Tahoma"/>
            <w:color w:val="000000"/>
            <w:shd w:val="clear" w:color="auto" w:fill="F7F7F7"/>
            <w:rPrChange w:id="1307"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308" w:author="VOYER Raphael" w:date="2021-07-21T09:20:00Z"/>
          <w:rFonts w:ascii="Tahoma" w:eastAsia="Calibri" w:hAnsi="Tahoma" w:cs="Tahoma"/>
          <w:color w:val="000000"/>
          <w:shd w:val="clear" w:color="auto" w:fill="F7F7F7"/>
        </w:rPr>
      </w:pPr>
      <w:ins w:id="1309" w:author="VOYER Raphael" w:date="2021-07-21T09:19:00Z">
        <w:r w:rsidRPr="00D8128D">
          <w:rPr>
            <w:rFonts w:ascii="Tahoma" w:eastAsia="Calibri" w:hAnsi="Tahoma" w:cs="Tahoma"/>
            <w:color w:val="000000"/>
            <w:shd w:val="clear" w:color="auto" w:fill="F7F7F7"/>
            <w:rPrChange w:id="1310" w:author="VOYER Raphael" w:date="2021-07-21T09:20:00Z">
              <w:rPr>
                <w:rFonts w:eastAsia="Calibri"/>
                <w:shd w:val="clear" w:color="auto" w:fill="F7F7F7"/>
              </w:rPr>
            </w:rPrChange>
          </w:rPr>
          <w:t>8.  The administrator answers yes to the request</w:t>
        </w:r>
      </w:ins>
    </w:p>
    <w:p w14:paraId="023916F2" w14:textId="77777777" w:rsidR="00D8128D" w:rsidRDefault="00D8128D" w:rsidP="00D8128D">
      <w:pPr>
        <w:ind w:left="360"/>
        <w:rPr>
          <w:ins w:id="1311" w:author="VOYER Raphael" w:date="2021-07-21T09:20:00Z"/>
          <w:rFonts w:ascii="Tahoma" w:eastAsia="Calibri" w:hAnsi="Tahoma" w:cs="Tahoma"/>
          <w:color w:val="000000"/>
          <w:shd w:val="clear" w:color="auto" w:fill="F7F7F7"/>
        </w:rPr>
      </w:pPr>
      <w:ins w:id="1312" w:author="VOYER Raphael" w:date="2021-07-21T09:19:00Z">
        <w:r w:rsidRPr="00D8128D">
          <w:rPr>
            <w:rFonts w:ascii="Tahoma" w:eastAsia="Calibri" w:hAnsi="Tahoma" w:cs="Tahoma"/>
            <w:color w:val="000000"/>
            <w:shd w:val="clear" w:color="auto" w:fill="F7F7F7"/>
            <w:rPrChange w:id="1313" w:author="VOYER Raphael" w:date="2021-07-21T09:20:00Z">
              <w:rPr>
                <w:rFonts w:eastAsia="Calibri"/>
                <w:shd w:val="clear" w:color="auto" w:fill="F7F7F7"/>
              </w:rPr>
            </w:rPrChange>
          </w:rPr>
          <w:t xml:space="preserve">9.  The script sends an ssh command to fix problem </w:t>
        </w:r>
      </w:ins>
    </w:p>
    <w:p w14:paraId="10F25AAE" w14:textId="141845C3" w:rsidR="00D8128D" w:rsidRPr="00D8128D" w:rsidRDefault="00D8128D">
      <w:pPr>
        <w:ind w:left="360"/>
        <w:rPr>
          <w:ins w:id="1314" w:author="VOYER Raphael" w:date="2021-07-20T09:12:00Z"/>
          <w:rFonts w:ascii="Tahoma" w:hAnsi="Tahoma" w:cs="Tahoma"/>
          <w:color w:val="000000"/>
          <w:shd w:val="clear" w:color="auto" w:fill="F7F7F7"/>
          <w:rPrChange w:id="1315" w:author="VOYER Raphael" w:date="2021-07-21T09:20:00Z">
            <w:rPr>
              <w:ins w:id="1316" w:author="VOYER Raphael" w:date="2021-07-20T09:12:00Z"/>
              <w:lang w:val="fr-FR"/>
            </w:rPr>
          </w:rPrChange>
        </w:rPr>
        <w:pPrChange w:id="1317" w:author="VOYER Raphael" w:date="2021-07-21T09:20:00Z">
          <w:pPr>
            <w:pStyle w:val="Paragraphedeliste"/>
            <w:numPr>
              <w:numId w:val="86"/>
            </w:numPr>
            <w:ind w:hanging="360"/>
          </w:pPr>
        </w:pPrChange>
      </w:pPr>
      <w:ins w:id="1318" w:author="VOYER Raphael" w:date="2021-07-21T09:19:00Z">
        <w:r w:rsidRPr="00D8128D">
          <w:rPr>
            <w:rFonts w:ascii="Tahoma" w:eastAsia="Calibri" w:hAnsi="Tahoma" w:cs="Tahoma"/>
            <w:color w:val="000000"/>
            <w:shd w:val="clear" w:color="auto" w:fill="F7F7F7"/>
            <w:rPrChange w:id="1319" w:author="VOYER Raphael" w:date="2021-07-21T09:20:00Z">
              <w:rPr>
                <w:shd w:val="clear" w:color="auto" w:fill="F7F7F7"/>
              </w:rPr>
            </w:rPrChange>
          </w:rPr>
          <w:t>10.</w:t>
        </w:r>
        <w:r w:rsidRPr="00D8128D">
          <w:rPr>
            <w:rFonts w:ascii="Tahoma" w:eastAsia="Calibri" w:hAnsi="Tahoma" w:cs="Tahoma"/>
            <w:color w:val="000000"/>
            <w:shd w:val="clear" w:color="auto" w:fill="F7F7F7"/>
            <w:rPrChange w:id="1320" w:author="VOYER Raphael" w:date="2021-07-21T09:20:00Z">
              <w:rPr>
                <w:shd w:val="clear" w:color="auto" w:fill="F7F7F7"/>
              </w:rPr>
            </w:rPrChange>
          </w:rPr>
          <w:tab/>
          <w:t xml:space="preserve"> The script disables the switch debug mode</w:t>
        </w:r>
      </w:ins>
    </w:p>
    <w:p w14:paraId="1F9D0B3E" w14:textId="77777777" w:rsidR="005B3F86" w:rsidRPr="00D8128D" w:rsidRDefault="005B3F86">
      <w:pPr>
        <w:pStyle w:val="Paragraphedeliste"/>
        <w:rPr>
          <w:ins w:id="1321" w:author="VOYER Raphael" w:date="2021-07-08T11:17:00Z"/>
          <w:rFonts w:ascii="Arial" w:hAnsi="Arial" w:cs="Arial"/>
          <w:color w:val="000080"/>
          <w:rPrChange w:id="1322" w:author="VOYER Raphael" w:date="2021-07-21T09:18:00Z">
            <w:rPr>
              <w:ins w:id="1323" w:author="VOYER Raphael" w:date="2021-07-08T11:17:00Z"/>
              <w:color w:val="000080"/>
              <w:lang w:val="fr-FR"/>
            </w:rPr>
          </w:rPrChange>
        </w:rPr>
        <w:pPrChange w:id="1324" w:author="VOYER Raphael" w:date="2021-07-20T09:12:00Z">
          <w:pPr/>
        </w:pPrChange>
      </w:pPr>
    </w:p>
    <w:p w14:paraId="24F5C7B1" w14:textId="77777777" w:rsidR="007B2B63" w:rsidRPr="00D8128D" w:rsidRDefault="007B2B63" w:rsidP="007B2B63">
      <w:pPr>
        <w:rPr>
          <w:ins w:id="1325" w:author="VOYER Raphael" w:date="2021-07-08T11:15:00Z"/>
          <w:color w:val="000080"/>
          <w:rPrChange w:id="1326" w:author="VOYER Raphael" w:date="2021-07-21T09:18:00Z">
            <w:rPr>
              <w:ins w:id="1327" w:author="VOYER Raphael" w:date="2021-07-08T11:15:00Z"/>
            </w:rPr>
          </w:rPrChange>
        </w:rPr>
      </w:pPr>
    </w:p>
    <w:p w14:paraId="7CB5529D" w14:textId="2FD0AB70" w:rsidR="007B2B63" w:rsidRPr="00D8128D" w:rsidRDefault="007B2B63" w:rsidP="007B2B63">
      <w:pPr>
        <w:rPr>
          <w:ins w:id="1328" w:author="VOYER Raphael" w:date="2021-07-08T11:14:00Z"/>
          <w:rFonts w:ascii="Arial" w:eastAsia="SimSun" w:hAnsi="Arial" w:cs="Arial"/>
          <w:color w:val="000080"/>
          <w:lang w:eastAsia="zh-CN"/>
          <w:rPrChange w:id="1329" w:author="VOYER Raphael" w:date="2021-07-21T09:18:00Z">
            <w:rPr>
              <w:ins w:id="1330" w:author="VOYER Raphael" w:date="2021-07-08T11:14:00Z"/>
              <w:rFonts w:ascii="Arial" w:eastAsia="SimSun" w:hAnsi="Arial" w:cs="Arial"/>
              <w:color w:val="000080"/>
              <w:lang w:val="fr-FR" w:eastAsia="zh-CN"/>
            </w:rPr>
          </w:rPrChange>
        </w:rPr>
      </w:pPr>
    </w:p>
    <w:p w14:paraId="722125D5" w14:textId="77777777" w:rsidR="007B2B63" w:rsidRPr="00D8128D" w:rsidRDefault="007B2B63" w:rsidP="00855336">
      <w:pPr>
        <w:rPr>
          <w:ins w:id="1331" w:author="VOYER Raphael" w:date="2021-07-08T11:14:00Z"/>
          <w:rFonts w:ascii="Arial" w:eastAsia="SimSun" w:hAnsi="Arial" w:cs="Arial"/>
          <w:color w:val="000080"/>
          <w:lang w:eastAsia="zh-CN"/>
          <w:rPrChange w:id="1332" w:author="VOYER Raphael" w:date="2021-07-21T09:18:00Z">
            <w:rPr>
              <w:ins w:id="1333" w:author="VOYER Raphael" w:date="2021-07-08T11:14:00Z"/>
              <w:rFonts w:ascii="Arial" w:eastAsia="SimSun" w:hAnsi="Arial" w:cs="Arial"/>
              <w:color w:val="000080"/>
              <w:lang w:val="fr-FR" w:eastAsia="zh-CN"/>
            </w:rPr>
          </w:rPrChange>
        </w:rPr>
      </w:pPr>
    </w:p>
    <w:p w14:paraId="2ACA96F2" w14:textId="77777777" w:rsidR="007B2B63" w:rsidRPr="00D8128D" w:rsidRDefault="007B2B63" w:rsidP="00855336">
      <w:pPr>
        <w:rPr>
          <w:ins w:id="1334" w:author="VOYER Raphael" w:date="2021-07-08T10:36:00Z"/>
          <w:rFonts w:ascii="Arial" w:eastAsia="SimSun" w:hAnsi="Arial" w:cs="Arial"/>
          <w:color w:val="000080"/>
          <w:lang w:eastAsia="zh-CN"/>
          <w:rPrChange w:id="1335" w:author="VOYER Raphael" w:date="2021-07-21T09:18:00Z">
            <w:rPr>
              <w:ins w:id="1336" w:author="VOYER Raphael" w:date="2021-07-08T10:36:00Z"/>
              <w:rFonts w:ascii="Arial" w:eastAsia="SimSun" w:hAnsi="Arial" w:cs="Arial"/>
              <w:color w:val="000080"/>
              <w:lang w:val="fr-FR" w:eastAsia="zh-CN"/>
            </w:rPr>
          </w:rPrChange>
        </w:rPr>
      </w:pPr>
    </w:p>
    <w:p w14:paraId="32724A3A" w14:textId="77777777" w:rsidR="00E7524C" w:rsidRPr="00D8128D" w:rsidRDefault="00E7524C" w:rsidP="00855336">
      <w:pPr>
        <w:rPr>
          <w:ins w:id="1337" w:author="VOYER Raphael" w:date="2021-07-08T09:38:00Z"/>
          <w:rFonts w:ascii="Arial" w:eastAsia="SimSun" w:hAnsi="Arial" w:cs="Arial"/>
          <w:color w:val="000080"/>
          <w:lang w:eastAsia="zh-CN"/>
          <w:rPrChange w:id="1338" w:author="VOYER Raphael" w:date="2021-07-21T09:18:00Z">
            <w:rPr>
              <w:ins w:id="1339" w:author="VOYER Raphael" w:date="2021-07-08T09:38:00Z"/>
              <w:rFonts w:ascii="Arial" w:eastAsia="SimSun" w:hAnsi="Arial" w:cs="Arial"/>
              <w:color w:val="000080"/>
              <w:lang w:val="fr-FR" w:eastAsia="zh-CN"/>
            </w:rPr>
          </w:rPrChange>
        </w:rPr>
      </w:pPr>
    </w:p>
    <w:p w14:paraId="4A4FF15A" w14:textId="77777777" w:rsidR="00116064" w:rsidRPr="00D8128D" w:rsidRDefault="00116064" w:rsidP="00B12CD3">
      <w:pPr>
        <w:rPr>
          <w:ins w:id="1340" w:author="VOYER Raphael" w:date="2021-06-16T10:13:00Z"/>
          <w:rFonts w:ascii="Arial" w:eastAsia="SimSun" w:hAnsi="Arial" w:cs="Arial"/>
          <w:color w:val="000080"/>
          <w:lang w:eastAsia="zh-CN"/>
          <w:rPrChange w:id="1341" w:author="VOYER Raphael" w:date="2021-07-21T09:18:00Z">
            <w:rPr>
              <w:ins w:id="1342"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343" w:author="VOYER Raphael" w:date="2021-06-16T09:54:00Z"/>
          <w:rFonts w:ascii="Arial" w:eastAsia="SimSun" w:hAnsi="Arial" w:cs="Arial"/>
          <w:color w:val="000080"/>
          <w:lang w:eastAsia="zh-CN"/>
          <w:rPrChange w:id="1344" w:author="VOYER Raphael" w:date="2021-07-21T09:21:00Z">
            <w:rPr>
              <w:ins w:id="1345" w:author="VOYER Raphael" w:date="2021-06-16T09:54:00Z"/>
              <w:rFonts w:ascii="Arial" w:eastAsia="SimSun" w:hAnsi="Arial" w:cs="Arial"/>
              <w:color w:val="000080"/>
              <w:lang w:val="fr-FR" w:eastAsia="zh-CN"/>
            </w:rPr>
          </w:rPrChange>
        </w:rPr>
        <w:pPrChange w:id="1346" w:author="VOYER Raphael" w:date="2021-07-21T09:24:00Z">
          <w:pPr/>
        </w:pPrChange>
      </w:pPr>
      <w:ins w:id="1347" w:author="VOYER Raphael" w:date="2021-07-21T09:21:00Z">
        <w:r w:rsidRPr="00053BF4">
          <w:rPr>
            <w:sz w:val="22"/>
            <w:szCs w:val="22"/>
            <w:rPrChange w:id="1348"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349"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0"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351"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2"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3"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4"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5"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56"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357" w:author="VOYER Raphael" w:date="2021-06-16T09:54:00Z"/>
          <w:rFonts w:ascii="Arial" w:eastAsia="SimSun" w:hAnsi="Arial" w:cs="Arial"/>
          <w:color w:val="000080"/>
          <w:lang w:eastAsia="zh-CN"/>
          <w:rPrChange w:id="1358" w:author="VOYER Raphael" w:date="2021-07-21T09:21:00Z">
            <w:rPr>
              <w:ins w:id="1359"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360" w:author="VOYER Raphael" w:date="2021-07-21T09:24:00Z"/>
          <w:rPrChange w:id="1361" w:author="VOYER Raphael" w:date="2021-07-21T09:24:00Z">
            <w:rPr>
              <w:ins w:id="1362" w:author="VOYER Raphael" w:date="2021-07-21T09:24:00Z"/>
              <w:shd w:val="clear" w:color="auto" w:fill="FFFFFF"/>
            </w:rPr>
          </w:rPrChange>
        </w:rPr>
        <w:pPrChange w:id="1363" w:author="VOYER Raphael" w:date="2021-07-21T09:24:00Z">
          <w:pPr>
            <w:pStyle w:val="Paragraphedeliste"/>
          </w:pPr>
        </w:pPrChange>
      </w:pPr>
      <w:ins w:id="1364" w:author="VOYER Raphael" w:date="2021-07-21T09:24:00Z">
        <w:r w:rsidRPr="002C7BFF">
          <w:rPr>
            <w:rPrChange w:id="1365"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366" w:author="VOYER Raphael" w:date="2021-07-21T09:26:00Z"/>
          <w:rFonts w:ascii="Arial" w:eastAsia="SimSun" w:hAnsi="Arial" w:cs="Arial"/>
          <w:sz w:val="22"/>
          <w:szCs w:val="22"/>
          <w:lang w:eastAsia="zh-CN"/>
          <w:rPrChange w:id="1367" w:author="VOYER Raphael" w:date="2021-07-21T09:26:00Z">
            <w:rPr>
              <w:ins w:id="1368" w:author="VOYER Raphael" w:date="2021-07-21T09:26:00Z"/>
              <w:rFonts w:ascii="Arial" w:eastAsia="SimSun" w:hAnsi="Arial" w:cs="Arial"/>
              <w:color w:val="000080"/>
              <w:sz w:val="22"/>
              <w:szCs w:val="22"/>
              <w:lang w:val="fr-FR" w:eastAsia="zh-CN"/>
            </w:rPr>
          </w:rPrChange>
        </w:rPr>
      </w:pPr>
      <w:ins w:id="1369" w:author="VOYER Raphael" w:date="2021-07-21T09:26:00Z">
        <w:r w:rsidRPr="00EF2EA8">
          <w:rPr>
            <w:rFonts w:ascii="Arial" w:eastAsia="SimSun" w:hAnsi="Arial" w:cs="Arial"/>
            <w:sz w:val="22"/>
            <w:szCs w:val="22"/>
            <w:lang w:eastAsia="zh-CN"/>
            <w:rPrChange w:id="1370"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371" w:author="VOYER Raphael" w:date="2021-07-21T09:26:00Z"/>
          <w:rFonts w:ascii="Arial" w:eastAsia="SimSun" w:hAnsi="Arial" w:cs="Arial"/>
          <w:sz w:val="22"/>
          <w:szCs w:val="22"/>
          <w:lang w:eastAsia="zh-CN"/>
          <w:rPrChange w:id="1372" w:author="VOYER Raphael" w:date="2021-07-21T09:26:00Z">
            <w:rPr>
              <w:ins w:id="1373" w:author="VOYER Raphael" w:date="2021-07-21T09:26:00Z"/>
              <w:rFonts w:ascii="Arial" w:eastAsia="SimSun" w:hAnsi="Arial" w:cs="Arial"/>
              <w:color w:val="000080"/>
              <w:sz w:val="22"/>
              <w:szCs w:val="22"/>
              <w:lang w:val="fr-FR" w:eastAsia="zh-CN"/>
            </w:rPr>
          </w:rPrChange>
        </w:rPr>
      </w:pPr>
      <w:ins w:id="1374" w:author="VOYER Raphael" w:date="2021-07-21T09:26:00Z">
        <w:r w:rsidRPr="00EF2EA8">
          <w:rPr>
            <w:rFonts w:ascii="Arial" w:eastAsia="SimSun" w:hAnsi="Arial" w:cs="Arial"/>
            <w:sz w:val="22"/>
            <w:szCs w:val="22"/>
            <w:lang w:eastAsia="zh-CN"/>
            <w:rPrChange w:id="1375"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376" w:author="VOYER Raphael" w:date="2021-07-21T09:26:00Z"/>
          <w:rFonts w:ascii="Arial" w:eastAsia="SimSun" w:hAnsi="Arial" w:cs="Arial"/>
          <w:sz w:val="22"/>
          <w:szCs w:val="22"/>
          <w:lang w:eastAsia="zh-CN"/>
          <w:rPrChange w:id="1377" w:author="VOYER Raphael" w:date="2021-07-21T09:26:00Z">
            <w:rPr>
              <w:ins w:id="1378" w:author="VOYER Raphael" w:date="2021-07-21T09:26:00Z"/>
              <w:rFonts w:ascii="Arial" w:eastAsia="SimSun" w:hAnsi="Arial" w:cs="Arial"/>
              <w:color w:val="000080"/>
              <w:sz w:val="22"/>
              <w:szCs w:val="22"/>
              <w:lang w:val="fr-FR" w:eastAsia="zh-CN"/>
            </w:rPr>
          </w:rPrChange>
        </w:rPr>
      </w:pPr>
      <w:ins w:id="1379" w:author="VOYER Raphael" w:date="2021-07-21T09:26:00Z">
        <w:r w:rsidRPr="00EF2EA8">
          <w:rPr>
            <w:rFonts w:ascii="Arial" w:eastAsia="SimSun" w:hAnsi="Arial" w:cs="Arial"/>
            <w:sz w:val="22"/>
            <w:szCs w:val="22"/>
            <w:lang w:eastAsia="zh-CN"/>
            <w:rPrChange w:id="1380"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381" w:author="VOYER Raphael" w:date="2021-07-21T09:26:00Z"/>
          <w:rFonts w:ascii="Arial" w:eastAsia="SimSun" w:hAnsi="Arial" w:cs="Arial"/>
          <w:sz w:val="22"/>
          <w:szCs w:val="22"/>
          <w:lang w:eastAsia="zh-CN"/>
          <w:rPrChange w:id="1382" w:author="VOYER Raphael" w:date="2021-07-21T09:26:00Z">
            <w:rPr>
              <w:ins w:id="1383" w:author="VOYER Raphael" w:date="2021-07-21T09:26:00Z"/>
              <w:rFonts w:ascii="Arial" w:eastAsia="SimSun" w:hAnsi="Arial" w:cs="Arial"/>
              <w:color w:val="000080"/>
              <w:sz w:val="22"/>
              <w:szCs w:val="22"/>
              <w:lang w:val="fr-FR" w:eastAsia="zh-CN"/>
            </w:rPr>
          </w:rPrChange>
        </w:rPr>
      </w:pPr>
      <w:ins w:id="1384" w:author="VOYER Raphael" w:date="2021-07-21T09:26:00Z">
        <w:r w:rsidRPr="00EF2EA8">
          <w:rPr>
            <w:rFonts w:ascii="Arial" w:eastAsia="SimSun" w:hAnsi="Arial" w:cs="Arial"/>
            <w:sz w:val="22"/>
            <w:szCs w:val="22"/>
            <w:lang w:eastAsia="zh-CN"/>
            <w:rPrChange w:id="1385"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386" w:author="VOYER Raphael" w:date="2021-07-21T09:26:00Z"/>
          <w:rFonts w:ascii="Arial" w:eastAsia="SimSun" w:hAnsi="Arial" w:cs="Arial"/>
          <w:sz w:val="22"/>
          <w:szCs w:val="22"/>
          <w:lang w:eastAsia="zh-CN"/>
          <w:rPrChange w:id="1387" w:author="VOYER Raphael" w:date="2021-07-21T09:26:00Z">
            <w:rPr>
              <w:ins w:id="1388" w:author="VOYER Raphael" w:date="2021-07-21T09:26:00Z"/>
              <w:rFonts w:ascii="Arial" w:eastAsia="SimSun" w:hAnsi="Arial" w:cs="Arial"/>
              <w:color w:val="000080"/>
              <w:sz w:val="22"/>
              <w:szCs w:val="22"/>
              <w:lang w:val="fr-FR" w:eastAsia="zh-CN"/>
            </w:rPr>
          </w:rPrChange>
        </w:rPr>
      </w:pPr>
      <w:ins w:id="1389" w:author="VOYER Raphael" w:date="2021-07-21T09:26:00Z">
        <w:r w:rsidRPr="00EF2EA8">
          <w:rPr>
            <w:rFonts w:ascii="Arial" w:eastAsia="SimSun" w:hAnsi="Arial" w:cs="Arial"/>
            <w:sz w:val="22"/>
            <w:szCs w:val="22"/>
            <w:lang w:eastAsia="zh-CN"/>
            <w:rPrChange w:id="1390"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391" w:author="VOYER Raphael" w:date="2021-07-21T09:26:00Z"/>
          <w:rFonts w:ascii="Arial" w:eastAsia="SimSun" w:hAnsi="Arial" w:cs="Arial"/>
          <w:sz w:val="22"/>
          <w:szCs w:val="22"/>
          <w:lang w:eastAsia="zh-CN"/>
          <w:rPrChange w:id="1392" w:author="VOYER Raphael" w:date="2021-07-21T09:26:00Z">
            <w:rPr>
              <w:ins w:id="1393" w:author="VOYER Raphael" w:date="2021-07-21T09:26:00Z"/>
              <w:rFonts w:ascii="Arial" w:eastAsia="SimSun" w:hAnsi="Arial" w:cs="Arial"/>
              <w:color w:val="000080"/>
              <w:sz w:val="22"/>
              <w:szCs w:val="22"/>
              <w:lang w:val="fr-FR" w:eastAsia="zh-CN"/>
            </w:rPr>
          </w:rPrChange>
        </w:rPr>
      </w:pPr>
      <w:ins w:id="1394" w:author="VOYER Raphael" w:date="2021-07-21T09:26:00Z">
        <w:r w:rsidRPr="00EF2EA8">
          <w:rPr>
            <w:rFonts w:ascii="Arial" w:eastAsia="SimSun" w:hAnsi="Arial" w:cs="Arial"/>
            <w:sz w:val="22"/>
            <w:szCs w:val="22"/>
            <w:lang w:eastAsia="zh-CN"/>
            <w:rPrChange w:id="1395" w:author="VOYER Raphael" w:date="2021-07-21T09:26:00Z">
              <w:rPr>
                <w:rFonts w:ascii="Arial" w:eastAsia="SimSun" w:hAnsi="Arial" w:cs="Arial"/>
                <w:color w:val="000080"/>
                <w:sz w:val="22"/>
                <w:szCs w:val="22"/>
                <w:lang w:val="fr-FR" w:eastAsia="zh-CN"/>
              </w:rPr>
            </w:rPrChange>
          </w:rPr>
          <w:t>• Subnets authorised to send logs</w:t>
        </w:r>
      </w:ins>
    </w:p>
    <w:p w14:paraId="4B18B2EC" w14:textId="77777777" w:rsidR="00EF2EA8" w:rsidRPr="00EF2EA8" w:rsidRDefault="00EF2EA8" w:rsidP="00EF2EA8">
      <w:pPr>
        <w:rPr>
          <w:ins w:id="1396" w:author="VOYER Raphael" w:date="2021-07-21T09:26:00Z"/>
          <w:rFonts w:ascii="Arial" w:eastAsia="SimSun" w:hAnsi="Arial" w:cs="Arial"/>
          <w:sz w:val="22"/>
          <w:szCs w:val="22"/>
          <w:lang w:eastAsia="zh-CN"/>
          <w:rPrChange w:id="1397" w:author="VOYER Raphael" w:date="2021-07-21T09:26:00Z">
            <w:rPr>
              <w:ins w:id="1398" w:author="VOYER Raphael" w:date="2021-07-21T09:26:00Z"/>
              <w:rFonts w:ascii="Arial" w:eastAsia="SimSun" w:hAnsi="Arial" w:cs="Arial"/>
              <w:color w:val="000080"/>
              <w:sz w:val="22"/>
              <w:szCs w:val="22"/>
              <w:lang w:val="fr-FR" w:eastAsia="zh-CN"/>
            </w:rPr>
          </w:rPrChange>
        </w:rPr>
      </w:pPr>
      <w:ins w:id="1399" w:author="VOYER Raphael" w:date="2021-07-21T09:26:00Z">
        <w:r w:rsidRPr="00EF2EA8">
          <w:rPr>
            <w:rFonts w:ascii="Arial" w:eastAsia="SimSun" w:hAnsi="Arial" w:cs="Arial"/>
            <w:sz w:val="22"/>
            <w:szCs w:val="22"/>
            <w:lang w:eastAsia="zh-CN"/>
            <w:rPrChange w:id="1400"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01" w:author="VOYER Raphael" w:date="2021-07-21T09:26:00Z"/>
          <w:rFonts w:ascii="Arial" w:eastAsia="SimSun" w:hAnsi="Arial" w:cs="Arial"/>
          <w:sz w:val="22"/>
          <w:szCs w:val="22"/>
          <w:lang w:eastAsia="zh-CN"/>
          <w:rPrChange w:id="1402" w:author="VOYER Raphael" w:date="2021-07-21T09:26:00Z">
            <w:rPr>
              <w:ins w:id="1403" w:author="VOYER Raphael" w:date="2021-07-21T09:26:00Z"/>
              <w:rFonts w:ascii="Arial" w:eastAsia="SimSun" w:hAnsi="Arial" w:cs="Arial"/>
              <w:color w:val="000080"/>
              <w:sz w:val="22"/>
              <w:szCs w:val="22"/>
              <w:lang w:val="fr-FR" w:eastAsia="zh-CN"/>
            </w:rPr>
          </w:rPrChange>
        </w:rPr>
      </w:pPr>
      <w:ins w:id="1404" w:author="VOYER Raphael" w:date="2021-07-21T09:26:00Z">
        <w:r w:rsidRPr="00EF2EA8">
          <w:rPr>
            <w:rFonts w:ascii="Arial" w:eastAsia="SimSun" w:hAnsi="Arial" w:cs="Arial"/>
            <w:sz w:val="22"/>
            <w:szCs w:val="22"/>
            <w:lang w:eastAsia="zh-CN"/>
            <w:rPrChange w:id="1405" w:author="VOYER Raphael" w:date="2021-07-21T09:26:00Z">
              <w:rPr>
                <w:rFonts w:ascii="Arial" w:eastAsia="SimSun" w:hAnsi="Arial" w:cs="Arial"/>
                <w:color w:val="000080"/>
                <w:sz w:val="22"/>
                <w:szCs w:val="22"/>
                <w:lang w:val="fr-FR" w:eastAsia="zh-CN"/>
              </w:rPr>
            </w:rPrChange>
          </w:rPr>
          <w:t>• Rsyslog configuration</w:t>
        </w:r>
      </w:ins>
    </w:p>
    <w:p w14:paraId="24454E93" w14:textId="76BDEC65" w:rsidR="00EF2EA8" w:rsidRPr="00EF2EA8" w:rsidRDefault="00EF2EA8" w:rsidP="00EF2EA8">
      <w:pPr>
        <w:rPr>
          <w:ins w:id="1406" w:author="VOYER Raphael" w:date="2021-07-21T09:26:00Z"/>
          <w:rFonts w:ascii="Arial" w:eastAsia="SimSun" w:hAnsi="Arial" w:cs="Arial"/>
          <w:sz w:val="22"/>
          <w:szCs w:val="22"/>
          <w:lang w:eastAsia="zh-CN"/>
          <w:rPrChange w:id="1407" w:author="VOYER Raphael" w:date="2021-07-21T09:26:00Z">
            <w:rPr>
              <w:ins w:id="1408" w:author="VOYER Raphael" w:date="2021-07-21T09:26:00Z"/>
              <w:rFonts w:ascii="Arial" w:eastAsia="SimSun" w:hAnsi="Arial" w:cs="Arial"/>
              <w:color w:val="000080"/>
              <w:sz w:val="22"/>
              <w:szCs w:val="22"/>
              <w:lang w:val="fr-FR" w:eastAsia="zh-CN"/>
            </w:rPr>
          </w:rPrChange>
        </w:rPr>
      </w:pPr>
      <w:ins w:id="1409" w:author="VOYER Raphael" w:date="2021-07-21T09:26:00Z">
        <w:r w:rsidRPr="00EF2EA8">
          <w:rPr>
            <w:rFonts w:ascii="Arial" w:eastAsia="SimSun" w:hAnsi="Arial" w:cs="Arial"/>
            <w:sz w:val="22"/>
            <w:szCs w:val="22"/>
            <w:lang w:eastAsia="zh-CN"/>
            <w:rPrChange w:id="1410" w:author="VOYER Raphael" w:date="2021-07-21T09:26:00Z">
              <w:rPr>
                <w:rFonts w:ascii="Arial" w:eastAsia="SimSun" w:hAnsi="Arial" w:cs="Arial"/>
                <w:color w:val="000080"/>
                <w:sz w:val="22"/>
                <w:szCs w:val="22"/>
                <w:lang w:val="fr-FR" w:eastAsia="zh-CN"/>
              </w:rPr>
            </w:rPrChange>
          </w:rPr>
          <w:t xml:space="preserve">• Logrotate </w:t>
        </w:r>
        <w:r>
          <w:rPr>
            <w:rFonts w:ascii="Arial" w:eastAsia="SimSun" w:hAnsi="Arial" w:cs="Arial"/>
            <w:sz w:val="22"/>
            <w:szCs w:val="22"/>
            <w:lang w:eastAsia="zh-CN"/>
          </w:rPr>
          <w:t>c</w:t>
        </w:r>
        <w:r w:rsidRPr="00EF2EA8">
          <w:rPr>
            <w:rFonts w:ascii="Arial" w:eastAsia="SimSun" w:hAnsi="Arial" w:cs="Arial"/>
            <w:sz w:val="22"/>
            <w:szCs w:val="22"/>
            <w:lang w:eastAsia="zh-CN"/>
            <w:rPrChange w:id="1411"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412" w:author="VOYER Raphael" w:date="2021-07-21T09:26:00Z"/>
          <w:rFonts w:ascii="Arial" w:eastAsia="SimSun" w:hAnsi="Arial" w:cs="Arial"/>
          <w:sz w:val="22"/>
          <w:szCs w:val="22"/>
          <w:lang w:eastAsia="zh-CN"/>
          <w:rPrChange w:id="1413" w:author="VOYER Raphael" w:date="2021-07-21T09:26:00Z">
            <w:rPr>
              <w:ins w:id="1414" w:author="VOYER Raphael" w:date="2021-07-21T09:26:00Z"/>
              <w:rFonts w:ascii="Arial" w:eastAsia="SimSun" w:hAnsi="Arial" w:cs="Arial"/>
              <w:color w:val="000080"/>
              <w:sz w:val="22"/>
              <w:szCs w:val="22"/>
              <w:lang w:val="fr-FR" w:eastAsia="zh-CN"/>
            </w:rPr>
          </w:rPrChange>
        </w:rPr>
      </w:pPr>
      <w:ins w:id="1415" w:author="VOYER Raphael" w:date="2021-07-21T09:26:00Z">
        <w:r w:rsidRPr="00EF2EA8">
          <w:rPr>
            <w:rFonts w:ascii="Arial" w:eastAsia="SimSun" w:hAnsi="Arial" w:cs="Arial"/>
            <w:sz w:val="22"/>
            <w:szCs w:val="22"/>
            <w:lang w:eastAsia="zh-CN"/>
            <w:rPrChange w:id="1416" w:author="VOYER Raphael" w:date="2021-07-21T09:26:00Z">
              <w:rPr>
                <w:rFonts w:ascii="Arial" w:eastAsia="SimSun" w:hAnsi="Arial" w:cs="Arial"/>
                <w:color w:val="000080"/>
                <w:sz w:val="22"/>
                <w:szCs w:val="22"/>
                <w:lang w:val="fr-FR" w:eastAsia="zh-CN"/>
              </w:rPr>
            </w:rPrChange>
          </w:rPr>
          <w:lastRenderedPageBreak/>
          <w:t>• Configuration of iptables (not yet implemented)</w:t>
        </w:r>
      </w:ins>
    </w:p>
    <w:p w14:paraId="79C3A73A" w14:textId="77777777" w:rsidR="00EF2EA8" w:rsidRPr="00EF2EA8" w:rsidRDefault="00EF2EA8" w:rsidP="00EF2EA8">
      <w:pPr>
        <w:rPr>
          <w:ins w:id="1417" w:author="VOYER Raphael" w:date="2021-07-21T09:26:00Z"/>
          <w:rFonts w:ascii="Arial" w:eastAsia="SimSun" w:hAnsi="Arial" w:cs="Arial"/>
          <w:sz w:val="22"/>
          <w:szCs w:val="22"/>
          <w:lang w:eastAsia="zh-CN"/>
          <w:rPrChange w:id="1418" w:author="VOYER Raphael" w:date="2021-07-21T09:26:00Z">
            <w:rPr>
              <w:ins w:id="1419" w:author="VOYER Raphael" w:date="2021-07-21T09:26:00Z"/>
              <w:rFonts w:ascii="Arial" w:eastAsia="SimSun" w:hAnsi="Arial" w:cs="Arial"/>
              <w:color w:val="000080"/>
              <w:sz w:val="22"/>
              <w:szCs w:val="22"/>
              <w:lang w:val="fr-FR" w:eastAsia="zh-CN"/>
            </w:rPr>
          </w:rPrChange>
        </w:rPr>
      </w:pPr>
      <w:ins w:id="1420" w:author="VOYER Raphael" w:date="2021-07-21T09:26:00Z">
        <w:r w:rsidRPr="00EF2EA8">
          <w:rPr>
            <w:rFonts w:ascii="Arial" w:eastAsia="SimSun" w:hAnsi="Arial" w:cs="Arial"/>
            <w:sz w:val="22"/>
            <w:szCs w:val="22"/>
            <w:lang w:eastAsia="zh-CN"/>
            <w:rPrChange w:id="1421"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422" w:author="VOYER Raphael" w:date="2021-07-21T09:26:00Z"/>
          <w:rFonts w:ascii="Arial" w:eastAsia="SimSun" w:hAnsi="Arial" w:cs="Arial"/>
          <w:sz w:val="22"/>
          <w:szCs w:val="22"/>
          <w:lang w:eastAsia="zh-CN"/>
          <w:rPrChange w:id="1423" w:author="VOYER Raphael" w:date="2021-07-21T09:26:00Z">
            <w:rPr>
              <w:ins w:id="1424" w:author="VOYER Raphael" w:date="2021-07-21T09:26:00Z"/>
              <w:rFonts w:ascii="Arial" w:eastAsia="SimSun" w:hAnsi="Arial" w:cs="Arial"/>
              <w:color w:val="000080"/>
              <w:sz w:val="22"/>
              <w:szCs w:val="22"/>
              <w:lang w:val="fr-FR" w:eastAsia="zh-CN"/>
            </w:rPr>
          </w:rPrChange>
        </w:rPr>
      </w:pPr>
      <w:ins w:id="1425" w:author="VOYER Raphael" w:date="2021-07-21T09:26:00Z">
        <w:r w:rsidRPr="00EF2EA8">
          <w:rPr>
            <w:rFonts w:ascii="Arial" w:eastAsia="SimSun" w:hAnsi="Arial" w:cs="Arial"/>
            <w:sz w:val="22"/>
            <w:szCs w:val="22"/>
            <w:lang w:eastAsia="zh-CN"/>
            <w:rPrChange w:id="1426"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427" w:author="VOYER Raphael" w:date="2021-06-16T09:47:00Z"/>
          <w:rFonts w:ascii="Arial" w:eastAsia="SimSun" w:hAnsi="Arial" w:cs="Arial"/>
          <w:sz w:val="22"/>
          <w:szCs w:val="22"/>
          <w:lang w:eastAsia="zh-CN"/>
          <w:rPrChange w:id="1428" w:author="VOYER Raphael" w:date="2021-07-21T09:26:00Z">
            <w:rPr>
              <w:del w:id="1429" w:author="VOYER Raphael" w:date="2021-06-16T09:47:00Z"/>
              <w:rFonts w:ascii="Arial" w:eastAsia="SimSun" w:hAnsi="Arial" w:cs="Arial"/>
              <w:color w:val="000080"/>
              <w:lang w:eastAsia="zh-CN"/>
            </w:rPr>
          </w:rPrChange>
        </w:rPr>
        <w:pPrChange w:id="1430" w:author="VOYER Raphael" w:date="2021-07-21T09:25:00Z">
          <w:pPr/>
        </w:pPrChange>
      </w:pPr>
      <w:ins w:id="1431" w:author="VOYER Raphael" w:date="2021-07-21T09:26:00Z">
        <w:r w:rsidRPr="00EF2EA8">
          <w:rPr>
            <w:rFonts w:ascii="Arial" w:eastAsia="SimSun" w:hAnsi="Arial" w:cs="Arial"/>
            <w:sz w:val="22"/>
            <w:szCs w:val="22"/>
            <w:lang w:eastAsia="zh-CN"/>
            <w:rPrChange w:id="1432" w:author="VOYER Raphael" w:date="2021-07-21T09:26:00Z">
              <w:rPr>
                <w:rFonts w:ascii="Arial" w:eastAsia="SimSun" w:hAnsi="Arial" w:cs="Arial"/>
                <w:color w:val="000080"/>
                <w:sz w:val="22"/>
                <w:szCs w:val="22"/>
                <w:lang w:val="fr-FR" w:eastAsia="zh-CN"/>
              </w:rPr>
            </w:rPrChange>
          </w:rPr>
          <w:t>• Create /opt/ALE_Script directory</w:t>
        </w:r>
      </w:ins>
    </w:p>
    <w:p w14:paraId="16805EB7" w14:textId="77777777" w:rsidR="00B12CD3" w:rsidRPr="00677CE0" w:rsidDel="00BD0EA4" w:rsidRDefault="00B12CD3" w:rsidP="00EF2EA8">
      <w:pPr>
        <w:rPr>
          <w:del w:id="1433" w:author="VOYER Raphael" w:date="2021-06-16T09:47:00Z"/>
          <w:rFonts w:ascii="Calibri" w:eastAsia="Calibri" w:hAnsi="Calibri"/>
          <w:lang w:eastAsia="zh-CN"/>
          <w:rPrChange w:id="1434" w:author="VOYER Raphael" w:date="2021-06-16T10:14:00Z">
            <w:rPr>
              <w:del w:id="1435" w:author="VOYER Raphael" w:date="2021-06-16T09:47:00Z"/>
              <w:rFonts w:ascii="Arial" w:eastAsia="SimSun" w:hAnsi="Arial" w:cs="Arial"/>
              <w:color w:val="000080"/>
              <w:lang w:eastAsia="zh-CN"/>
            </w:rPr>
          </w:rPrChange>
        </w:rPr>
        <w:pPrChange w:id="1436" w:author="VOYER Raphael" w:date="2021-07-21T09:25:00Z">
          <w:pPr/>
        </w:pPrChange>
      </w:pPr>
      <w:del w:id="1437" w:author="VOYER Raphael" w:date="2021-06-16T09:47:00Z">
        <w:r w:rsidRPr="00677CE0" w:rsidDel="00BD0EA4">
          <w:rPr>
            <w:rFonts w:ascii="Calibri" w:eastAsia="Calibri" w:hAnsi="Calibri"/>
            <w:lang w:eastAsia="zh-CN"/>
            <w:rPrChange w:id="1438"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439" w:author="VOYER Raphael" w:date="2021-06-16T11:18:00Z"/>
          <w:rFonts w:ascii="Calibri" w:eastAsia="Calibri" w:hAnsi="Calibri"/>
          <w:rPrChange w:id="1440" w:author="VOYER Raphael" w:date="2021-06-16T10:14:00Z">
            <w:rPr>
              <w:del w:id="1441" w:author="VOYER Raphael" w:date="2021-06-16T11:18:00Z"/>
            </w:rPr>
          </w:rPrChange>
        </w:rPr>
        <w:pPrChange w:id="1442" w:author="VOYER Raphael" w:date="2021-07-21T09:25:00Z">
          <w:pPr/>
        </w:pPrChange>
      </w:pPr>
    </w:p>
    <w:p w14:paraId="01B3A0FB" w14:textId="77777777" w:rsidR="00855336" w:rsidDel="00374C6A" w:rsidRDefault="00855336" w:rsidP="00EF2EA8">
      <w:pPr>
        <w:rPr>
          <w:del w:id="1443" w:author="VOYER Raphael" w:date="2021-06-16T11:17:00Z"/>
        </w:rPr>
        <w:pPrChange w:id="1444" w:author="VOYER Raphael" w:date="2021-07-21T09:25:00Z">
          <w:pPr/>
        </w:pPrChange>
      </w:pPr>
      <w:del w:id="1445"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446" w:author="VOYER Raphael" w:date="2021-06-16T11:17:00Z"/>
        </w:rPr>
        <w:pPrChange w:id="1447" w:author="VOYER Raphael" w:date="2021-07-21T09:25:00Z">
          <w:pPr/>
        </w:pPrChange>
      </w:pPr>
      <w:del w:id="1448" w:author="VOYER Raphael" w:date="2021-06-16T11:17:00Z">
        <w:r w:rsidDel="00374C6A">
          <w:delText>Several solutions exist on the market. The main ones are</w:delText>
        </w:r>
      </w:del>
    </w:p>
    <w:p w14:paraId="446AD81E" w14:textId="77777777" w:rsidR="00855336" w:rsidDel="00374C6A" w:rsidRDefault="00855336" w:rsidP="00EF2EA8">
      <w:pPr>
        <w:rPr>
          <w:del w:id="1449" w:author="VOYER Raphael" w:date="2021-06-16T11:17:00Z"/>
        </w:rPr>
        <w:pPrChange w:id="1450" w:author="VOYER Raphael" w:date="2021-07-21T09:25:00Z">
          <w:pPr>
            <w:numPr>
              <w:numId w:val="7"/>
            </w:numPr>
            <w:tabs>
              <w:tab w:val="num" w:pos="720"/>
            </w:tabs>
            <w:ind w:left="720" w:hanging="360"/>
            <w:jc w:val="left"/>
          </w:pPr>
        </w:pPrChange>
      </w:pPr>
      <w:del w:id="1451"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452" w:author="VOYER Raphael" w:date="2021-06-16T11:17:00Z"/>
        </w:rPr>
        <w:pPrChange w:id="1453" w:author="VOYER Raphael" w:date="2021-07-21T09:25:00Z">
          <w:pPr>
            <w:numPr>
              <w:numId w:val="7"/>
            </w:numPr>
            <w:tabs>
              <w:tab w:val="num" w:pos="720"/>
            </w:tabs>
            <w:ind w:left="720" w:hanging="360"/>
            <w:jc w:val="left"/>
          </w:pPr>
        </w:pPrChange>
      </w:pPr>
      <w:del w:id="1454" w:author="VOYER Raphael" w:date="2021-06-16T11:17:00Z">
        <w:r w:rsidDel="00374C6A">
          <w:delText>StoneBeat FullCluster</w:delText>
        </w:r>
      </w:del>
    </w:p>
    <w:p w14:paraId="43270840" w14:textId="77777777" w:rsidR="00855336" w:rsidDel="00374C6A" w:rsidRDefault="00855336" w:rsidP="00EF2EA8">
      <w:pPr>
        <w:rPr>
          <w:del w:id="1455" w:author="VOYER Raphael" w:date="2021-06-16T11:17:00Z"/>
        </w:rPr>
        <w:pPrChange w:id="1456" w:author="VOYER Raphael" w:date="2021-07-21T09:25:00Z">
          <w:pPr>
            <w:numPr>
              <w:numId w:val="7"/>
            </w:numPr>
            <w:tabs>
              <w:tab w:val="num" w:pos="720"/>
            </w:tabs>
            <w:ind w:left="720" w:hanging="360"/>
            <w:jc w:val="left"/>
          </w:pPr>
        </w:pPrChange>
      </w:pPr>
      <w:del w:id="1457" w:author="VOYER Raphael" w:date="2021-06-16T11:17:00Z">
        <w:r w:rsidDel="00374C6A">
          <w:delText>CheckPoint ClusterXL</w:delText>
        </w:r>
      </w:del>
    </w:p>
    <w:p w14:paraId="4B74471B" w14:textId="77777777" w:rsidR="00855336" w:rsidDel="00374C6A" w:rsidRDefault="00855336" w:rsidP="00EF2EA8">
      <w:pPr>
        <w:rPr>
          <w:del w:id="1458" w:author="VOYER Raphael" w:date="2021-06-16T11:17:00Z"/>
        </w:rPr>
        <w:pPrChange w:id="1459" w:author="VOYER Raphael" w:date="2021-07-21T09:25:00Z">
          <w:pPr/>
        </w:pPrChange>
      </w:pPr>
    </w:p>
    <w:p w14:paraId="46D8B811" w14:textId="77777777" w:rsidR="00855336" w:rsidDel="00374C6A" w:rsidRDefault="00855336" w:rsidP="00EF2EA8">
      <w:pPr>
        <w:rPr>
          <w:del w:id="1460" w:author="VOYER Raphael" w:date="2021-06-16T11:17:00Z"/>
        </w:rPr>
        <w:pPrChange w:id="1461" w:author="VOYER Raphael" w:date="2021-07-21T09:25:00Z">
          <w:pPr/>
        </w:pPrChange>
      </w:pPr>
      <w:del w:id="1462"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463" w:author="VOYER Raphael" w:date="2021-06-16T11:17:00Z"/>
        </w:rPr>
        <w:pPrChange w:id="1464" w:author="VOYER Raphael" w:date="2021-07-21T09:25:00Z">
          <w:pPr>
            <w:numPr>
              <w:numId w:val="8"/>
            </w:numPr>
            <w:tabs>
              <w:tab w:val="num" w:pos="720"/>
            </w:tabs>
            <w:ind w:left="720" w:hanging="360"/>
            <w:jc w:val="left"/>
          </w:pPr>
        </w:pPrChange>
      </w:pPr>
      <w:del w:id="1465" w:author="VOYER Raphael" w:date="2021-06-16T11:17:00Z">
        <w:r w:rsidDel="00374C6A">
          <w:delText>Unicast</w:delText>
        </w:r>
      </w:del>
    </w:p>
    <w:p w14:paraId="1F76C063" w14:textId="77777777" w:rsidR="00855336" w:rsidDel="00374C6A" w:rsidRDefault="00855336" w:rsidP="00EF2EA8">
      <w:pPr>
        <w:rPr>
          <w:del w:id="1466" w:author="VOYER Raphael" w:date="2021-06-16T11:17:00Z"/>
        </w:rPr>
        <w:pPrChange w:id="1467" w:author="VOYER Raphael" w:date="2021-07-21T09:25:00Z">
          <w:pPr>
            <w:numPr>
              <w:numId w:val="8"/>
            </w:numPr>
            <w:tabs>
              <w:tab w:val="num" w:pos="720"/>
            </w:tabs>
            <w:ind w:left="720" w:hanging="360"/>
            <w:jc w:val="left"/>
          </w:pPr>
        </w:pPrChange>
      </w:pPr>
      <w:del w:id="1468" w:author="VOYER Raphael" w:date="2021-06-16T11:17:00Z">
        <w:r w:rsidDel="00374C6A">
          <w:delText>Multicast</w:delText>
        </w:r>
      </w:del>
    </w:p>
    <w:p w14:paraId="29BF62EC" w14:textId="77777777" w:rsidR="00855336" w:rsidDel="00374C6A" w:rsidRDefault="00855336" w:rsidP="00EF2EA8">
      <w:pPr>
        <w:rPr>
          <w:del w:id="1469" w:author="VOYER Raphael" w:date="2021-06-16T11:17:00Z"/>
        </w:rPr>
        <w:pPrChange w:id="1470" w:author="VOYER Raphael" w:date="2021-07-21T09:25:00Z">
          <w:pPr>
            <w:numPr>
              <w:numId w:val="8"/>
            </w:numPr>
            <w:tabs>
              <w:tab w:val="num" w:pos="720"/>
            </w:tabs>
            <w:ind w:left="720" w:hanging="360"/>
            <w:jc w:val="left"/>
          </w:pPr>
        </w:pPrChange>
      </w:pPr>
      <w:del w:id="1471" w:author="VOYER Raphael" w:date="2021-06-16T11:17:00Z">
        <w:r w:rsidDel="00374C6A">
          <w:delText xml:space="preserve">Multicast with IGMP. </w:delText>
        </w:r>
      </w:del>
    </w:p>
    <w:p w14:paraId="2E42B0C2" w14:textId="77777777" w:rsidR="00855336" w:rsidDel="00374C6A" w:rsidRDefault="00855336" w:rsidP="00EF2EA8">
      <w:pPr>
        <w:rPr>
          <w:del w:id="1472" w:author="VOYER Raphael" w:date="2021-06-16T11:17:00Z"/>
        </w:rPr>
        <w:pPrChange w:id="1473" w:author="VOYER Raphael" w:date="2021-07-21T09:25:00Z">
          <w:pPr>
            <w:ind w:left="360"/>
            <w:jc w:val="left"/>
          </w:pPr>
        </w:pPrChange>
      </w:pPr>
    </w:p>
    <w:p w14:paraId="4F83BEB8" w14:textId="77777777" w:rsidR="00855336" w:rsidDel="00374C6A" w:rsidRDefault="00855336" w:rsidP="00EF2EA8">
      <w:pPr>
        <w:rPr>
          <w:del w:id="1474" w:author="VOYER Raphael" w:date="2021-06-16T11:17:00Z"/>
        </w:rPr>
        <w:pPrChange w:id="1475" w:author="VOYER Raphael" w:date="2021-07-21T09:25:00Z">
          <w:pPr>
            <w:outlineLvl w:val="0"/>
          </w:pPr>
        </w:pPrChange>
      </w:pPr>
      <w:bookmarkStart w:id="1476" w:name="_Toc381025697"/>
      <w:bookmarkStart w:id="1477" w:name="_Toc424820285"/>
      <w:del w:id="1478" w:author="VOYER Raphael" w:date="2021-06-16T11:17:00Z">
        <w:r w:rsidDel="00374C6A">
          <w:delText>There are typically 2 modes of implementations</w:delText>
        </w:r>
        <w:bookmarkEnd w:id="1476"/>
        <w:bookmarkEnd w:id="1477"/>
      </w:del>
    </w:p>
    <w:p w14:paraId="0C38742F" w14:textId="77777777" w:rsidR="00855336" w:rsidDel="00374C6A" w:rsidRDefault="00855336" w:rsidP="00EF2EA8">
      <w:pPr>
        <w:rPr>
          <w:del w:id="1479" w:author="VOYER Raphael" w:date="2021-06-16T11:17:00Z"/>
        </w:rPr>
        <w:pPrChange w:id="1480" w:author="VOYER Raphael" w:date="2021-07-21T09:25:00Z">
          <w:pPr>
            <w:numPr>
              <w:numId w:val="9"/>
            </w:numPr>
            <w:tabs>
              <w:tab w:val="num" w:pos="720"/>
            </w:tabs>
            <w:ind w:left="720" w:hanging="360"/>
            <w:jc w:val="left"/>
          </w:pPr>
        </w:pPrChange>
      </w:pPr>
      <w:del w:id="1481" w:author="VOYER Raphael" w:date="2021-06-16T11:17:00Z">
        <w:r w:rsidDel="00374C6A">
          <w:delText>L2</w:delText>
        </w:r>
      </w:del>
    </w:p>
    <w:p w14:paraId="6CCDF2A8" w14:textId="77777777" w:rsidR="00855336" w:rsidDel="00374C6A" w:rsidRDefault="00855336" w:rsidP="00EF2EA8">
      <w:pPr>
        <w:rPr>
          <w:del w:id="1482" w:author="VOYER Raphael" w:date="2021-06-16T11:17:00Z"/>
        </w:rPr>
        <w:pPrChange w:id="1483" w:author="VOYER Raphael" w:date="2021-07-21T09:25:00Z">
          <w:pPr>
            <w:ind w:left="720"/>
          </w:pPr>
        </w:pPrChange>
      </w:pPr>
      <w:del w:id="1484"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485" w:author="VOYER Raphael" w:date="2021-06-16T11:17:00Z"/>
        </w:rPr>
        <w:pPrChange w:id="1486" w:author="VOYER Raphael" w:date="2021-07-21T09:25:00Z">
          <w:pPr>
            <w:numPr>
              <w:numId w:val="9"/>
            </w:numPr>
            <w:tabs>
              <w:tab w:val="num" w:pos="720"/>
            </w:tabs>
            <w:ind w:left="720" w:hanging="360"/>
            <w:jc w:val="left"/>
          </w:pPr>
        </w:pPrChange>
      </w:pPr>
      <w:del w:id="1487" w:author="VOYER Raphael" w:date="2021-06-16T11:17:00Z">
        <w:r w:rsidDel="00374C6A">
          <w:delText>L3</w:delText>
        </w:r>
      </w:del>
    </w:p>
    <w:p w14:paraId="29137526" w14:textId="77777777" w:rsidR="00855336" w:rsidDel="00374C6A" w:rsidRDefault="00855336" w:rsidP="00EF2EA8">
      <w:pPr>
        <w:rPr>
          <w:del w:id="1488" w:author="VOYER Raphael" w:date="2021-06-16T11:17:00Z"/>
        </w:rPr>
        <w:pPrChange w:id="1489" w:author="VOYER Raphael" w:date="2021-07-21T09:25:00Z">
          <w:pPr>
            <w:ind w:left="720"/>
          </w:pPr>
        </w:pPrChange>
      </w:pPr>
      <w:del w:id="1490"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491" w:author="VOYER Raphael" w:date="2021-06-16T11:17:00Z"/>
        </w:rPr>
        <w:pPrChange w:id="1492" w:author="VOYER Raphael" w:date="2021-07-21T09:25:00Z">
          <w:pPr>
            <w:ind w:left="720"/>
          </w:pPr>
        </w:pPrChange>
      </w:pPr>
    </w:p>
    <w:p w14:paraId="1A0C490A" w14:textId="77777777" w:rsidR="00045037" w:rsidDel="00374C6A" w:rsidRDefault="00045037" w:rsidP="00EF2EA8">
      <w:pPr>
        <w:rPr>
          <w:del w:id="1493" w:author="VOYER Raphael" w:date="2021-06-16T11:17:00Z"/>
        </w:rPr>
        <w:pPrChange w:id="1494" w:author="VOYER Raphael" w:date="2021-07-21T09:25:00Z">
          <w:pPr/>
        </w:pPrChange>
      </w:pPr>
      <w:del w:id="1495"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496" w:author="VOYER Raphael" w:date="2021-06-16T11:17:00Z"/>
        </w:rPr>
        <w:pPrChange w:id="1497" w:author="VOYER Raphael" w:date="2021-07-21T09:25:00Z">
          <w:pPr/>
        </w:pPrChange>
      </w:pPr>
      <w:del w:id="1498" w:author="VOYER Raphael" w:date="2021-06-16T11:17:00Z">
        <w:r w:rsidDel="00374C6A">
          <w:delText>(L2 mode -&gt; L2 HAVLAN and L3 mode -&gt; L3 HAVLAN)</w:delText>
        </w:r>
      </w:del>
    </w:p>
    <w:p w14:paraId="084FF099" w14:textId="77777777" w:rsidR="003A67F4" w:rsidDel="00374C6A" w:rsidRDefault="003A67F4" w:rsidP="00EF2EA8">
      <w:pPr>
        <w:rPr>
          <w:del w:id="1499" w:author="VOYER Raphael" w:date="2021-06-16T11:17:00Z"/>
        </w:rPr>
        <w:pPrChange w:id="1500" w:author="VOYER Raphael" w:date="2021-07-21T09:25:00Z">
          <w:pPr/>
        </w:pPrChange>
      </w:pPr>
    </w:p>
    <w:p w14:paraId="7DCDC358" w14:textId="77777777" w:rsidR="003A67F4" w:rsidDel="00374C6A" w:rsidRDefault="003A67F4" w:rsidP="00EF2EA8">
      <w:pPr>
        <w:rPr>
          <w:del w:id="1501" w:author="VOYER Raphael" w:date="2021-06-16T11:17:00Z"/>
        </w:rPr>
        <w:pPrChange w:id="1502" w:author="VOYER Raphael" w:date="2021-07-21T09:25:00Z">
          <w:pPr/>
        </w:pPrChange>
      </w:pPr>
      <w:del w:id="1503"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504" w:author="VOYER Raphael" w:date="2021-06-16T11:17:00Z"/>
        </w:rPr>
        <w:pPrChange w:id="1505" w:author="VOYER Raphael" w:date="2021-07-21T09:25:00Z">
          <w:pPr/>
        </w:pPrChange>
      </w:pPr>
      <w:del w:id="1506" w:author="VOYER Raphael" w:date="2021-06-16T11:17:00Z">
        <w:r w:rsidDel="00374C6A">
          <w:delText>by the static ARP command with the following limitations.</w:delText>
        </w:r>
      </w:del>
    </w:p>
    <w:p w14:paraId="00A112BD" w14:textId="77777777" w:rsidR="003A67F4" w:rsidDel="00374C6A" w:rsidRDefault="003A67F4" w:rsidP="00EF2EA8">
      <w:pPr>
        <w:rPr>
          <w:del w:id="1507" w:author="VOYER Raphael" w:date="2021-06-16T11:17:00Z"/>
        </w:rPr>
        <w:pPrChange w:id="1508" w:author="VOYER Raphael" w:date="2021-07-21T09:25:00Z">
          <w:pPr/>
        </w:pPrChange>
      </w:pPr>
    </w:p>
    <w:p w14:paraId="3E5893A8" w14:textId="77777777" w:rsidR="003A67F4" w:rsidDel="00374C6A" w:rsidRDefault="003A67F4" w:rsidP="00EF2EA8">
      <w:pPr>
        <w:rPr>
          <w:del w:id="1509" w:author="VOYER Raphael" w:date="2021-06-16T11:17:00Z"/>
        </w:rPr>
        <w:pPrChange w:id="1510" w:author="VOYER Raphael" w:date="2021-07-21T09:25:00Z">
          <w:pPr/>
        </w:pPrChange>
      </w:pPr>
    </w:p>
    <w:p w14:paraId="67257A4F" w14:textId="77777777" w:rsidR="003A67F4" w:rsidDel="00374C6A" w:rsidRDefault="003A67F4" w:rsidP="00EF2EA8">
      <w:pPr>
        <w:rPr>
          <w:del w:id="1511" w:author="VOYER Raphael" w:date="2021-06-16T11:17:00Z"/>
        </w:rPr>
        <w:pPrChange w:id="1512" w:author="VOYER Raphael" w:date="2021-07-21T09:25:00Z">
          <w:pPr>
            <w:outlineLvl w:val="0"/>
          </w:pPr>
        </w:pPrChange>
      </w:pPr>
      <w:del w:id="1513" w:author="VOYER Raphael" w:date="2021-06-16T11:17:00Z">
        <w:r w:rsidDel="00374C6A">
          <w:delText xml:space="preserve"> </w:delText>
        </w:r>
        <w:bookmarkStart w:id="1514" w:name="_Toc381025698"/>
        <w:bookmarkStart w:id="1515"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514"/>
        <w:bookmarkEnd w:id="1515"/>
      </w:del>
    </w:p>
    <w:p w14:paraId="23D20BAE" w14:textId="77777777" w:rsidR="00855336" w:rsidDel="00374C6A" w:rsidRDefault="003A67F4" w:rsidP="00EF2EA8">
      <w:pPr>
        <w:rPr>
          <w:del w:id="1516" w:author="VOYER Raphael" w:date="2021-06-16T11:17:00Z"/>
        </w:rPr>
        <w:pPrChange w:id="1517" w:author="VOYER Raphael" w:date="2021-07-21T09:25:00Z">
          <w:pPr/>
        </w:pPrChange>
      </w:pPr>
      <w:del w:id="1518" w:author="VOYER Raphael" w:date="2021-06-16T11:17:00Z">
        <w:r w:rsidDel="00374C6A">
          <w:delText xml:space="preserve">  a) No support of unicast mac </w:delText>
        </w:r>
      </w:del>
    </w:p>
    <w:p w14:paraId="4C16EA07" w14:textId="77777777" w:rsidR="003A67F4" w:rsidDel="00374C6A" w:rsidRDefault="003A67F4" w:rsidP="00EF2EA8">
      <w:pPr>
        <w:rPr>
          <w:del w:id="1519" w:author="VOYER Raphael" w:date="2021-06-16T11:17:00Z"/>
        </w:rPr>
        <w:pPrChange w:id="1520" w:author="VOYER Raphael" w:date="2021-07-21T09:25:00Z">
          <w:pPr/>
        </w:pPrChange>
      </w:pPr>
      <w:del w:id="1521" w:author="VOYER Raphael" w:date="2021-06-16T11:17:00Z">
        <w:r w:rsidDel="00374C6A">
          <w:delText xml:space="preserve">  b) No support of IP multicast mac.</w:delText>
        </w:r>
      </w:del>
    </w:p>
    <w:p w14:paraId="261CE3E3" w14:textId="77777777" w:rsidR="003A67F4" w:rsidDel="00374C6A" w:rsidRDefault="003A67F4" w:rsidP="00EF2EA8">
      <w:pPr>
        <w:rPr>
          <w:del w:id="1522" w:author="VOYER Raphael" w:date="2021-06-16T11:17:00Z"/>
        </w:rPr>
        <w:pPrChange w:id="1523" w:author="VOYER Raphael" w:date="2021-07-21T09:25:00Z">
          <w:pPr/>
        </w:pPrChange>
      </w:pPr>
    </w:p>
    <w:p w14:paraId="3D5F5109" w14:textId="77777777" w:rsidR="003A67F4" w:rsidDel="00374C6A" w:rsidRDefault="003A67F4" w:rsidP="00EF2EA8">
      <w:pPr>
        <w:rPr>
          <w:del w:id="1524" w:author="VOYER Raphael" w:date="2021-06-16T11:17:00Z"/>
        </w:rPr>
        <w:pPrChange w:id="1525" w:author="VOYER Raphael" w:date="2021-07-21T09:25:00Z">
          <w:pPr>
            <w:outlineLvl w:val="0"/>
          </w:pPr>
        </w:pPrChange>
      </w:pPr>
      <w:bookmarkStart w:id="1526" w:name="_Toc381025699"/>
      <w:bookmarkStart w:id="1527" w:name="_Toc424820287"/>
      <w:del w:id="1528"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526"/>
        <w:bookmarkEnd w:id="1527"/>
      </w:del>
    </w:p>
    <w:p w14:paraId="0CB48A62" w14:textId="77777777" w:rsidR="003A67F4" w:rsidDel="00374C6A" w:rsidRDefault="003A67F4" w:rsidP="00EF2EA8">
      <w:pPr>
        <w:rPr>
          <w:del w:id="1529" w:author="VOYER Raphael" w:date="2021-06-16T11:17:00Z"/>
        </w:rPr>
        <w:pPrChange w:id="1530" w:author="VOYER Raphael" w:date="2021-07-21T09:25:00Z">
          <w:pPr/>
        </w:pPrChange>
      </w:pPr>
      <w:del w:id="1531"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532" w:author="VOYER Raphael" w:date="2021-06-16T11:17:00Z"/>
        </w:rPr>
        <w:pPrChange w:id="1533" w:author="VOYER Raphael" w:date="2021-07-21T09:25:00Z">
          <w:pPr/>
        </w:pPrChange>
      </w:pPr>
      <w:del w:id="1534"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535" w:author="VOYER Raphael" w:date="2021-06-16T11:17:00Z"/>
        </w:rPr>
        <w:pPrChange w:id="1536" w:author="VOYER Raphael" w:date="2021-07-21T09:25:00Z">
          <w:pPr/>
        </w:pPrChange>
      </w:pPr>
      <w:del w:id="1537"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538" w:author="VOYER Raphael" w:date="2021-06-16T11:17:00Z"/>
        </w:rPr>
        <w:pPrChange w:id="1539" w:author="VOYER Raphael" w:date="2021-07-21T09:25:00Z">
          <w:pPr/>
        </w:pPrChange>
      </w:pPr>
    </w:p>
    <w:p w14:paraId="5B82508C" w14:textId="77777777" w:rsidR="003A67F4" w:rsidDel="00374C6A" w:rsidRDefault="003A67F4" w:rsidP="00EF2EA8">
      <w:pPr>
        <w:rPr>
          <w:del w:id="1540" w:author="VOYER Raphael" w:date="2021-06-16T11:17:00Z"/>
        </w:rPr>
        <w:pPrChange w:id="1541" w:author="VOYER Raphael" w:date="2021-07-21T09:25:00Z">
          <w:pPr/>
        </w:pPrChange>
      </w:pPr>
    </w:p>
    <w:p w14:paraId="3158F40F" w14:textId="77777777" w:rsidR="003A67F4" w:rsidDel="00374C6A" w:rsidRDefault="003A67F4" w:rsidP="00EF2EA8">
      <w:pPr>
        <w:rPr>
          <w:del w:id="1542" w:author="VOYER Raphael" w:date="2021-06-16T11:17:00Z"/>
        </w:rPr>
        <w:pPrChange w:id="1543" w:author="VOYER Raphael" w:date="2021-07-21T09:25:00Z">
          <w:pPr/>
        </w:pPrChange>
      </w:pPr>
      <w:del w:id="1544"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545" w:author="VOYER Raphael" w:date="2021-06-16T11:17:00Z"/>
        </w:rPr>
        <w:pPrChange w:id="1546" w:author="VOYER Raphael" w:date="2021-07-21T09:25:00Z">
          <w:pPr/>
        </w:pPrChange>
      </w:pPr>
      <w:del w:id="1547" w:author="VOYER Raphael" w:date="2021-06-16T11:17:00Z">
        <w:r w:rsidDel="00374C6A">
          <w:delText>limitations using a new management framework.</w:delText>
        </w:r>
      </w:del>
    </w:p>
    <w:p w14:paraId="24681001" w14:textId="77777777" w:rsidR="003A67F4" w:rsidDel="00374C6A" w:rsidRDefault="003A67F4" w:rsidP="00EF2EA8">
      <w:pPr>
        <w:rPr>
          <w:del w:id="1548" w:author="VOYER Raphael" w:date="2021-06-16T11:17:00Z"/>
        </w:rPr>
        <w:pPrChange w:id="1549" w:author="VOYER Raphael" w:date="2021-07-21T09:25:00Z">
          <w:pPr/>
        </w:pPrChange>
      </w:pPr>
    </w:p>
    <w:p w14:paraId="473AC4AA" w14:textId="77777777" w:rsidR="00855336" w:rsidDel="00374C6A" w:rsidRDefault="00855336" w:rsidP="00EF2EA8">
      <w:pPr>
        <w:rPr>
          <w:del w:id="1550" w:author="VOYER Raphael" w:date="2021-06-16T11:17:00Z"/>
        </w:rPr>
        <w:pPrChange w:id="1551" w:author="VOYER Raphael" w:date="2021-07-21T09:25:00Z">
          <w:pPr>
            <w:ind w:left="720"/>
          </w:pPr>
        </w:pPrChange>
      </w:pPr>
    </w:p>
    <w:p w14:paraId="3497807B" w14:textId="77777777" w:rsidR="00855336" w:rsidRPr="00C8033D" w:rsidDel="00374C6A" w:rsidRDefault="00855336" w:rsidP="00EF2EA8">
      <w:pPr>
        <w:rPr>
          <w:del w:id="1552" w:author="VOYER Raphael" w:date="2021-06-16T11:17:00Z"/>
          <w:b/>
          <w:bCs/>
          <w:sz w:val="28"/>
          <w:szCs w:val="28"/>
        </w:rPr>
        <w:pPrChange w:id="1553" w:author="VOYER Raphael" w:date="2021-07-21T09:25:00Z">
          <w:pPr>
            <w:outlineLvl w:val="0"/>
          </w:pPr>
        </w:pPrChange>
      </w:pPr>
      <w:bookmarkStart w:id="1554" w:name="_Toc381025700"/>
      <w:del w:id="1555"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554"/>
        <w:r w:rsidRPr="00C8033D" w:rsidDel="00374C6A">
          <w:rPr>
            <w:b/>
            <w:bCs/>
            <w:sz w:val="28"/>
            <w:szCs w:val="28"/>
          </w:rPr>
          <w:delText xml:space="preserve"> </w:delText>
        </w:r>
      </w:del>
    </w:p>
    <w:p w14:paraId="3328B68A" w14:textId="77777777" w:rsidR="00855336" w:rsidRPr="00C8033D" w:rsidDel="00374C6A" w:rsidRDefault="00855336" w:rsidP="00EF2EA8">
      <w:pPr>
        <w:rPr>
          <w:del w:id="1556" w:author="VOYER Raphael" w:date="2021-06-16T11:17:00Z"/>
        </w:rPr>
        <w:pPrChange w:id="1557" w:author="VOYER Raphael" w:date="2021-07-21T09:25:00Z">
          <w:pPr/>
        </w:pPrChange>
      </w:pPr>
    </w:p>
    <w:p w14:paraId="3BEFAD64" w14:textId="77777777" w:rsidR="00E305B9" w:rsidDel="00374C6A" w:rsidRDefault="00855336" w:rsidP="00EF2EA8">
      <w:pPr>
        <w:rPr>
          <w:del w:id="1558" w:author="VOYER Raphael" w:date="2021-06-16T11:17:00Z"/>
        </w:rPr>
        <w:pPrChange w:id="1559" w:author="VOYER Raphael" w:date="2021-07-21T09:25:00Z">
          <w:pPr/>
        </w:pPrChange>
      </w:pPr>
      <w:del w:id="1560"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561" w:author="VOYER Raphael" w:date="2021-06-16T11:17:00Z"/>
        </w:rPr>
        <w:pPrChange w:id="1562" w:author="VOYER Raphael" w:date="2021-07-21T09:25:00Z">
          <w:pPr/>
        </w:pPrChange>
      </w:pPr>
    </w:p>
    <w:p w14:paraId="2988A58E" w14:textId="77777777" w:rsidR="00855336" w:rsidDel="00374C6A" w:rsidRDefault="00855336" w:rsidP="00EF2EA8">
      <w:pPr>
        <w:rPr>
          <w:del w:id="1563" w:author="VOYER Raphael" w:date="2021-06-16T11:17:00Z"/>
          <w:b/>
          <w:sz w:val="28"/>
          <w:szCs w:val="28"/>
        </w:rPr>
        <w:pPrChange w:id="1564" w:author="VOYER Raphael" w:date="2021-07-21T09:25:00Z">
          <w:pPr>
            <w:outlineLvl w:val="0"/>
          </w:pPr>
        </w:pPrChange>
      </w:pPr>
      <w:bookmarkStart w:id="1565" w:name="_Toc381025701"/>
      <w:del w:id="1566" w:author="VOYER Raphael" w:date="2021-06-16T11:17:00Z">
        <w:r w:rsidRPr="0092399A" w:rsidDel="00374C6A">
          <w:rPr>
            <w:b/>
            <w:sz w:val="28"/>
            <w:szCs w:val="28"/>
          </w:rPr>
          <w:delText>2.1.2 Clustering</w:delText>
        </w:r>
        <w:bookmarkEnd w:id="1565"/>
      </w:del>
    </w:p>
    <w:p w14:paraId="7A440589" w14:textId="77777777" w:rsidR="00855336" w:rsidDel="00374C6A" w:rsidRDefault="00855336" w:rsidP="00EF2EA8">
      <w:pPr>
        <w:rPr>
          <w:del w:id="1567" w:author="VOYER Raphael" w:date="2021-06-16T11:17:00Z"/>
          <w:b/>
          <w:sz w:val="28"/>
          <w:szCs w:val="28"/>
        </w:rPr>
        <w:pPrChange w:id="1568" w:author="VOYER Raphael" w:date="2021-07-21T09:25:00Z">
          <w:pPr/>
        </w:pPrChange>
      </w:pPr>
    </w:p>
    <w:p w14:paraId="1E954784" w14:textId="77777777" w:rsidR="00855336" w:rsidRPr="00200E28" w:rsidDel="00374C6A" w:rsidRDefault="00855336" w:rsidP="00EF2EA8">
      <w:pPr>
        <w:rPr>
          <w:del w:id="1569" w:author="VOYER Raphael" w:date="2021-06-16T11:17:00Z"/>
        </w:rPr>
        <w:pPrChange w:id="1570" w:author="VOYER Raphael" w:date="2021-07-21T09:25:00Z">
          <w:pPr/>
        </w:pPrChange>
      </w:pPr>
      <w:del w:id="1571"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572" w:author="VOYER Raphael" w:date="2021-06-16T11:17:00Z"/>
        </w:rPr>
        <w:pPrChange w:id="1573" w:author="VOYER Raphael" w:date="2021-07-21T09:25:00Z">
          <w:pPr/>
        </w:pPrChange>
      </w:pPr>
    </w:p>
    <w:p w14:paraId="7C7D9C97" w14:textId="77777777" w:rsidR="00855336" w:rsidRPr="00200E28" w:rsidDel="00374C6A" w:rsidRDefault="00855336" w:rsidP="00EF2EA8">
      <w:pPr>
        <w:rPr>
          <w:del w:id="1574" w:author="VOYER Raphael" w:date="2021-06-16T11:17:00Z"/>
        </w:rPr>
        <w:pPrChange w:id="1575" w:author="VOYER Raphael" w:date="2021-07-21T09:25:00Z">
          <w:pPr/>
        </w:pPrChange>
      </w:pPr>
      <w:del w:id="1576"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577" w:author="VOYER Raphael" w:date="2021-06-16T11:17:00Z"/>
        </w:rPr>
        <w:pPrChange w:id="1578" w:author="VOYER Raphael" w:date="2021-07-21T09:25:00Z">
          <w:pPr>
            <w:numPr>
              <w:numId w:val="10"/>
            </w:numPr>
            <w:tabs>
              <w:tab w:val="num" w:pos="720"/>
            </w:tabs>
            <w:ind w:left="720" w:hanging="360"/>
          </w:pPr>
        </w:pPrChange>
      </w:pPr>
      <w:del w:id="1579" w:author="VOYER Raphael" w:date="2021-06-16T11:17:00Z">
        <w:r w:rsidRPr="00200E28" w:rsidDel="00374C6A">
          <w:delText>Which nodes are online</w:delText>
        </w:r>
      </w:del>
    </w:p>
    <w:p w14:paraId="20E2BC7D" w14:textId="77777777" w:rsidR="00855336" w:rsidRPr="00200E28" w:rsidDel="00374C6A" w:rsidRDefault="00855336" w:rsidP="00EF2EA8">
      <w:pPr>
        <w:rPr>
          <w:del w:id="1580" w:author="VOYER Raphael" w:date="2021-06-16T11:17:00Z"/>
        </w:rPr>
        <w:pPrChange w:id="1581" w:author="VOYER Raphael" w:date="2021-07-21T09:25:00Z">
          <w:pPr>
            <w:numPr>
              <w:numId w:val="10"/>
            </w:numPr>
            <w:tabs>
              <w:tab w:val="num" w:pos="720"/>
            </w:tabs>
            <w:ind w:left="720" w:hanging="360"/>
          </w:pPr>
        </w:pPrChange>
      </w:pPr>
      <w:del w:id="1582"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583" w:author="VOYER Raphael" w:date="2021-06-16T11:17:00Z"/>
        </w:rPr>
        <w:pPrChange w:id="1584" w:author="VOYER Raphael" w:date="2021-07-21T09:25:00Z">
          <w:pPr>
            <w:numPr>
              <w:numId w:val="10"/>
            </w:numPr>
            <w:tabs>
              <w:tab w:val="num" w:pos="720"/>
            </w:tabs>
            <w:ind w:left="720" w:hanging="360"/>
          </w:pPr>
        </w:pPrChange>
      </w:pPr>
      <w:del w:id="1585" w:author="VOYER Raphael" w:date="2021-06-16T11:17:00Z">
        <w:r w:rsidRPr="00200E28" w:rsidDel="00374C6A">
          <w:delText>How much load is each node handling</w:delText>
        </w:r>
      </w:del>
    </w:p>
    <w:p w14:paraId="1F42F426" w14:textId="77777777" w:rsidR="00855336" w:rsidDel="00374C6A" w:rsidRDefault="00855336" w:rsidP="00EF2EA8">
      <w:pPr>
        <w:rPr>
          <w:del w:id="1586" w:author="VOYER Raphael" w:date="2021-06-16T11:17:00Z"/>
        </w:rPr>
        <w:pPrChange w:id="1587" w:author="VOYER Raphael" w:date="2021-07-21T09:25:00Z">
          <w:pPr>
            <w:numPr>
              <w:numId w:val="10"/>
            </w:numPr>
            <w:tabs>
              <w:tab w:val="num" w:pos="720"/>
            </w:tabs>
            <w:ind w:left="720" w:hanging="360"/>
          </w:pPr>
        </w:pPrChange>
      </w:pPr>
      <w:del w:id="1588"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589" w:author="VOYER Raphael" w:date="2021-06-16T11:17:00Z"/>
        </w:rPr>
        <w:pPrChange w:id="1590" w:author="VOYER Raphael" w:date="2021-07-21T09:25:00Z">
          <w:pPr/>
        </w:pPrChange>
      </w:pPr>
    </w:p>
    <w:p w14:paraId="361A2B8C" w14:textId="77777777" w:rsidR="00855336" w:rsidRPr="00200E28" w:rsidDel="00374C6A" w:rsidRDefault="00855336" w:rsidP="00EF2EA8">
      <w:pPr>
        <w:rPr>
          <w:del w:id="1591" w:author="VOYER Raphael" w:date="2021-06-16T11:17:00Z"/>
        </w:rPr>
        <w:pPrChange w:id="1592" w:author="VOYER Raphael" w:date="2021-07-21T09:25:00Z">
          <w:pPr/>
        </w:pPrChange>
      </w:pPr>
      <w:del w:id="1593"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594" w:author="VOYER Raphael" w:date="2021-06-16T11:17:00Z"/>
        </w:rPr>
        <w:pPrChange w:id="1595" w:author="VOYER Raphael" w:date="2021-07-21T09:25:00Z">
          <w:pPr>
            <w:numPr>
              <w:numId w:val="11"/>
            </w:numPr>
            <w:tabs>
              <w:tab w:val="num" w:pos="720"/>
            </w:tabs>
            <w:ind w:left="720" w:hanging="360"/>
          </w:pPr>
        </w:pPrChange>
      </w:pPr>
      <w:del w:id="1596" w:author="VOYER Raphael" w:date="2021-06-16T11:17:00Z">
        <w:r w:rsidRPr="00200E28" w:rsidDel="00374C6A">
          <w:delText>Detecting node failures</w:delText>
        </w:r>
      </w:del>
    </w:p>
    <w:p w14:paraId="5BA7BD8B" w14:textId="77777777" w:rsidR="00855336" w:rsidRPr="00200E28" w:rsidDel="00374C6A" w:rsidRDefault="00855336" w:rsidP="00EF2EA8">
      <w:pPr>
        <w:rPr>
          <w:del w:id="1597" w:author="VOYER Raphael" w:date="2021-06-16T11:17:00Z"/>
        </w:rPr>
        <w:pPrChange w:id="1598" w:author="VOYER Raphael" w:date="2021-07-21T09:25:00Z">
          <w:pPr>
            <w:numPr>
              <w:numId w:val="11"/>
            </w:numPr>
            <w:tabs>
              <w:tab w:val="num" w:pos="720"/>
            </w:tabs>
            <w:ind w:left="720" w:hanging="360"/>
          </w:pPr>
        </w:pPrChange>
      </w:pPr>
      <w:del w:id="1599" w:author="VOYER Raphael" w:date="2021-06-16T11:17:00Z">
        <w:r w:rsidRPr="00200E28" w:rsidDel="00374C6A">
          <w:delText>Isolating failed nodes</w:delText>
        </w:r>
      </w:del>
    </w:p>
    <w:p w14:paraId="4D1F7681" w14:textId="77777777" w:rsidR="00855336" w:rsidDel="00374C6A" w:rsidRDefault="00855336" w:rsidP="00EF2EA8">
      <w:pPr>
        <w:rPr>
          <w:del w:id="1600" w:author="VOYER Raphael" w:date="2021-06-16T11:17:00Z"/>
        </w:rPr>
        <w:pPrChange w:id="1601" w:author="VOYER Raphael" w:date="2021-07-21T09:25:00Z">
          <w:pPr>
            <w:numPr>
              <w:numId w:val="11"/>
            </w:numPr>
            <w:tabs>
              <w:tab w:val="num" w:pos="720"/>
            </w:tabs>
            <w:ind w:left="720" w:hanging="360"/>
          </w:pPr>
        </w:pPrChange>
      </w:pPr>
      <w:del w:id="1602"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03" w:author="VOYER Raphael" w:date="2021-06-16T11:17:00Z"/>
        </w:rPr>
        <w:pPrChange w:id="1604" w:author="VOYER Raphael" w:date="2021-07-21T09:25:00Z">
          <w:pPr>
            <w:ind w:left="360"/>
          </w:pPr>
        </w:pPrChange>
      </w:pPr>
    </w:p>
    <w:p w14:paraId="1080AFEB" w14:textId="77777777" w:rsidR="00855336" w:rsidDel="00374C6A" w:rsidRDefault="00855336" w:rsidP="00EF2EA8">
      <w:pPr>
        <w:rPr>
          <w:del w:id="1605" w:author="VOYER Raphael" w:date="2021-06-16T11:17:00Z"/>
          <w:b/>
          <w:sz w:val="28"/>
          <w:szCs w:val="28"/>
        </w:rPr>
        <w:pPrChange w:id="1606" w:author="VOYER Raphael" w:date="2021-07-21T09:25:00Z">
          <w:pPr>
            <w:outlineLvl w:val="0"/>
          </w:pPr>
        </w:pPrChange>
      </w:pPr>
      <w:bookmarkStart w:id="1607" w:name="_Toc381025702"/>
      <w:del w:id="1608"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607"/>
      </w:del>
    </w:p>
    <w:p w14:paraId="33E974A2" w14:textId="77777777" w:rsidR="00855336" w:rsidRPr="0092399A" w:rsidDel="00374C6A" w:rsidRDefault="00855336" w:rsidP="00EF2EA8">
      <w:pPr>
        <w:rPr>
          <w:del w:id="1609" w:author="VOYER Raphael" w:date="2021-06-16T11:17:00Z"/>
          <w:b/>
          <w:sz w:val="28"/>
          <w:szCs w:val="28"/>
        </w:rPr>
        <w:pPrChange w:id="1610" w:author="VOYER Raphael" w:date="2021-07-21T09:25:00Z">
          <w:pPr/>
        </w:pPrChange>
      </w:pPr>
    </w:p>
    <w:p w14:paraId="1E2C2F6A" w14:textId="77777777" w:rsidR="00855336" w:rsidDel="00374C6A" w:rsidRDefault="00855336" w:rsidP="00EF2EA8">
      <w:pPr>
        <w:rPr>
          <w:del w:id="1611" w:author="VOYER Raphael" w:date="2021-06-16T11:17:00Z"/>
        </w:rPr>
        <w:pPrChange w:id="1612" w:author="VOYER Raphael" w:date="2021-07-21T09:25:00Z">
          <w:pPr/>
        </w:pPrChange>
      </w:pPr>
      <w:del w:id="1613"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614" w:author="VOYER Raphael" w:date="2021-06-16T11:17:00Z"/>
        </w:rPr>
        <w:pPrChange w:id="1615" w:author="VOYER Raphael" w:date="2021-07-21T09:25:00Z">
          <w:pPr/>
        </w:pPrChange>
      </w:pPr>
      <w:del w:id="1616"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617" w:author="VOYER Raphael" w:date="2021-06-16T11:17:00Z"/>
        </w:rPr>
        <w:pPrChange w:id="1618" w:author="VOYER Raphael" w:date="2021-07-21T09:25:00Z">
          <w:pPr/>
        </w:pPrChange>
      </w:pPr>
    </w:p>
    <w:p w14:paraId="43EEE179" w14:textId="77777777" w:rsidR="00855336" w:rsidRPr="0092399A" w:rsidDel="00374C6A" w:rsidRDefault="00855336" w:rsidP="00EF2EA8">
      <w:pPr>
        <w:rPr>
          <w:del w:id="1619" w:author="VOYER Raphael" w:date="2021-06-16T11:17:00Z"/>
          <w:b/>
        </w:rPr>
        <w:pPrChange w:id="1620" w:author="VOYER Raphael" w:date="2021-07-21T09:25:00Z">
          <w:pPr>
            <w:outlineLvl w:val="0"/>
          </w:pPr>
        </w:pPrChange>
      </w:pPr>
      <w:bookmarkStart w:id="1621" w:name="_Toc381025703"/>
      <w:bookmarkStart w:id="1622" w:name="_Toc424820291"/>
      <w:del w:id="1623" w:author="VOYER Raphael" w:date="2021-06-16T11:17:00Z">
        <w:r w:rsidRPr="0092399A" w:rsidDel="00374C6A">
          <w:rPr>
            <w:b/>
          </w:rPr>
          <w:delText>Cluster addresses</w:delText>
        </w:r>
        <w:r w:rsidDel="00374C6A">
          <w:rPr>
            <w:b/>
          </w:rPr>
          <w:delText>:</w:delText>
        </w:r>
        <w:bookmarkEnd w:id="1621"/>
        <w:bookmarkEnd w:id="1622"/>
      </w:del>
    </w:p>
    <w:p w14:paraId="3E4CAD68" w14:textId="77777777" w:rsidR="00855336" w:rsidRPr="0092399A" w:rsidDel="00374C6A" w:rsidRDefault="00855336" w:rsidP="00EF2EA8">
      <w:pPr>
        <w:rPr>
          <w:del w:id="1624" w:author="VOYER Raphael" w:date="2021-06-16T11:17:00Z"/>
          <w:i/>
          <w:iCs/>
        </w:rPr>
        <w:pPrChange w:id="1625" w:author="VOYER Raphael" w:date="2021-07-21T09:25:00Z">
          <w:pPr/>
        </w:pPrChange>
      </w:pPr>
      <w:del w:id="1626"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627" w:author="VOYER Raphael" w:date="2021-06-16T11:17:00Z"/>
        </w:rPr>
        <w:pPrChange w:id="1628" w:author="VOYER Raphael" w:date="2021-07-21T09:25:00Z">
          <w:pPr/>
        </w:pPrChange>
      </w:pPr>
      <w:del w:id="1629"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630" w:author="VOYER Raphael" w:date="2021-06-16T11:17:00Z"/>
          <w:b/>
        </w:rPr>
        <w:pPrChange w:id="1631" w:author="VOYER Raphael" w:date="2021-07-21T09:25:00Z">
          <w:pPr/>
        </w:pPrChange>
      </w:pPr>
    </w:p>
    <w:p w14:paraId="68E098C3" w14:textId="77777777" w:rsidR="00855336" w:rsidRPr="0092399A" w:rsidDel="00374C6A" w:rsidRDefault="00855336" w:rsidP="00EF2EA8">
      <w:pPr>
        <w:rPr>
          <w:del w:id="1632" w:author="VOYER Raphael" w:date="2021-06-16T11:17:00Z"/>
          <w:b/>
        </w:rPr>
        <w:pPrChange w:id="1633" w:author="VOYER Raphael" w:date="2021-07-21T09:25:00Z">
          <w:pPr>
            <w:outlineLvl w:val="0"/>
          </w:pPr>
        </w:pPrChange>
      </w:pPr>
      <w:bookmarkStart w:id="1634" w:name="_Toc381025704"/>
      <w:bookmarkStart w:id="1635" w:name="_Toc424820292"/>
      <w:del w:id="1636" w:author="VOYER Raphael" w:date="2021-06-16T11:17:00Z">
        <w:r w:rsidRPr="0092399A" w:rsidDel="00374C6A">
          <w:rPr>
            <w:b/>
          </w:rPr>
          <w:delText>Dedicated addresses:</w:delText>
        </w:r>
        <w:bookmarkEnd w:id="1634"/>
        <w:bookmarkEnd w:id="1635"/>
      </w:del>
    </w:p>
    <w:p w14:paraId="0B516129" w14:textId="77777777" w:rsidR="00855336" w:rsidDel="00374C6A" w:rsidRDefault="00855336" w:rsidP="00EF2EA8">
      <w:pPr>
        <w:rPr>
          <w:del w:id="1637" w:author="VOYER Raphael" w:date="2021-06-16T11:17:00Z"/>
        </w:rPr>
        <w:pPrChange w:id="1638" w:author="VOYER Raphael" w:date="2021-07-21T09:25:00Z">
          <w:pPr/>
        </w:pPrChange>
      </w:pPr>
      <w:del w:id="1639"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640" w:author="VOYER Raphael" w:date="2021-06-16T11:17:00Z"/>
        </w:rPr>
        <w:pPrChange w:id="1641" w:author="VOYER Raphael" w:date="2021-07-21T09:25:00Z">
          <w:pPr/>
        </w:pPrChange>
      </w:pPr>
    </w:p>
    <w:p w14:paraId="1520BCB1" w14:textId="77777777" w:rsidR="00855336" w:rsidDel="00374C6A" w:rsidRDefault="00855336" w:rsidP="00EF2EA8">
      <w:pPr>
        <w:rPr>
          <w:del w:id="1642" w:author="VOYER Raphael" w:date="2021-06-16T11:17:00Z"/>
        </w:rPr>
        <w:pPrChange w:id="1643" w:author="VOYER Raphael" w:date="2021-07-21T09:25:00Z">
          <w:pPr/>
        </w:pPrChange>
      </w:pPr>
    </w:p>
    <w:p w14:paraId="23F39DD5" w14:textId="77777777" w:rsidR="00155D27" w:rsidDel="00374C6A" w:rsidRDefault="0067445D" w:rsidP="00EF2EA8">
      <w:pPr>
        <w:rPr>
          <w:del w:id="1644" w:author="VOYER Raphael" w:date="2021-06-16T11:17:00Z"/>
        </w:rPr>
        <w:pPrChange w:id="1645" w:author="VOYER Raphael" w:date="2021-07-21T09:25:00Z">
          <w:pPr>
            <w:keepNext/>
          </w:pPr>
        </w:pPrChange>
      </w:pPr>
      <w:del w:id="1646"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647" w:author="VOYER Raphael" w:date="2021-06-16T11:17:00Z"/>
        </w:rPr>
        <w:pPrChange w:id="1648" w:author="VOYER Raphael" w:date="2021-07-21T09:25:00Z">
          <w:pPr>
            <w:pStyle w:val="Lgende"/>
            <w:ind w:left="1440" w:firstLine="720"/>
            <w:outlineLvl w:val="0"/>
          </w:pPr>
        </w:pPrChange>
      </w:pPr>
      <w:bookmarkStart w:id="1649" w:name="_Toc381025705"/>
      <w:bookmarkStart w:id="1650" w:name="_Toc424820293"/>
      <w:bookmarkStart w:id="1651" w:name="_Toc436661300"/>
      <w:del w:id="1652"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649"/>
        <w:bookmarkEnd w:id="1650"/>
        <w:bookmarkEnd w:id="1651"/>
      </w:del>
    </w:p>
    <w:p w14:paraId="52904806" w14:textId="77777777" w:rsidR="00855336" w:rsidDel="00374C6A" w:rsidRDefault="00155D27" w:rsidP="00EF2EA8">
      <w:pPr>
        <w:rPr>
          <w:del w:id="1653" w:author="VOYER Raphael" w:date="2021-06-16T11:17:00Z"/>
          <w:b/>
          <w:sz w:val="24"/>
          <w:szCs w:val="24"/>
        </w:rPr>
        <w:pPrChange w:id="1654" w:author="VOYER Raphael" w:date="2021-07-21T09:25:00Z">
          <w:pPr/>
        </w:pPrChange>
      </w:pPr>
      <w:del w:id="1655" w:author="VOYER Raphael" w:date="2021-06-16T11:17:00Z">
        <w:r w:rsidDel="00374C6A">
          <w:delText xml:space="preserve">                     </w:delText>
        </w:r>
      </w:del>
    </w:p>
    <w:p w14:paraId="0427E194" w14:textId="77777777" w:rsidR="00855336" w:rsidRPr="00DE6F15" w:rsidDel="00374C6A" w:rsidRDefault="00855336" w:rsidP="00EF2EA8">
      <w:pPr>
        <w:rPr>
          <w:del w:id="1656" w:author="VOYER Raphael" w:date="2021-06-16T11:17:00Z"/>
          <w:b/>
          <w:sz w:val="24"/>
          <w:szCs w:val="24"/>
        </w:rPr>
        <w:pPrChange w:id="1657" w:author="VOYER Raphael" w:date="2021-07-21T09:25:00Z">
          <w:pPr/>
        </w:pPrChange>
      </w:pPr>
    </w:p>
    <w:p w14:paraId="0905A49D" w14:textId="77777777" w:rsidR="00855336" w:rsidDel="00374C6A" w:rsidRDefault="00855336" w:rsidP="00EF2EA8">
      <w:pPr>
        <w:rPr>
          <w:del w:id="1658" w:author="VOYER Raphael" w:date="2021-06-16T11:17:00Z"/>
          <w:b/>
          <w:bCs/>
          <w:sz w:val="28"/>
          <w:szCs w:val="28"/>
        </w:rPr>
        <w:pPrChange w:id="1659" w:author="VOYER Raphael" w:date="2021-07-21T09:25:00Z">
          <w:pPr>
            <w:outlineLvl w:val="0"/>
          </w:pPr>
        </w:pPrChange>
      </w:pPr>
      <w:bookmarkStart w:id="1660" w:name="_Toc381025706"/>
      <w:del w:id="1661" w:author="VOYER Raphael" w:date="2021-06-16T11:17:00Z">
        <w:r w:rsidRPr="009F4634" w:rsidDel="00374C6A">
          <w:rPr>
            <w:b/>
            <w:bCs/>
            <w:sz w:val="28"/>
            <w:szCs w:val="28"/>
          </w:rPr>
          <w:delText>2.1.4 Connecting to the Cluster:</w:delText>
        </w:r>
        <w:bookmarkEnd w:id="1660"/>
      </w:del>
    </w:p>
    <w:p w14:paraId="3888D734" w14:textId="77777777" w:rsidR="00855336" w:rsidRPr="009F4634" w:rsidDel="00374C6A" w:rsidRDefault="00855336" w:rsidP="00EF2EA8">
      <w:pPr>
        <w:rPr>
          <w:del w:id="1662" w:author="VOYER Raphael" w:date="2021-06-16T11:17:00Z"/>
          <w:b/>
          <w:bCs/>
          <w:sz w:val="28"/>
          <w:szCs w:val="28"/>
        </w:rPr>
        <w:pPrChange w:id="1663" w:author="VOYER Raphael" w:date="2021-07-21T09:25:00Z">
          <w:pPr/>
        </w:pPrChange>
      </w:pPr>
    </w:p>
    <w:p w14:paraId="74B4BA42" w14:textId="77777777" w:rsidR="00855336" w:rsidRPr="005A1534" w:rsidDel="00374C6A" w:rsidRDefault="00013D18" w:rsidP="00EF2EA8">
      <w:pPr>
        <w:rPr>
          <w:del w:id="1664" w:author="VOYER Raphael" w:date="2021-06-16T11:17:00Z"/>
          <w:b/>
        </w:rPr>
        <w:pPrChange w:id="1665" w:author="VOYER Raphael" w:date="2021-07-21T09:25:00Z">
          <w:pPr>
            <w:outlineLvl w:val="0"/>
          </w:pPr>
        </w:pPrChange>
      </w:pPr>
      <w:bookmarkStart w:id="1666" w:name="_Toc381025707"/>
      <w:bookmarkStart w:id="1667" w:name="_Toc424820295"/>
      <w:del w:id="1668" w:author="VOYER Raphael" w:date="2021-06-16T11:17:00Z">
        <w:r w:rsidDel="00374C6A">
          <w:rPr>
            <w:b/>
          </w:rPr>
          <w:delText xml:space="preserve">Multicast </w:delText>
        </w:r>
        <w:r w:rsidR="00855336" w:rsidRPr="005A1534" w:rsidDel="00374C6A">
          <w:rPr>
            <w:b/>
          </w:rPr>
          <w:delText>Switching</w:delText>
        </w:r>
        <w:bookmarkEnd w:id="1666"/>
        <w:bookmarkEnd w:id="1667"/>
      </w:del>
    </w:p>
    <w:p w14:paraId="545A640C" w14:textId="77777777" w:rsidR="00855336" w:rsidDel="00374C6A" w:rsidRDefault="00855336" w:rsidP="00EF2EA8">
      <w:pPr>
        <w:rPr>
          <w:del w:id="1669" w:author="VOYER Raphael" w:date="2021-06-16T11:17:00Z"/>
        </w:rPr>
        <w:pPrChange w:id="1670" w:author="VOYER Raphael" w:date="2021-07-21T09:25:00Z">
          <w:pPr/>
        </w:pPrChange>
      </w:pPr>
      <w:del w:id="1671"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672" w:author="VOYER Raphael" w:date="2021-06-16T11:17:00Z"/>
        </w:rPr>
        <w:pPrChange w:id="1673" w:author="VOYER Raphael" w:date="2021-07-21T09:25:00Z">
          <w:pPr/>
        </w:pPrChange>
      </w:pPr>
    </w:p>
    <w:p w14:paraId="2DE01353" w14:textId="77777777" w:rsidR="00855336" w:rsidRPr="005A1534" w:rsidDel="00374C6A" w:rsidRDefault="00855336" w:rsidP="00EF2EA8">
      <w:pPr>
        <w:rPr>
          <w:del w:id="1674" w:author="VOYER Raphael" w:date="2021-06-16T11:17:00Z"/>
          <w:b/>
          <w:sz w:val="24"/>
          <w:szCs w:val="24"/>
        </w:rPr>
        <w:pPrChange w:id="1675" w:author="VOYER Raphael" w:date="2021-07-21T09:25:00Z">
          <w:pPr>
            <w:outlineLvl w:val="0"/>
          </w:pPr>
        </w:pPrChange>
      </w:pPr>
      <w:bookmarkStart w:id="1676" w:name="_Toc381025708"/>
      <w:bookmarkStart w:id="1677" w:name="_Toc424820296"/>
      <w:del w:id="1678" w:author="VOYER Raphael" w:date="2021-06-16T11:17:00Z">
        <w:r w:rsidRPr="005A1534" w:rsidDel="00374C6A">
          <w:rPr>
            <w:b/>
            <w:sz w:val="24"/>
            <w:szCs w:val="24"/>
          </w:rPr>
          <w:delText>Routing</w:delText>
        </w:r>
        <w:bookmarkEnd w:id="1676"/>
        <w:bookmarkEnd w:id="1677"/>
      </w:del>
    </w:p>
    <w:p w14:paraId="08521353" w14:textId="77777777" w:rsidR="00892C1C" w:rsidRPr="00200E28" w:rsidDel="00374C6A" w:rsidRDefault="00892C1C" w:rsidP="00EF2EA8">
      <w:pPr>
        <w:rPr>
          <w:del w:id="1679" w:author="VOYER Raphael" w:date="2021-06-16T11:17:00Z"/>
        </w:rPr>
        <w:pPrChange w:id="1680" w:author="VOYER Raphael" w:date="2021-07-21T09:25:00Z">
          <w:pPr/>
        </w:pPrChange>
      </w:pPr>
      <w:del w:id="1681"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682" w:author="VOYER Raphael" w:date="2021-06-16T11:17:00Z"/>
        </w:rPr>
        <w:pPrChange w:id="1683" w:author="VOYER Raphael" w:date="2021-07-21T09:25:00Z">
          <w:pPr/>
        </w:pPrChange>
      </w:pPr>
    </w:p>
    <w:p w14:paraId="7B1EBD99" w14:textId="77777777" w:rsidR="00855336" w:rsidRPr="005A1534" w:rsidDel="00374C6A" w:rsidRDefault="00855336" w:rsidP="00EF2EA8">
      <w:pPr>
        <w:rPr>
          <w:del w:id="1684" w:author="VOYER Raphael" w:date="2021-06-16T11:17:00Z"/>
          <w:b/>
        </w:rPr>
        <w:pPrChange w:id="1685" w:author="VOYER Raphael" w:date="2021-07-21T09:25:00Z">
          <w:pPr>
            <w:outlineLvl w:val="0"/>
          </w:pPr>
        </w:pPrChange>
      </w:pPr>
      <w:bookmarkStart w:id="1686" w:name="_Toc381025709"/>
      <w:bookmarkStart w:id="1687" w:name="_Toc424820297"/>
      <w:del w:id="1688" w:author="VOYER Raphael" w:date="2021-06-16T11:17:00Z">
        <w:r w:rsidRPr="005A1534" w:rsidDel="00374C6A">
          <w:rPr>
            <w:b/>
          </w:rPr>
          <w:delText>Load Balancing</w:delText>
        </w:r>
        <w:bookmarkEnd w:id="1686"/>
        <w:bookmarkEnd w:id="1687"/>
      </w:del>
    </w:p>
    <w:p w14:paraId="655C9043" w14:textId="77777777" w:rsidR="00855336" w:rsidDel="00374C6A" w:rsidRDefault="007C694B" w:rsidP="00EF2EA8">
      <w:pPr>
        <w:rPr>
          <w:del w:id="1689" w:author="VOYER Raphael" w:date="2021-06-16T11:17:00Z"/>
        </w:rPr>
        <w:pPrChange w:id="1690" w:author="VOYER Raphael" w:date="2021-07-21T09:25:00Z">
          <w:pPr/>
        </w:pPrChange>
      </w:pPr>
      <w:del w:id="1691"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692" w:author="VOYER Raphael" w:date="2021-06-16T11:17:00Z"/>
          <w:b/>
          <w:bCs/>
        </w:rPr>
        <w:pPrChange w:id="1693" w:author="VOYER Raphael" w:date="2021-07-21T09:25:00Z">
          <w:pPr/>
        </w:pPrChange>
      </w:pPr>
      <w:del w:id="1694"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695" w:author="VOYER Raphael" w:date="2021-06-16T11:17:00Z"/>
        </w:rPr>
        <w:pPrChange w:id="1696" w:author="VOYER Raphael" w:date="2021-07-21T09:25:00Z">
          <w:pPr>
            <w:keepNext/>
          </w:pPr>
        </w:pPrChange>
      </w:pPr>
      <w:del w:id="1697"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698" w:author="VOYER Raphael" w:date="2021-06-16T11:17:00Z"/>
          <w:sz w:val="28"/>
          <w:szCs w:val="28"/>
        </w:rPr>
        <w:pPrChange w:id="1699" w:author="VOYER Raphael" w:date="2021-07-21T09:25:00Z">
          <w:pPr>
            <w:pStyle w:val="Lgende"/>
            <w:ind w:left="1440" w:firstLine="720"/>
            <w:outlineLvl w:val="0"/>
          </w:pPr>
        </w:pPrChange>
      </w:pPr>
      <w:bookmarkStart w:id="1700" w:name="_Toc381025710"/>
      <w:bookmarkStart w:id="1701" w:name="_Toc424820298"/>
      <w:bookmarkStart w:id="1702" w:name="_Toc436661301"/>
      <w:del w:id="1703"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00"/>
        <w:bookmarkEnd w:id="1701"/>
        <w:bookmarkEnd w:id="1702"/>
      </w:del>
    </w:p>
    <w:p w14:paraId="768D16B1" w14:textId="77777777" w:rsidR="00855336" w:rsidRPr="00AD61F8" w:rsidRDefault="00855336" w:rsidP="00EF2EA8">
      <w:pPr>
        <w:rPr>
          <w:b/>
          <w:sz w:val="24"/>
          <w:szCs w:val="24"/>
        </w:rPr>
        <w:pPrChange w:id="1704" w:author="VOYER Raphael" w:date="2021-07-21T09:25:00Z">
          <w:pPr/>
        </w:pPrChange>
      </w:pPr>
    </w:p>
    <w:p w14:paraId="1DAC6C3B" w14:textId="77777777" w:rsidR="00855336" w:rsidRDefault="00855336" w:rsidP="00622755">
      <w:pPr>
        <w:pStyle w:val="Titre2"/>
      </w:pPr>
      <w:bookmarkStart w:id="1705" w:name="_Toc381025711"/>
      <w:bookmarkStart w:id="1706" w:name="_Toc76555051"/>
      <w:r>
        <w:t>Platform Supported</w:t>
      </w:r>
      <w:bookmarkEnd w:id="1705"/>
      <w:bookmarkEnd w:id="1706"/>
    </w:p>
    <w:p w14:paraId="7AC0C482" w14:textId="77777777" w:rsidR="00855336" w:rsidRPr="00222929" w:rsidRDefault="00855336" w:rsidP="00855336">
      <w:pPr>
        <w:pStyle w:val="Corpsdetexte"/>
        <w:rPr>
          <w:u w:val="single"/>
        </w:rPr>
      </w:pPr>
      <w:r>
        <w:t xml:space="preserve">The proposed </w:t>
      </w:r>
      <w:del w:id="1707" w:author="VOYER Raphael" w:date="2021-06-16T11:06:00Z">
        <w:r w:rsidDel="001111A8">
          <w:delText>HA VLAN</w:delText>
        </w:r>
      </w:del>
      <w:ins w:id="1708" w:author="VOYER Raphael" w:date="2021-06-16T11:06:00Z">
        <w:r w:rsidR="001111A8">
          <w:t>Preventive Maintenance</w:t>
        </w:r>
      </w:ins>
      <w:r>
        <w:t xml:space="preserve"> functionality shall be supported on </w:t>
      </w:r>
      <w:del w:id="1709" w:author="VOYER Raphael" w:date="2021-06-16T11:06:00Z">
        <w:r w:rsidDel="001111A8">
          <w:delText>OS6900 as part of 7.2.1.R01.</w:delText>
        </w:r>
        <w:r w:rsidR="00F527A2" w:rsidDel="001111A8">
          <w:delText xml:space="preserve"> In 8.3.1.R01, HAVLAN will be supported on OS6900, OS10K, OS6860, OS6865, OS9900.</w:delText>
        </w:r>
      </w:del>
      <w:ins w:id="1710" w:author="VOYER Raphael" w:date="2021-06-16T11:07:00Z">
        <w:r w:rsidR="001111A8">
          <w:t>Omniswitch</w:t>
        </w:r>
      </w:ins>
      <w:ins w:id="1711" w:author="VOYER Raphael" w:date="2021-06-16T11:06:00Z">
        <w:r w:rsidR="001111A8">
          <w:t xml:space="preserve"> AOS 8</w:t>
        </w:r>
      </w:ins>
      <w:ins w:id="1712" w:author="VOYER Raphael" w:date="2021-06-16T11:07:00Z">
        <w:r w:rsidR="001111A8">
          <w:t>.X</w:t>
        </w:r>
      </w:ins>
    </w:p>
    <w:p w14:paraId="503FAE74" w14:textId="77777777" w:rsidR="00855336" w:rsidRDefault="00855336" w:rsidP="00622755">
      <w:pPr>
        <w:pStyle w:val="Titre2"/>
      </w:pPr>
      <w:bookmarkStart w:id="1713" w:name="_Design_Constraints"/>
      <w:bookmarkStart w:id="1714" w:name="_Toc214247596"/>
      <w:bookmarkStart w:id="1715" w:name="_Toc381025712"/>
      <w:bookmarkStart w:id="1716" w:name="_Toc76555052"/>
      <w:bookmarkStart w:id="1717" w:name="_Toc159221914"/>
      <w:bookmarkEnd w:id="1713"/>
      <w:r>
        <w:t>Design Constraints</w:t>
      </w:r>
      <w:bookmarkEnd w:id="1714"/>
      <w:r>
        <w:t>.</w:t>
      </w:r>
      <w:bookmarkStart w:id="1718" w:name="_Toc214247598"/>
      <w:bookmarkEnd w:id="1715"/>
      <w:bookmarkEnd w:id="1716"/>
    </w:p>
    <w:p w14:paraId="36148277" w14:textId="77777777" w:rsidR="00855336" w:rsidRDefault="00855336" w:rsidP="00622755">
      <w:pPr>
        <w:pStyle w:val="Titre3"/>
      </w:pPr>
      <w:bookmarkStart w:id="1719" w:name="_Toc214247600"/>
      <w:bookmarkStart w:id="1720" w:name="_Toc381025713"/>
      <w:bookmarkStart w:id="1721" w:name="_Toc76555053"/>
      <w:bookmarkEnd w:id="1718"/>
      <w:r>
        <w:t>Software Limitations</w:t>
      </w:r>
      <w:bookmarkEnd w:id="1719"/>
      <w:bookmarkEnd w:id="1720"/>
      <w:bookmarkEnd w:id="1721"/>
    </w:p>
    <w:bookmarkEnd w:id="1717"/>
    <w:p w14:paraId="4BDDDF67" w14:textId="77777777" w:rsidR="00855336" w:rsidRDefault="00855336" w:rsidP="00855336">
      <w:pPr>
        <w:pStyle w:val="Corpsdetexte"/>
        <w:numPr>
          <w:ilvl w:val="0"/>
          <w:numId w:val="6"/>
        </w:numPr>
        <w:rPr>
          <w:ins w:id="1722" w:author="VOYER Raphael" w:date="2021-06-16T11:07:00Z"/>
        </w:rPr>
      </w:pPr>
      <w:del w:id="1723" w:author="VOYER Raphael" w:date="2021-06-16T11:07:00Z">
        <w:r w:rsidDel="001111A8">
          <w:delText xml:space="preserve">Maximum of </w:delText>
        </w:r>
        <w:r w:rsidR="00045037" w:rsidDel="001111A8">
          <w:delText>32</w:delText>
        </w:r>
        <w:r w:rsidDel="001111A8">
          <w:delText xml:space="preserve"> Clusters shall be supported.</w:delText>
        </w:r>
      </w:del>
      <w:ins w:id="1724" w:author="VOYER Raphael" w:date="2021-06-16T11:07:00Z">
        <w:r w:rsidR="001111A8">
          <w:t>Unknown</w:t>
        </w:r>
      </w:ins>
    </w:p>
    <w:p w14:paraId="19D059E6" w14:textId="77777777" w:rsidR="001111A8" w:rsidDel="001111A8" w:rsidRDefault="001111A8">
      <w:pPr>
        <w:pStyle w:val="Corpsdetexte"/>
        <w:ind w:left="360"/>
        <w:rPr>
          <w:del w:id="1725" w:author="VOYER Raphael" w:date="2021-06-16T11:08:00Z"/>
        </w:rPr>
        <w:pPrChange w:id="1726"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727" w:author="VOYER Raphael" w:date="2021-06-16T11:07:00Z"/>
        </w:rPr>
      </w:pPr>
      <w:del w:id="1728"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729" w:name="_Toc381025714"/>
      <w:bookmarkStart w:id="1730" w:name="_Toc76555054"/>
      <w:r>
        <w:t>Hardware Limitations</w:t>
      </w:r>
      <w:bookmarkEnd w:id="1729"/>
      <w:bookmarkEnd w:id="1730"/>
      <w:r>
        <w:t xml:space="preserve"> </w:t>
      </w:r>
    </w:p>
    <w:p w14:paraId="11AA3BE4" w14:textId="77777777" w:rsidR="001111A8" w:rsidRDefault="001111A8" w:rsidP="001111A8">
      <w:pPr>
        <w:pStyle w:val="Corpsdetexte"/>
        <w:numPr>
          <w:ilvl w:val="0"/>
          <w:numId w:val="6"/>
        </w:numPr>
        <w:rPr>
          <w:ins w:id="1731" w:author="VOYER Raphael" w:date="2021-06-16T11:08:00Z"/>
        </w:rPr>
      </w:pPr>
      <w:ins w:id="1732" w:author="VOYER Raphael" w:date="2021-06-16T11:08:00Z">
        <w:r>
          <w:t>Unknown</w:t>
        </w:r>
      </w:ins>
    </w:p>
    <w:p w14:paraId="4AC856D2" w14:textId="77777777" w:rsidR="00855336" w:rsidDel="001111A8" w:rsidRDefault="00855336" w:rsidP="00855336">
      <w:pPr>
        <w:pStyle w:val="Corpsdetexte"/>
        <w:numPr>
          <w:ilvl w:val="0"/>
          <w:numId w:val="6"/>
        </w:numPr>
        <w:rPr>
          <w:del w:id="1733" w:author="VOYER Raphael" w:date="2021-06-16T11:08:00Z"/>
        </w:rPr>
      </w:pPr>
      <w:del w:id="1734"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735" w:name="_Toc76555055"/>
        <w:bookmarkEnd w:id="1735"/>
      </w:del>
    </w:p>
    <w:p w14:paraId="02B78A96" w14:textId="77777777" w:rsidR="00387307" w:rsidDel="001111A8" w:rsidRDefault="00387307" w:rsidP="00387307">
      <w:pPr>
        <w:pStyle w:val="Corpsdetexte"/>
        <w:numPr>
          <w:ilvl w:val="0"/>
          <w:numId w:val="6"/>
        </w:numPr>
        <w:rPr>
          <w:del w:id="1736" w:author="VOYER Raphael" w:date="2021-06-16T11:08:00Z"/>
        </w:rPr>
      </w:pPr>
      <w:del w:id="1737" w:author="VOYER Raphael" w:date="2021-06-16T11:08:00Z">
        <w:r w:rsidDel="001111A8">
          <w:delText>A maximum of 32 IFP entries shall be reserved for supporting the clusters.</w:delText>
        </w:r>
        <w:bookmarkStart w:id="1738" w:name="_Toc76555056"/>
        <w:bookmarkEnd w:id="1738"/>
      </w:del>
    </w:p>
    <w:p w14:paraId="564C5D3B" w14:textId="77777777" w:rsidR="00856BD3" w:rsidDel="001111A8" w:rsidRDefault="00856BD3" w:rsidP="00855336">
      <w:pPr>
        <w:pStyle w:val="Corpsdetexte"/>
        <w:numPr>
          <w:ilvl w:val="0"/>
          <w:numId w:val="6"/>
        </w:numPr>
        <w:rPr>
          <w:del w:id="1739" w:author="VOYER Raphael" w:date="2021-06-16T11:08:00Z"/>
        </w:rPr>
      </w:pPr>
      <w:del w:id="1740" w:author="VOYER Raphael" w:date="2021-06-16T11:08:00Z">
        <w:r w:rsidDel="001111A8">
          <w:delText>A maximum of 32 L2MC indexes will be reserved for supporting the clusters.</w:delText>
        </w:r>
        <w:bookmarkStart w:id="1741" w:name="_Toc76555057"/>
        <w:bookmarkEnd w:id="1741"/>
      </w:del>
    </w:p>
    <w:p w14:paraId="4AA177E0" w14:textId="77777777" w:rsidR="00A55B40" w:rsidRPr="00A55B40" w:rsidDel="001111A8" w:rsidRDefault="008801AF" w:rsidP="00DE7837">
      <w:pPr>
        <w:pStyle w:val="Corpsdetexte"/>
        <w:numPr>
          <w:ilvl w:val="0"/>
          <w:numId w:val="6"/>
        </w:numPr>
        <w:rPr>
          <w:del w:id="1742" w:author="VOYER Raphael" w:date="2021-06-16T11:08:00Z"/>
        </w:rPr>
      </w:pPr>
      <w:del w:id="1743" w:author="VOYER Raphael" w:date="2021-06-16T11:08:00Z">
        <w:r w:rsidDel="001111A8">
          <w:delText>A maximum of 32 L3_ENTRY shall be reserved for L3 cluster handling.</w:delText>
        </w:r>
        <w:bookmarkStart w:id="1744" w:name="_Toc76555058"/>
        <w:bookmarkEnd w:id="1744"/>
      </w:del>
    </w:p>
    <w:p w14:paraId="2F80BC3F" w14:textId="77777777" w:rsidR="00855336" w:rsidRDefault="00855336" w:rsidP="00622755">
      <w:pPr>
        <w:pStyle w:val="Titre2"/>
      </w:pPr>
      <w:bookmarkStart w:id="1745" w:name="_Assumptions_and_Dependencies"/>
      <w:bookmarkStart w:id="1746" w:name="_Toc214247601"/>
      <w:bookmarkStart w:id="1747" w:name="_Toc381025715"/>
      <w:bookmarkStart w:id="1748" w:name="_Toc76555059"/>
      <w:bookmarkEnd w:id="1745"/>
      <w:r>
        <w:t>Assumptions and Dependencies</w:t>
      </w:r>
      <w:bookmarkEnd w:id="1746"/>
      <w:bookmarkEnd w:id="1747"/>
      <w:bookmarkEnd w:id="1748"/>
      <w:r>
        <w:t xml:space="preserve"> </w:t>
      </w:r>
    </w:p>
    <w:p w14:paraId="78C277A1" w14:textId="77777777" w:rsidR="00374C6A" w:rsidRDefault="00CA1324" w:rsidP="00374C6A">
      <w:pPr>
        <w:pStyle w:val="Corpsdetexte"/>
        <w:numPr>
          <w:ilvl w:val="0"/>
          <w:numId w:val="6"/>
        </w:numPr>
        <w:rPr>
          <w:ins w:id="1749" w:author="VOYER Raphael" w:date="2021-06-16T11:22:00Z"/>
        </w:rPr>
      </w:pPr>
      <w:bookmarkStart w:id="1750" w:name="_SYSTEM_REQUIREMENT_SPECIFICATIONS"/>
      <w:bookmarkEnd w:id="1247"/>
      <w:bookmarkEnd w:id="1750"/>
      <w:r>
        <w:t>None</w:t>
      </w:r>
    </w:p>
    <w:p w14:paraId="577444E9" w14:textId="77777777" w:rsidR="00374C6A" w:rsidRDefault="00374C6A" w:rsidP="00374C6A">
      <w:pPr>
        <w:pStyle w:val="Titre"/>
        <w:rPr>
          <w:ins w:id="1751" w:author="VOYER Raphael" w:date="2021-06-16T11:23:00Z"/>
        </w:rPr>
      </w:pPr>
    </w:p>
    <w:p w14:paraId="22848E5D" w14:textId="77777777" w:rsidR="00374C6A" w:rsidRDefault="00374C6A" w:rsidP="00374C6A">
      <w:pPr>
        <w:rPr>
          <w:ins w:id="1752" w:author="VOYER Raphael" w:date="2021-06-16T11:23:00Z"/>
        </w:rPr>
      </w:pPr>
    </w:p>
    <w:p w14:paraId="525658F4" w14:textId="77777777" w:rsidR="00374C6A" w:rsidRPr="00374C6A" w:rsidDel="005E70E9" w:rsidRDefault="00374C6A">
      <w:pPr>
        <w:rPr>
          <w:del w:id="1753" w:author="VOYER Raphael" w:date="2021-06-16T11:35:00Z"/>
          <w:lang w:val="fr-FR"/>
          <w:rPrChange w:id="1754" w:author="VOYER Raphael" w:date="2021-06-16T11:25:00Z">
            <w:rPr>
              <w:del w:id="1755" w:author="VOYER Raphael" w:date="2021-06-16T11:35:00Z"/>
            </w:rPr>
          </w:rPrChange>
        </w:rPr>
        <w:pPrChange w:id="1756" w:author="VOYER Raphael" w:date="2021-06-16T11:24:00Z">
          <w:pPr>
            <w:pStyle w:val="Corpsdetexte"/>
            <w:numPr>
              <w:numId w:val="6"/>
            </w:numPr>
            <w:tabs>
              <w:tab w:val="num" w:pos="720"/>
            </w:tabs>
            <w:ind w:left="720" w:hanging="360"/>
          </w:pPr>
        </w:pPrChange>
      </w:pPr>
      <w:bookmarkStart w:id="1757" w:name="_Toc76555060"/>
      <w:bookmarkEnd w:id="1757"/>
    </w:p>
    <w:p w14:paraId="559F7A4E" w14:textId="77777777" w:rsidR="00855336" w:rsidRDefault="00855336" w:rsidP="00622755">
      <w:pPr>
        <w:pStyle w:val="Titre1"/>
        <w:pageBreakBefore/>
        <w:tabs>
          <w:tab w:val="clear" w:pos="432"/>
          <w:tab w:val="num" w:pos="360"/>
        </w:tabs>
        <w:ind w:left="360" w:hanging="360"/>
        <w:jc w:val="left"/>
      </w:pPr>
      <w:bookmarkStart w:id="1758" w:name="_FUNCTIONAL_SPECIFICATIONS"/>
      <w:bookmarkStart w:id="1759" w:name="_Toc195435509"/>
      <w:bookmarkStart w:id="1760" w:name="_Ref197796357"/>
      <w:bookmarkStart w:id="1761" w:name="_Toc214247602"/>
      <w:bookmarkStart w:id="1762" w:name="_Toc381025716"/>
      <w:bookmarkStart w:id="1763" w:name="_Toc193785702"/>
      <w:bookmarkStart w:id="1764" w:name="_Toc138487351"/>
      <w:bookmarkEnd w:id="1758"/>
      <w:del w:id="1765" w:author="VOYER Raphael" w:date="2021-06-16T11:35:00Z">
        <w:r w:rsidDel="005E70E9">
          <w:lastRenderedPageBreak/>
          <w:delText>S</w:delText>
        </w:r>
      </w:del>
      <w:bookmarkStart w:id="1766" w:name="_Toc76555061"/>
      <w:ins w:id="1767" w:author="VOYER Raphael" w:date="2021-06-16T11:35:00Z">
        <w:r w:rsidR="005E70E9">
          <w:t>S</w:t>
        </w:r>
      </w:ins>
      <w:r>
        <w:t>YSTEM REQUIREMENT SPECIFICATIONS</w:t>
      </w:r>
      <w:bookmarkEnd w:id="1759"/>
      <w:bookmarkEnd w:id="1760"/>
      <w:bookmarkEnd w:id="1761"/>
      <w:bookmarkEnd w:id="1762"/>
      <w:bookmarkEnd w:id="1766"/>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768" w:author="VOYER Raphael" w:date="2021-06-16T11:08:00Z">
        <w:r w:rsidDel="001111A8">
          <w:rPr>
            <w:noProof/>
          </w:rPr>
          <w:delText>HA VLAN</w:delText>
        </w:r>
        <w:r w:rsidRPr="00135EF3" w:rsidDel="001111A8">
          <w:rPr>
            <w:noProof/>
          </w:rPr>
          <w:delText xml:space="preserve"> feature</w:delText>
        </w:r>
      </w:del>
      <w:ins w:id="1769"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770" w:name="_Toc195435510"/>
      <w:bookmarkStart w:id="1771" w:name="_Toc214247603"/>
      <w:bookmarkStart w:id="1772" w:name="_Toc381025717"/>
      <w:bookmarkStart w:id="1773" w:name="_Toc76555062"/>
      <w:r w:rsidRPr="00135EF3">
        <w:rPr>
          <w:noProof/>
        </w:rPr>
        <w:t>Configuration Requirements</w:t>
      </w:r>
      <w:bookmarkEnd w:id="1770"/>
      <w:bookmarkEnd w:id="1771"/>
      <w:bookmarkEnd w:id="1772"/>
      <w:bookmarkEnd w:id="1773"/>
    </w:p>
    <w:p w14:paraId="0F66E07C" w14:textId="77777777" w:rsidR="00855336" w:rsidRPr="00135EF3" w:rsidDel="001111A8" w:rsidRDefault="00855336" w:rsidP="00622755">
      <w:pPr>
        <w:pStyle w:val="Titre3"/>
        <w:ind w:left="0" w:firstLine="0"/>
        <w:jc w:val="left"/>
        <w:rPr>
          <w:del w:id="1774" w:author="VOYER Raphael" w:date="2021-06-16T11:09:00Z"/>
          <w:noProof/>
        </w:rPr>
      </w:pPr>
      <w:bookmarkStart w:id="1775" w:name="_Toc195435511"/>
      <w:bookmarkStart w:id="1776" w:name="_Toc214247604"/>
      <w:bookmarkStart w:id="1777" w:name="_Toc381025718"/>
      <w:smartTag w:uri="urn:schemas-microsoft-com:office:smarttags" w:element="stockticker">
        <w:del w:id="1778" w:author="VOYER Raphael" w:date="2021-06-16T11:09:00Z">
          <w:r w:rsidRPr="00135EF3" w:rsidDel="001111A8">
            <w:rPr>
              <w:noProof/>
            </w:rPr>
            <w:delText>CLI</w:delText>
          </w:r>
        </w:del>
      </w:smartTag>
      <w:del w:id="1779" w:author="VOYER Raphael" w:date="2021-06-16T11:09:00Z">
        <w:r w:rsidRPr="00135EF3" w:rsidDel="001111A8">
          <w:rPr>
            <w:noProof/>
          </w:rPr>
          <w:delText xml:space="preserve"> requirements</w:delText>
        </w:r>
        <w:bookmarkEnd w:id="1775"/>
        <w:bookmarkEnd w:id="1776"/>
        <w:bookmarkEnd w:id="1777"/>
      </w:del>
    </w:p>
    <w:p w14:paraId="78BEB974" w14:textId="77777777" w:rsidR="00855336" w:rsidDel="001111A8" w:rsidRDefault="00855336" w:rsidP="00855336">
      <w:pPr>
        <w:pStyle w:val="Corpsdetexte"/>
        <w:rPr>
          <w:del w:id="1780" w:author="VOYER Raphael" w:date="2021-06-16T11:09:00Z"/>
          <w:noProof/>
        </w:rPr>
      </w:pPr>
      <w:smartTag w:uri="urn:schemas-microsoft-com:office:smarttags" w:element="stockticker">
        <w:del w:id="1781" w:author="VOYER Raphael" w:date="2021-06-16T11:09:00Z">
          <w:r w:rsidDel="001111A8">
            <w:rPr>
              <w:b/>
              <w:noProof/>
            </w:rPr>
            <w:delText>AOS</w:delText>
          </w:r>
        </w:del>
      </w:smartTag>
      <w:del w:id="1782"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783" w:author="VOYER Raphael" w:date="2021-06-16T11:09:00Z"/>
          <w:noProof/>
        </w:rPr>
      </w:pPr>
      <w:smartTag w:uri="urn:schemas-microsoft-com:office:smarttags" w:element="stockticker">
        <w:del w:id="1784" w:author="VOYER Raphael" w:date="2021-06-16T11:09:00Z">
          <w:r w:rsidDel="001111A8">
            <w:rPr>
              <w:b/>
              <w:noProof/>
            </w:rPr>
            <w:delText>AOS</w:delText>
          </w:r>
        </w:del>
      </w:smartTag>
      <w:del w:id="1785"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786" w:author="VOYER Raphael" w:date="2021-06-16T11:09:00Z"/>
          <w:noProof/>
        </w:rPr>
      </w:pPr>
      <w:smartTag w:uri="urn:schemas-microsoft-com:office:smarttags" w:element="stockticker">
        <w:del w:id="1787" w:author="VOYER Raphael" w:date="2021-06-16T11:09:00Z">
          <w:r w:rsidDel="001111A8">
            <w:rPr>
              <w:b/>
              <w:noProof/>
            </w:rPr>
            <w:delText>AOS</w:delText>
          </w:r>
        </w:del>
      </w:smartTag>
      <w:del w:id="1788"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789" w:author="VOYER Raphael" w:date="2021-06-16T11:09:00Z"/>
          <w:noProof/>
        </w:rPr>
      </w:pPr>
      <w:smartTag w:uri="urn:schemas-microsoft-com:office:smarttags" w:element="stockticker">
        <w:del w:id="1790" w:author="VOYER Raphael" w:date="2021-06-16T11:09:00Z">
          <w:r w:rsidDel="001111A8">
            <w:rPr>
              <w:b/>
              <w:noProof/>
            </w:rPr>
            <w:delText>AOS</w:delText>
          </w:r>
        </w:del>
      </w:smartTag>
      <w:del w:id="1791"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792" w:author="VOYER Raphael" w:date="2021-06-16T11:09:00Z"/>
          <w:noProof/>
        </w:rPr>
      </w:pPr>
      <w:smartTag w:uri="urn:schemas-microsoft-com:office:smarttags" w:element="stockticker">
        <w:del w:id="1793" w:author="VOYER Raphael" w:date="2021-06-16T11:09:00Z">
          <w:r w:rsidDel="001111A8">
            <w:rPr>
              <w:b/>
              <w:noProof/>
            </w:rPr>
            <w:delText>AOS</w:delText>
          </w:r>
        </w:del>
      </w:smartTag>
      <w:del w:id="1794"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795" w:author="VOYER Raphael" w:date="2021-06-16T11:09:00Z"/>
          <w:noProof/>
        </w:rPr>
      </w:pPr>
      <w:smartTag w:uri="urn:schemas-microsoft-com:office:smarttags" w:element="stockticker">
        <w:del w:id="1796" w:author="VOYER Raphael" w:date="2021-06-16T11:09:00Z">
          <w:r w:rsidDel="001111A8">
            <w:rPr>
              <w:b/>
              <w:noProof/>
            </w:rPr>
            <w:delText>AOS</w:delText>
          </w:r>
        </w:del>
      </w:smartTag>
      <w:del w:id="1797"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798" w:name="_Toc214247605"/>
      </w:del>
    </w:p>
    <w:p w14:paraId="5D4E003D" w14:textId="77777777" w:rsidR="00855336" w:rsidDel="001111A8" w:rsidRDefault="00855336" w:rsidP="00855336">
      <w:pPr>
        <w:pStyle w:val="Corpsdetexte"/>
        <w:tabs>
          <w:tab w:val="left" w:pos="2795"/>
        </w:tabs>
        <w:rPr>
          <w:del w:id="1799" w:author="VOYER Raphael" w:date="2021-06-16T11:09:00Z"/>
          <w:noProof/>
        </w:rPr>
      </w:pPr>
      <w:smartTag w:uri="urn:schemas-microsoft-com:office:smarttags" w:element="stockticker">
        <w:del w:id="1800" w:author="VOYER Raphael" w:date="2021-06-16T11:09:00Z">
          <w:r w:rsidDel="001111A8">
            <w:rPr>
              <w:b/>
              <w:noProof/>
            </w:rPr>
            <w:delText>AOS</w:delText>
          </w:r>
        </w:del>
      </w:smartTag>
      <w:del w:id="1801"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798"/>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02" w:author="VOYER Raphael" w:date="2021-06-16T11:09:00Z"/>
          <w:noProof/>
        </w:rPr>
      </w:pPr>
      <w:smartTag w:uri="urn:schemas-microsoft-com:office:smarttags" w:element="stockticker">
        <w:del w:id="1803" w:author="VOYER Raphael" w:date="2021-06-16T11:09:00Z">
          <w:r w:rsidDel="001111A8">
            <w:rPr>
              <w:b/>
              <w:noProof/>
            </w:rPr>
            <w:delText>AOS</w:delText>
          </w:r>
        </w:del>
      </w:smartTag>
      <w:del w:id="1804"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805" w:author="VOYER Raphael" w:date="2021-06-16T11:09:00Z"/>
          <w:noProof/>
        </w:rPr>
      </w:pPr>
      <w:smartTag w:uri="urn:schemas-microsoft-com:office:smarttags" w:element="stockticker">
        <w:del w:id="1806" w:author="VOYER Raphael" w:date="2021-06-16T11:09:00Z">
          <w:r w:rsidDel="001111A8">
            <w:rPr>
              <w:b/>
              <w:noProof/>
            </w:rPr>
            <w:delText>AOS</w:delText>
          </w:r>
        </w:del>
      </w:smartTag>
      <w:del w:id="1807"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808" w:author="VOYER Raphael" w:date="2021-06-16T11:09:00Z"/>
          <w:noProof/>
        </w:rPr>
      </w:pPr>
      <w:bookmarkStart w:id="1809" w:name="_Toc381025719"/>
      <w:bookmarkStart w:id="1810" w:name="_Toc424820307"/>
      <w:smartTag w:uri="urn:schemas-microsoft-com:office:smarttags" w:element="stockticker">
        <w:del w:id="1811" w:author="VOYER Raphael" w:date="2021-06-16T11:09:00Z">
          <w:r w:rsidDel="001111A8">
            <w:rPr>
              <w:b/>
              <w:noProof/>
            </w:rPr>
            <w:delText>AOS</w:delText>
          </w:r>
        </w:del>
      </w:smartTag>
      <w:del w:id="1812"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809"/>
        <w:bookmarkEnd w:id="1810"/>
      </w:del>
    </w:p>
    <w:p w14:paraId="51B22F2F" w14:textId="77777777" w:rsidR="00045037" w:rsidDel="001111A8" w:rsidRDefault="00855336" w:rsidP="00855336">
      <w:pPr>
        <w:pStyle w:val="Corpsdetexte"/>
        <w:tabs>
          <w:tab w:val="left" w:pos="2795"/>
        </w:tabs>
        <w:rPr>
          <w:del w:id="1813" w:author="VOYER Raphael" w:date="2021-06-16T11:09:00Z"/>
          <w:noProof/>
        </w:rPr>
      </w:pPr>
      <w:smartTag w:uri="urn:schemas-microsoft-com:office:smarttags" w:element="stockticker">
        <w:del w:id="1814" w:author="VOYER Raphael" w:date="2021-06-16T11:09:00Z">
          <w:r w:rsidDel="001111A8">
            <w:rPr>
              <w:b/>
              <w:noProof/>
            </w:rPr>
            <w:delText>AOS</w:delText>
          </w:r>
        </w:del>
      </w:smartTag>
      <w:del w:id="1815"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816" w:author="VOYER Raphael" w:date="2021-06-16T11:09:00Z"/>
          <w:noProof/>
        </w:rPr>
      </w:pPr>
      <w:smartTag w:uri="urn:schemas-microsoft-com:office:smarttags" w:element="stockticker">
        <w:del w:id="1817" w:author="VOYER Raphael" w:date="2021-06-16T11:09:00Z">
          <w:r w:rsidDel="001111A8">
            <w:rPr>
              <w:b/>
              <w:noProof/>
            </w:rPr>
            <w:delText>AOS</w:delText>
          </w:r>
        </w:del>
      </w:smartTag>
      <w:del w:id="1818"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819" w:author="VOYER Raphael" w:date="2021-06-16T11:09:00Z"/>
          <w:noProof/>
        </w:rPr>
      </w:pPr>
      <w:smartTag w:uri="urn:schemas-microsoft-com:office:smarttags" w:element="stockticker">
        <w:del w:id="1820" w:author="VOYER Raphael" w:date="2021-06-16T11:09:00Z">
          <w:r w:rsidDel="001111A8">
            <w:rPr>
              <w:b/>
              <w:noProof/>
            </w:rPr>
            <w:delText>AOS</w:delText>
          </w:r>
        </w:del>
      </w:smartTag>
      <w:del w:id="1821"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822" w:author="VOYER Raphael" w:date="2021-06-16T11:09:00Z"/>
          <w:noProof/>
        </w:rPr>
      </w:pPr>
      <w:smartTag w:uri="urn:schemas-microsoft-com:office:smarttags" w:element="stockticker">
        <w:del w:id="1823" w:author="VOYER Raphael" w:date="2021-06-16T11:09:00Z">
          <w:r w:rsidDel="001111A8">
            <w:rPr>
              <w:b/>
              <w:noProof/>
            </w:rPr>
            <w:delText>AOS</w:delText>
          </w:r>
        </w:del>
      </w:smartTag>
      <w:del w:id="1824"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825" w:author="VOYER Raphael" w:date="2021-06-16T11:09:00Z"/>
          <w:noProof/>
        </w:rPr>
      </w:pPr>
      <w:smartTag w:uri="urn:schemas-microsoft-com:office:smarttags" w:element="stockticker">
        <w:del w:id="1826" w:author="VOYER Raphael" w:date="2021-06-16T11:09:00Z">
          <w:r w:rsidDel="001111A8">
            <w:rPr>
              <w:b/>
              <w:noProof/>
            </w:rPr>
            <w:delText>AOS</w:delText>
          </w:r>
        </w:del>
      </w:smartTag>
      <w:del w:id="1827"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828" w:author="VOYER Raphael" w:date="2021-06-16T11:09:00Z"/>
          <w:noProof/>
        </w:rPr>
      </w:pPr>
      <w:smartTag w:uri="urn:schemas-microsoft-com:office:smarttags" w:element="stockticker">
        <w:del w:id="1829" w:author="VOYER Raphael" w:date="2021-06-16T11:09:00Z">
          <w:r w:rsidDel="001111A8">
            <w:rPr>
              <w:b/>
              <w:noProof/>
            </w:rPr>
            <w:delText>AOS</w:delText>
          </w:r>
        </w:del>
      </w:smartTag>
      <w:del w:id="1830"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831" w:author="VOYER Raphael" w:date="2021-06-16T11:09:00Z"/>
          <w:noProof/>
        </w:rPr>
      </w:pPr>
      <w:smartTag w:uri="urn:schemas-microsoft-com:office:smarttags" w:element="stockticker">
        <w:del w:id="1832" w:author="VOYER Raphael" w:date="2021-06-16T11:09:00Z">
          <w:r w:rsidDel="001111A8">
            <w:rPr>
              <w:b/>
              <w:noProof/>
            </w:rPr>
            <w:delText>AOS</w:delText>
          </w:r>
        </w:del>
      </w:smartTag>
      <w:del w:id="1833"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834" w:author="VOYER Raphael" w:date="2021-06-16T11:09:00Z"/>
          <w:noProof/>
        </w:rPr>
      </w:pPr>
      <w:smartTag w:uri="urn:schemas-microsoft-com:office:smarttags" w:element="stockticker">
        <w:del w:id="1835" w:author="VOYER Raphael" w:date="2021-06-16T11:09:00Z">
          <w:r w:rsidDel="001111A8">
            <w:rPr>
              <w:b/>
              <w:noProof/>
            </w:rPr>
            <w:delText>AOS</w:delText>
          </w:r>
        </w:del>
      </w:smartTag>
      <w:del w:id="1836"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837" w:author="VOYER Raphael" w:date="2021-06-16T11:09:00Z"/>
          <w:noProof/>
        </w:rPr>
      </w:pPr>
      <w:smartTag w:uri="urn:schemas-microsoft-com:office:smarttags" w:element="stockticker">
        <w:del w:id="1838" w:author="VOYER Raphael" w:date="2021-06-16T11:09:00Z">
          <w:r w:rsidDel="001111A8">
            <w:rPr>
              <w:b/>
              <w:noProof/>
            </w:rPr>
            <w:delText>AOS</w:delText>
          </w:r>
        </w:del>
      </w:smartTag>
      <w:del w:id="1839"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840" w:author="VOYER Raphael" w:date="2021-06-16T11:09:00Z"/>
          <w:noProof/>
        </w:rPr>
      </w:pPr>
      <w:del w:id="1841" w:author="VOYER Raphael" w:date="2021-06-16T11:09:00Z">
        <w:r w:rsidDel="001111A8">
          <w:rPr>
            <w:noProof/>
          </w:rPr>
          <w:delText>Cluster.</w:delText>
        </w:r>
      </w:del>
    </w:p>
    <w:p w14:paraId="1472963D" w14:textId="77777777" w:rsidR="00855336" w:rsidDel="001111A8" w:rsidRDefault="00855336" w:rsidP="000F1034">
      <w:pPr>
        <w:pStyle w:val="Corpsdetexte"/>
        <w:rPr>
          <w:del w:id="1842" w:author="VOYER Raphael" w:date="2021-06-16T11:09:00Z"/>
          <w:noProof/>
        </w:rPr>
      </w:pPr>
      <w:smartTag w:uri="urn:schemas-microsoft-com:office:smarttags" w:element="stockticker">
        <w:del w:id="1843" w:author="VOYER Raphael" w:date="2021-06-16T11:09:00Z">
          <w:r w:rsidDel="001111A8">
            <w:rPr>
              <w:b/>
              <w:noProof/>
            </w:rPr>
            <w:delText>AOS</w:delText>
          </w:r>
        </w:del>
      </w:smartTag>
      <w:del w:id="1844"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845" w:author="VOYER Raphael" w:date="2021-06-16T11:09:00Z"/>
          <w:noProof/>
        </w:rPr>
      </w:pPr>
      <w:del w:id="1846"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847" w:author="VOYER Raphael" w:date="2021-06-16T11:09:00Z"/>
          <w:noProof/>
        </w:rPr>
      </w:pPr>
      <w:del w:id="1848"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849" w:author="VOYER Raphael" w:date="2021-06-16T11:09:00Z"/>
          <w:noProof/>
        </w:rPr>
      </w:pPr>
      <w:smartTag w:uri="urn:schemas-microsoft-com:office:smarttags" w:element="stockticker">
        <w:del w:id="1850" w:author="VOYER Raphael" w:date="2021-06-16T11:09:00Z">
          <w:r w:rsidDel="001111A8">
            <w:rPr>
              <w:b/>
              <w:noProof/>
            </w:rPr>
            <w:delText>AOS</w:delText>
          </w:r>
        </w:del>
      </w:smartTag>
      <w:del w:id="1851"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852" w:author="VOYER Raphael" w:date="2021-06-16T11:09:00Z"/>
          <w:noProof/>
        </w:rPr>
      </w:pPr>
      <w:smartTag w:uri="urn:schemas-microsoft-com:office:smarttags" w:element="stockticker">
        <w:del w:id="1853" w:author="VOYER Raphael" w:date="2021-06-16T11:09:00Z">
          <w:r w:rsidDel="001111A8">
            <w:rPr>
              <w:b/>
              <w:noProof/>
            </w:rPr>
            <w:delText>AOS</w:delText>
          </w:r>
        </w:del>
      </w:smartTag>
      <w:del w:id="1854"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855" w:author="VOYER Raphael" w:date="2021-06-16T11:09:00Z"/>
          <w:noProof/>
        </w:rPr>
      </w:pPr>
      <w:del w:id="1856"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857" w:author="VOYER Raphael" w:date="2021-06-16T11:09:00Z"/>
          <w:noProof/>
        </w:rPr>
      </w:pPr>
      <w:smartTag w:uri="urn:schemas-microsoft-com:office:smarttags" w:element="stockticker">
        <w:del w:id="1858" w:author="VOYER Raphael" w:date="2021-06-16T11:09:00Z">
          <w:r w:rsidDel="001111A8">
            <w:rPr>
              <w:b/>
              <w:noProof/>
            </w:rPr>
            <w:delText>AOS</w:delText>
          </w:r>
        </w:del>
      </w:smartTag>
      <w:del w:id="1859"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860" w:author="VOYER Raphael" w:date="2021-06-16T11:09:00Z"/>
          <w:noProof/>
        </w:rPr>
      </w:pPr>
      <w:smartTag w:uri="urn:schemas-microsoft-com:office:smarttags" w:element="stockticker">
        <w:del w:id="1861" w:author="VOYER Raphael" w:date="2021-06-16T11:09:00Z">
          <w:r w:rsidDel="001111A8">
            <w:rPr>
              <w:b/>
              <w:noProof/>
            </w:rPr>
            <w:delText>AOS</w:delText>
          </w:r>
        </w:del>
      </w:smartTag>
      <w:del w:id="1862"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863" w:author="VOYER Raphael" w:date="2021-06-16T11:09:00Z"/>
          <w:noProof/>
        </w:rPr>
      </w:pPr>
      <w:bookmarkStart w:id="1864" w:name="_Toc195435512"/>
      <w:bookmarkStart w:id="1865" w:name="_Toc214247611"/>
      <w:bookmarkStart w:id="1866" w:name="_Toc381025720"/>
      <w:del w:id="1867" w:author="VOYER Raphael" w:date="2021-06-16T11:09:00Z">
        <w:r w:rsidRPr="00135EF3" w:rsidDel="001111A8">
          <w:rPr>
            <w:noProof/>
          </w:rPr>
          <w:delText xml:space="preserve">SNMP </w:delText>
        </w:r>
      </w:del>
      <w:bookmarkStart w:id="1868" w:name="_Toc76555063"/>
      <w:ins w:id="1869" w:author="VOYER Raphael" w:date="2021-06-16T11:09:00Z">
        <w:r w:rsidR="001111A8">
          <w:rPr>
            <w:noProof/>
          </w:rPr>
          <w:t xml:space="preserve">Python </w:t>
        </w:r>
      </w:ins>
      <w:r w:rsidRPr="00135EF3">
        <w:rPr>
          <w:noProof/>
        </w:rPr>
        <w:t>Requirements</w:t>
      </w:r>
      <w:bookmarkEnd w:id="1864"/>
      <w:bookmarkEnd w:id="1865"/>
      <w:bookmarkEnd w:id="1866"/>
      <w:bookmarkEnd w:id="1868"/>
    </w:p>
    <w:p w14:paraId="3D0F18C0" w14:textId="77777777" w:rsidR="001111A8" w:rsidRDefault="001111A8" w:rsidP="001111A8">
      <w:pPr>
        <w:rPr>
          <w:ins w:id="1870" w:author="VOYER Raphael" w:date="2021-06-16T11:12:00Z"/>
        </w:rPr>
      </w:pPr>
      <w:ins w:id="1871" w:author="VOYER Raphael" w:date="2021-06-16T11:12:00Z">
        <w:r>
          <w:t>Python Version :</w:t>
        </w:r>
        <w:r w:rsidRPr="001111A8">
          <w:t xml:space="preserve"> Python 3.5.3</w:t>
        </w:r>
        <w:r>
          <w:t xml:space="preserve"> or higher</w:t>
        </w:r>
      </w:ins>
    </w:p>
    <w:p w14:paraId="07355BB7" w14:textId="77777777" w:rsidR="001111A8" w:rsidRPr="001111A8" w:rsidRDefault="001111A8">
      <w:pPr>
        <w:rPr>
          <w:rPrChange w:id="1872" w:author="VOYER Raphael" w:date="2021-06-16T11:09:00Z">
            <w:rPr>
              <w:noProof/>
            </w:rPr>
          </w:rPrChange>
        </w:rPr>
        <w:pPrChange w:id="1873"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874" w:author="VOYER Raphael" w:date="2021-06-16T11:09:00Z"/>
          <w:noProof/>
        </w:rPr>
      </w:pPr>
      <w:smartTag w:uri="urn:schemas-microsoft-com:office:smarttags" w:element="stockticker">
        <w:del w:id="1875" w:author="VOYER Raphael" w:date="2021-06-16T11:09:00Z">
          <w:r w:rsidDel="001111A8">
            <w:rPr>
              <w:b/>
              <w:noProof/>
            </w:rPr>
            <w:delText>AOS</w:delText>
          </w:r>
        </w:del>
      </w:smartTag>
      <w:del w:id="1876"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877" w:name="_Toc76555064"/>
        <w:bookmarkEnd w:id="1877"/>
      </w:del>
    </w:p>
    <w:p w14:paraId="5E2A8D6B" w14:textId="77777777" w:rsidR="00855336" w:rsidDel="001111A8" w:rsidRDefault="00855336">
      <w:pPr>
        <w:pStyle w:val="Corpsdetexte"/>
        <w:rPr>
          <w:del w:id="1878" w:author="VOYER Raphael" w:date="2021-06-16T11:09:00Z"/>
          <w:noProof/>
        </w:rPr>
      </w:pPr>
      <w:smartTag w:uri="urn:schemas-microsoft-com:office:smarttags" w:element="stockticker">
        <w:del w:id="1879" w:author="VOYER Raphael" w:date="2021-06-16T11:09:00Z">
          <w:r w:rsidDel="001111A8">
            <w:rPr>
              <w:b/>
              <w:noProof/>
            </w:rPr>
            <w:delText>AOS</w:delText>
          </w:r>
        </w:del>
      </w:smartTag>
      <w:del w:id="1880"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881" w:name="_Toc76555065"/>
        <w:bookmarkEnd w:id="1881"/>
      </w:del>
    </w:p>
    <w:p w14:paraId="218024B4" w14:textId="77777777" w:rsidR="00855336" w:rsidDel="001111A8" w:rsidRDefault="00855336">
      <w:pPr>
        <w:pStyle w:val="Corpsdetexte"/>
        <w:rPr>
          <w:del w:id="1882" w:author="VOYER Raphael" w:date="2021-06-16T11:09:00Z"/>
          <w:noProof/>
        </w:rPr>
      </w:pPr>
      <w:smartTag w:uri="urn:schemas-microsoft-com:office:smarttags" w:element="stockticker">
        <w:del w:id="1883" w:author="VOYER Raphael" w:date="2021-06-16T11:09:00Z">
          <w:r w:rsidDel="001111A8">
            <w:rPr>
              <w:b/>
              <w:noProof/>
            </w:rPr>
            <w:delText>AOS</w:delText>
          </w:r>
        </w:del>
      </w:smartTag>
      <w:del w:id="1884"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885" w:name="_Toc76555066"/>
        <w:bookmarkEnd w:id="1885"/>
      </w:del>
    </w:p>
    <w:p w14:paraId="4C0CD745" w14:textId="77777777" w:rsidR="008B3368" w:rsidDel="001111A8" w:rsidRDefault="00CD4E7C">
      <w:pPr>
        <w:pStyle w:val="Corpsdetexte"/>
        <w:rPr>
          <w:del w:id="1886" w:author="VOYER Raphael" w:date="2021-06-16T11:09:00Z"/>
          <w:noProof/>
        </w:rPr>
      </w:pPr>
      <w:del w:id="1887" w:author="VOYER Raphael" w:date="2021-06-16T11:09:00Z">
        <w:r w:rsidDel="001111A8">
          <w:rPr>
            <w:noProof/>
          </w:rPr>
          <w:delText xml:space="preserve">belonging </w:delText>
        </w:r>
        <w:r w:rsidR="008B3368" w:rsidDel="001111A8">
          <w:rPr>
            <w:noProof/>
          </w:rPr>
          <w:delText>to the cluster.</w:delText>
        </w:r>
        <w:bookmarkStart w:id="1888" w:name="_Toc76555067"/>
        <w:bookmarkEnd w:id="1888"/>
      </w:del>
    </w:p>
    <w:p w14:paraId="23AB4FA7" w14:textId="77777777" w:rsidR="00855336" w:rsidRPr="00135EF3" w:rsidDel="001111A8" w:rsidRDefault="00855336">
      <w:pPr>
        <w:pStyle w:val="Corpsdetexte"/>
        <w:rPr>
          <w:del w:id="1889" w:author="VOYER Raphael" w:date="2021-06-16T11:09:00Z"/>
          <w:noProof/>
        </w:rPr>
        <w:pPrChange w:id="1890" w:author="VOYER Raphael" w:date="2021-06-16T11:09:00Z">
          <w:pPr>
            <w:pStyle w:val="Titre3"/>
            <w:ind w:left="0" w:firstLine="0"/>
            <w:jc w:val="left"/>
          </w:pPr>
        </w:pPrChange>
      </w:pPr>
      <w:bookmarkStart w:id="1891" w:name="_Toc195435513"/>
      <w:bookmarkStart w:id="1892" w:name="_Toc214247613"/>
      <w:bookmarkStart w:id="1893" w:name="_Toc381025721"/>
      <w:del w:id="1894" w:author="VOYER Raphael" w:date="2021-06-16T11:09:00Z">
        <w:r w:rsidRPr="00135EF3" w:rsidDel="001111A8">
          <w:rPr>
            <w:noProof/>
          </w:rPr>
          <w:delText>Web Requirements</w:delText>
        </w:r>
        <w:bookmarkStart w:id="1895" w:name="_Toc76555068"/>
        <w:bookmarkEnd w:id="1891"/>
        <w:bookmarkEnd w:id="1892"/>
        <w:bookmarkEnd w:id="1893"/>
        <w:bookmarkEnd w:id="1895"/>
      </w:del>
    </w:p>
    <w:p w14:paraId="7E1B8E7C" w14:textId="77777777" w:rsidR="00855336" w:rsidRPr="00135EF3" w:rsidDel="001111A8" w:rsidRDefault="00855336" w:rsidP="00855336">
      <w:pPr>
        <w:pStyle w:val="Corpsdetexte"/>
        <w:rPr>
          <w:del w:id="1896" w:author="VOYER Raphael" w:date="2021-06-16T11:09:00Z"/>
          <w:noProof/>
        </w:rPr>
      </w:pPr>
      <w:del w:id="1897"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898" w:name="_Toc76555069"/>
        <w:bookmarkEnd w:id="1898"/>
      </w:del>
    </w:p>
    <w:p w14:paraId="02361C91" w14:textId="77777777" w:rsidR="00855336" w:rsidRPr="00135EF3" w:rsidDel="001111A8" w:rsidRDefault="00855336" w:rsidP="00855336">
      <w:pPr>
        <w:pStyle w:val="Corpsdetexte"/>
        <w:rPr>
          <w:del w:id="1899" w:author="VOYER Raphael" w:date="2021-06-16T11:09:00Z"/>
          <w:noProof/>
        </w:rPr>
      </w:pPr>
      <w:smartTag w:uri="urn:schemas-microsoft-com:office:smarttags" w:element="stockticker">
        <w:del w:id="1900" w:author="VOYER Raphael" w:date="2021-06-16T11:09:00Z">
          <w:r w:rsidDel="001111A8">
            <w:rPr>
              <w:b/>
              <w:noProof/>
            </w:rPr>
            <w:delText>AOS</w:delText>
          </w:r>
        </w:del>
      </w:smartTag>
      <w:del w:id="1901"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02" w:name="_Toc76555070"/>
        <w:bookmarkEnd w:id="1902"/>
      </w:del>
    </w:p>
    <w:p w14:paraId="70F2A158" w14:textId="77777777" w:rsidR="00855336" w:rsidRDefault="00855336" w:rsidP="00622755">
      <w:pPr>
        <w:pStyle w:val="Titre3"/>
        <w:ind w:left="0" w:firstLine="0"/>
        <w:jc w:val="left"/>
        <w:rPr>
          <w:ins w:id="1903" w:author="VOYER Raphael" w:date="2021-06-16T11:35:00Z"/>
          <w:noProof/>
        </w:rPr>
      </w:pPr>
      <w:bookmarkStart w:id="1904" w:name="_Toc195435514"/>
      <w:bookmarkStart w:id="1905" w:name="_Toc214247614"/>
      <w:bookmarkStart w:id="1906" w:name="_Toc381025722"/>
      <w:del w:id="1907" w:author="VOYER Raphael" w:date="2021-06-16T11:15:00Z">
        <w:r w:rsidRPr="00135EF3" w:rsidDel="001111A8">
          <w:rPr>
            <w:noProof/>
          </w:rPr>
          <w:delText>Trap</w:delText>
        </w:r>
      </w:del>
      <w:bookmarkStart w:id="1908" w:name="_Toc76555071"/>
      <w:ins w:id="1909" w:author="VOYER Raphael" w:date="2021-06-16T11:56:00Z">
        <w:r w:rsidR="005719EC">
          <w:rPr>
            <w:b w:val="0"/>
            <w:noProof/>
          </w:rPr>
          <w:t>TF</w:t>
        </w:r>
      </w:ins>
      <w:ins w:id="1910" w:author="VOYER Raphael" w:date="2021-06-16T11:57:00Z">
        <w:r w:rsidR="005719EC">
          <w:rPr>
            <w:b w:val="0"/>
            <w:noProof/>
          </w:rPr>
          <w:t>TP</w:t>
        </w:r>
      </w:ins>
      <w:r w:rsidRPr="00135EF3">
        <w:rPr>
          <w:noProof/>
        </w:rPr>
        <w:t xml:space="preserve"> Requirements</w:t>
      </w:r>
      <w:bookmarkEnd w:id="1904"/>
      <w:bookmarkEnd w:id="1905"/>
      <w:bookmarkEnd w:id="1906"/>
      <w:bookmarkEnd w:id="1908"/>
    </w:p>
    <w:p w14:paraId="27248F6E" w14:textId="77777777" w:rsidR="005E70E9" w:rsidRDefault="005E70E9" w:rsidP="005E70E9">
      <w:pPr>
        <w:rPr>
          <w:ins w:id="1911" w:author="VOYER Raphael" w:date="2021-06-16T11:35:00Z"/>
        </w:rPr>
      </w:pPr>
    </w:p>
    <w:p w14:paraId="409F2D14" w14:textId="77777777" w:rsidR="005E70E9" w:rsidRDefault="00E11907" w:rsidP="005E70E9">
      <w:pPr>
        <w:pStyle w:val="Titre1"/>
        <w:rPr>
          <w:ins w:id="1912" w:author="VOYER Raphael" w:date="2021-06-16T11:35:00Z"/>
        </w:rPr>
      </w:pPr>
      <w:bookmarkStart w:id="1913" w:name="_Toc76555072"/>
      <w:ins w:id="1914" w:author="VOYER Raphael" w:date="2021-06-16T11:35:00Z">
        <w:r>
          <w:t>DEBIAN SERVER INITIALIZATION</w:t>
        </w:r>
        <w:bookmarkEnd w:id="1913"/>
      </w:ins>
    </w:p>
    <w:p w14:paraId="359121FF" w14:textId="77777777" w:rsidR="005E70E9" w:rsidRDefault="005E70E9" w:rsidP="005E70E9">
      <w:pPr>
        <w:rPr>
          <w:ins w:id="1915" w:author="VOYER Raphael" w:date="2021-06-16T11:35:00Z"/>
        </w:rPr>
      </w:pPr>
    </w:p>
    <w:p w14:paraId="1BD2034A" w14:textId="77777777" w:rsidR="005E70E9" w:rsidRDefault="005E70E9" w:rsidP="005E70E9">
      <w:pPr>
        <w:pStyle w:val="Titre2"/>
        <w:rPr>
          <w:ins w:id="1916" w:author="VOYER Raphael" w:date="2021-06-16T11:35:00Z"/>
        </w:rPr>
      </w:pPr>
      <w:bookmarkStart w:id="1917" w:name="_Toc76555073"/>
      <w:ins w:id="1918" w:author="VOYER Raphael" w:date="2021-06-16T11:35:00Z">
        <w:r>
          <w:t>Introduction</w:t>
        </w:r>
        <w:bookmarkEnd w:id="1917"/>
      </w:ins>
    </w:p>
    <w:p w14:paraId="1C51F289" w14:textId="54264EDA" w:rsidR="005E70E9" w:rsidRPr="00C967CA" w:rsidRDefault="00C967CA" w:rsidP="005E70E9">
      <w:pPr>
        <w:rPr>
          <w:ins w:id="1919" w:author="VOYER Raphael" w:date="2021-06-16T11:35:00Z"/>
          <w:rPrChange w:id="1920" w:author="VOYER Raphael" w:date="2021-07-21T09:27:00Z">
            <w:rPr>
              <w:ins w:id="1921" w:author="VOYER Raphael" w:date="2021-06-16T11:35:00Z"/>
            </w:rPr>
          </w:rPrChange>
        </w:rPr>
      </w:pPr>
      <w:ins w:id="1922" w:author="VOYER Raphael" w:date="2021-07-21T09:27:00Z">
        <w:r w:rsidRPr="00C967CA">
          <w:rPr>
            <w:rPrChange w:id="1923" w:author="VOYER Raphael" w:date="2021-07-21T09:27:00Z">
              <w:rPr>
                <w:lang w:val="fr-FR"/>
              </w:rPr>
            </w:rPrChange>
          </w:rPr>
          <w:t>The purpose of the Setup.sh script is to initialize all the services that will be useful for the proper operation of the Preventive Maintenance functionality. To run Preventive Maintenance requires service that are not present on a Ubuntu server at installation. It is also necessary to be able to configure these different services. Security is also added to prevent bad entries, checking the form of the mail or an IP address</w:t>
        </w:r>
      </w:ins>
      <w:ins w:id="1924" w:author="VOYER Raphael" w:date="2021-07-21T09:28:00Z">
        <w:r>
          <w:t xml:space="preserve"> </w:t>
        </w:r>
        <w:r w:rsidRPr="00EA5392">
          <w:t>for example</w:t>
        </w:r>
      </w:ins>
      <w:ins w:id="1925" w:author="VOYER Raphael" w:date="2021-07-21T09:27:00Z">
        <w:r w:rsidRPr="00C967CA">
          <w:rPr>
            <w:rPrChange w:id="1926" w:author="VOYER Raphael" w:date="2021-07-21T09:27:00Z">
              <w:rPr>
                <w:lang w:val="fr-FR"/>
              </w:rPr>
            </w:rPrChange>
          </w:rPr>
          <w:t>.</w:t>
        </w:r>
      </w:ins>
    </w:p>
    <w:p w14:paraId="310AFB1E" w14:textId="77777777" w:rsidR="007D0473" w:rsidRDefault="007D0473" w:rsidP="007D0473">
      <w:pPr>
        <w:rPr>
          <w:ins w:id="1927" w:author="VOYER Raphael" w:date="2021-07-07T09:42:00Z"/>
        </w:rPr>
      </w:pPr>
    </w:p>
    <w:p w14:paraId="0D507BAD" w14:textId="77777777" w:rsidR="007D0473" w:rsidRDefault="007D0473" w:rsidP="007D0473">
      <w:pPr>
        <w:rPr>
          <w:ins w:id="1928" w:author="VOYER Raphael" w:date="2021-07-07T09:42:00Z"/>
        </w:rPr>
      </w:pPr>
    </w:p>
    <w:p w14:paraId="63A56427" w14:textId="77777777" w:rsidR="007D0473" w:rsidRPr="007D0473" w:rsidRDefault="007D0473">
      <w:pPr>
        <w:rPr>
          <w:ins w:id="1929" w:author="VOYER Raphael" w:date="2021-06-16T11:38:00Z"/>
          <w:rPrChange w:id="1930" w:author="VOYER Raphael" w:date="2021-07-07T09:42:00Z">
            <w:rPr>
              <w:ins w:id="1931" w:author="VOYER Raphael" w:date="2021-06-16T11:38:00Z"/>
            </w:rPr>
          </w:rPrChange>
        </w:rPr>
        <w:pPrChange w:id="1932" w:author="VOYER Raphael" w:date="2021-07-07T09:42:00Z">
          <w:pPr>
            <w:pStyle w:val="Titre2"/>
          </w:pPr>
        </w:pPrChange>
      </w:pPr>
    </w:p>
    <w:p w14:paraId="5B0010DF" w14:textId="04ACEA74" w:rsidR="00384699" w:rsidRDefault="005719EC">
      <w:pPr>
        <w:pStyle w:val="Titre2"/>
        <w:rPr>
          <w:ins w:id="1933" w:author="VOYER Raphael" w:date="2021-07-21T09:39:00Z"/>
        </w:rPr>
      </w:pPr>
      <w:bookmarkStart w:id="1934" w:name="_Toc76555075"/>
      <w:ins w:id="1935" w:author="VOYER Raphael" w:date="2021-06-16T11:58:00Z">
        <w:r>
          <w:t>Services</w:t>
        </w:r>
      </w:ins>
      <w:bookmarkEnd w:id="1934"/>
    </w:p>
    <w:p w14:paraId="78AB1FEE" w14:textId="294BC811" w:rsidR="00C660C6" w:rsidRPr="00C660C6" w:rsidRDefault="00C660C6" w:rsidP="00C660C6">
      <w:pPr>
        <w:rPr>
          <w:ins w:id="1936" w:author="VOYER Raphael" w:date="2021-07-07T09:54:00Z"/>
          <w:rPrChange w:id="1937" w:author="VOYER Raphael" w:date="2021-07-21T09:39:00Z">
            <w:rPr>
              <w:ins w:id="1938" w:author="VOYER Raphael" w:date="2021-07-07T09:54:00Z"/>
            </w:rPr>
          </w:rPrChange>
        </w:rPr>
        <w:pPrChange w:id="1939" w:author="VOYER Raphael" w:date="2021-07-21T09:39:00Z">
          <w:pPr>
            <w:pStyle w:val="Titre2"/>
          </w:pPr>
        </w:pPrChange>
      </w:pPr>
      <w:ins w:id="1940"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1941" w:author="VOYER Raphael" w:date="2021-07-07T09:43:00Z"/>
        </w:rPr>
      </w:pPr>
      <w:bookmarkStart w:id="1942" w:name="_Toc76555076"/>
      <w:ins w:id="1943" w:author="VOYER Raphael" w:date="2021-06-16T11:57:00Z">
        <w:r>
          <w:t>TFTP</w:t>
        </w:r>
      </w:ins>
      <w:bookmarkEnd w:id="1942"/>
    </w:p>
    <w:p w14:paraId="201E00D6" w14:textId="0D6D4B16" w:rsidR="00884210" w:rsidRPr="00C660C6" w:rsidRDefault="00C660C6" w:rsidP="007D0473">
      <w:pPr>
        <w:rPr>
          <w:ins w:id="1944" w:author="VOYER Raphael" w:date="2021-07-07T09:55:00Z"/>
          <w:rPrChange w:id="1945" w:author="VOYER Raphael" w:date="2021-07-21T09:40:00Z">
            <w:rPr>
              <w:ins w:id="1946" w:author="VOYER Raphael" w:date="2021-07-07T09:55:00Z"/>
              <w:lang w:val="fr-FR"/>
            </w:rPr>
          </w:rPrChange>
        </w:rPr>
      </w:pPr>
      <w:ins w:id="1947" w:author="VOYER Raphael" w:date="2021-07-21T09:40:00Z">
        <w:r w:rsidRPr="00C660C6">
          <w:rPr>
            <w:rPrChange w:id="1948" w:author="VOYER Raphael" w:date="2021-07-21T09:40:00Z">
              <w:rPr>
                <w:lang w:val="fr-FR"/>
              </w:rPr>
            </w:rPrChange>
          </w:rPr>
          <w:t>A TFTP server is installed on the Ubuntu server, the default directory is set to</w:t>
        </w:r>
        <w:r>
          <w:t xml:space="preserve"> </w:t>
        </w:r>
        <w:r w:rsidRPr="00C660C6">
          <w:rPr>
            <w:rPrChange w:id="1949" w:author="VOYER Raphael" w:date="2021-07-21T09:40:00Z">
              <w:rPr>
                <w:lang w:val="fr-FR"/>
              </w:rPr>
            </w:rPrChange>
          </w:rPr>
          <w:t>/tftpboot. It is accessible by SFTP on port 22. Its role is to receive the logs of switchs (show tech-support eng complete) or AP Stellar(take_snapshot.sh start).</w:t>
        </w:r>
      </w:ins>
    </w:p>
    <w:p w14:paraId="3A12E24A" w14:textId="77777777" w:rsidR="00884210" w:rsidRPr="00C660C6" w:rsidRDefault="00884210">
      <w:pPr>
        <w:rPr>
          <w:ins w:id="1950" w:author="VOYER Raphael" w:date="2021-06-16T11:57:00Z"/>
          <w:rPrChange w:id="1951" w:author="VOYER Raphael" w:date="2021-07-21T09:40:00Z">
            <w:rPr>
              <w:ins w:id="1952" w:author="VOYER Raphael" w:date="2021-06-16T11:57:00Z"/>
            </w:rPr>
          </w:rPrChange>
        </w:rPr>
        <w:pPrChange w:id="1953" w:author="VOYER Raphael" w:date="2021-07-07T09:43:00Z">
          <w:pPr>
            <w:pStyle w:val="Titre2"/>
          </w:pPr>
        </w:pPrChange>
      </w:pPr>
    </w:p>
    <w:p w14:paraId="018014D7" w14:textId="77777777" w:rsidR="005719EC" w:rsidRDefault="005719EC">
      <w:pPr>
        <w:pStyle w:val="Titre3"/>
        <w:rPr>
          <w:ins w:id="1954" w:author="VOYER Raphael" w:date="2021-07-07T09:52:00Z"/>
        </w:rPr>
      </w:pPr>
      <w:bookmarkStart w:id="1955" w:name="_Toc76555077"/>
      <w:ins w:id="1956" w:author="VOYER Raphael" w:date="2021-06-16T11:57:00Z">
        <w:r>
          <w:t>Rsyslog</w:t>
        </w:r>
      </w:ins>
      <w:bookmarkEnd w:id="1955"/>
    </w:p>
    <w:p w14:paraId="13D8944B" w14:textId="649A4397" w:rsidR="00322A32" w:rsidRDefault="00322A32" w:rsidP="00322A32">
      <w:pPr>
        <w:rPr>
          <w:ins w:id="1957" w:author="VOYER Raphael" w:date="2021-07-21T09:41:00Z"/>
        </w:rPr>
      </w:pPr>
      <w:ins w:id="1958" w:author="VOYER Raphael" w:date="2021-07-21T09:41:00Z">
        <w:r w:rsidRPr="00322A32">
          <w:rPr>
            <w:rPrChange w:id="1959" w:author="VOYER Raphael" w:date="2021-07-21T09:41:00Z">
              <w:rPr>
                <w:lang w:val="fr-FR"/>
              </w:rPr>
            </w:rPrChange>
          </w:rPr>
          <w:t>Rsyslog is the service that will allow you to retrieve logs from different equipment. It is configured to detect the keywords that the devices are likely to send according to the different</w:t>
        </w:r>
        <w:r>
          <w:t xml:space="preserve"> cases</w:t>
        </w:r>
        <w:r w:rsidRPr="00322A32">
          <w:rPr>
            <w:rPrChange w:id="1960" w:author="VOYER Raphael" w:date="2021-07-21T09:41:00Z">
              <w:rPr>
                <w:lang w:val="fr-FR"/>
              </w:rPr>
            </w:rPrChange>
          </w:rPr>
          <w:t>. Once a keyword is detected, the rsyslog will store the different logs received in the path/var/log/devices/ with the name of this form: ip_address_date_history.json</w:t>
        </w:r>
      </w:ins>
    </w:p>
    <w:p w14:paraId="6896BA4A" w14:textId="77777777" w:rsidR="00322A32" w:rsidRPr="00322A32" w:rsidRDefault="00322A32" w:rsidP="00322A32">
      <w:pPr>
        <w:rPr>
          <w:ins w:id="1961" w:author="VOYER Raphael" w:date="2021-07-21T09:41:00Z"/>
          <w:rPrChange w:id="1962" w:author="VOYER Raphael" w:date="2021-07-21T09:41:00Z">
            <w:rPr>
              <w:ins w:id="1963" w:author="VOYER Raphael" w:date="2021-07-21T09:41:00Z"/>
              <w:lang w:val="fr-FR"/>
            </w:rPr>
          </w:rPrChange>
        </w:rPr>
      </w:pPr>
    </w:p>
    <w:p w14:paraId="25C75017" w14:textId="1CCFE67E" w:rsidR="006146BA" w:rsidRPr="00322A32" w:rsidRDefault="00322A32" w:rsidP="00322A32">
      <w:pPr>
        <w:rPr>
          <w:ins w:id="1964" w:author="VOYER Raphael" w:date="2021-07-21T09:41:00Z"/>
          <w:rPrChange w:id="1965" w:author="VOYER Raphael" w:date="2021-07-21T09:42:00Z">
            <w:rPr>
              <w:ins w:id="1966" w:author="VOYER Raphael" w:date="2021-07-21T09:41:00Z"/>
              <w:lang w:val="fr-FR"/>
            </w:rPr>
          </w:rPrChange>
        </w:rPr>
      </w:pPr>
      <w:ins w:id="1967" w:author="VOYER Raphael" w:date="2021-07-21T09:41:00Z">
        <w:r w:rsidRPr="00322A32">
          <w:rPr>
            <w:rPrChange w:id="1968" w:author="VOYER Raphael" w:date="2021-07-21T09:42:00Z">
              <w:rPr>
                <w:lang w:val="fr-FR"/>
              </w:rPr>
            </w:rPrChange>
          </w:rPr>
          <w:t>Example: 10.130.7.248_2021-06-24_history.</w:t>
        </w:r>
        <w:r w:rsidRPr="00322A32">
          <w:rPr>
            <w:rPrChange w:id="1969" w:author="VOYER Raphael" w:date="2021-07-21T09:42:00Z">
              <w:rPr>
                <w:lang w:val="fr-FR"/>
              </w:rPr>
            </w:rPrChange>
          </w:rPr>
          <w:t>j</w:t>
        </w:r>
        <w:r w:rsidRPr="00322A32">
          <w:rPr>
            <w:rPrChange w:id="1970" w:author="VOYER Raphael" w:date="2021-07-21T09:42:00Z">
              <w:rPr>
                <w:lang w:val="fr-FR"/>
              </w:rPr>
            </w:rPrChange>
          </w:rPr>
          <w:t>son</w:t>
        </w:r>
      </w:ins>
    </w:p>
    <w:p w14:paraId="1904481B" w14:textId="77777777" w:rsidR="00322A32" w:rsidRPr="00322A32" w:rsidRDefault="00322A32" w:rsidP="00322A32">
      <w:pPr>
        <w:rPr>
          <w:ins w:id="1971" w:author="VOYER Raphael" w:date="2021-07-07T09:59:00Z"/>
          <w:rPrChange w:id="1972" w:author="VOYER Raphael" w:date="2021-07-21T09:42:00Z">
            <w:rPr>
              <w:ins w:id="1973" w:author="VOYER Raphael" w:date="2021-07-07T09:59:00Z"/>
              <w:lang w:val="fr-FR"/>
            </w:rPr>
          </w:rPrChange>
        </w:rPr>
      </w:pPr>
    </w:p>
    <w:p w14:paraId="569EAB7F" w14:textId="2400D1CE" w:rsidR="00322A32" w:rsidRPr="00322A32" w:rsidRDefault="00322A32" w:rsidP="00322A32">
      <w:pPr>
        <w:rPr>
          <w:ins w:id="1974" w:author="VOYER Raphael" w:date="2021-07-21T09:42:00Z"/>
          <w:rPrChange w:id="1975" w:author="VOYER Raphael" w:date="2021-07-21T09:42:00Z">
            <w:rPr>
              <w:ins w:id="1976" w:author="VOYER Raphael" w:date="2021-07-21T09:42:00Z"/>
              <w:lang w:val="fr-FR"/>
            </w:rPr>
          </w:rPrChange>
        </w:rPr>
      </w:pPr>
      <w:ins w:id="1977" w:author="VOYER Raphael" w:date="2021-07-21T09:42:00Z">
        <w:r w:rsidRPr="00322A32">
          <w:rPr>
            <w:rPrChange w:id="1978" w:author="VOYER Raphael" w:date="2021-07-21T09:42:00Z">
              <w:rPr>
                <w:lang w:val="fr-FR"/>
              </w:rPr>
            </w:rPrChange>
          </w:rPr>
          <w:t xml:space="preserve">It will also create another temporary file depending on the </w:t>
        </w:r>
        <w:r>
          <w:t>case</w:t>
        </w:r>
        <w:r w:rsidRPr="00322A32">
          <w:rPr>
            <w:rPrChange w:id="1979"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1980" w:author="VOYER Raphael" w:date="2021-07-21T09:42:00Z"/>
          <w:rPrChange w:id="1981" w:author="VOYER Raphael" w:date="2021-07-21T09:42:00Z">
            <w:rPr>
              <w:ins w:id="1982" w:author="VOYER Raphael" w:date="2021-07-21T09:42:00Z"/>
              <w:lang w:val="fr-FR"/>
            </w:rPr>
          </w:rPrChange>
        </w:rPr>
      </w:pPr>
      <w:ins w:id="1983" w:author="VOYER Raphael" w:date="2021-07-21T09:42:00Z">
        <w:r w:rsidRPr="00322A32">
          <w:rPr>
            <w:rPrChange w:id="1984" w:author="VOYER Raphael" w:date="2021-07-21T09:42:00Z">
              <w:rPr>
                <w:lang w:val="fr-FR"/>
              </w:rPr>
            </w:rPrChange>
          </w:rPr>
          <w:t>• lastlog.json</w:t>
        </w:r>
      </w:ins>
    </w:p>
    <w:p w14:paraId="6FB7E931" w14:textId="77777777" w:rsidR="00322A32" w:rsidRPr="00322A32" w:rsidRDefault="00322A32" w:rsidP="00322A32">
      <w:pPr>
        <w:rPr>
          <w:ins w:id="1985" w:author="VOYER Raphael" w:date="2021-07-21T09:42:00Z"/>
          <w:rPrChange w:id="1986" w:author="VOYER Raphael" w:date="2021-07-21T09:42:00Z">
            <w:rPr>
              <w:ins w:id="1987" w:author="VOYER Raphael" w:date="2021-07-21T09:42:00Z"/>
              <w:lang w:val="fr-FR"/>
            </w:rPr>
          </w:rPrChange>
        </w:rPr>
      </w:pPr>
      <w:ins w:id="1988" w:author="VOYER Raphael" w:date="2021-07-21T09:42:00Z">
        <w:r w:rsidRPr="00322A32">
          <w:rPr>
            <w:rPrChange w:id="1989" w:author="VOYER Raphael" w:date="2021-07-21T09:42:00Z">
              <w:rPr>
                <w:lang w:val="fr-FR"/>
              </w:rPr>
            </w:rPrChange>
          </w:rPr>
          <w:t>• lastlog_ddos.json</w:t>
        </w:r>
      </w:ins>
    </w:p>
    <w:p w14:paraId="7D79FCB3" w14:textId="77777777" w:rsidR="00322A32" w:rsidRPr="00322A32" w:rsidRDefault="00322A32" w:rsidP="00322A32">
      <w:pPr>
        <w:rPr>
          <w:ins w:id="1990" w:author="VOYER Raphael" w:date="2021-07-21T09:42:00Z"/>
          <w:rPrChange w:id="1991" w:author="VOYER Raphael" w:date="2021-07-21T09:42:00Z">
            <w:rPr>
              <w:ins w:id="1992" w:author="VOYER Raphael" w:date="2021-07-21T09:42:00Z"/>
              <w:lang w:val="fr-FR"/>
            </w:rPr>
          </w:rPrChange>
        </w:rPr>
      </w:pPr>
      <w:ins w:id="1993" w:author="VOYER Raphael" w:date="2021-07-21T09:42:00Z">
        <w:r w:rsidRPr="00322A32">
          <w:rPr>
            <w:rPrChange w:id="1994" w:author="VOYER Raphael" w:date="2021-07-21T09:42:00Z">
              <w:rPr>
                <w:lang w:val="fr-FR"/>
              </w:rPr>
            </w:rPrChange>
          </w:rPr>
          <w:t>• lastlog_ddos_ip.json</w:t>
        </w:r>
      </w:ins>
    </w:p>
    <w:p w14:paraId="4BE061A1" w14:textId="77777777" w:rsidR="00322A32" w:rsidRPr="00322A32" w:rsidRDefault="00322A32" w:rsidP="00322A32">
      <w:pPr>
        <w:rPr>
          <w:ins w:id="1995" w:author="VOYER Raphael" w:date="2021-07-21T09:42:00Z"/>
          <w:rPrChange w:id="1996" w:author="VOYER Raphael" w:date="2021-07-21T09:42:00Z">
            <w:rPr>
              <w:ins w:id="1997" w:author="VOYER Raphael" w:date="2021-07-21T09:42:00Z"/>
              <w:lang w:val="fr-FR"/>
            </w:rPr>
          </w:rPrChange>
        </w:rPr>
      </w:pPr>
      <w:ins w:id="1998" w:author="VOYER Raphael" w:date="2021-07-21T09:42:00Z">
        <w:r w:rsidRPr="00322A32">
          <w:rPr>
            <w:rPrChange w:id="1999" w:author="VOYER Raphael" w:date="2021-07-21T09:42:00Z">
              <w:rPr>
                <w:lang w:val="fr-FR"/>
              </w:rPr>
            </w:rPrChange>
          </w:rPr>
          <w:lastRenderedPageBreak/>
          <w:t>• lastlog_flapping.json</w:t>
        </w:r>
      </w:ins>
    </w:p>
    <w:p w14:paraId="7A0E280A" w14:textId="4E7DA18E" w:rsidR="00322A32" w:rsidRDefault="00322A32" w:rsidP="00322A32">
      <w:pPr>
        <w:rPr>
          <w:ins w:id="2000" w:author="VOYER Raphael" w:date="2021-07-21T09:42:00Z"/>
        </w:rPr>
      </w:pPr>
      <w:ins w:id="2001" w:author="VOYER Raphael" w:date="2021-07-21T09:42:00Z">
        <w:r w:rsidRPr="00322A32">
          <w:rPr>
            <w:rPrChange w:id="2002" w:author="VOYER Raphael" w:date="2021-07-21T09:42:00Z">
              <w:rPr>
                <w:lang w:val="fr-FR"/>
              </w:rPr>
            </w:rPrChange>
          </w:rPr>
          <w:t>• lastlog_loop.json</w:t>
        </w:r>
      </w:ins>
    </w:p>
    <w:p w14:paraId="44AB96A2" w14:textId="77777777" w:rsidR="00322A32" w:rsidRPr="00322A32" w:rsidRDefault="00322A32" w:rsidP="00322A32">
      <w:pPr>
        <w:rPr>
          <w:ins w:id="2003" w:author="VOYER Raphael" w:date="2021-07-21T09:42:00Z"/>
          <w:rPrChange w:id="2004" w:author="VOYER Raphael" w:date="2021-07-21T09:42:00Z">
            <w:rPr>
              <w:ins w:id="2005" w:author="VOYER Raphael" w:date="2021-07-21T09:42:00Z"/>
              <w:lang w:val="fr-FR"/>
            </w:rPr>
          </w:rPrChange>
        </w:rPr>
      </w:pPr>
    </w:p>
    <w:p w14:paraId="0C22FD93" w14:textId="77777777" w:rsidR="00322A32" w:rsidRPr="00322A32" w:rsidRDefault="00322A32" w:rsidP="00322A32">
      <w:pPr>
        <w:rPr>
          <w:ins w:id="2006" w:author="VOYER Raphael" w:date="2021-07-21T09:42:00Z"/>
          <w:rPrChange w:id="2007" w:author="VOYER Raphael" w:date="2021-07-21T09:42:00Z">
            <w:rPr>
              <w:ins w:id="2008" w:author="VOYER Raphael" w:date="2021-07-21T09:42:00Z"/>
              <w:lang w:val="fr-FR"/>
            </w:rPr>
          </w:rPrChange>
        </w:rPr>
      </w:pPr>
      <w:ins w:id="2009" w:author="VOYER Raphael" w:date="2021-07-21T09:42:00Z">
        <w:r w:rsidRPr="00322A32">
          <w:rPr>
            <w:rPrChange w:id="2010"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011" w:author="VOYER Raphael" w:date="2021-07-21T09:42:00Z"/>
          <w:rPrChange w:id="2012" w:author="VOYER Raphael" w:date="2021-07-21T09:42:00Z">
            <w:rPr>
              <w:ins w:id="2013" w:author="VOYER Raphael" w:date="2021-07-21T09:42:00Z"/>
              <w:lang w:val="fr-FR"/>
            </w:rPr>
          </w:rPrChange>
        </w:rPr>
      </w:pPr>
    </w:p>
    <w:p w14:paraId="46F1E156" w14:textId="3D1FC69E" w:rsidR="006C2B6B" w:rsidRPr="00322A32" w:rsidRDefault="00322A32" w:rsidP="00322A32">
      <w:pPr>
        <w:rPr>
          <w:ins w:id="2014" w:author="VOYER Raphael" w:date="2021-07-07T10:09:00Z"/>
          <w:rPrChange w:id="2015" w:author="VOYER Raphael" w:date="2021-07-21T09:42:00Z">
            <w:rPr>
              <w:ins w:id="2016" w:author="VOYER Raphael" w:date="2021-07-07T10:09:00Z"/>
              <w:lang w:val="fr-FR"/>
            </w:rPr>
          </w:rPrChange>
        </w:rPr>
      </w:pPr>
      <w:ins w:id="2017" w:author="VOYER Raphael" w:date="2021-07-21T09:42:00Z">
        <w:r w:rsidRPr="00322A32">
          <w:rPr>
            <w:rPrChange w:id="2018" w:author="VOYER Raphael" w:date="2021-07-21T09:42:00Z">
              <w:rPr>
                <w:lang w:val="fr-FR"/>
              </w:rPr>
            </w:rPrChange>
          </w:rPr>
          <w:t>Rsyslog will also allow depending on the keywords detected in the logs to run the corresponding python scripts.</w:t>
        </w:r>
      </w:ins>
    </w:p>
    <w:p w14:paraId="7A707216" w14:textId="77777777" w:rsidR="00C967CA" w:rsidRDefault="00C967CA" w:rsidP="00C967CA">
      <w:pPr>
        <w:pStyle w:val="Titre2"/>
        <w:rPr>
          <w:ins w:id="2019" w:author="VOYER Raphael" w:date="2021-07-21T09:29:00Z"/>
        </w:rPr>
      </w:pPr>
      <w:bookmarkStart w:id="2020" w:name="_Toc76555074"/>
      <w:ins w:id="2021" w:author="VOYER Raphael" w:date="2021-07-21T09:29:00Z">
        <w:r>
          <w:t>Flowchart</w:t>
        </w:r>
        <w:bookmarkEnd w:id="2020"/>
      </w:ins>
    </w:p>
    <w:p w14:paraId="6B0E2E58" w14:textId="77777777" w:rsidR="006C2B6B" w:rsidRPr="006146BA" w:rsidRDefault="006C2B6B">
      <w:pPr>
        <w:jc w:val="center"/>
        <w:rPr>
          <w:ins w:id="2022" w:author="VOYER Raphael" w:date="2021-07-07T10:01:00Z"/>
          <w:lang w:val="fr-FR"/>
        </w:rPr>
        <w:pPrChange w:id="2023" w:author="VOYER Raphael" w:date="2021-07-07T10:11:00Z">
          <w:pPr/>
        </w:pPrChange>
      </w:pPr>
      <w:ins w:id="2024"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025" w:author="VOYER Raphael" w:date="2021-07-07T10:11:00Z"/>
        </w:rPr>
      </w:pPr>
      <w:bookmarkStart w:id="2026" w:name="_Toc76555078"/>
      <w:ins w:id="2027" w:author="VOYER Raphael" w:date="2021-06-16T11:57:00Z">
        <w:r>
          <w:t>Logrotate</w:t>
        </w:r>
      </w:ins>
      <w:bookmarkEnd w:id="2026"/>
    </w:p>
    <w:p w14:paraId="2A14CE41" w14:textId="77777777" w:rsidR="006C2B6B" w:rsidRPr="006C2B6B" w:rsidRDefault="006C2B6B">
      <w:pPr>
        <w:rPr>
          <w:ins w:id="2028" w:author="VOYER Raphael" w:date="2021-07-07T10:11:00Z"/>
        </w:rPr>
      </w:pPr>
    </w:p>
    <w:p w14:paraId="178FD518" w14:textId="77777777" w:rsidR="00322A32" w:rsidRPr="00322A32" w:rsidRDefault="00322A32" w:rsidP="00322A32">
      <w:pPr>
        <w:rPr>
          <w:ins w:id="2029" w:author="VOYER Raphael" w:date="2021-07-21T09:43:00Z"/>
          <w:rPrChange w:id="2030" w:author="VOYER Raphael" w:date="2021-07-21T09:43:00Z">
            <w:rPr>
              <w:ins w:id="2031" w:author="VOYER Raphael" w:date="2021-07-21T09:43:00Z"/>
              <w:lang w:val="fr-FR"/>
            </w:rPr>
          </w:rPrChange>
        </w:rPr>
      </w:pPr>
      <w:ins w:id="2032" w:author="VOYER Raphael" w:date="2021-07-21T09:43:00Z">
        <w:r w:rsidRPr="00322A32">
          <w:rPr>
            <w:rPrChange w:id="2033" w:author="VOYER Raphael" w:date="2021-07-21T09:43:00Z">
              <w:rPr>
                <w:lang w:val="fr-FR"/>
              </w:rPr>
            </w:rPrChange>
          </w:rPr>
          <w:t>Logrotate limits the size of log files in/var/log.</w:t>
        </w:r>
      </w:ins>
    </w:p>
    <w:p w14:paraId="03EEBE95" w14:textId="77777777" w:rsidR="00322A32" w:rsidRPr="00322A32" w:rsidRDefault="00322A32" w:rsidP="00322A32">
      <w:pPr>
        <w:rPr>
          <w:ins w:id="2034" w:author="VOYER Raphael" w:date="2021-07-21T09:43:00Z"/>
          <w:rPrChange w:id="2035" w:author="VOYER Raphael" w:date="2021-07-21T09:43:00Z">
            <w:rPr>
              <w:ins w:id="2036" w:author="VOYER Raphael" w:date="2021-07-21T09:43:00Z"/>
              <w:lang w:val="fr-FR"/>
            </w:rPr>
          </w:rPrChange>
        </w:rPr>
      </w:pPr>
      <w:ins w:id="2037" w:author="VOYER Raphael" w:date="2021-07-21T09:43:00Z">
        <w:r w:rsidRPr="00322A32">
          <w:rPr>
            <w:rPrChange w:id="2038" w:author="VOYER Raphael" w:date="2021-07-21T09:43:00Z">
              <w:rPr>
                <w:lang w:val="fr-FR"/>
              </w:rPr>
            </w:rPrChange>
          </w:rPr>
          <w:t>For each log file, logrotate performs 2 simultaneous operations:</w:t>
        </w:r>
      </w:ins>
    </w:p>
    <w:p w14:paraId="79120AD4" w14:textId="77777777" w:rsidR="00322A32" w:rsidRPr="00322A32" w:rsidRDefault="00322A32" w:rsidP="00322A32">
      <w:pPr>
        <w:ind w:left="720"/>
        <w:rPr>
          <w:ins w:id="2039" w:author="VOYER Raphael" w:date="2021-07-21T09:43:00Z"/>
          <w:rPrChange w:id="2040" w:author="VOYER Raphael" w:date="2021-07-21T09:43:00Z">
            <w:rPr>
              <w:ins w:id="2041" w:author="VOYER Raphael" w:date="2021-07-21T09:43:00Z"/>
              <w:lang w:val="fr-FR"/>
            </w:rPr>
          </w:rPrChange>
        </w:rPr>
        <w:pPrChange w:id="2042" w:author="VOYER Raphael" w:date="2021-07-21T09:43:00Z">
          <w:pPr/>
        </w:pPrChange>
      </w:pPr>
      <w:ins w:id="2043" w:author="VOYER Raphael" w:date="2021-07-21T09:43:00Z">
        <w:r w:rsidRPr="00322A32">
          <w:rPr>
            <w:rPrChange w:id="2044"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045" w:author="VOYER Raphael" w:date="2021-06-16T11:57:00Z"/>
          <w:rPrChange w:id="2046" w:author="VOYER Raphael" w:date="2021-07-21T09:43:00Z">
            <w:rPr>
              <w:ins w:id="2047" w:author="VOYER Raphael" w:date="2021-06-16T11:57:00Z"/>
            </w:rPr>
          </w:rPrChange>
        </w:rPr>
        <w:pPrChange w:id="2048" w:author="VOYER Raphael" w:date="2021-07-21T09:43:00Z">
          <w:pPr>
            <w:pStyle w:val="Titre2"/>
          </w:pPr>
        </w:pPrChange>
      </w:pPr>
      <w:ins w:id="2049" w:author="VOYER Raphael" w:date="2021-07-21T09:43:00Z">
        <w:r w:rsidRPr="00322A32">
          <w:rPr>
            <w:rPrChange w:id="2050" w:author="VOYER Raphael" w:date="2021-07-21T09:43:00Z">
              <w:rPr>
                <w:lang w:val="fr-FR"/>
              </w:rPr>
            </w:rPrChange>
          </w:rPr>
          <w:t>• compression: it may compress the log file before archiving it</w:t>
        </w:r>
      </w:ins>
    </w:p>
    <w:p w14:paraId="1B5D12FA" w14:textId="77777777" w:rsidR="005719EC" w:rsidRDefault="005719EC">
      <w:pPr>
        <w:pStyle w:val="Titre3"/>
        <w:rPr>
          <w:ins w:id="2051" w:author="VOYER Raphael" w:date="2021-06-16T11:57:00Z"/>
        </w:rPr>
        <w:pPrChange w:id="2052" w:author="VOYER Raphael" w:date="2021-06-16T11:58:00Z">
          <w:pPr>
            <w:pStyle w:val="Titre2"/>
          </w:pPr>
        </w:pPrChange>
      </w:pPr>
      <w:bookmarkStart w:id="2053" w:name="_Toc76555079"/>
      <w:ins w:id="2054" w:author="VOYER Raphael" w:date="2021-06-16T11:57:00Z">
        <w:r>
          <w:t>Iptables</w:t>
        </w:r>
        <w:bookmarkEnd w:id="2053"/>
      </w:ins>
    </w:p>
    <w:p w14:paraId="5CADCE5F" w14:textId="77777777" w:rsidR="005719EC" w:rsidRDefault="005719EC" w:rsidP="005719EC">
      <w:pPr>
        <w:rPr>
          <w:ins w:id="2055" w:author="VOYER Raphael" w:date="2021-06-16T11:58:00Z"/>
        </w:rPr>
      </w:pPr>
      <w:ins w:id="2056" w:author="VOYER Raphael" w:date="2021-06-16T11:57:00Z">
        <w:r>
          <w:t>Not yet implemented</w:t>
        </w:r>
      </w:ins>
    </w:p>
    <w:p w14:paraId="12D2EC47" w14:textId="1B7E8BB2" w:rsidR="00322A32" w:rsidRDefault="00322A32">
      <w:pPr>
        <w:jc w:val="left"/>
        <w:rPr>
          <w:ins w:id="2057" w:author="VOYER Raphael" w:date="2021-07-21T09:44:00Z"/>
        </w:rPr>
      </w:pPr>
      <w:ins w:id="2058" w:author="VOYER Raphael" w:date="2021-07-21T09:44:00Z">
        <w:r>
          <w:br w:type="page"/>
        </w:r>
      </w:ins>
    </w:p>
    <w:p w14:paraId="60C1DF70" w14:textId="77777777" w:rsidR="005719EC" w:rsidRPr="005719EC" w:rsidRDefault="005719EC">
      <w:pPr>
        <w:rPr>
          <w:ins w:id="2059" w:author="VOYER Raphael" w:date="2021-06-16T11:48:00Z"/>
        </w:rPr>
      </w:pPr>
    </w:p>
    <w:p w14:paraId="40BF2A7F" w14:textId="77777777" w:rsidR="00E11907" w:rsidRDefault="00E11907" w:rsidP="00E11907">
      <w:pPr>
        <w:pStyle w:val="Titre1"/>
        <w:rPr>
          <w:ins w:id="2060" w:author="VOYER Raphael" w:date="2021-06-16T11:49:00Z"/>
        </w:rPr>
      </w:pPr>
      <w:bookmarkStart w:id="2061" w:name="_Toc76555080"/>
      <w:ins w:id="2062" w:author="VOYER Raphael" w:date="2021-06-16T11:49:00Z">
        <w:r>
          <w:t xml:space="preserve">UTILS </w:t>
        </w:r>
      </w:ins>
      <w:ins w:id="2063" w:author="VOYER Raphael" w:date="2021-06-16T11:48:00Z">
        <w:r>
          <w:t>PYT</w:t>
        </w:r>
      </w:ins>
      <w:ins w:id="2064" w:author="VOYER Raphael" w:date="2021-06-16T11:49:00Z">
        <w:r>
          <w:t>HON SCRIPTS</w:t>
        </w:r>
        <w:bookmarkEnd w:id="2061"/>
        <w:r>
          <w:t xml:space="preserve"> </w:t>
        </w:r>
      </w:ins>
    </w:p>
    <w:p w14:paraId="00CE27A7" w14:textId="77777777" w:rsidR="00E11907" w:rsidRDefault="00E11907" w:rsidP="00E11907">
      <w:pPr>
        <w:pStyle w:val="Titre2"/>
        <w:rPr>
          <w:ins w:id="2065" w:author="VOYER Raphael" w:date="2021-07-07T13:48:00Z"/>
        </w:rPr>
      </w:pPr>
      <w:bookmarkStart w:id="2066" w:name="_Toc76555081"/>
      <w:ins w:id="2067" w:author="VOYER Raphael" w:date="2021-06-16T11:49:00Z">
        <w:r>
          <w:t>Introduction</w:t>
        </w:r>
      </w:ins>
      <w:bookmarkEnd w:id="2066"/>
    </w:p>
    <w:p w14:paraId="2250F939" w14:textId="77777777" w:rsidR="00322A32" w:rsidRPr="00322A32" w:rsidRDefault="00322A32" w:rsidP="00322A32">
      <w:pPr>
        <w:rPr>
          <w:ins w:id="2068" w:author="VOYER Raphael" w:date="2021-07-21T09:44:00Z"/>
          <w:rPrChange w:id="2069" w:author="VOYER Raphael" w:date="2021-07-21T09:44:00Z">
            <w:rPr>
              <w:ins w:id="2070" w:author="VOYER Raphael" w:date="2021-07-21T09:44:00Z"/>
              <w:lang w:val="fr-FR"/>
            </w:rPr>
          </w:rPrChange>
        </w:rPr>
      </w:pPr>
      <w:ins w:id="2071" w:author="VOYER Raphael" w:date="2021-07-21T09:44:00Z">
        <w:r w:rsidRPr="00322A32">
          <w:rPr>
            <w:rPrChange w:id="2072" w:author="VOYER Raphael" w:date="2021-07-21T09:44:00Z">
              <w:rPr>
                <w:lang w:val="fr-FR"/>
              </w:rPr>
            </w:rPrChange>
          </w:rPr>
          <w:t>The use of utils scripts allows multiple scripts having the same action to do not multiply lines of code. This allows you to reuse the same code on different scripts. (send notification ,support tools,)</w:t>
        </w:r>
      </w:ins>
    </w:p>
    <w:p w14:paraId="66F8A4F5" w14:textId="1775C11F" w:rsidR="00136583" w:rsidRPr="002D0B14" w:rsidRDefault="00322A32" w:rsidP="00322A32">
      <w:pPr>
        <w:rPr>
          <w:ins w:id="2073" w:author="VOYER Raphael" w:date="2021-07-07T10:15:00Z"/>
          <w:lang w:val="fr-FR"/>
          <w:rPrChange w:id="2074" w:author="VOYER Raphael" w:date="2021-07-07T13:48:00Z">
            <w:rPr>
              <w:ins w:id="2075" w:author="VOYER Raphael" w:date="2021-07-07T10:15:00Z"/>
            </w:rPr>
          </w:rPrChange>
        </w:rPr>
      </w:pPr>
      <w:ins w:id="2076" w:author="VOYER Raphael" w:date="2021-07-21T09:44:00Z">
        <w:r w:rsidRPr="00322A32">
          <w:rPr>
            <w:rPrChange w:id="2077" w:author="VOYER Raphael" w:date="2021-07-21T09:44:00Z">
              <w:rPr>
                <w:lang w:val="fr-FR"/>
              </w:rPr>
            </w:rPrChange>
          </w:rPr>
          <w:t xml:space="preserve">It also makes it easier to find the code by splitting it and classifying it into several files. </w:t>
        </w:r>
        <w:r w:rsidRPr="00322A32">
          <w:rPr>
            <w:lang w:val="fr-FR"/>
          </w:rPr>
          <w:t>(requests handler, support tools)</w:t>
        </w:r>
      </w:ins>
    </w:p>
    <w:p w14:paraId="6BDD2909" w14:textId="77777777" w:rsidR="00E11907" w:rsidRDefault="00E11907" w:rsidP="00E11907">
      <w:pPr>
        <w:pStyle w:val="Titre2"/>
        <w:rPr>
          <w:ins w:id="2078" w:author="VOYER Raphael" w:date="2021-07-07T11:13:00Z"/>
        </w:rPr>
      </w:pPr>
      <w:bookmarkStart w:id="2079" w:name="_Toc76555082"/>
      <w:ins w:id="2080" w:author="VOYER Raphael" w:date="2021-06-16T11:50:00Z">
        <w:r>
          <w:t xml:space="preserve">Support </w:t>
        </w:r>
      </w:ins>
      <w:ins w:id="2081" w:author="VOYER Raphael" w:date="2021-06-16T11:51:00Z">
        <w:r>
          <w:t>T</w:t>
        </w:r>
      </w:ins>
      <w:ins w:id="2082" w:author="VOYER Raphael" w:date="2021-06-16T11:50:00Z">
        <w:r>
          <w:t xml:space="preserve">ools </w:t>
        </w:r>
      </w:ins>
      <w:ins w:id="2083" w:author="VOYER Raphael" w:date="2021-06-16T11:51:00Z">
        <w:r>
          <w:t>Script</w:t>
        </w:r>
      </w:ins>
      <w:bookmarkEnd w:id="2079"/>
    </w:p>
    <w:p w14:paraId="1E7C3CE7" w14:textId="77777777" w:rsidR="001B1DF4" w:rsidRDefault="001B1DF4" w:rsidP="001B1DF4">
      <w:pPr>
        <w:rPr>
          <w:ins w:id="2084" w:author="VOYER Raphael" w:date="2021-07-07T11:14:00Z"/>
        </w:rPr>
      </w:pPr>
      <w:ins w:id="2085" w:author="VOYER Raphael" w:date="2021-07-07T11:13:00Z">
        <w:r>
          <w:t>Name : support_tools.py</w:t>
        </w:r>
      </w:ins>
    </w:p>
    <w:p w14:paraId="1F391C7F" w14:textId="77777777" w:rsidR="001B1DF4" w:rsidRPr="001B1DF4" w:rsidRDefault="001B1DF4">
      <w:pPr>
        <w:rPr>
          <w:ins w:id="2086" w:author="VOYER Raphael" w:date="2021-07-07T11:03:00Z"/>
          <w:rPrChange w:id="2087" w:author="VOYER Raphael" w:date="2021-07-07T11:13:00Z">
            <w:rPr>
              <w:ins w:id="2088" w:author="VOYER Raphael" w:date="2021-07-07T11:03:00Z"/>
            </w:rPr>
          </w:rPrChange>
        </w:rPr>
        <w:pPrChange w:id="2089" w:author="VOYER Raphael" w:date="2021-07-07T11:13:00Z">
          <w:pPr>
            <w:pStyle w:val="Titre2"/>
          </w:pPr>
        </w:pPrChange>
      </w:pPr>
    </w:p>
    <w:p w14:paraId="6D06FEEA" w14:textId="77777777" w:rsidR="00293556" w:rsidRPr="00293556" w:rsidRDefault="00293556">
      <w:pPr>
        <w:rPr>
          <w:ins w:id="2090" w:author="VOYER Raphael" w:date="2021-07-07T11:03:00Z"/>
          <w:rPrChange w:id="2091" w:author="VOYER Raphael" w:date="2021-07-07T11:03:00Z">
            <w:rPr>
              <w:ins w:id="2092" w:author="VOYER Raphael" w:date="2021-07-07T11:03:00Z"/>
            </w:rPr>
          </w:rPrChange>
        </w:rPr>
        <w:pPrChange w:id="2093" w:author="VOYER Raphael" w:date="2021-07-07T11:03:00Z">
          <w:pPr>
            <w:pStyle w:val="Paragraphedeliste"/>
          </w:pPr>
        </w:pPrChange>
      </w:pPr>
      <w:ins w:id="2094" w:author="VOYER Raphael" w:date="2021-07-07T11:03:00Z">
        <w:r>
          <w:t>R</w:t>
        </w:r>
        <w:r w:rsidRPr="00293556">
          <w:rPr>
            <w:rPrChange w:id="2095" w:author="VOYER Raphael" w:date="2021-07-07T11:03:00Z">
              <w:rPr/>
            </w:rPrChange>
          </w:rPr>
          <w:t>ather all the tools allowing the automation of network support tasks.</w:t>
        </w:r>
      </w:ins>
    </w:p>
    <w:p w14:paraId="406E3B7D" w14:textId="77777777" w:rsidR="00293556" w:rsidRDefault="00293556" w:rsidP="00293556">
      <w:pPr>
        <w:rPr>
          <w:ins w:id="2096" w:author="VOYER Raphael" w:date="2021-07-07T11:03:00Z"/>
        </w:rPr>
      </w:pPr>
      <w:ins w:id="2097" w:author="VOYER Raphael" w:date="2021-07-07T11:03:00Z">
        <w:r>
          <w:t>T</w:t>
        </w:r>
        <w:r w:rsidRPr="00293556">
          <w:t>here are the functions that allow you to perform actions on the switches.</w:t>
        </w:r>
      </w:ins>
    </w:p>
    <w:p w14:paraId="5FECF437" w14:textId="77777777" w:rsidR="00293556" w:rsidRDefault="00293556" w:rsidP="00293556">
      <w:pPr>
        <w:rPr>
          <w:ins w:id="2098" w:author="VOYER Raphael" w:date="2021-07-07T11:04:00Z"/>
          <w:lang w:val="fr-FR"/>
        </w:rPr>
      </w:pPr>
      <w:ins w:id="2099" w:author="VOYER Raphael" w:date="2021-07-07T11:03:00Z">
        <w:r w:rsidRPr="00293556">
          <w:rPr>
            <w:lang w:val="fr-FR"/>
            <w:rPrChange w:id="2100" w:author="VOYER Raphael" w:date="2021-07-07T11:03:00Z">
              <w:rPr/>
            </w:rPrChange>
          </w:rPr>
          <w:t>Il y a aussi tou</w:t>
        </w:r>
        <w:r>
          <w:rPr>
            <w:lang w:val="fr-FR"/>
          </w:rPr>
          <w:t>tes l</w:t>
        </w:r>
      </w:ins>
      <w:ins w:id="2101" w:author="VOYER Raphael" w:date="2021-07-07T11:04:00Z">
        <w:r>
          <w:rPr>
            <w:lang w:val="fr-FR"/>
          </w:rPr>
          <w:t>es fonction</w:t>
        </w:r>
      </w:ins>
      <w:ins w:id="2102" w:author="VOYER Raphael" w:date="2021-07-07T11:05:00Z">
        <w:r>
          <w:rPr>
            <w:lang w:val="fr-FR"/>
          </w:rPr>
          <w:t>s</w:t>
        </w:r>
      </w:ins>
      <w:ins w:id="2103" w:author="VOYER Raphael" w:date="2021-07-07T11:04:00Z">
        <w:r>
          <w:rPr>
            <w:lang w:val="fr-FR"/>
          </w:rPr>
          <w:t xml:space="preserve"> </w:t>
        </w:r>
      </w:ins>
      <w:ins w:id="2104" w:author="VOYER Raphael" w:date="2021-07-07T11:05:00Z">
        <w:r>
          <w:rPr>
            <w:lang w:val="fr-FR"/>
          </w:rPr>
          <w:t>permettant</w:t>
        </w:r>
      </w:ins>
      <w:ins w:id="2105" w:author="VOYER Raphael" w:date="2021-07-07T11:04:00Z">
        <w:r>
          <w:rPr>
            <w:lang w:val="fr-FR"/>
          </w:rPr>
          <w:t xml:space="preserve"> la détection des incidents.</w:t>
        </w:r>
      </w:ins>
    </w:p>
    <w:p w14:paraId="2061B89A" w14:textId="77777777" w:rsidR="00293556" w:rsidRPr="00293556" w:rsidRDefault="00293556">
      <w:pPr>
        <w:rPr>
          <w:ins w:id="2106" w:author="VOYER Raphael" w:date="2021-07-07T11:03:00Z"/>
          <w:lang w:val="fr-FR"/>
          <w:rPrChange w:id="2107" w:author="VOYER Raphael" w:date="2021-07-07T11:03:00Z">
            <w:rPr>
              <w:ins w:id="2108" w:author="VOYER Raphael" w:date="2021-07-07T11:03:00Z"/>
            </w:rPr>
          </w:rPrChange>
        </w:rPr>
        <w:pPrChange w:id="2109" w:author="VOYER Raphael" w:date="2021-07-07T11:03:00Z">
          <w:pPr>
            <w:pStyle w:val="Paragraphedeliste"/>
          </w:pPr>
        </w:pPrChange>
      </w:pPr>
      <w:ins w:id="2110" w:author="VOYER Raphael" w:date="2021-07-07T11:04:00Z">
        <w:r>
          <w:rPr>
            <w:lang w:val="fr-FR"/>
          </w:rPr>
          <w:t>Ce script permet la factorisation du code afin de réutiliser les fonction s qui peuvent être identique sur l</w:t>
        </w:r>
      </w:ins>
      <w:ins w:id="2111" w:author="VOYER Raphael" w:date="2021-07-07T11:05:00Z">
        <w:r>
          <w:rPr>
            <w:lang w:val="fr-FR"/>
          </w:rPr>
          <w:t xml:space="preserve">es </w:t>
        </w:r>
      </w:ins>
      <w:ins w:id="2112" w:author="VOYER Raphael" w:date="2021-07-07T11:04:00Z">
        <w:r>
          <w:rPr>
            <w:lang w:val="fr-FR"/>
          </w:rPr>
          <w:t>différents script</w:t>
        </w:r>
      </w:ins>
      <w:ins w:id="2113" w:author="VOYER Raphael" w:date="2021-07-07T11:05:00Z">
        <w:r>
          <w:rPr>
            <w:lang w:val="fr-FR"/>
          </w:rPr>
          <w:t>s.</w:t>
        </w:r>
      </w:ins>
    </w:p>
    <w:p w14:paraId="5FF39E85" w14:textId="77777777" w:rsidR="00293556" w:rsidRPr="00293556" w:rsidRDefault="00293556">
      <w:pPr>
        <w:rPr>
          <w:ins w:id="2114" w:author="VOYER Raphael" w:date="2021-06-16T11:51:00Z"/>
          <w:lang w:val="fr-FR"/>
          <w:rPrChange w:id="2115" w:author="VOYER Raphael" w:date="2021-07-07T11:03:00Z">
            <w:rPr>
              <w:ins w:id="2116" w:author="VOYER Raphael" w:date="2021-06-16T11:51:00Z"/>
            </w:rPr>
          </w:rPrChange>
        </w:rPr>
        <w:pPrChange w:id="2117" w:author="VOYER Raphael" w:date="2021-07-07T11:03:00Z">
          <w:pPr>
            <w:pStyle w:val="Titre2"/>
          </w:pPr>
        </w:pPrChange>
      </w:pPr>
    </w:p>
    <w:p w14:paraId="20154576" w14:textId="77777777" w:rsidR="00E11907" w:rsidRDefault="00E11907" w:rsidP="00E11907">
      <w:pPr>
        <w:pStyle w:val="Titre2"/>
        <w:rPr>
          <w:ins w:id="2118" w:author="VOYER Raphael" w:date="2021-07-07T11:06:00Z"/>
        </w:rPr>
      </w:pPr>
      <w:bookmarkStart w:id="2119" w:name="_Toc76555083"/>
      <w:ins w:id="2120" w:author="VOYER Raphael" w:date="2021-06-16T11:51:00Z">
        <w:r>
          <w:t>Active</w:t>
        </w:r>
      </w:ins>
      <w:ins w:id="2121" w:author="VOYER Raphael" w:date="2021-06-16T11:52:00Z">
        <w:r>
          <w:t xml:space="preserve"> O</w:t>
        </w:r>
      </w:ins>
      <w:ins w:id="2122" w:author="VOYER Raphael" w:date="2021-06-16T11:51:00Z">
        <w:r>
          <w:t xml:space="preserve">utput </w:t>
        </w:r>
      </w:ins>
      <w:ins w:id="2123" w:author="VOYER Raphael" w:date="2021-06-16T11:52:00Z">
        <w:r>
          <w:t>S</w:t>
        </w:r>
      </w:ins>
      <w:ins w:id="2124" w:author="VOYER Raphael" w:date="2021-06-16T11:51:00Z">
        <w:r>
          <w:t>ocket</w:t>
        </w:r>
      </w:ins>
      <w:bookmarkEnd w:id="2119"/>
    </w:p>
    <w:p w14:paraId="6B167DFB" w14:textId="595751BB" w:rsidR="00293556" w:rsidRDefault="001B1DF4" w:rsidP="00293556">
      <w:pPr>
        <w:rPr>
          <w:ins w:id="2125" w:author="VOYER Raphael" w:date="2021-07-21T10:15:00Z"/>
        </w:rPr>
      </w:pPr>
      <w:ins w:id="2126" w:author="VOYER Raphael" w:date="2021-07-07T11:14:00Z">
        <w:r>
          <w:t>Name :</w:t>
        </w:r>
      </w:ins>
      <w:ins w:id="2127" w:author="VOYER Raphael" w:date="2021-07-07T11:15:00Z">
        <w:r>
          <w:t xml:space="preserve"> </w:t>
        </w:r>
      </w:ins>
      <w:ins w:id="2128" w:author="VOYER Raphael" w:date="2021-07-07T11:16:00Z">
        <w:r w:rsidRPr="001B1DF4">
          <w:t>support_active_output_socket.py</w:t>
        </w:r>
      </w:ins>
    </w:p>
    <w:p w14:paraId="05E74B81" w14:textId="77777777" w:rsidR="00E47887" w:rsidRDefault="00E47887" w:rsidP="00293556">
      <w:pPr>
        <w:rPr>
          <w:ins w:id="2129" w:author="VOYER Raphael" w:date="2021-07-21T10:15:00Z"/>
        </w:rPr>
      </w:pPr>
    </w:p>
    <w:p w14:paraId="17313140" w14:textId="77777777" w:rsidR="00E47887" w:rsidRDefault="00E47887" w:rsidP="00E47887">
      <w:pPr>
        <w:rPr>
          <w:ins w:id="2130" w:author="VOYER Raphael" w:date="2021-07-21T10:15:00Z"/>
        </w:rPr>
      </w:pPr>
      <w:ins w:id="2131" w:author="VOYER Raphael" w:date="2021-07-21T10:15:00Z">
        <w:r>
          <w:t>This script is executed only once when Setup.sh.</w:t>
        </w:r>
      </w:ins>
    </w:p>
    <w:p w14:paraId="0AECC48F" w14:textId="553B2716" w:rsidR="00E47887" w:rsidRDefault="00E47887" w:rsidP="00E47887">
      <w:pPr>
        <w:rPr>
          <w:ins w:id="2132" w:author="VOYER Raphael" w:date="2021-07-07T11:16:00Z"/>
        </w:rPr>
      </w:pPr>
      <w:ins w:id="2133" w:author="VOYER Raphael" w:date="2021-07-21T10:15:00Z">
        <w:r>
          <w:t>It allows the configuration of «swlog output socket ip_address_debian_server», this command allows to send the logs of the Alcatel switch to the debian server for use by Rsyslog.</w:t>
        </w:r>
      </w:ins>
    </w:p>
    <w:p w14:paraId="58EBF646" w14:textId="77777777" w:rsidR="001B1DF4" w:rsidRDefault="001B1DF4" w:rsidP="00293556">
      <w:pPr>
        <w:rPr>
          <w:ins w:id="2134" w:author="VOYER Raphael" w:date="2021-07-07T11:06:00Z"/>
        </w:rPr>
      </w:pPr>
    </w:p>
    <w:p w14:paraId="1A485817" w14:textId="792DB229" w:rsidR="00E11907" w:rsidRDefault="00E11907" w:rsidP="00E11907">
      <w:pPr>
        <w:pStyle w:val="Titre2"/>
        <w:rPr>
          <w:ins w:id="2135" w:author="VOYER Raphael" w:date="2021-07-07T11:45:00Z"/>
        </w:rPr>
      </w:pPr>
      <w:bookmarkStart w:id="2136" w:name="_Toc76555084"/>
      <w:ins w:id="2137" w:author="VOYER Raphael" w:date="2021-06-16T11:52:00Z">
        <w:r>
          <w:t>Send Notification</w:t>
        </w:r>
      </w:ins>
      <w:bookmarkEnd w:id="2136"/>
    </w:p>
    <w:p w14:paraId="64683A01" w14:textId="77777777" w:rsidR="00FA55B3" w:rsidRDefault="00FA55B3" w:rsidP="00FA55B3">
      <w:pPr>
        <w:rPr>
          <w:ins w:id="2138" w:author="VOYER Raphael" w:date="2021-07-07T11:45:00Z"/>
        </w:rPr>
      </w:pPr>
    </w:p>
    <w:p w14:paraId="0D86156D" w14:textId="77777777" w:rsidR="00FA55B3" w:rsidRDefault="00FA55B3" w:rsidP="00FA55B3">
      <w:pPr>
        <w:rPr>
          <w:ins w:id="2139" w:author="VOYER Raphael" w:date="2021-07-07T11:51:00Z"/>
        </w:rPr>
      </w:pPr>
      <w:ins w:id="2140" w:author="VOYER Raphael" w:date="2021-07-07T11:45:00Z">
        <w:r>
          <w:t>Name :</w:t>
        </w:r>
        <w:r w:rsidRPr="00FA55B3">
          <w:t xml:space="preserve"> support_send_notification.py</w:t>
        </w:r>
      </w:ins>
    </w:p>
    <w:p w14:paraId="6BF0C100" w14:textId="77777777" w:rsidR="00C664A4" w:rsidRDefault="00C664A4" w:rsidP="00FA55B3">
      <w:pPr>
        <w:rPr>
          <w:ins w:id="2141" w:author="VOYER Raphael" w:date="2021-07-07T11:51:00Z"/>
        </w:rPr>
      </w:pPr>
    </w:p>
    <w:p w14:paraId="0E290501" w14:textId="77777777" w:rsidR="0020698E" w:rsidRDefault="00A370A7" w:rsidP="00A370A7">
      <w:pPr>
        <w:rPr>
          <w:ins w:id="2142" w:author="VOYER Raphael" w:date="2021-07-07T12:53:00Z"/>
        </w:rPr>
      </w:pPr>
      <w:ins w:id="2143" w:author="VOYER Raphael" w:date="2021-07-07T12:34:00Z">
        <w:r w:rsidRPr="00A370A7">
          <w:t>Rather all functions to send email or rainbow message.</w:t>
        </w:r>
      </w:ins>
    </w:p>
    <w:p w14:paraId="56B1AF55" w14:textId="77777777" w:rsidR="0020698E" w:rsidRDefault="00A370A7" w:rsidP="00A370A7">
      <w:pPr>
        <w:rPr>
          <w:ins w:id="2144" w:author="VOYER Raphael" w:date="2021-07-07T12:52:00Z"/>
        </w:rPr>
      </w:pPr>
      <w:ins w:id="2145" w:author="VOYER Raphael" w:date="2021-07-07T12:34:00Z">
        <w:r w:rsidRPr="00A370A7">
          <w:t>Email functions can be a request to act or not on the issue</w:t>
        </w:r>
      </w:ins>
      <w:ins w:id="2146" w:author="VOYER Raphael" w:date="2021-07-07T13:14:00Z">
        <w:r w:rsidR="000C26ED">
          <w:t>.</w:t>
        </w:r>
      </w:ins>
      <w:ins w:id="2147" w:author="VOYER Raphael" w:date="2021-07-07T12:34:00Z">
        <w:r w:rsidRPr="00A370A7">
          <w:t xml:space="preserve"> </w:t>
        </w:r>
      </w:ins>
      <w:ins w:id="2148" w:author="VOYER Raphael" w:date="2021-07-07T13:14:00Z">
        <w:r w:rsidR="000C26ED">
          <w:t>Feature</w:t>
        </w:r>
      </w:ins>
      <w:ins w:id="2149" w:author="VOYER Raphael" w:date="2021-07-07T12:34:00Z">
        <w:r w:rsidRPr="00A370A7">
          <w:t xml:space="preserve"> handle attachments files.</w:t>
        </w:r>
      </w:ins>
    </w:p>
    <w:p w14:paraId="79A04404" w14:textId="77777777" w:rsidR="00A370A7" w:rsidRPr="00A370A7" w:rsidRDefault="00A370A7">
      <w:pPr>
        <w:rPr>
          <w:ins w:id="2150" w:author="VOYER Raphael" w:date="2021-07-07T12:34:00Z"/>
          <w:rPrChange w:id="2151" w:author="VOYER Raphael" w:date="2021-07-07T12:35:00Z">
            <w:rPr>
              <w:ins w:id="2152" w:author="VOYER Raphael" w:date="2021-07-07T12:34:00Z"/>
            </w:rPr>
          </w:rPrChange>
        </w:rPr>
        <w:pPrChange w:id="2153" w:author="VOYER Raphael" w:date="2021-07-07T12:35:00Z">
          <w:pPr>
            <w:pStyle w:val="Paragraphedeliste"/>
          </w:pPr>
        </w:pPrChange>
      </w:pPr>
      <w:ins w:id="2154" w:author="VOYER Raphael" w:date="2021-07-07T12:34:00Z">
        <w:r w:rsidRPr="00A370A7">
          <w:rPr>
            <w:rPrChange w:id="2155" w:author="VOYER Raphael" w:date="2021-07-07T12:35:00Z">
              <w:rPr/>
            </w:rPrChange>
          </w:rPr>
          <w:t>Rainbow function Rainbow functions can be a request to act or not on the issue</w:t>
        </w:r>
      </w:ins>
      <w:ins w:id="2156" w:author="VOYER Raphael" w:date="2021-07-07T12:52:00Z">
        <w:r w:rsidR="0020698E">
          <w:t>.</w:t>
        </w:r>
      </w:ins>
      <w:ins w:id="2157" w:author="VOYER Raphael" w:date="2021-07-07T13:14:00Z">
        <w:r w:rsidR="000C26ED">
          <w:t xml:space="preserve"> F</w:t>
        </w:r>
      </w:ins>
      <w:ins w:id="2158" w:author="VOYER Raphael" w:date="2021-07-07T12:52:00Z">
        <w:r w:rsidR="0020698E">
          <w:t>eature</w:t>
        </w:r>
      </w:ins>
      <w:ins w:id="2159" w:author="VOYER Raphael" w:date="2021-07-07T12:34:00Z">
        <w:r w:rsidRPr="00A370A7">
          <w:rPr>
            <w:rPrChange w:id="2160" w:author="VOYER Raphael" w:date="2021-07-07T12:35:00Z">
              <w:rPr/>
            </w:rPrChange>
          </w:rPr>
          <w:t xml:space="preserve"> handle </w:t>
        </w:r>
      </w:ins>
      <w:ins w:id="2161" w:author="VOYER Raphael" w:date="2021-07-07T12:52:00Z">
        <w:r w:rsidR="0020698E">
          <w:t xml:space="preserve">text </w:t>
        </w:r>
      </w:ins>
      <w:ins w:id="2162" w:author="VOYER Raphael" w:date="2021-07-07T12:34:00Z">
        <w:r w:rsidRPr="00A370A7">
          <w:rPr>
            <w:rPrChange w:id="2163" w:author="VOYER Raphael" w:date="2021-07-07T12:35:00Z">
              <w:rPr/>
            </w:rPrChange>
          </w:rPr>
          <w:t xml:space="preserve">attachments files. </w:t>
        </w:r>
      </w:ins>
    </w:p>
    <w:p w14:paraId="6FD7C0B6" w14:textId="77777777" w:rsidR="0020698E" w:rsidRDefault="0020698E" w:rsidP="0020698E">
      <w:pPr>
        <w:rPr>
          <w:ins w:id="2164" w:author="VOYER Raphael" w:date="2021-07-07T13:27:00Z"/>
        </w:rPr>
      </w:pPr>
    </w:p>
    <w:p w14:paraId="4308E8CC" w14:textId="77777777" w:rsidR="00773D50" w:rsidRDefault="00773D50" w:rsidP="0020698E">
      <w:pPr>
        <w:rPr>
          <w:ins w:id="2165" w:author="VOYER Raphael" w:date="2021-07-07T13:27:00Z"/>
        </w:rPr>
      </w:pPr>
    </w:p>
    <w:p w14:paraId="47D7BC7D" w14:textId="77777777" w:rsidR="00773D50" w:rsidRDefault="00773D50" w:rsidP="0020698E">
      <w:pPr>
        <w:rPr>
          <w:ins w:id="2166" w:author="VOYER Raphael" w:date="2021-07-07T13:27:00Z"/>
        </w:rPr>
      </w:pPr>
    </w:p>
    <w:p w14:paraId="3A66F435" w14:textId="77777777" w:rsidR="00773D50" w:rsidRDefault="00773D50" w:rsidP="0020698E">
      <w:pPr>
        <w:rPr>
          <w:ins w:id="2167" w:author="VOYER Raphael" w:date="2021-07-07T13:27:00Z"/>
        </w:rPr>
      </w:pPr>
    </w:p>
    <w:p w14:paraId="1AB36534" w14:textId="77777777" w:rsidR="00773D50" w:rsidRDefault="00773D50" w:rsidP="0020698E">
      <w:pPr>
        <w:rPr>
          <w:ins w:id="2168" w:author="VOYER Raphael" w:date="2021-07-07T13:27:00Z"/>
        </w:rPr>
      </w:pPr>
    </w:p>
    <w:p w14:paraId="6F3E4E76" w14:textId="77777777" w:rsidR="00773D50" w:rsidRPr="0020698E" w:rsidRDefault="00773D50">
      <w:pPr>
        <w:rPr>
          <w:ins w:id="2169" w:author="VOYER Raphael" w:date="2021-06-16T11:55:00Z"/>
          <w:rPrChange w:id="2170" w:author="VOYER Raphael" w:date="2021-07-07T12:53:00Z">
            <w:rPr>
              <w:ins w:id="2171" w:author="VOYER Raphael" w:date="2021-06-16T11:55:00Z"/>
            </w:rPr>
          </w:rPrChange>
        </w:rPr>
        <w:pPrChange w:id="2172" w:author="VOYER Raphael" w:date="2021-07-07T12:53:00Z">
          <w:pPr>
            <w:pStyle w:val="Titre2"/>
          </w:pPr>
        </w:pPrChange>
      </w:pPr>
    </w:p>
    <w:p w14:paraId="4454E526" w14:textId="77777777" w:rsidR="00E11907" w:rsidRDefault="00E11907">
      <w:pPr>
        <w:pStyle w:val="Titre2"/>
        <w:rPr>
          <w:ins w:id="2173" w:author="VOYER Raphael" w:date="2021-07-07T13:22:00Z"/>
        </w:rPr>
      </w:pPr>
      <w:bookmarkStart w:id="2174" w:name="_Toc76555086"/>
      <w:ins w:id="2175" w:author="VOYER Raphael" w:date="2021-06-16T11:55:00Z">
        <w:r>
          <w:t>Web Receiver</w:t>
        </w:r>
      </w:ins>
      <w:bookmarkEnd w:id="2174"/>
    </w:p>
    <w:p w14:paraId="07E7CC62" w14:textId="77777777" w:rsidR="000C26ED" w:rsidRDefault="000C26ED" w:rsidP="000C26ED">
      <w:pPr>
        <w:rPr>
          <w:ins w:id="2176" w:author="VOYER Raphael" w:date="2021-07-07T13:22:00Z"/>
        </w:rPr>
      </w:pPr>
      <w:ins w:id="2177" w:author="VOYER Raphael" w:date="2021-07-07T13:22:00Z">
        <w:r>
          <w:t>Name :</w:t>
        </w:r>
      </w:ins>
      <w:ins w:id="2178" w:author="VOYER Raphael" w:date="2021-07-07T13:23:00Z">
        <w:r>
          <w:t xml:space="preserve"> </w:t>
        </w:r>
        <w:r w:rsidRPr="000C26ED">
          <w:t>support_web_receiver_class.py</w:t>
        </w:r>
      </w:ins>
    </w:p>
    <w:p w14:paraId="62987C74" w14:textId="77777777" w:rsidR="000C26ED" w:rsidRPr="000C26ED" w:rsidRDefault="000C26ED">
      <w:pPr>
        <w:rPr>
          <w:ins w:id="2179" w:author="VOYER Raphael" w:date="2021-07-07T13:21:00Z"/>
          <w:rPrChange w:id="2180" w:author="VOYER Raphael" w:date="2021-07-07T13:22:00Z">
            <w:rPr>
              <w:ins w:id="2181" w:author="VOYER Raphael" w:date="2021-07-07T13:21:00Z"/>
            </w:rPr>
          </w:rPrChange>
        </w:rPr>
        <w:pPrChange w:id="2182" w:author="VOYER Raphael" w:date="2021-07-07T13:22:00Z">
          <w:pPr>
            <w:pStyle w:val="Titre2"/>
          </w:pPr>
        </w:pPrChange>
      </w:pPr>
    </w:p>
    <w:p w14:paraId="0EEB5878" w14:textId="77777777" w:rsidR="000C26ED" w:rsidRPr="000C26ED" w:rsidRDefault="00773D50">
      <w:pPr>
        <w:rPr>
          <w:ins w:id="2183" w:author="VOYER Raphael" w:date="2021-07-07T13:21:00Z"/>
          <w:rPrChange w:id="2184" w:author="VOYER Raphael" w:date="2021-07-07T13:22:00Z">
            <w:rPr>
              <w:ins w:id="2185" w:author="VOYER Raphael" w:date="2021-07-07T13:21:00Z"/>
            </w:rPr>
          </w:rPrChange>
        </w:rPr>
        <w:pPrChange w:id="2186" w:author="VOYER Raphael" w:date="2021-07-07T13:22:00Z">
          <w:pPr>
            <w:pStyle w:val="Paragraphedeliste"/>
          </w:pPr>
        </w:pPrChange>
      </w:pPr>
      <w:ins w:id="2187" w:author="VOYER Raphael" w:date="2021-07-07T13:25:00Z">
        <w:r>
          <w:t>P</w:t>
        </w:r>
      </w:ins>
      <w:ins w:id="2188" w:author="VOYER Raphael" w:date="2021-07-07T13:21:00Z">
        <w:r w:rsidR="000C26ED" w:rsidRPr="000C26ED">
          <w:rPr>
            <w:rPrChange w:id="2189" w:author="VOYER Raphael" w:date="2021-07-07T13:22:00Z">
              <w:rPr/>
            </w:rPrChange>
          </w:rPr>
          <w:t>ermit the setup of the web server, with goods keys and values in url parameters. For example : when the web server is started , there is only 3 pages available(yes, no, and save). To ensure security, the other parameters to access at the good page is the client id and case id. When the server receive an answer by access on the url , the webserver stop. If there is no access on the web server after 60 seconds the answer will be automatically yes.</w:t>
        </w:r>
      </w:ins>
    </w:p>
    <w:p w14:paraId="75AD9D67" w14:textId="5F102A7C" w:rsidR="000C26ED" w:rsidRDefault="000C26ED" w:rsidP="000C26ED">
      <w:pPr>
        <w:pStyle w:val="Paragraphedeliste"/>
        <w:rPr>
          <w:ins w:id="2190" w:author="VOYER Raphael" w:date="2021-07-08T09:42:00Z"/>
          <w:sz w:val="18"/>
        </w:rPr>
      </w:pPr>
    </w:p>
    <w:p w14:paraId="0910E119" w14:textId="77777777" w:rsidR="00796174" w:rsidRDefault="00796174" w:rsidP="00796174">
      <w:pPr>
        <w:pStyle w:val="Titre2"/>
        <w:rPr>
          <w:ins w:id="2191" w:author="VOYER Raphael" w:date="2021-07-08T09:42:00Z"/>
        </w:rPr>
      </w:pPr>
      <w:bookmarkStart w:id="2192" w:name="_Toc76555085"/>
      <w:ins w:id="2193" w:author="VOYER Raphael" w:date="2021-07-08T09:42:00Z">
        <w:r>
          <w:t>Requests Handler</w:t>
        </w:r>
        <w:bookmarkEnd w:id="2192"/>
      </w:ins>
    </w:p>
    <w:p w14:paraId="679827D7" w14:textId="77777777" w:rsidR="00796174" w:rsidRDefault="00796174" w:rsidP="00796174">
      <w:pPr>
        <w:rPr>
          <w:ins w:id="2194" w:author="VOYER Raphael" w:date="2021-07-08T09:42:00Z"/>
        </w:rPr>
      </w:pPr>
      <w:ins w:id="2195" w:author="VOYER Raphael" w:date="2021-07-08T09:42:00Z">
        <w:r>
          <w:t xml:space="preserve">Name: </w:t>
        </w:r>
        <w:r w:rsidRPr="000C26ED">
          <w:t>support_response_handler.py</w:t>
        </w:r>
      </w:ins>
    </w:p>
    <w:p w14:paraId="533D3FF1" w14:textId="77777777" w:rsidR="00796174" w:rsidRPr="007C61CB" w:rsidRDefault="00796174" w:rsidP="00796174">
      <w:pPr>
        <w:rPr>
          <w:ins w:id="2196" w:author="VOYER Raphael" w:date="2021-07-08T09:42:00Z"/>
        </w:rPr>
      </w:pPr>
    </w:p>
    <w:p w14:paraId="6FCADC69" w14:textId="36CA5026" w:rsidR="00796174" w:rsidRDefault="00796174" w:rsidP="00796174">
      <w:pPr>
        <w:rPr>
          <w:ins w:id="2197" w:author="VOYER Raphael" w:date="2021-07-21T10:17:00Z"/>
        </w:rPr>
      </w:pPr>
      <w:ins w:id="2198" w:author="VOYER Raphael" w:date="2021-07-08T09:42:00Z">
        <w:r w:rsidRPr="007C61CB">
          <w:t xml:space="preserve">Conductor of the request feature. </w:t>
        </w:r>
        <w:r>
          <w:t>To work the script needs the save_decision.conf file , which will register the cases , that the administrator already fix and wanted to save or the case that the administrator don’t want to fix.</w:t>
        </w:r>
      </w:ins>
    </w:p>
    <w:p w14:paraId="0A7186BE" w14:textId="77777777" w:rsidR="0025691A" w:rsidRDefault="0025691A" w:rsidP="00796174">
      <w:pPr>
        <w:rPr>
          <w:ins w:id="2199" w:author="VOYER Raphael" w:date="2021-07-21T10:17:00Z"/>
        </w:rPr>
      </w:pPr>
    </w:p>
    <w:p w14:paraId="5A096DE8" w14:textId="77777777" w:rsidR="0025691A" w:rsidRDefault="0025691A" w:rsidP="0025691A">
      <w:pPr>
        <w:rPr>
          <w:ins w:id="2200" w:author="VOYER Raphael" w:date="2021-07-21T10:17:00Z"/>
        </w:rPr>
      </w:pPr>
      <w:ins w:id="2201" w:author="VOYER Raphael" w:date="2021-07-21T10:17:00Z">
        <w:r>
          <w:t>The save_decision.conf structure file :</w:t>
        </w:r>
      </w:ins>
    </w:p>
    <w:p w14:paraId="329764CC" w14:textId="732FA6C4" w:rsidR="0025691A" w:rsidRDefault="0025691A" w:rsidP="000C26ED">
      <w:pPr>
        <w:pStyle w:val="Paragraphedeliste"/>
        <w:rPr>
          <w:ins w:id="2202" w:author="VOYER Raphael" w:date="2021-07-21T10:16:00Z"/>
          <w:sz w:val="18"/>
        </w:rPr>
      </w:pPr>
      <w:ins w:id="2203" w:author="VOYER Raphael" w:date="2021-07-21T10:15:00Z">
        <w:r w:rsidRPr="0025691A">
          <w:rPr>
            <w:noProof/>
            <w:sz w:val="18"/>
          </w:rPr>
          <mc:AlternateContent>
            <mc:Choice Requires="wps">
              <w:drawing>
                <wp:anchor distT="45720" distB="45720" distL="114300" distR="114300" simplePos="0" relativeHeight="251668992" behindDoc="0" locked="0" layoutInCell="1" allowOverlap="1" wp14:anchorId="778C07B8" wp14:editId="595D029E">
                  <wp:simplePos x="0" y="0"/>
                  <wp:positionH relativeFrom="margin">
                    <wp:align>left</wp:align>
                  </wp:positionH>
                  <wp:positionV relativeFrom="paragraph">
                    <wp:posOffset>134207</wp:posOffset>
                  </wp:positionV>
                  <wp:extent cx="2596128" cy="997527"/>
                  <wp:effectExtent l="0" t="0" r="1397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128" cy="997527"/>
                          </a:xfrm>
                          <a:prstGeom prst="rect">
                            <a:avLst/>
                          </a:prstGeom>
                          <a:solidFill>
                            <a:schemeClr val="tx1"/>
                          </a:solidFill>
                          <a:ln w="9525">
                            <a:solidFill>
                              <a:srgbClr val="000000"/>
                            </a:solidFill>
                            <a:miter lim="800000"/>
                            <a:headEnd/>
                            <a:tailEnd/>
                          </a:ln>
                        </wps:spPr>
                        <wps:txbx>
                          <w:txbxContent>
                            <w:p w14:paraId="7CE1C43B" w14:textId="77777777" w:rsidR="0025691A" w:rsidRPr="0025691A" w:rsidRDefault="0025691A" w:rsidP="0025691A">
                              <w:pPr>
                                <w:rPr>
                                  <w:ins w:id="2204" w:author="VOYER Raphael" w:date="2021-07-21T10:15:00Z"/>
                                  <w:color w:val="FFC000"/>
                                  <w:rPrChange w:id="2205" w:author="VOYER Raphael" w:date="2021-07-21T10:18:00Z">
                                    <w:rPr>
                                      <w:ins w:id="2206" w:author="VOYER Raphael" w:date="2021-07-21T10:15:00Z"/>
                                    </w:rPr>
                                  </w:rPrChange>
                                </w:rPr>
                              </w:pPr>
                              <w:ins w:id="2207" w:author="VOYER Raphael" w:date="2021-07-21T10:15:00Z">
                                <w:r w:rsidRPr="0025691A">
                                  <w:rPr>
                                    <w:color w:val="FFC000"/>
                                    <w:rPrChange w:id="2208" w:author="VOYER Raphael" w:date="2021-07-21T10:18:00Z">
                                      <w:rPr/>
                                    </w:rPrChange>
                                  </w:rPr>
                                  <w:t>10.130.7.247,1/1/33,flapping,never</w:t>
                                </w:r>
                              </w:ins>
                            </w:p>
                            <w:p w14:paraId="7C31FD8C" w14:textId="77777777" w:rsidR="0025691A" w:rsidRPr="0025691A" w:rsidRDefault="0025691A" w:rsidP="0025691A">
                              <w:pPr>
                                <w:rPr>
                                  <w:ins w:id="2209" w:author="VOYER Raphael" w:date="2021-07-21T10:15:00Z"/>
                                  <w:color w:val="FFC000"/>
                                  <w:rPrChange w:id="2210" w:author="VOYER Raphael" w:date="2021-07-21T10:18:00Z">
                                    <w:rPr>
                                      <w:ins w:id="2211" w:author="VOYER Raphael" w:date="2021-07-21T10:15:00Z"/>
                                    </w:rPr>
                                  </w:rPrChange>
                                </w:rPr>
                                <w:pPrChange w:id="2212" w:author="VOYER Raphael" w:date="2021-07-21T10:16:00Z">
                                  <w:pPr/>
                                </w:pPrChange>
                              </w:pPr>
                              <w:ins w:id="2213" w:author="VOYER Raphael" w:date="2021-07-21T10:15:00Z">
                                <w:r w:rsidRPr="0025691A">
                                  <w:rPr>
                                    <w:color w:val="FFC000"/>
                                    <w:rPrChange w:id="2214" w:author="VOYER Raphael" w:date="2021-07-21T10:18:00Z">
                                      <w:rPr/>
                                    </w:rPrChange>
                                  </w:rPr>
                                  <w:t>192.168.80.27,0,ddos,always</w:t>
                                </w:r>
                              </w:ins>
                            </w:p>
                            <w:p w14:paraId="24D8D647" w14:textId="77777777" w:rsidR="0025691A" w:rsidRPr="0025691A" w:rsidRDefault="0025691A" w:rsidP="0025691A">
                              <w:pPr>
                                <w:rPr>
                                  <w:ins w:id="2215" w:author="VOYER Raphael" w:date="2021-07-21T10:15:00Z"/>
                                  <w:color w:val="FFC000"/>
                                  <w:rPrChange w:id="2216" w:author="VOYER Raphael" w:date="2021-07-21T10:18:00Z">
                                    <w:rPr>
                                      <w:ins w:id="2217" w:author="VOYER Raphael" w:date="2021-07-21T10:15:00Z"/>
                                    </w:rPr>
                                  </w:rPrChange>
                                </w:rPr>
                                <w:pPrChange w:id="2218" w:author="VOYER Raphael" w:date="2021-07-21T10:16:00Z">
                                  <w:pPr/>
                                </w:pPrChange>
                              </w:pPr>
                              <w:ins w:id="2219" w:author="VOYER Raphael" w:date="2021-07-21T10:15:00Z">
                                <w:r w:rsidRPr="0025691A">
                                  <w:rPr>
                                    <w:color w:val="FFC000"/>
                                    <w:rPrChange w:id="2220" w:author="VOYER Raphael" w:date="2021-07-21T10:18:00Z">
                                      <w:rPr/>
                                    </w:rPrChange>
                                  </w:rPr>
                                  <w:t>192.168.80.27,1/1/19,flapping,always</w:t>
                                </w:r>
                              </w:ins>
                            </w:p>
                            <w:p w14:paraId="2DA1235B" w14:textId="77777777" w:rsidR="0025691A" w:rsidRPr="0025691A" w:rsidRDefault="0025691A" w:rsidP="0025691A">
                              <w:pPr>
                                <w:rPr>
                                  <w:ins w:id="2221" w:author="VOYER Raphael" w:date="2021-07-21T10:15:00Z"/>
                                  <w:color w:val="FFC000"/>
                                  <w:rPrChange w:id="2222" w:author="VOYER Raphael" w:date="2021-07-21T10:18:00Z">
                                    <w:rPr>
                                      <w:ins w:id="2223" w:author="VOYER Raphael" w:date="2021-07-21T10:15:00Z"/>
                                    </w:rPr>
                                  </w:rPrChange>
                                </w:rPr>
                                <w:pPrChange w:id="2224" w:author="VOYER Raphael" w:date="2021-07-21T10:16:00Z">
                                  <w:pPr/>
                                </w:pPrChange>
                              </w:pPr>
                              <w:ins w:id="2225" w:author="VOYER Raphael" w:date="2021-07-21T10:15:00Z">
                                <w:r w:rsidRPr="0025691A">
                                  <w:rPr>
                                    <w:color w:val="FFC000"/>
                                    <w:rPrChange w:id="2226" w:author="VOYER Raphael" w:date="2021-07-21T10:18:00Z">
                                      <w:rPr/>
                                    </w:rPrChange>
                                  </w:rPr>
                                  <w:t>192.168.80.25,1/1/19,flapping,always</w:t>
                                </w:r>
                              </w:ins>
                            </w:p>
                            <w:p w14:paraId="19D6316D" w14:textId="77777777" w:rsidR="0025691A" w:rsidRPr="0025691A" w:rsidRDefault="0025691A" w:rsidP="0025691A">
                              <w:pPr>
                                <w:rPr>
                                  <w:ins w:id="2227" w:author="VOYER Raphael" w:date="2021-07-21T10:15:00Z"/>
                                  <w:color w:val="FFC000"/>
                                  <w:rPrChange w:id="2228" w:author="VOYER Raphael" w:date="2021-07-21T10:18:00Z">
                                    <w:rPr>
                                      <w:ins w:id="2229" w:author="VOYER Raphael" w:date="2021-07-21T10:15:00Z"/>
                                    </w:rPr>
                                  </w:rPrChange>
                                </w:rPr>
                                <w:pPrChange w:id="2230" w:author="VOYER Raphael" w:date="2021-07-21T10:16:00Z">
                                  <w:pPr/>
                                </w:pPrChange>
                              </w:pPr>
                              <w:ins w:id="2231" w:author="VOYER Raphael" w:date="2021-07-21T10:15:00Z">
                                <w:r w:rsidRPr="0025691A">
                                  <w:rPr>
                                    <w:color w:val="FFC000"/>
                                    <w:rPrChange w:id="2232" w:author="VOYER Raphael" w:date="2021-07-21T10:18:00Z">
                                      <w:rPr/>
                                    </w:rPrChange>
                                  </w:rPr>
                                  <w:t>192.168.80.27,1/1/4,loop,always</w:t>
                                </w:r>
                              </w:ins>
                            </w:p>
                            <w:p w14:paraId="4932F47E" w14:textId="77777777" w:rsidR="0025691A" w:rsidRPr="0025691A" w:rsidRDefault="0025691A" w:rsidP="0025691A">
                              <w:pPr>
                                <w:rPr>
                                  <w:ins w:id="2233" w:author="VOYER Raphael" w:date="2021-07-21T10:15:00Z"/>
                                  <w:color w:val="FFC000"/>
                                  <w:rPrChange w:id="2234" w:author="VOYER Raphael" w:date="2021-07-21T10:18:00Z">
                                    <w:rPr>
                                      <w:ins w:id="2235" w:author="VOYER Raphael" w:date="2021-07-21T10:15:00Z"/>
                                    </w:rPr>
                                  </w:rPrChange>
                                </w:rPr>
                                <w:pPrChange w:id="2236" w:author="VOYER Raphael" w:date="2021-07-21T10:16:00Z">
                                  <w:pPr/>
                                </w:pPrChange>
                              </w:pPr>
                              <w:ins w:id="2237" w:author="VOYER Raphael" w:date="2021-07-21T10:15:00Z">
                                <w:r w:rsidRPr="0025691A">
                                  <w:rPr>
                                    <w:color w:val="FFC000"/>
                                    <w:rPrChange w:id="2238" w:author="VOYER Raphael" w:date="2021-07-21T10:18:00Z">
                                      <w:rPr/>
                                    </w:rPrChange>
                                  </w:rPr>
                                  <w:t>192.168.80.27,1/1/35,loop,never</w:t>
                                </w:r>
                              </w:ins>
                            </w:p>
                            <w:p w14:paraId="1C6C7CF4" w14:textId="51ED1897" w:rsidR="0025691A" w:rsidRPr="0025691A" w:rsidRDefault="0025691A" w:rsidP="0025691A">
                              <w:pPr>
                                <w:rPr>
                                  <w:rPrChange w:id="2239" w:author="VOYER Raphael" w:date="2021-07-21T10:15:00Z">
                                    <w:rPr/>
                                  </w:rPrChange>
                                </w:rPr>
                                <w:pPrChange w:id="2240" w:author="VOYER Raphael" w:date="2021-07-21T10:16: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04.4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" fillcolor="black [3213]">
                  <v:textbox>
                    <w:txbxContent>
                      <w:p w14:paraId="7CE1C43B" w14:textId="77777777" w:rsidR="0025691A" w:rsidRPr="0025691A" w:rsidRDefault="0025691A" w:rsidP="0025691A">
                        <w:pPr>
                          <w:rPr>
                            <w:ins w:id="2241" w:author="VOYER Raphael" w:date="2021-07-21T10:15:00Z"/>
                            <w:color w:val="FFC000"/>
                            <w:rPrChange w:id="2242" w:author="VOYER Raphael" w:date="2021-07-21T10:18:00Z">
                              <w:rPr>
                                <w:ins w:id="2243" w:author="VOYER Raphael" w:date="2021-07-21T10:15:00Z"/>
                              </w:rPr>
                            </w:rPrChange>
                          </w:rPr>
                        </w:pPr>
                        <w:ins w:id="2244" w:author="VOYER Raphael" w:date="2021-07-21T10:15:00Z">
                          <w:r w:rsidRPr="0025691A">
                            <w:rPr>
                              <w:color w:val="FFC000"/>
                              <w:rPrChange w:id="2245" w:author="VOYER Raphael" w:date="2021-07-21T10:18:00Z">
                                <w:rPr/>
                              </w:rPrChange>
                            </w:rPr>
                            <w:t>10.130.7.247,1/1/33,flapping,never</w:t>
                          </w:r>
                        </w:ins>
                      </w:p>
                      <w:p w14:paraId="7C31FD8C" w14:textId="77777777" w:rsidR="0025691A" w:rsidRPr="0025691A" w:rsidRDefault="0025691A" w:rsidP="0025691A">
                        <w:pPr>
                          <w:rPr>
                            <w:ins w:id="2246" w:author="VOYER Raphael" w:date="2021-07-21T10:15:00Z"/>
                            <w:color w:val="FFC000"/>
                            <w:rPrChange w:id="2247" w:author="VOYER Raphael" w:date="2021-07-21T10:18:00Z">
                              <w:rPr>
                                <w:ins w:id="2248" w:author="VOYER Raphael" w:date="2021-07-21T10:15:00Z"/>
                              </w:rPr>
                            </w:rPrChange>
                          </w:rPr>
                          <w:pPrChange w:id="2249" w:author="VOYER Raphael" w:date="2021-07-21T10:16:00Z">
                            <w:pPr/>
                          </w:pPrChange>
                        </w:pPr>
                        <w:ins w:id="2250" w:author="VOYER Raphael" w:date="2021-07-21T10:15:00Z">
                          <w:r w:rsidRPr="0025691A">
                            <w:rPr>
                              <w:color w:val="FFC000"/>
                              <w:rPrChange w:id="2251" w:author="VOYER Raphael" w:date="2021-07-21T10:18:00Z">
                                <w:rPr/>
                              </w:rPrChange>
                            </w:rPr>
                            <w:t>192.168.80.27,0,ddos,always</w:t>
                          </w:r>
                        </w:ins>
                      </w:p>
                      <w:p w14:paraId="24D8D647" w14:textId="77777777" w:rsidR="0025691A" w:rsidRPr="0025691A" w:rsidRDefault="0025691A" w:rsidP="0025691A">
                        <w:pPr>
                          <w:rPr>
                            <w:ins w:id="2252" w:author="VOYER Raphael" w:date="2021-07-21T10:15:00Z"/>
                            <w:color w:val="FFC000"/>
                            <w:rPrChange w:id="2253" w:author="VOYER Raphael" w:date="2021-07-21T10:18:00Z">
                              <w:rPr>
                                <w:ins w:id="2254" w:author="VOYER Raphael" w:date="2021-07-21T10:15:00Z"/>
                              </w:rPr>
                            </w:rPrChange>
                          </w:rPr>
                          <w:pPrChange w:id="2255" w:author="VOYER Raphael" w:date="2021-07-21T10:16:00Z">
                            <w:pPr/>
                          </w:pPrChange>
                        </w:pPr>
                        <w:ins w:id="2256" w:author="VOYER Raphael" w:date="2021-07-21T10:15:00Z">
                          <w:r w:rsidRPr="0025691A">
                            <w:rPr>
                              <w:color w:val="FFC000"/>
                              <w:rPrChange w:id="2257" w:author="VOYER Raphael" w:date="2021-07-21T10:18:00Z">
                                <w:rPr/>
                              </w:rPrChange>
                            </w:rPr>
                            <w:t>192.168.80.27,1/1/19,flapping,always</w:t>
                          </w:r>
                        </w:ins>
                      </w:p>
                      <w:p w14:paraId="2DA1235B" w14:textId="77777777" w:rsidR="0025691A" w:rsidRPr="0025691A" w:rsidRDefault="0025691A" w:rsidP="0025691A">
                        <w:pPr>
                          <w:rPr>
                            <w:ins w:id="2258" w:author="VOYER Raphael" w:date="2021-07-21T10:15:00Z"/>
                            <w:color w:val="FFC000"/>
                            <w:rPrChange w:id="2259" w:author="VOYER Raphael" w:date="2021-07-21T10:18:00Z">
                              <w:rPr>
                                <w:ins w:id="2260" w:author="VOYER Raphael" w:date="2021-07-21T10:15:00Z"/>
                              </w:rPr>
                            </w:rPrChange>
                          </w:rPr>
                          <w:pPrChange w:id="2261" w:author="VOYER Raphael" w:date="2021-07-21T10:16:00Z">
                            <w:pPr/>
                          </w:pPrChange>
                        </w:pPr>
                        <w:ins w:id="2262" w:author="VOYER Raphael" w:date="2021-07-21T10:15:00Z">
                          <w:r w:rsidRPr="0025691A">
                            <w:rPr>
                              <w:color w:val="FFC000"/>
                              <w:rPrChange w:id="2263" w:author="VOYER Raphael" w:date="2021-07-21T10:18:00Z">
                                <w:rPr/>
                              </w:rPrChange>
                            </w:rPr>
                            <w:t>192.168.80.25,1/1/19,flapping,always</w:t>
                          </w:r>
                        </w:ins>
                      </w:p>
                      <w:p w14:paraId="19D6316D" w14:textId="77777777" w:rsidR="0025691A" w:rsidRPr="0025691A" w:rsidRDefault="0025691A" w:rsidP="0025691A">
                        <w:pPr>
                          <w:rPr>
                            <w:ins w:id="2264" w:author="VOYER Raphael" w:date="2021-07-21T10:15:00Z"/>
                            <w:color w:val="FFC000"/>
                            <w:rPrChange w:id="2265" w:author="VOYER Raphael" w:date="2021-07-21T10:18:00Z">
                              <w:rPr>
                                <w:ins w:id="2266" w:author="VOYER Raphael" w:date="2021-07-21T10:15:00Z"/>
                              </w:rPr>
                            </w:rPrChange>
                          </w:rPr>
                          <w:pPrChange w:id="2267" w:author="VOYER Raphael" w:date="2021-07-21T10:16:00Z">
                            <w:pPr/>
                          </w:pPrChange>
                        </w:pPr>
                        <w:ins w:id="2268" w:author="VOYER Raphael" w:date="2021-07-21T10:15:00Z">
                          <w:r w:rsidRPr="0025691A">
                            <w:rPr>
                              <w:color w:val="FFC000"/>
                              <w:rPrChange w:id="2269" w:author="VOYER Raphael" w:date="2021-07-21T10:18:00Z">
                                <w:rPr/>
                              </w:rPrChange>
                            </w:rPr>
                            <w:t>192.168.80.27,1/1/4,loop,always</w:t>
                          </w:r>
                        </w:ins>
                      </w:p>
                      <w:p w14:paraId="4932F47E" w14:textId="77777777" w:rsidR="0025691A" w:rsidRPr="0025691A" w:rsidRDefault="0025691A" w:rsidP="0025691A">
                        <w:pPr>
                          <w:rPr>
                            <w:ins w:id="2270" w:author="VOYER Raphael" w:date="2021-07-21T10:15:00Z"/>
                            <w:color w:val="FFC000"/>
                            <w:rPrChange w:id="2271" w:author="VOYER Raphael" w:date="2021-07-21T10:18:00Z">
                              <w:rPr>
                                <w:ins w:id="2272" w:author="VOYER Raphael" w:date="2021-07-21T10:15:00Z"/>
                              </w:rPr>
                            </w:rPrChange>
                          </w:rPr>
                          <w:pPrChange w:id="2273" w:author="VOYER Raphael" w:date="2021-07-21T10:16:00Z">
                            <w:pPr/>
                          </w:pPrChange>
                        </w:pPr>
                        <w:ins w:id="2274" w:author="VOYER Raphael" w:date="2021-07-21T10:15:00Z">
                          <w:r w:rsidRPr="0025691A">
                            <w:rPr>
                              <w:color w:val="FFC000"/>
                              <w:rPrChange w:id="2275" w:author="VOYER Raphael" w:date="2021-07-21T10:18:00Z">
                                <w:rPr/>
                              </w:rPrChange>
                            </w:rPr>
                            <w:t>192.168.80.27,1/1/35,loop,never</w:t>
                          </w:r>
                        </w:ins>
                      </w:p>
                      <w:p w14:paraId="1C6C7CF4" w14:textId="51ED1897" w:rsidR="0025691A" w:rsidRPr="0025691A" w:rsidRDefault="0025691A" w:rsidP="0025691A">
                        <w:pPr>
                          <w:rPr>
                            <w:rPrChange w:id="2276" w:author="VOYER Raphael" w:date="2021-07-21T10:15:00Z">
                              <w:rPr/>
                            </w:rPrChange>
                          </w:rPr>
                          <w:pPrChange w:id="2277" w:author="VOYER Raphael" w:date="2021-07-21T10:16:00Z">
                            <w:pPr/>
                          </w:pPrChange>
                        </w:pPr>
                      </w:p>
                    </w:txbxContent>
                  </v:textbox>
                  <w10:wrap anchorx="margin"/>
                </v:shape>
              </w:pict>
            </mc:Fallback>
          </mc:AlternateContent>
        </w:r>
      </w:ins>
    </w:p>
    <w:p w14:paraId="013510E0" w14:textId="07A0FD65" w:rsidR="0025691A" w:rsidRDefault="0025691A" w:rsidP="000C26ED">
      <w:pPr>
        <w:pStyle w:val="Paragraphedeliste"/>
        <w:rPr>
          <w:ins w:id="2278" w:author="VOYER Raphael" w:date="2021-07-21T10:16:00Z"/>
          <w:sz w:val="18"/>
        </w:rPr>
      </w:pPr>
    </w:p>
    <w:p w14:paraId="6568E514" w14:textId="63840D88" w:rsidR="0025691A" w:rsidRDefault="0025691A" w:rsidP="000C26ED">
      <w:pPr>
        <w:pStyle w:val="Paragraphedeliste"/>
        <w:rPr>
          <w:ins w:id="2279" w:author="VOYER Raphael" w:date="2021-07-21T10:16:00Z"/>
          <w:sz w:val="18"/>
        </w:rPr>
      </w:pPr>
    </w:p>
    <w:p w14:paraId="3791E72B" w14:textId="336CE379" w:rsidR="0025691A" w:rsidRDefault="0025691A" w:rsidP="000C26ED">
      <w:pPr>
        <w:pStyle w:val="Paragraphedeliste"/>
        <w:rPr>
          <w:ins w:id="2280" w:author="VOYER Raphael" w:date="2021-07-21T10:16:00Z"/>
          <w:sz w:val="18"/>
        </w:rPr>
      </w:pPr>
    </w:p>
    <w:p w14:paraId="7F2B6C3E" w14:textId="77777777" w:rsidR="0025691A" w:rsidRDefault="0025691A" w:rsidP="000C26ED">
      <w:pPr>
        <w:pStyle w:val="Paragraphedeliste"/>
        <w:rPr>
          <w:ins w:id="2281" w:author="VOYER Raphael" w:date="2021-07-21T10:16:00Z"/>
          <w:sz w:val="18"/>
        </w:rPr>
      </w:pPr>
    </w:p>
    <w:p w14:paraId="0A3AB3D0" w14:textId="35861064" w:rsidR="00796174" w:rsidRPr="00157B19" w:rsidRDefault="00796174" w:rsidP="000C26ED">
      <w:pPr>
        <w:pStyle w:val="Paragraphedeliste"/>
        <w:rPr>
          <w:ins w:id="2282" w:author="VOYER Raphael" w:date="2021-07-07T13:21:00Z"/>
          <w:sz w:val="18"/>
        </w:rPr>
      </w:pPr>
    </w:p>
    <w:p w14:paraId="207C5FE5" w14:textId="77777777" w:rsidR="000C26ED" w:rsidRPr="000C26ED" w:rsidRDefault="000C26ED">
      <w:pPr>
        <w:rPr>
          <w:ins w:id="2283" w:author="VOYER Raphael" w:date="2021-07-07T13:21:00Z"/>
          <w:rPrChange w:id="2284" w:author="VOYER Raphael" w:date="2021-07-07T13:21:00Z">
            <w:rPr>
              <w:ins w:id="2285" w:author="VOYER Raphael" w:date="2021-07-07T13:21:00Z"/>
            </w:rPr>
          </w:rPrChange>
        </w:rPr>
        <w:pPrChange w:id="2286" w:author="VOYER Raphael" w:date="2021-07-07T13:21:00Z">
          <w:pPr>
            <w:pStyle w:val="Titre2"/>
          </w:pPr>
        </w:pPrChange>
      </w:pPr>
    </w:p>
    <w:p w14:paraId="5E77A82F" w14:textId="46122413" w:rsidR="000C26ED" w:rsidRDefault="000C26ED">
      <w:pPr>
        <w:rPr>
          <w:ins w:id="2287" w:author="VOYER Raphael" w:date="2021-07-21T10:15:00Z"/>
        </w:rPr>
      </w:pPr>
    </w:p>
    <w:p w14:paraId="5E6C3C03" w14:textId="77777777" w:rsidR="0025691A" w:rsidRPr="000C26ED" w:rsidRDefault="0025691A">
      <w:pPr>
        <w:rPr>
          <w:ins w:id="2288" w:author="VOYER Raphael" w:date="2021-06-16T11:38:00Z"/>
        </w:rPr>
      </w:pPr>
    </w:p>
    <w:p w14:paraId="2F7C04AB" w14:textId="77777777" w:rsidR="00384699" w:rsidRDefault="00E11907">
      <w:pPr>
        <w:pStyle w:val="Titre1"/>
        <w:rPr>
          <w:ins w:id="2289" w:author="VOYER Raphael" w:date="2021-07-07T13:45:00Z"/>
        </w:rPr>
      </w:pPr>
      <w:bookmarkStart w:id="2290" w:name="_Toc76555087"/>
      <w:ins w:id="2291" w:author="VOYER Raphael" w:date="2021-06-16T11:48:00Z">
        <w:r>
          <w:t xml:space="preserve">USE CASE </w:t>
        </w:r>
      </w:ins>
      <w:ins w:id="2292" w:author="VOYER Raphael" w:date="2021-06-16T11:40:00Z">
        <w:r>
          <w:t>P</w:t>
        </w:r>
      </w:ins>
      <w:ins w:id="2293" w:author="VOYER Raphael" w:date="2021-06-16T11:41:00Z">
        <w:r>
          <w:t>YTHON SCRIPTS</w:t>
        </w:r>
      </w:ins>
      <w:bookmarkEnd w:id="2290"/>
    </w:p>
    <w:p w14:paraId="20DD634F" w14:textId="77777777" w:rsidR="00BD60EE" w:rsidRPr="00BD60EE" w:rsidRDefault="00BD60EE" w:rsidP="00BD60EE">
      <w:pPr>
        <w:rPr>
          <w:ins w:id="2294" w:author="VOYER Raphael" w:date="2021-07-21T10:21:00Z"/>
          <w:rPrChange w:id="2295" w:author="VOYER Raphael" w:date="2021-07-21T10:21:00Z">
            <w:rPr>
              <w:ins w:id="2296" w:author="VOYER Raphael" w:date="2021-07-21T10:21:00Z"/>
              <w:lang w:val="fr-FR"/>
            </w:rPr>
          </w:rPrChange>
        </w:rPr>
      </w:pPr>
      <w:ins w:id="2297" w:author="VOYER Raphael" w:date="2021-07-21T10:21:00Z">
        <w:r w:rsidRPr="00BD60EE">
          <w:rPr>
            <w:rPrChange w:id="2298" w:author="VOYER Raphael" w:date="2021-07-21T10:21:00Z">
              <w:rPr>
                <w:lang w:val="fr-FR"/>
              </w:rPr>
            </w:rPrChange>
          </w:rPr>
          <w:t xml:space="preserve">The keywords in the logs received from Alcatel equipment alone are not enough to detect whether this is a real problem. </w:t>
        </w:r>
      </w:ins>
    </w:p>
    <w:p w14:paraId="68379554" w14:textId="77777777" w:rsidR="00BD60EE" w:rsidRPr="00BD60EE" w:rsidRDefault="00BD60EE" w:rsidP="00BD60EE">
      <w:pPr>
        <w:rPr>
          <w:ins w:id="2299" w:author="VOYER Raphael" w:date="2021-07-21T10:21:00Z"/>
          <w:rPrChange w:id="2300" w:author="VOYER Raphael" w:date="2021-07-21T10:21:00Z">
            <w:rPr>
              <w:ins w:id="2301" w:author="VOYER Raphael" w:date="2021-07-21T10:21:00Z"/>
              <w:lang w:val="fr-FR"/>
            </w:rPr>
          </w:rPrChange>
        </w:rPr>
      </w:pPr>
      <w:ins w:id="2302" w:author="VOYER Raphael" w:date="2021-07-21T10:21:00Z">
        <w:r w:rsidRPr="00BD60EE">
          <w:rPr>
            <w:rPrChange w:id="2303" w:author="VOYER Raphael" w:date="2021-07-21T10:21:00Z">
              <w:rPr>
                <w:lang w:val="fr-FR"/>
              </w:rPr>
            </w:rPrChange>
          </w:rPr>
          <w:t>For this purpose functions allowing the analysis of the latest logs with the same received keyword is done (on the frequency of received messages, the quantity of received messages and thanks to Timestamps).</w:t>
        </w:r>
      </w:ins>
    </w:p>
    <w:p w14:paraId="3768AA3B" w14:textId="77777777" w:rsidR="00BD60EE" w:rsidRPr="00BD60EE" w:rsidRDefault="00BD60EE" w:rsidP="00BD60EE">
      <w:pPr>
        <w:rPr>
          <w:ins w:id="2304" w:author="VOYER Raphael" w:date="2021-07-21T10:21:00Z"/>
          <w:rPrChange w:id="2305" w:author="VOYER Raphael" w:date="2021-07-21T10:21:00Z">
            <w:rPr>
              <w:ins w:id="2306" w:author="VOYER Raphael" w:date="2021-07-21T10:21:00Z"/>
              <w:lang w:val="fr-FR"/>
            </w:rPr>
          </w:rPrChange>
        </w:rPr>
      </w:pPr>
    </w:p>
    <w:p w14:paraId="52E553D8" w14:textId="455776CB" w:rsidR="00D46475" w:rsidRPr="00BD60EE" w:rsidRDefault="00BD60EE" w:rsidP="00BD60EE">
      <w:pPr>
        <w:rPr>
          <w:ins w:id="2307" w:author="VOYER Raphael" w:date="2021-07-08T09:39:00Z"/>
          <w:rPrChange w:id="2308" w:author="VOYER Raphael" w:date="2021-07-21T10:21:00Z">
            <w:rPr>
              <w:ins w:id="2309" w:author="VOYER Raphael" w:date="2021-07-08T09:39:00Z"/>
              <w:lang w:val="fr-FR"/>
            </w:rPr>
          </w:rPrChange>
        </w:rPr>
      </w:pPr>
      <w:ins w:id="2310" w:author="VOYER Raphael" w:date="2021-07-21T10:21:00Z">
        <w:r w:rsidRPr="00BD60EE">
          <w:rPr>
            <w:rPrChange w:id="2311" w:author="VOYER Raphael" w:date="2021-07-21T10:21:00Z">
              <w:rPr>
                <w:lang w:val="fr-FR"/>
              </w:rPr>
            </w:rPrChange>
          </w:rPr>
          <w:t>The scripts also allow the sending of commands to the equipment, which will allow the resolution of incidents.</w:t>
        </w:r>
      </w:ins>
    </w:p>
    <w:p w14:paraId="0341FED5" w14:textId="0F38D52D" w:rsidR="00D46475" w:rsidRDefault="00D46475" w:rsidP="00D46475">
      <w:pPr>
        <w:pStyle w:val="Titre2"/>
        <w:rPr>
          <w:ins w:id="2312" w:author="VOYER Raphael" w:date="2021-07-08T09:40:00Z"/>
          <w:lang w:val="fr-FR"/>
        </w:rPr>
      </w:pPr>
      <w:bookmarkStart w:id="2313" w:name="_Log_Debug_debug2"/>
      <w:bookmarkEnd w:id="2313"/>
      <w:ins w:id="2314" w:author="VOYER Raphael" w:date="2021-07-08T09:39:00Z">
        <w:r>
          <w:rPr>
            <w:lang w:val="fr-FR"/>
          </w:rPr>
          <w:t xml:space="preserve">Log Debug </w:t>
        </w:r>
      </w:ins>
      <w:ins w:id="2315" w:author="VOYER Raphael" w:date="2021-07-08T09:51:00Z">
        <w:r w:rsidR="00E04A84">
          <w:rPr>
            <w:lang w:val="fr-FR"/>
          </w:rPr>
          <w:t>debug2</w:t>
        </w:r>
      </w:ins>
    </w:p>
    <w:p w14:paraId="6E5691E4" w14:textId="32692CD4" w:rsidR="00D46475" w:rsidRDefault="00D46475" w:rsidP="00D46475">
      <w:pPr>
        <w:rPr>
          <w:ins w:id="2316" w:author="VOYER Raphael" w:date="2021-07-08T09:41:00Z"/>
        </w:rPr>
      </w:pPr>
      <w:ins w:id="2317" w:author="VOYER Raphael" w:date="2021-07-08T09:40:00Z">
        <w:r w:rsidRPr="00D46475">
          <w:rPr>
            <w:rPrChange w:id="2318" w:author="VOYER Raphael" w:date="2021-07-08T09:40:00Z">
              <w:rPr>
                <w:lang w:val="fr-FR"/>
              </w:rPr>
            </w:rPrChange>
          </w:rPr>
          <w:t>Name : support_switch_debugging.py</w:t>
        </w:r>
        <w:r>
          <w:t xml:space="preserve"> </w:t>
        </w:r>
      </w:ins>
    </w:p>
    <w:p w14:paraId="549D1231" w14:textId="0FB209CD" w:rsidR="00D46475" w:rsidRDefault="00D46475">
      <w:pPr>
        <w:rPr>
          <w:ins w:id="2319" w:author="VOYER Raphael" w:date="2021-07-08T09:52:00Z"/>
        </w:rPr>
      </w:pPr>
      <w:ins w:id="2320" w:author="VOYER Raphael" w:date="2021-07-08T09:41:00Z">
        <w:r>
          <w:t>Rsyslog Trigger:</w:t>
        </w:r>
      </w:ins>
      <w:ins w:id="2321" w:author="VOYER Raphael" w:date="2021-07-08T09:52:00Z">
        <w:r w:rsidR="00E04A84">
          <w:t xml:space="preserve"> </w:t>
        </w:r>
      </w:ins>
      <w:ins w:id="2322" w:author="VOYER Raphael" w:date="2021-07-08T10:15:00Z">
        <w:r w:rsidR="00DB6E83">
          <w:t>‘</w:t>
        </w:r>
      </w:ins>
      <w:ins w:id="2323" w:author="VOYER Raphael" w:date="2021-07-08T09:52:00Z">
        <w:r w:rsidR="00E04A84">
          <w:t>Buffer list is empty</w:t>
        </w:r>
      </w:ins>
      <w:ins w:id="2324" w:author="VOYER Raphael" w:date="2021-07-08T10:15:00Z">
        <w:r w:rsidR="00DB6E83">
          <w:t>’</w:t>
        </w:r>
      </w:ins>
    </w:p>
    <w:p w14:paraId="568ED749" w14:textId="62A20806" w:rsidR="00E04A84" w:rsidRDefault="00E04A84">
      <w:pPr>
        <w:rPr>
          <w:ins w:id="2325" w:author="VOYER Raphael" w:date="2021-07-08T09:52:00Z"/>
        </w:rPr>
      </w:pPr>
      <w:ins w:id="2326" w:author="VOYER Raphael" w:date="2021-07-08T09:52:00Z">
        <w:r>
          <w:t>Last log file : lastlog.json</w:t>
        </w:r>
      </w:ins>
    </w:p>
    <w:p w14:paraId="7D1ACA1C" w14:textId="0567398C" w:rsidR="00E04A84" w:rsidRDefault="00E04A84">
      <w:pPr>
        <w:rPr>
          <w:ins w:id="2327" w:author="VOYER Raphael" w:date="2021-07-08T09:52:00Z"/>
        </w:rPr>
      </w:pPr>
      <w:ins w:id="2328" w:author="VOYER Raphael" w:date="2021-07-08T09:52:00Z">
        <w:r>
          <w:t xml:space="preserve">Log example: </w:t>
        </w:r>
      </w:ins>
    </w:p>
    <w:p w14:paraId="641754A6" w14:textId="6D131490" w:rsidR="005A6A4C" w:rsidRDefault="005A6A4C">
      <w:pPr>
        <w:rPr>
          <w:ins w:id="2329" w:author="VOYER Raphael" w:date="2021-07-08T10:21:00Z"/>
          <w:i/>
          <w:iCs/>
        </w:rPr>
      </w:pPr>
      <w:ins w:id="2330" w:author="VOYER Raphael" w:date="2021-07-08T09:52:00Z">
        <w:r w:rsidRPr="00FD54DB">
          <w:rPr>
            <w:i/>
            <w:iCs/>
            <w:rPrChange w:id="2331" w:author="VOYER Raphael" w:date="2021-07-08T10:04:00Z">
              <w:rPr/>
            </w:rPrChange>
          </w:rPr>
          <w:t>{"@timestamp":"2021-06-07T10:03:49+02:00","type":"syslog_json","relayip":"10.130.7.251","hostname":"os6860e-core1","message":"&lt;131&gt;Jun  7 10:03</w:t>
        </w:r>
        <w:r w:rsidRPr="005A6A4C">
          <w:t>:</w:t>
        </w:r>
        <w:r w:rsidRPr="00FD54DB">
          <w:rPr>
            <w:i/>
            <w:iCs/>
            <w:rPrChange w:id="2332" w:author="VOYER Raphael" w:date="2021-07-08T10:04:00Z">
              <w:rPr/>
            </w:rPrChange>
          </w:rPr>
          <w:t>49 OS6860E-Core1 swlogd bcmd rpcs ERR: rpcUtilBufListGet:155</w:t>
        </w:r>
        <w:r w:rsidRPr="005A6A4C">
          <w:t xml:space="preserve"> </w:t>
        </w:r>
        <w:r w:rsidRPr="00FD54DB">
          <w:rPr>
            <w:i/>
            <w:iCs/>
            <w:rPrChange w:id="2333" w:author="VOYER Raphael" w:date="2021-07-08T10:03:00Z">
              <w:rPr/>
            </w:rPrChange>
          </w:rPr>
          <w:t>Buffer list is empty","end_msg":""}</w:t>
        </w:r>
      </w:ins>
    </w:p>
    <w:p w14:paraId="1008B813" w14:textId="77777777" w:rsidR="00186F98" w:rsidRDefault="00186F98">
      <w:pPr>
        <w:rPr>
          <w:ins w:id="2334" w:author="VOYER Raphael" w:date="2021-07-08T09:52:00Z"/>
        </w:rPr>
      </w:pPr>
    </w:p>
    <w:p w14:paraId="7D11913A" w14:textId="2F33A0A6" w:rsidR="00186F98" w:rsidRDefault="00186F98" w:rsidP="00186F98">
      <w:pPr>
        <w:rPr>
          <w:ins w:id="2335" w:author="VOYER Raphael" w:date="2021-07-08T10:23:00Z"/>
        </w:rPr>
      </w:pPr>
      <w:ins w:id="2336" w:author="VOYER Raphael" w:date="2021-07-08T10:21:00Z">
        <w:r w:rsidRPr="003F285E">
          <w:t>The purpose of this script is to enable debugging</w:t>
        </w:r>
        <w:r>
          <w:t xml:space="preserve">. Indeed, if the debug mode is  set on ‘info’. All log received on the server log will be Buffer is not empty. To get the log with more detail on our server log we need to enter </w:t>
        </w:r>
      </w:ins>
      <w:ins w:id="2337" w:author="VOYER Raphael" w:date="2021-07-08T10:22:00Z">
        <w:r>
          <w:t>the switch in debug2 mode.</w:t>
        </w:r>
      </w:ins>
    </w:p>
    <w:p w14:paraId="6AA6DE43" w14:textId="77777777" w:rsidR="00186F98" w:rsidRDefault="00186F98" w:rsidP="00186F98">
      <w:pPr>
        <w:rPr>
          <w:ins w:id="2338" w:author="VOYER Raphael" w:date="2021-07-08T10:21:00Z"/>
        </w:rPr>
      </w:pPr>
    </w:p>
    <w:p w14:paraId="25FD611F" w14:textId="36D7953D" w:rsidR="00186F98" w:rsidRPr="003F285E" w:rsidRDefault="00186F98" w:rsidP="00186F98">
      <w:pPr>
        <w:rPr>
          <w:ins w:id="2339" w:author="VOYER Raphael" w:date="2021-07-08T10:21:00Z"/>
        </w:rPr>
      </w:pPr>
      <w:ins w:id="2340" w:author="VOYER Raphael" w:date="2021-07-08T10:21:00Z">
        <w:r>
          <w:t xml:space="preserve">To do that we use the </w:t>
        </w:r>
        <w:r w:rsidRPr="003F285E">
          <w:t>enable_debugging</w:t>
        </w:r>
        <w:r>
          <w:t xml:space="preserve"> function which uses sshpass to enter the command on the switch. </w:t>
        </w:r>
      </w:ins>
    </w:p>
    <w:p w14:paraId="21A1C376" w14:textId="68666820" w:rsidR="00E04A84" w:rsidRDefault="00E04A84">
      <w:pPr>
        <w:rPr>
          <w:ins w:id="2341" w:author="VOYER Raphael" w:date="2021-07-08T10:01:00Z"/>
        </w:rPr>
      </w:pPr>
    </w:p>
    <w:p w14:paraId="3BB58CEF" w14:textId="437A6E4E" w:rsidR="00A84595" w:rsidRDefault="00A84595">
      <w:pPr>
        <w:rPr>
          <w:ins w:id="2342" w:author="VOYER Raphael" w:date="2021-07-08T10:23:00Z"/>
        </w:rPr>
      </w:pPr>
      <w:ins w:id="2343" w:author="VOYER Raphael" w:date="2021-07-08T10:01:00Z">
        <w:r>
          <w:t>When the scr</w:t>
        </w:r>
      </w:ins>
      <w:ins w:id="2344" w:author="VOYER Raphael" w:date="2021-07-08T10:02:00Z">
        <w:r>
          <w:t>i</w:t>
        </w:r>
      </w:ins>
      <w:ins w:id="2345" w:author="VOYER Raphael" w:date="2021-07-08T10:01:00Z">
        <w:r>
          <w:t xml:space="preserve">pt is executed, </w:t>
        </w:r>
      </w:ins>
      <w:ins w:id="2346" w:author="VOYER Raphael" w:date="2021-07-08T10:02:00Z">
        <w:r>
          <w:t xml:space="preserve">a ssh command </w:t>
        </w:r>
      </w:ins>
      <w:ins w:id="2347" w:author="VOYER Raphael" w:date="2021-07-08T10:03:00Z">
        <w:r w:rsidR="00EF2679">
          <w:t>“</w:t>
        </w:r>
      </w:ins>
      <w:ins w:id="2348" w:author="VOYER Raphael" w:date="2021-07-08T10:02:00Z">
        <w:r w:rsidRPr="00FD54DB">
          <w:rPr>
            <w:i/>
            <w:iCs/>
            <w:rPrChange w:id="2349" w:author="VOYER Raphael" w:date="2021-07-08T10:03:00Z">
              <w:rPr/>
            </w:rPrChange>
          </w:rPr>
          <w:t>swlog appid bcmd subapp 3 level debug2</w:t>
        </w:r>
      </w:ins>
      <w:ins w:id="2350" w:author="VOYER Raphael" w:date="2021-07-08T10:03:00Z">
        <w:r w:rsidR="00EF2679">
          <w:t>”</w:t>
        </w:r>
      </w:ins>
      <w:ins w:id="2351" w:author="VOYER Raphael" w:date="2021-07-08T10:02:00Z">
        <w:r>
          <w:t xml:space="preserve"> is send to the device which sent the log</w:t>
        </w:r>
      </w:ins>
      <w:ins w:id="2352" w:author="VOYER Raphael" w:date="2021-07-08T10:03:00Z">
        <w:r w:rsidR="00EF2679">
          <w:t>.</w:t>
        </w:r>
      </w:ins>
    </w:p>
    <w:p w14:paraId="4AE68EEF" w14:textId="77777777" w:rsidR="004763C2" w:rsidRDefault="004763C2">
      <w:pPr>
        <w:rPr>
          <w:ins w:id="2353" w:author="VOYER Raphael" w:date="2021-07-08T10:04:00Z"/>
        </w:rPr>
      </w:pPr>
    </w:p>
    <w:p w14:paraId="67860633" w14:textId="3032E5AB" w:rsidR="0071379D" w:rsidRDefault="0071379D">
      <w:pPr>
        <w:rPr>
          <w:ins w:id="2354" w:author="VOYER Raphael" w:date="2021-07-08T10:22:00Z"/>
        </w:rPr>
      </w:pPr>
      <w:ins w:id="2355" w:author="VOYER Raphael" w:date="2021-07-08T10:04:00Z">
        <w:r>
          <w:t>This commends permit the reception o</w:t>
        </w:r>
      </w:ins>
      <w:ins w:id="2356" w:author="VOYER Raphael" w:date="2021-07-08T10:23:00Z">
        <w:r w:rsidR="004763C2">
          <w:t>f</w:t>
        </w:r>
      </w:ins>
      <w:ins w:id="2357" w:author="VOYER Raphael" w:date="2021-07-08T10:04:00Z">
        <w:r>
          <w:t xml:space="preserve"> more details logs, then the rsyslog can detect which c</w:t>
        </w:r>
      </w:ins>
      <w:ins w:id="2358" w:author="VOYER Raphael" w:date="2021-07-08T10:05:00Z">
        <w:r>
          <w:t>ase are responsible of these logs.</w:t>
        </w:r>
      </w:ins>
    </w:p>
    <w:p w14:paraId="128D6926" w14:textId="77777777" w:rsidR="00186F98" w:rsidRDefault="00186F98">
      <w:pPr>
        <w:rPr>
          <w:ins w:id="2359" w:author="VOYER Raphael" w:date="2021-07-08T10:22:00Z"/>
        </w:rPr>
      </w:pPr>
    </w:p>
    <w:p w14:paraId="5B459101" w14:textId="77777777" w:rsidR="00186F98" w:rsidRDefault="00186F98" w:rsidP="00186F98">
      <w:pPr>
        <w:rPr>
          <w:ins w:id="2360" w:author="VOYER Raphael" w:date="2021-07-08T10:22:00Z"/>
        </w:rPr>
      </w:pPr>
      <w:ins w:id="2361" w:author="VOYER Raphael" w:date="2021-07-08T10:22:00Z">
        <w:r>
          <w:t>After the switch is in debug mode, the script clears the log file lastlog.json.</w:t>
        </w:r>
      </w:ins>
    </w:p>
    <w:p w14:paraId="2EE67C91" w14:textId="77777777" w:rsidR="00186F98" w:rsidRDefault="00186F98">
      <w:pPr>
        <w:rPr>
          <w:ins w:id="2362" w:author="VOYER Raphael" w:date="2021-07-08T10:05:00Z"/>
        </w:rPr>
      </w:pPr>
    </w:p>
    <w:p w14:paraId="24713D11" w14:textId="0897B183" w:rsidR="00EB29EB" w:rsidRDefault="00EB29EB">
      <w:pPr>
        <w:rPr>
          <w:ins w:id="2363" w:author="VOYER Raphael" w:date="2021-07-08T10:13:00Z"/>
        </w:rPr>
      </w:pPr>
    </w:p>
    <w:p w14:paraId="0FF3A3AD" w14:textId="37D68D91" w:rsidR="00EB29EB" w:rsidRDefault="00EB29EB" w:rsidP="00EB29EB">
      <w:pPr>
        <w:pStyle w:val="Titre2"/>
        <w:rPr>
          <w:ins w:id="2364" w:author="VOYER Raphael" w:date="2021-07-08T10:13:00Z"/>
          <w:lang w:val="fr-FR"/>
        </w:rPr>
      </w:pPr>
      <w:ins w:id="2365" w:author="VOYER Raphael" w:date="2021-07-08T10:13:00Z">
        <w:r>
          <w:rPr>
            <w:lang w:val="fr-FR"/>
          </w:rPr>
          <w:t>Log Debug debug3</w:t>
        </w:r>
      </w:ins>
    </w:p>
    <w:p w14:paraId="3E81ADC1" w14:textId="77777777" w:rsidR="00EB29EB" w:rsidRDefault="00EB29EB">
      <w:pPr>
        <w:rPr>
          <w:ins w:id="2366" w:author="VOYER Raphael" w:date="2021-07-08T10:05:00Z"/>
        </w:rPr>
      </w:pPr>
    </w:p>
    <w:p w14:paraId="0BADDF1E" w14:textId="25801147" w:rsidR="00EB29EB" w:rsidRDefault="00EB29EB" w:rsidP="00EB29EB">
      <w:pPr>
        <w:rPr>
          <w:ins w:id="2367" w:author="VOYER Raphael" w:date="2021-07-08T10:05:00Z"/>
        </w:rPr>
      </w:pPr>
      <w:ins w:id="2368" w:author="VOYER Raphael" w:date="2021-07-08T10:05:00Z">
        <w:r w:rsidRPr="00575DEA">
          <w:t>Name : support_switch_debugging</w:t>
        </w:r>
      </w:ins>
      <w:ins w:id="2369" w:author="VOYER Raphael" w:date="2021-07-08T10:08:00Z">
        <w:r>
          <w:t>_ddos</w:t>
        </w:r>
      </w:ins>
      <w:ins w:id="2370" w:author="VOYER Raphael" w:date="2021-07-08T10:05:00Z">
        <w:r w:rsidRPr="00575DEA">
          <w:t>.py</w:t>
        </w:r>
        <w:r>
          <w:t xml:space="preserve"> </w:t>
        </w:r>
      </w:ins>
    </w:p>
    <w:p w14:paraId="28553B12" w14:textId="61D673DD" w:rsidR="00EB29EB" w:rsidRDefault="00EB29EB" w:rsidP="00EB29EB">
      <w:pPr>
        <w:rPr>
          <w:ins w:id="2371" w:author="VOYER Raphael" w:date="2021-07-08T10:05:00Z"/>
        </w:rPr>
      </w:pPr>
      <w:ins w:id="2372" w:author="VOYER Raphael" w:date="2021-07-08T10:05:00Z">
        <w:r>
          <w:t xml:space="preserve">Rsyslog Trigger: </w:t>
        </w:r>
      </w:ins>
      <w:ins w:id="2373" w:author="VOYER Raphael" w:date="2021-07-08T10:16:00Z">
        <w:r w:rsidR="00DB6E83">
          <w:t>‘</w:t>
        </w:r>
      </w:ins>
      <w:ins w:id="2374" w:author="VOYER Raphael" w:date="2021-07-08T10:09:00Z">
        <w:r w:rsidRPr="00EB29EB">
          <w:t>Denial of Service attack detected: &lt;port-scan&gt;</w:t>
        </w:r>
      </w:ins>
      <w:ins w:id="2375" w:author="VOYER Raphael" w:date="2021-07-08T10:16:00Z">
        <w:r w:rsidR="00DB6E83">
          <w:t>’</w:t>
        </w:r>
      </w:ins>
    </w:p>
    <w:p w14:paraId="68C7EBB7" w14:textId="3E243279" w:rsidR="00EB29EB" w:rsidRDefault="00EB29EB" w:rsidP="00EB29EB">
      <w:pPr>
        <w:rPr>
          <w:ins w:id="2376" w:author="VOYER Raphael" w:date="2021-07-08T10:10:00Z"/>
        </w:rPr>
      </w:pPr>
      <w:ins w:id="2377" w:author="VOYER Raphael" w:date="2021-07-08T10:05:00Z">
        <w:r>
          <w:t>Last log file : lastlog</w:t>
        </w:r>
      </w:ins>
      <w:ins w:id="2378" w:author="VOYER Raphael" w:date="2021-07-08T10:08:00Z">
        <w:r>
          <w:t>_ddos</w:t>
        </w:r>
      </w:ins>
      <w:ins w:id="2379" w:author="VOYER Raphael" w:date="2021-07-08T10:05:00Z">
        <w:r>
          <w:t>.json</w:t>
        </w:r>
      </w:ins>
    </w:p>
    <w:p w14:paraId="0DB12700" w14:textId="43B03E58" w:rsidR="00EB29EB" w:rsidRDefault="00EB29EB" w:rsidP="00EB29EB">
      <w:pPr>
        <w:rPr>
          <w:ins w:id="2380" w:author="VOYER Raphael" w:date="2021-07-08T10:10:00Z"/>
        </w:rPr>
      </w:pPr>
      <w:ins w:id="2381" w:author="VOYER Raphael" w:date="2021-07-08T10:10:00Z">
        <w:r>
          <w:t>Log example:</w:t>
        </w:r>
      </w:ins>
    </w:p>
    <w:p w14:paraId="5B547BA7" w14:textId="77777777" w:rsidR="00EB29EB" w:rsidRDefault="00EB29EB" w:rsidP="00EB29EB">
      <w:pPr>
        <w:rPr>
          <w:ins w:id="2382" w:author="VOYER Raphael" w:date="2021-07-08T10:08:00Z"/>
        </w:rPr>
      </w:pPr>
    </w:p>
    <w:p w14:paraId="621BD2FA" w14:textId="77777777" w:rsidR="00EB29EB" w:rsidRDefault="00EB29EB" w:rsidP="00EB29EB">
      <w:pPr>
        <w:rPr>
          <w:ins w:id="2383" w:author="VOYER Raphael" w:date="2021-07-08T10:09:00Z"/>
        </w:rPr>
      </w:pPr>
    </w:p>
    <w:p w14:paraId="22E340B6" w14:textId="54B851BA" w:rsidR="00EB29EB" w:rsidRPr="00EB29EB" w:rsidRDefault="00EB29EB" w:rsidP="00EB29EB">
      <w:pPr>
        <w:rPr>
          <w:ins w:id="2384" w:author="VOYER Raphael" w:date="2021-07-08T10:09:00Z"/>
          <w:i/>
          <w:iCs/>
          <w:rPrChange w:id="2385" w:author="VOYER Raphael" w:date="2021-07-08T10:09:00Z">
            <w:rPr>
              <w:ins w:id="2386" w:author="VOYER Raphael" w:date="2021-07-08T10:09:00Z"/>
            </w:rPr>
          </w:rPrChange>
        </w:rPr>
      </w:pPr>
      <w:ins w:id="2387" w:author="VOYER Raphael" w:date="2021-07-08T10:09:00Z">
        <w:r>
          <w:t>When the script is executed, a ssh command “</w:t>
        </w:r>
        <w:r w:rsidRPr="00EB29EB">
          <w:rPr>
            <w:i/>
            <w:iCs/>
            <w:rPrChange w:id="2388" w:author="VOYER Raphael" w:date="2021-07-08T10:09:00Z">
              <w:rPr/>
            </w:rPrChange>
          </w:rPr>
          <w:t>swlog appid ipv4 subapp all level debug3</w:t>
        </w:r>
        <w:r>
          <w:t>” is send to the device which sent the log.</w:t>
        </w:r>
      </w:ins>
    </w:p>
    <w:p w14:paraId="033639BF" w14:textId="77777777" w:rsidR="00EB29EB" w:rsidRDefault="00EB29EB" w:rsidP="00EB29EB">
      <w:pPr>
        <w:rPr>
          <w:ins w:id="2389" w:author="VOYER Raphael" w:date="2021-07-08T10:09:00Z"/>
        </w:rPr>
      </w:pPr>
    </w:p>
    <w:p w14:paraId="52520DA2" w14:textId="468005FF" w:rsidR="00EB29EB" w:rsidRDefault="00EB29EB" w:rsidP="00EB29EB">
      <w:pPr>
        <w:rPr>
          <w:ins w:id="2390" w:author="VOYER Raphael" w:date="2021-07-08T10:09:00Z"/>
        </w:rPr>
      </w:pPr>
      <w:ins w:id="2391" w:author="VOYER Raphael" w:date="2021-07-08T10:09:00Z">
        <w:r>
          <w:t>This commends permit the reception o</w:t>
        </w:r>
      </w:ins>
      <w:ins w:id="2392" w:author="VOYER Raphael" w:date="2021-07-08T10:23:00Z">
        <w:r w:rsidR="00CA1DE8">
          <w:t>f</w:t>
        </w:r>
      </w:ins>
      <w:ins w:id="2393" w:author="VOYER Raphael" w:date="2021-07-08T10:09:00Z">
        <w:r>
          <w:t xml:space="preserve"> more details logs, then the rsyslog can detect which case are responsible of these logs.</w:t>
        </w:r>
      </w:ins>
    </w:p>
    <w:p w14:paraId="394B9015" w14:textId="77777777" w:rsidR="00EB29EB" w:rsidRDefault="00EB29EB" w:rsidP="00EB29EB">
      <w:pPr>
        <w:rPr>
          <w:ins w:id="2394" w:author="VOYER Raphael" w:date="2021-07-08T10:05:00Z"/>
        </w:rPr>
      </w:pPr>
    </w:p>
    <w:p w14:paraId="6D68DB6C" w14:textId="2247C7EF" w:rsidR="00EB29EB" w:rsidRDefault="00EB29EB">
      <w:pPr>
        <w:rPr>
          <w:ins w:id="2395" w:author="VOYER Raphael" w:date="2021-07-08T10:05:00Z"/>
        </w:rPr>
      </w:pPr>
    </w:p>
    <w:p w14:paraId="63F5A5F3" w14:textId="77777777" w:rsidR="00384699" w:rsidRDefault="00384699" w:rsidP="00384699">
      <w:pPr>
        <w:pStyle w:val="Titre2"/>
        <w:rPr>
          <w:ins w:id="2396" w:author="VOYER Raphael" w:date="2021-07-07T14:52:00Z"/>
        </w:rPr>
      </w:pPr>
      <w:bookmarkStart w:id="2397" w:name="_L2_Loop_Script"/>
      <w:bookmarkStart w:id="2398" w:name="_Toc76555088"/>
      <w:bookmarkEnd w:id="2397"/>
      <w:ins w:id="2399" w:author="VOYER Raphael" w:date="2021-06-16T11:40:00Z">
        <w:r>
          <w:t>L2 Loop</w:t>
        </w:r>
      </w:ins>
      <w:ins w:id="2400" w:author="VOYER Raphael" w:date="2021-06-16T11:50:00Z">
        <w:r w:rsidR="00E11907">
          <w:t xml:space="preserve"> Script</w:t>
        </w:r>
      </w:ins>
      <w:bookmarkEnd w:id="2398"/>
    </w:p>
    <w:p w14:paraId="61EC4380" w14:textId="0E1B6256" w:rsidR="005F7361" w:rsidRDefault="005F7361" w:rsidP="005F7361">
      <w:pPr>
        <w:rPr>
          <w:ins w:id="2401" w:author="VOYER Raphael" w:date="2021-07-08T09:41:00Z"/>
        </w:rPr>
      </w:pPr>
      <w:ins w:id="2402" w:author="VOYER Raphael" w:date="2021-07-07T14:52:00Z">
        <w:r>
          <w:t>Name: support_switch_port_disable.py</w:t>
        </w:r>
      </w:ins>
    </w:p>
    <w:p w14:paraId="2A0D4372" w14:textId="04C4B01D" w:rsidR="00D46475" w:rsidRDefault="00D46475" w:rsidP="00D46475">
      <w:pPr>
        <w:rPr>
          <w:ins w:id="2403" w:author="VOYER Raphael" w:date="2021-07-08T11:46:00Z"/>
        </w:rPr>
      </w:pPr>
      <w:ins w:id="2404" w:author="VOYER Raphael" w:date="2021-07-08T09:41:00Z">
        <w:r>
          <w:t>Rsyslog Trigger:</w:t>
        </w:r>
      </w:ins>
      <w:ins w:id="2405" w:author="VOYER Raphael" w:date="2021-07-08T10:15:00Z">
        <w:r w:rsidR="00DB6E83" w:rsidRPr="00DB6E83">
          <w:t xml:space="preserve"> </w:t>
        </w:r>
        <w:r w:rsidR="00DB6E83">
          <w:t>‘</w:t>
        </w:r>
        <w:r w:rsidR="00DB6E83" w:rsidRPr="00DB6E83">
          <w:t xml:space="preserve">slnHwlrnCbkHandler' </w:t>
        </w:r>
        <w:r w:rsidR="00DB6E83">
          <w:t>;</w:t>
        </w:r>
        <w:r w:rsidR="00DB6E83" w:rsidRPr="00DB6E83">
          <w:t>'port'</w:t>
        </w:r>
        <w:r w:rsidR="00DB6E83">
          <w:t>;</w:t>
        </w:r>
        <w:r w:rsidR="00DB6E83" w:rsidRPr="00DB6E83">
          <w:t>'bcmd'</w:t>
        </w:r>
      </w:ins>
    </w:p>
    <w:p w14:paraId="08A4F785" w14:textId="046FEFDA" w:rsidR="00044D95" w:rsidRDefault="00044D95" w:rsidP="00D46475">
      <w:pPr>
        <w:rPr>
          <w:ins w:id="2406" w:author="VOYER Raphael" w:date="2021-07-08T11:02:00Z"/>
        </w:rPr>
      </w:pPr>
      <w:ins w:id="2407" w:author="VOYER Raphael" w:date="2021-07-08T11:46:00Z">
        <w:r>
          <w:t>Last log file : lastlog_loop.json</w:t>
        </w:r>
      </w:ins>
    </w:p>
    <w:p w14:paraId="6D4D6E03" w14:textId="0E9A2F84" w:rsidR="00DF4210" w:rsidRDefault="00DF4210" w:rsidP="00D46475">
      <w:pPr>
        <w:rPr>
          <w:ins w:id="2408" w:author="VOYER Raphael" w:date="2021-07-08T11:02:00Z"/>
        </w:rPr>
      </w:pPr>
      <w:ins w:id="2409" w:author="VOYER Raphael" w:date="2021-07-08T11:02:00Z">
        <w:r>
          <w:t>Log example :</w:t>
        </w:r>
      </w:ins>
    </w:p>
    <w:p w14:paraId="4C1D9805" w14:textId="4DEF87BC" w:rsidR="00DF4210" w:rsidRPr="007C61CB" w:rsidRDefault="00DF4210" w:rsidP="00D46475">
      <w:pPr>
        <w:rPr>
          <w:ins w:id="2410" w:author="VOYER Raphael" w:date="2021-07-08T09:41:00Z"/>
        </w:rPr>
      </w:pPr>
      <w:ins w:id="2411" w:author="VOYER Raphael" w:date="2021-07-08T11:02:00Z">
        <w:r w:rsidRPr="00DF4210">
          <w:rPr>
            <w:i/>
            <w:iCs/>
            <w:rPrChange w:id="2412" w:author="VOYER Raphael" w:date="2021-07-08T11:03:00Z">
              <w:rPr/>
            </w:rPrChange>
          </w:rPr>
          <w:t>{"@timestamp":"2021-05-26T11:41:25+02:00","type":"syslog_json","relayip":"192.168.80.27","hostname":"os6860e-2-gartner","message":"&lt;135&gt;May 26 11:41:25 OS6860E-2-Gartner swlogd bcmd rpcs DBG2: slnHwlrnCbkHandler:648 port 19 mod 0 auth 0 group 0","end_msg":""}</w:t>
        </w:r>
      </w:ins>
    </w:p>
    <w:p w14:paraId="4B983A9C" w14:textId="77777777" w:rsidR="00D46475" w:rsidRDefault="00D46475" w:rsidP="005F7361">
      <w:pPr>
        <w:rPr>
          <w:ins w:id="2413" w:author="VOYER Raphael" w:date="2021-07-08T09:05:00Z"/>
        </w:rPr>
      </w:pPr>
    </w:p>
    <w:p w14:paraId="3FE678BD" w14:textId="77777777" w:rsidR="009B012C" w:rsidRDefault="009B012C" w:rsidP="005F7361">
      <w:pPr>
        <w:rPr>
          <w:ins w:id="2414" w:author="VOYER Raphael" w:date="2021-07-08T09:05:00Z"/>
        </w:rPr>
      </w:pPr>
    </w:p>
    <w:p w14:paraId="13A2BF1F" w14:textId="06D8E0F2" w:rsidR="00F47B0D" w:rsidRDefault="00F47B0D" w:rsidP="00F47B0D">
      <w:pPr>
        <w:rPr>
          <w:ins w:id="2415" w:author="VOYER Raphael" w:date="2021-07-08T11:08:00Z"/>
        </w:rPr>
      </w:pPr>
      <w:bookmarkStart w:id="2416" w:name="_Hlk76627568"/>
      <w:ins w:id="2417" w:author="VOYER Raphael" w:date="2021-07-08T11:08:00Z">
        <w:r w:rsidRPr="00CC6053">
          <w:t>The purpose of this script is to detec</w:t>
        </w:r>
        <w:r>
          <w:t>t a L2 loop in a network by analyze</w:t>
        </w:r>
        <w:r w:rsidRPr="00CC6053">
          <w:t xml:space="preserve">d </w:t>
        </w:r>
        <w:r>
          <w:t>the log file lastlog</w:t>
        </w:r>
      </w:ins>
      <w:ins w:id="2418" w:author="VOYER Raphael" w:date="2021-07-08T11:46:00Z">
        <w:r w:rsidR="00F06DFA">
          <w:t>_</w:t>
        </w:r>
      </w:ins>
      <w:ins w:id="2419" w:author="VOYER Raphael" w:date="2021-07-08T11:08:00Z">
        <w:r>
          <w:t>loop.json, shut down the port which responsible of the loop and return back the switch in debug mode info.</w:t>
        </w:r>
      </w:ins>
    </w:p>
    <w:p w14:paraId="658AD5A9" w14:textId="0CA8C443" w:rsidR="00F47B0D" w:rsidRDefault="00F47B0D" w:rsidP="00F47B0D">
      <w:pPr>
        <w:rPr>
          <w:ins w:id="2420" w:author="VOYER Raphael" w:date="2021-07-08T11:08:00Z"/>
        </w:rPr>
      </w:pPr>
      <w:ins w:id="2421" w:author="VOYER Raphael" w:date="2021-07-08T11:08:00Z">
        <w:r>
          <w:t xml:space="preserve">First </w:t>
        </w:r>
      </w:ins>
      <w:ins w:id="2422" w:author="VOYER Raphael" w:date="2021-07-20T10:01:00Z">
        <w:r w:rsidR="00EF0ADC">
          <w:t>step</w:t>
        </w:r>
      </w:ins>
      <w:ins w:id="2423" w:author="VOYER Raphael" w:date="2021-07-08T11:08:00Z">
        <w:r>
          <w:t>, the script gets all informations to connect to the switch send rainbow message or email.</w:t>
        </w:r>
      </w:ins>
    </w:p>
    <w:p w14:paraId="1A33A696" w14:textId="77777777" w:rsidR="00F47B0D" w:rsidRDefault="00F47B0D" w:rsidP="00F47B0D">
      <w:pPr>
        <w:rPr>
          <w:ins w:id="2424" w:author="VOYER Raphael" w:date="2021-07-08T11:08:00Z"/>
        </w:rPr>
      </w:pPr>
      <w:ins w:id="2425" w:author="VOYER Raphael" w:date="2021-07-08T11:08:00Z">
        <w:r>
          <w:t>Next, the script extracts the switch IP and the port responsible of the loop which have been sent in the logs.</w:t>
        </w:r>
      </w:ins>
    </w:p>
    <w:p w14:paraId="4A8A9B70" w14:textId="77777777" w:rsidR="00F47B0D" w:rsidRDefault="00F47B0D" w:rsidP="00F47B0D">
      <w:pPr>
        <w:rPr>
          <w:ins w:id="2426" w:author="VOYER Raphael" w:date="2021-07-08T11:08:00Z"/>
        </w:rPr>
      </w:pPr>
    </w:p>
    <w:p w14:paraId="4279F473" w14:textId="77777777" w:rsidR="00F47B0D" w:rsidRDefault="00F47B0D" w:rsidP="00F47B0D">
      <w:pPr>
        <w:rPr>
          <w:ins w:id="2427" w:author="VOYER Raphael" w:date="2021-07-08T11:08:00Z"/>
        </w:rPr>
      </w:pPr>
      <w:ins w:id="2428" w:author="VOYER Raphael" w:date="2021-07-08T11:08:00Z">
        <w:r w:rsidRPr="00A409C8">
          <w:rPr>
            <w:b/>
            <w:u w:val="single"/>
          </w:rPr>
          <w:t>Condition one :</w:t>
        </w:r>
        <w:r w:rsidRPr="00A409C8">
          <w:rPr>
            <w:u w:val="single"/>
          </w:rPr>
          <w:t xml:space="preserve"> no loop has been detected since 10 seconds</w:t>
        </w:r>
        <w:r>
          <w:t>.</w:t>
        </w:r>
      </w:ins>
    </w:p>
    <w:p w14:paraId="5BA3B4AB" w14:textId="77777777" w:rsidR="00F47B0D" w:rsidRDefault="00F47B0D" w:rsidP="00F47B0D">
      <w:pPr>
        <w:tabs>
          <w:tab w:val="center" w:pos="4536"/>
        </w:tabs>
        <w:rPr>
          <w:ins w:id="2429" w:author="VOYER Raphael" w:date="2021-07-08T11:08:00Z"/>
        </w:rPr>
      </w:pPr>
      <w:ins w:id="2430" w:author="VOYER Raphael" w:date="2021-07-08T11:08:00Z">
        <w:r w:rsidRPr="00A409C8">
          <w:t>To do that, the script uses  check_timestamp() function.  I</w:t>
        </w:r>
        <w:r>
          <w:t>n this function, we use 2 files</w:t>
        </w:r>
        <w:r w:rsidRPr="00A409C8">
          <w:t>, lastlog_loop and a new file logtemp. In this new file, we will register the lastlog</w:t>
        </w:r>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431" w:author="VOYER Raphael" w:date="2021-07-08T11:08:00Z"/>
        </w:rPr>
      </w:pPr>
      <w:ins w:id="2432" w:author="VOYER Raphael" w:date="2021-07-08T11:08:00Z">
        <w:r>
          <w:t>If logtemp doesn’t exist or there is not only 1 line in logtemp . We copy the first lastlog_loop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433" w:author="VOYER Raphael" w:date="2021-07-08T11:08:00Z"/>
        </w:rPr>
      </w:pPr>
      <w:ins w:id="2434" w:author="VOYER Raphael" w:date="2021-07-08T11:08:00Z">
        <w:r>
          <w:t>We</w:t>
        </w:r>
        <w:r w:rsidRPr="00A409C8">
          <w:t xml:space="preserve"> extr</w:t>
        </w:r>
        <w:r>
          <w:t>act the timestamps from</w:t>
        </w:r>
        <w:r w:rsidRPr="00A409C8">
          <w:t xml:space="preserve"> the first line of l</w:t>
        </w:r>
        <w:r>
          <w:t>astlog_loop and the timestamp from</w:t>
        </w:r>
        <w:r w:rsidRPr="00A409C8">
          <w:t xml:space="preserve"> logtemp.</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435" w:author="VOYER Raphael" w:date="2021-07-08T11:08:00Z"/>
        </w:rPr>
      </w:pPr>
      <w:ins w:id="2436" w:author="VOYER Raphael" w:date="2021-07-08T11:08:00Z">
        <w:r w:rsidRPr="00A409C8">
          <w:t>We return the difference of the two timestamps then we replace the log in logtemp by the new log .</w:t>
        </w:r>
      </w:ins>
    </w:p>
    <w:p w14:paraId="6DF5E455" w14:textId="77777777" w:rsidR="00F47B0D" w:rsidRDefault="00F47B0D" w:rsidP="00F47B0D">
      <w:pPr>
        <w:tabs>
          <w:tab w:val="center" w:pos="4536"/>
        </w:tabs>
        <w:rPr>
          <w:ins w:id="2437" w:author="VOYER Raphael" w:date="2021-07-08T11:08:00Z"/>
          <w:u w:val="single"/>
        </w:rPr>
      </w:pPr>
      <w:ins w:id="2438" w:author="VOYER Raphael" w:date="2021-07-08T11:08:00Z">
        <w:r w:rsidRPr="00A409C8">
          <w:rPr>
            <w:b/>
            <w:u w:val="single"/>
          </w:rPr>
          <w:t>Condition two :</w:t>
        </w:r>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439" w:author="VOYER Raphael" w:date="2021-07-08T11:08:00Z"/>
        </w:rPr>
      </w:pPr>
      <w:ins w:id="2440" w:author="VOYER Raphael" w:date="2021-07-08T11:08:00Z">
        <w:r w:rsidRPr="00044B23">
          <w:t>Check if there is more than 10 lines in lastlog_loop</w:t>
        </w:r>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441" w:author="VOYER Raphael" w:date="2021-07-08T11:08:00Z"/>
        </w:rPr>
      </w:pPr>
      <w:ins w:id="2442" w:author="VOYER Raphael" w:date="2021-07-08T11:08:00Z">
        <w:r w:rsidRPr="00044B23">
          <w:t>Extract the timestamps of the first line and the 10</w:t>
        </w:r>
        <w:r w:rsidRPr="00044B23">
          <w:rPr>
            <w:vertAlign w:val="superscript"/>
          </w:rPr>
          <w:t>th</w:t>
        </w:r>
        <w:r w:rsidRPr="00044B23">
          <w:t xml:space="preserve"> line of lastlog_loop</w:t>
        </w:r>
      </w:ins>
    </w:p>
    <w:p w14:paraId="279B9472" w14:textId="77777777" w:rsidR="00F47B0D" w:rsidRDefault="00F47B0D" w:rsidP="00F47B0D">
      <w:pPr>
        <w:pStyle w:val="Paragraphedeliste"/>
        <w:numPr>
          <w:ilvl w:val="0"/>
          <w:numId w:val="82"/>
        </w:numPr>
        <w:tabs>
          <w:tab w:val="center" w:pos="4536"/>
        </w:tabs>
        <w:spacing w:after="160" w:line="259" w:lineRule="auto"/>
        <w:rPr>
          <w:ins w:id="2443" w:author="VOYER Raphael" w:date="2021-07-08T11:08:00Z"/>
        </w:rPr>
      </w:pPr>
      <w:ins w:id="2444" w:author="VOYER Raphael" w:date="2021-07-08T11:08:00Z">
        <w:r w:rsidRPr="00044B23">
          <w:t>Change time to decimal to get a continuous number ( else</w:t>
        </w:r>
        <w:r>
          <w:t>, there is a</w:t>
        </w:r>
        <w:r w:rsidRPr="00044B23">
          <w:t>n error due to second  changes 60 to 0</w:t>
        </w:r>
        <w:r>
          <w:t>)</w:t>
        </w:r>
      </w:ins>
    </w:p>
    <w:p w14:paraId="169A9223" w14:textId="639DBC20" w:rsidR="00F47B0D" w:rsidRDefault="00F47B0D" w:rsidP="00F47B0D">
      <w:pPr>
        <w:pStyle w:val="Paragraphedeliste"/>
        <w:numPr>
          <w:ilvl w:val="0"/>
          <w:numId w:val="82"/>
        </w:numPr>
        <w:tabs>
          <w:tab w:val="center" w:pos="4536"/>
        </w:tabs>
        <w:spacing w:after="160" w:line="259" w:lineRule="auto"/>
        <w:rPr>
          <w:ins w:id="2445" w:author="VOYER Raphael" w:date="2021-07-08T11:08:00Z"/>
        </w:rPr>
      </w:pPr>
      <w:ins w:id="2446" w:author="VOYER Raphael" w:date="2021-07-08T11:08:00Z">
        <w:r>
          <w:lastRenderedPageBreak/>
          <w:t xml:space="preserve">If there is less than 2 seconds between the two </w:t>
        </w:r>
      </w:ins>
      <w:ins w:id="2447" w:author="VOYER Raphael" w:date="2021-07-21T10:25:00Z">
        <w:r w:rsidR="00F71139">
          <w:t>timestamps,</w:t>
        </w:r>
      </w:ins>
      <w:ins w:id="2448" w:author="VOYER Raphael" w:date="2021-07-08T11:08:00Z">
        <w:r>
          <w:t xml:space="preserve"> we return 1 else we return 0</w:t>
        </w:r>
      </w:ins>
    </w:p>
    <w:p w14:paraId="6648EF9F" w14:textId="77777777" w:rsidR="008B12BA" w:rsidRDefault="008B12BA" w:rsidP="008B12BA">
      <w:pPr>
        <w:pStyle w:val="Paragraphedeliste"/>
        <w:numPr>
          <w:ilvl w:val="0"/>
          <w:numId w:val="85"/>
        </w:numPr>
        <w:tabs>
          <w:tab w:val="center" w:pos="4536"/>
        </w:tabs>
        <w:rPr>
          <w:ins w:id="2449" w:author="VOYER Raphael" w:date="2021-07-21T09:12:00Z"/>
        </w:rPr>
      </w:pPr>
      <w:ins w:id="2450" w:author="VOYER Raphael" w:date="2021-07-21T09:12:00Z">
        <w:r>
          <w:t>the script send a request by Mail and by Rainbow to fix or not the issue:</w:t>
        </w:r>
      </w:ins>
    </w:p>
    <w:p w14:paraId="171D9AD4" w14:textId="5A591A01" w:rsidR="008B12BA" w:rsidRDefault="008B12BA" w:rsidP="008B12BA">
      <w:pPr>
        <w:pStyle w:val="Paragraphedeliste"/>
        <w:numPr>
          <w:ilvl w:val="1"/>
          <w:numId w:val="83"/>
        </w:numPr>
        <w:tabs>
          <w:tab w:val="center" w:pos="4536"/>
        </w:tabs>
        <w:spacing w:after="160" w:line="259" w:lineRule="auto"/>
        <w:rPr>
          <w:ins w:id="2451" w:author="VOYER Raphael" w:date="2021-07-21T09:12:00Z"/>
        </w:rPr>
      </w:pPr>
      <w:ins w:id="2452" w:author="VOYER Raphael" w:date="2021-07-21T09:12:00Z">
        <w:r w:rsidRPr="004C4994">
          <w:t>If the answer is yes</w:t>
        </w:r>
        <w:r>
          <w:t>,</w:t>
        </w:r>
        <w:r w:rsidRPr="004C4994">
          <w:t xml:space="preserve"> </w:t>
        </w:r>
        <w:r>
          <w:t xml:space="preserve">the script </w:t>
        </w:r>
        <w:r w:rsidRPr="004C4994">
          <w:t xml:space="preserve">send a ssh packet to </w:t>
        </w:r>
      </w:ins>
      <w:ins w:id="2453" w:author="VOYER Raphael" w:date="2021-07-21T10:25:00Z">
        <w:r w:rsidR="00F71139" w:rsidRPr="004C4994">
          <w:t>disable</w:t>
        </w:r>
        <w:r w:rsidR="00F71139">
          <w:t>, and</w:t>
        </w:r>
      </w:ins>
      <w:ins w:id="2454" w:author="VOYER Raphael" w:date="2021-07-21T09:12:00Z">
        <w:r>
          <w:t xml:space="preserve"> enable</w:t>
        </w:r>
        <w:r w:rsidRPr="004C4994">
          <w:t xml:space="preserve"> the port</w:t>
        </w:r>
        <w:r>
          <w:t>(s)</w:t>
        </w:r>
        <w:r w:rsidRPr="004C4994">
          <w:t xml:space="preserve"> sent in the logs.</w:t>
        </w:r>
      </w:ins>
    </w:p>
    <w:p w14:paraId="65C9785A" w14:textId="7A04B835" w:rsidR="008B12BA" w:rsidRDefault="008B12BA" w:rsidP="008B12BA">
      <w:pPr>
        <w:pStyle w:val="Paragraphedeliste"/>
        <w:numPr>
          <w:ilvl w:val="1"/>
          <w:numId w:val="83"/>
        </w:numPr>
        <w:tabs>
          <w:tab w:val="center" w:pos="4536"/>
        </w:tabs>
        <w:spacing w:after="160" w:line="259" w:lineRule="auto"/>
        <w:rPr>
          <w:ins w:id="2455" w:author="VOYER Raphael" w:date="2021-07-21T09:12:00Z"/>
        </w:rPr>
      </w:pPr>
      <w:ins w:id="2456" w:author="VOYER Raphael" w:date="2021-07-21T09:12:00Z">
        <w:r>
          <w:t>If the answer Is yes and sa</w:t>
        </w:r>
      </w:ins>
      <w:ins w:id="2457" w:author="VOYER Raphael" w:date="2021-07-21T10:25:00Z">
        <w:r w:rsidR="00F71139">
          <w:t>v</w:t>
        </w:r>
      </w:ins>
      <w:ins w:id="2458" w:author="VOYER Raphael" w:date="2021-07-21T09:12:00Z">
        <w:r>
          <w:t>e my decision</w:t>
        </w:r>
        <w:r w:rsidRPr="004C4994">
          <w:t xml:space="preserve"> </w:t>
        </w:r>
      </w:ins>
      <w:ins w:id="2459" w:author="VOYER Raphael" w:date="2021-07-21T10:25:00Z">
        <w:r w:rsidR="00F71139" w:rsidRPr="004C4994">
          <w:t>sends</w:t>
        </w:r>
      </w:ins>
      <w:ins w:id="2460" w:author="VOYER Raphael" w:date="2021-07-21T09:12:00Z">
        <w:r w:rsidRPr="004C4994">
          <w:t xml:space="preserve"> a ssh packet to disable the port</w:t>
        </w:r>
        <w:r>
          <w:t>(s)</w:t>
        </w:r>
        <w:r w:rsidRPr="004C4994">
          <w:t xml:space="preserve"> sent in the logs.</w:t>
        </w:r>
        <w:r>
          <w:t xml:space="preserve"> Then save the answer in the </w:t>
        </w:r>
        <w:r w:rsidRPr="004C4994">
          <w:t>decisions_save.conf</w:t>
        </w:r>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461" w:author="VOYER Raphael" w:date="2021-07-21T09:12:00Z"/>
        </w:rPr>
      </w:pPr>
      <w:ins w:id="2462" w:author="VOYER Raphael" w:date="2021-07-21T09:12:00Z">
        <w:r>
          <w:t xml:space="preserve">If the answer is no, the script does nothing, and save the decision in the </w:t>
        </w:r>
        <w:r w:rsidRPr="004C4994">
          <w:t>decisions_save.conf</w:t>
        </w:r>
        <w:r>
          <w:t xml:space="preserve"> file.</w:t>
        </w:r>
      </w:ins>
    </w:p>
    <w:p w14:paraId="3CD61F89" w14:textId="77777777" w:rsidR="00F47B0D" w:rsidRDefault="00F47B0D">
      <w:pPr>
        <w:pStyle w:val="Paragraphedeliste"/>
        <w:numPr>
          <w:ilvl w:val="0"/>
          <w:numId w:val="83"/>
        </w:numPr>
        <w:tabs>
          <w:tab w:val="center" w:pos="4536"/>
        </w:tabs>
        <w:rPr>
          <w:ins w:id="2463" w:author="VOYER Raphael" w:date="2021-07-08T11:08:00Z"/>
        </w:rPr>
        <w:pPrChange w:id="2464" w:author="VOYER Raphael" w:date="2021-07-20T09:20:00Z">
          <w:pPr>
            <w:tabs>
              <w:tab w:val="center" w:pos="4536"/>
            </w:tabs>
          </w:pPr>
        </w:pPrChange>
      </w:pPr>
      <w:ins w:id="2465" w:author="VOYER Raphael" w:date="2021-07-08T11:08:00Z">
        <w:r>
          <w:t>Send the log file and a message by the rainbow bot (the bot will be explained in a other part).</w:t>
        </w:r>
      </w:ins>
    </w:p>
    <w:p w14:paraId="7D849552" w14:textId="77777777" w:rsidR="00F47B0D" w:rsidRDefault="00F47B0D">
      <w:pPr>
        <w:pStyle w:val="Paragraphedeliste"/>
        <w:numPr>
          <w:ilvl w:val="0"/>
          <w:numId w:val="83"/>
        </w:numPr>
        <w:tabs>
          <w:tab w:val="center" w:pos="4536"/>
        </w:tabs>
        <w:rPr>
          <w:ins w:id="2466" w:author="VOYER Raphael" w:date="2021-07-08T11:08:00Z"/>
        </w:rPr>
        <w:pPrChange w:id="2467" w:author="VOYER Raphael" w:date="2021-07-20T09:20:00Z">
          <w:pPr>
            <w:tabs>
              <w:tab w:val="center" w:pos="4536"/>
            </w:tabs>
          </w:pPr>
        </w:pPrChange>
      </w:pPr>
      <w:ins w:id="2468" w:author="VOYER Raphael" w:date="2021-07-08T11:08:00Z">
        <w:r>
          <w:t>Send the log in attachment and a email to the email address in  ALE_script.conf</w:t>
        </w:r>
      </w:ins>
    </w:p>
    <w:p w14:paraId="626177BA" w14:textId="77777777" w:rsidR="00F47B0D" w:rsidRDefault="00F47B0D">
      <w:pPr>
        <w:pStyle w:val="Paragraphedeliste"/>
        <w:numPr>
          <w:ilvl w:val="0"/>
          <w:numId w:val="83"/>
        </w:numPr>
        <w:tabs>
          <w:tab w:val="center" w:pos="4536"/>
        </w:tabs>
        <w:rPr>
          <w:ins w:id="2469" w:author="VOYER Raphael" w:date="2021-07-08T11:08:00Z"/>
        </w:rPr>
        <w:pPrChange w:id="2470" w:author="VOYER Raphael" w:date="2021-07-20T09:20:00Z">
          <w:pPr>
            <w:tabs>
              <w:tab w:val="center" w:pos="4536"/>
            </w:tabs>
          </w:pPr>
        </w:pPrChange>
      </w:pPr>
      <w:ins w:id="2471" w:author="VOYER Raphael" w:date="2021-07-08T11:08:00Z">
        <w:r>
          <w:t>Then we disable the debugging on the switch.</w:t>
        </w:r>
      </w:ins>
    </w:p>
    <w:p w14:paraId="503B0E09" w14:textId="77777777" w:rsidR="00F47B0D" w:rsidRDefault="00F47B0D">
      <w:pPr>
        <w:pStyle w:val="Paragraphedeliste"/>
        <w:numPr>
          <w:ilvl w:val="0"/>
          <w:numId w:val="83"/>
        </w:numPr>
        <w:tabs>
          <w:tab w:val="center" w:pos="4536"/>
        </w:tabs>
        <w:rPr>
          <w:ins w:id="2472" w:author="VOYER Raphael" w:date="2021-07-08T11:08:00Z"/>
        </w:rPr>
        <w:pPrChange w:id="2473" w:author="VOYER Raphael" w:date="2021-07-20T09:20:00Z">
          <w:pPr>
            <w:tabs>
              <w:tab w:val="center" w:pos="4536"/>
            </w:tabs>
          </w:pPr>
        </w:pPrChange>
      </w:pPr>
      <w:ins w:id="2474" w:author="VOYER Raphael" w:date="2021-07-08T11:08:00Z">
        <w:r>
          <w:t>If the condition one is not respected the script clear the file last log to get in first position a most recent logs.</w:t>
        </w:r>
      </w:ins>
    </w:p>
    <w:p w14:paraId="04964597" w14:textId="77777777" w:rsidR="00F47B0D" w:rsidRDefault="00F47B0D">
      <w:pPr>
        <w:pStyle w:val="Paragraphedeliste"/>
        <w:numPr>
          <w:ilvl w:val="0"/>
          <w:numId w:val="83"/>
        </w:numPr>
        <w:tabs>
          <w:tab w:val="center" w:pos="4536"/>
        </w:tabs>
        <w:rPr>
          <w:ins w:id="2475" w:author="VOYER Raphael" w:date="2021-07-08T11:08:00Z"/>
        </w:rPr>
        <w:pPrChange w:id="2476" w:author="VOYER Raphael" w:date="2021-07-20T09:20:00Z">
          <w:pPr>
            <w:tabs>
              <w:tab w:val="center" w:pos="4536"/>
            </w:tabs>
          </w:pPr>
        </w:pPrChange>
      </w:pPr>
      <w:ins w:id="2477" w:author="VOYER Raphael" w:date="2021-07-08T11:08:00Z">
        <w:r>
          <w:t>If the condition 2 is not respected the script does nothing.</w:t>
        </w:r>
      </w:ins>
    </w:p>
    <w:bookmarkEnd w:id="2416"/>
    <w:p w14:paraId="5B1D2EFC" w14:textId="77777777" w:rsidR="009B012C" w:rsidRPr="005F7361" w:rsidRDefault="009B012C">
      <w:pPr>
        <w:rPr>
          <w:ins w:id="2478" w:author="VOYER Raphael" w:date="2021-07-07T14:00:00Z"/>
          <w:rPrChange w:id="2479" w:author="VOYER Raphael" w:date="2021-07-07T14:52:00Z">
            <w:rPr>
              <w:ins w:id="2480" w:author="VOYER Raphael" w:date="2021-07-07T14:00:00Z"/>
            </w:rPr>
          </w:rPrChange>
        </w:rPr>
        <w:pPrChange w:id="2481" w:author="VOYER Raphael" w:date="2021-07-07T14:52:00Z">
          <w:pPr>
            <w:pStyle w:val="Titre2"/>
          </w:pPr>
        </w:pPrChange>
      </w:pPr>
    </w:p>
    <w:p w14:paraId="09A05CAE" w14:textId="4CF49EF8" w:rsidR="00F47B0D" w:rsidRDefault="005D5FB1">
      <w:pPr>
        <w:rPr>
          <w:ins w:id="2482" w:author="VOYER Raphael" w:date="2021-07-08T11:08:00Z"/>
        </w:rPr>
      </w:pPr>
      <w:ins w:id="2483"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835CE5" w14:textId="77777777" w:rsidR="00F47B0D" w:rsidRDefault="00F47B0D">
      <w:pPr>
        <w:jc w:val="left"/>
        <w:rPr>
          <w:ins w:id="2484" w:author="VOYER Raphael" w:date="2021-07-08T11:08:00Z"/>
        </w:rPr>
      </w:pPr>
      <w:ins w:id="2485" w:author="VOYER Raphael" w:date="2021-07-08T11:08:00Z">
        <w:r>
          <w:br w:type="page"/>
        </w:r>
      </w:ins>
    </w:p>
    <w:p w14:paraId="5F57F8E7" w14:textId="77777777" w:rsidR="005D5FB1" w:rsidRPr="005D5FB1" w:rsidRDefault="005D5FB1">
      <w:pPr>
        <w:rPr>
          <w:ins w:id="2486" w:author="VOYER Raphael" w:date="2021-06-16T11:41:00Z"/>
          <w:rPrChange w:id="2487" w:author="VOYER Raphael" w:date="2021-07-07T14:00:00Z">
            <w:rPr>
              <w:ins w:id="2488" w:author="VOYER Raphael" w:date="2021-06-16T11:41:00Z"/>
            </w:rPr>
          </w:rPrChange>
        </w:rPr>
        <w:pPrChange w:id="2489" w:author="VOYER Raphael" w:date="2021-07-07T14:00:00Z">
          <w:pPr>
            <w:pStyle w:val="Titre2"/>
          </w:pPr>
        </w:pPrChange>
      </w:pPr>
    </w:p>
    <w:p w14:paraId="68103E99" w14:textId="77777777" w:rsidR="00384699" w:rsidRDefault="00384699" w:rsidP="00384699">
      <w:pPr>
        <w:pStyle w:val="Titre2"/>
        <w:rPr>
          <w:ins w:id="2490" w:author="VOYER Raphael" w:date="2021-07-07T14:52:00Z"/>
        </w:rPr>
      </w:pPr>
      <w:bookmarkStart w:id="2491" w:name="_Toc76555089"/>
      <w:ins w:id="2492" w:author="VOYER Raphael" w:date="2021-06-16T11:41:00Z">
        <w:r>
          <w:t>Port Flapping</w:t>
        </w:r>
      </w:ins>
      <w:ins w:id="2493" w:author="VOYER Raphael" w:date="2021-06-16T11:50:00Z">
        <w:r w:rsidR="00E11907" w:rsidRPr="00E11907">
          <w:t xml:space="preserve"> </w:t>
        </w:r>
        <w:r w:rsidR="00E11907">
          <w:t>Script</w:t>
        </w:r>
      </w:ins>
      <w:bookmarkEnd w:id="2491"/>
    </w:p>
    <w:p w14:paraId="523E670C" w14:textId="77777777" w:rsidR="005F7361" w:rsidRDefault="005F7361" w:rsidP="005F7361">
      <w:pPr>
        <w:rPr>
          <w:ins w:id="2494" w:author="VOYER Raphael" w:date="2021-07-07T14:52:00Z"/>
        </w:rPr>
      </w:pPr>
    </w:p>
    <w:p w14:paraId="3F040DAD" w14:textId="59E13EE9" w:rsidR="005F7361" w:rsidRDefault="005F7361" w:rsidP="005F7361">
      <w:pPr>
        <w:rPr>
          <w:ins w:id="2495" w:author="VOYER Raphael" w:date="2021-07-08T09:41:00Z"/>
        </w:rPr>
      </w:pPr>
      <w:ins w:id="2496" w:author="VOYER Raphael" w:date="2021-07-07T14:52:00Z">
        <w:r>
          <w:t>Name : support_switch_port_flapping.py</w:t>
        </w:r>
      </w:ins>
    </w:p>
    <w:p w14:paraId="311D29A0" w14:textId="700E8117" w:rsidR="00D46475" w:rsidRDefault="00D46475" w:rsidP="00D46475">
      <w:pPr>
        <w:rPr>
          <w:ins w:id="2497" w:author="VOYER Raphael" w:date="2021-07-08T11:03:00Z"/>
        </w:rPr>
      </w:pPr>
      <w:ins w:id="2498" w:author="VOYER Raphael" w:date="2021-07-08T09:41:00Z">
        <w:r>
          <w:t>RsyslogTrigger:</w:t>
        </w:r>
      </w:ins>
      <w:ins w:id="2499" w:author="VOYER Raphael" w:date="2021-07-08T10:56:00Z">
        <w:r w:rsidR="00D07BA3" w:rsidRPr="00D07BA3">
          <w:t xml:space="preserve"> 'pmnHALLinkStatusCallback:206'</w:t>
        </w:r>
      </w:ins>
    </w:p>
    <w:p w14:paraId="777B54A6" w14:textId="2793C1A6" w:rsidR="00DF4210" w:rsidRDefault="00DF4210" w:rsidP="00D46475">
      <w:pPr>
        <w:rPr>
          <w:ins w:id="2500" w:author="VOYER Raphael" w:date="2021-07-08T11:03:00Z"/>
        </w:rPr>
      </w:pPr>
      <w:ins w:id="2501" w:author="VOYER Raphael" w:date="2021-07-08T11:03:00Z">
        <w:r>
          <w:t>Last</w:t>
        </w:r>
      </w:ins>
      <w:ins w:id="2502" w:author="VOYER Raphael" w:date="2021-07-08T11:46:00Z">
        <w:r w:rsidR="002F36A5">
          <w:t xml:space="preserve"> </w:t>
        </w:r>
      </w:ins>
      <w:ins w:id="2503" w:author="VOYER Raphael" w:date="2021-07-08T11:03:00Z">
        <w:r>
          <w:t>log file</w:t>
        </w:r>
      </w:ins>
      <w:ins w:id="2504" w:author="VOYER Raphael" w:date="2021-07-08T11:04:00Z">
        <w:r>
          <w:t>:</w:t>
        </w:r>
        <w:r w:rsidRPr="00DF4210">
          <w:t xml:space="preserve"> lastlog_flapping.json</w:t>
        </w:r>
      </w:ins>
    </w:p>
    <w:p w14:paraId="4FF564C2" w14:textId="7562B039" w:rsidR="00DF4210" w:rsidRDefault="00DF4210" w:rsidP="00D46475">
      <w:pPr>
        <w:rPr>
          <w:ins w:id="2505" w:author="VOYER Raphael" w:date="2021-07-08T11:03:00Z"/>
        </w:rPr>
      </w:pPr>
      <w:ins w:id="2506" w:author="VOYER Raphael" w:date="2021-07-08T11:03:00Z">
        <w:r>
          <w:t>Log example:</w:t>
        </w:r>
      </w:ins>
    </w:p>
    <w:p w14:paraId="0AAF14C9" w14:textId="2B18C371" w:rsidR="00DF4210" w:rsidRPr="007C61CB" w:rsidRDefault="00DF4210" w:rsidP="00D46475">
      <w:pPr>
        <w:rPr>
          <w:ins w:id="2507" w:author="VOYER Raphael" w:date="2021-07-08T09:41:00Z"/>
        </w:rPr>
      </w:pPr>
      <w:ins w:id="2508" w:author="VOYER Raphael" w:date="2021-07-08T11:03:00Z">
        <w:r w:rsidRPr="00DF4210">
          <w:rPr>
            <w:i/>
            <w:iCs/>
            <w:rPrChange w:id="2509" w:author="VOYER Raphael" w:date="2021-07-08T11:03:00Z">
              <w:rPr/>
            </w:rPrChange>
          </w:rPr>
          <w:t>{"@timestamp":"2021-07-08T10:46:33+02:00","type":"syslog_json","relayip":"192.168.80.27","hostname":"os6860e-2-gartner","message":"&lt;134&gt;Jul</w:t>
        </w:r>
        <w:r w:rsidRPr="00DF4210">
          <w:t xml:space="preserve">  </w:t>
        </w:r>
        <w:r w:rsidRPr="00DF4210">
          <w:rPr>
            <w:i/>
            <w:iCs/>
            <w:rPrChange w:id="2510" w:author="VOYER Raphael" w:date="2021-07-08T11:03:00Z">
              <w:rPr/>
            </w:rPrChange>
          </w:rPr>
          <w:t>8 10:46:33 OS6860E-2-Gartner swlogd portMgrNi main INFO: : [pmnHALLinkStatusCallback:206] LINKSTS 1\/1\/3 DOWN (gport 0x2) Speed 0 Duplex HALF","end_msg":""}</w:t>
        </w:r>
      </w:ins>
    </w:p>
    <w:p w14:paraId="313749F6" w14:textId="40F00834" w:rsidR="00D46475" w:rsidRDefault="00D46475">
      <w:pPr>
        <w:rPr>
          <w:ins w:id="2511" w:author="VOYER Raphael" w:date="2021-07-08T11:08:00Z"/>
        </w:rPr>
      </w:pPr>
    </w:p>
    <w:p w14:paraId="53779712" w14:textId="66B94F3B" w:rsidR="00F47B0D" w:rsidRDefault="00F47B0D">
      <w:pPr>
        <w:rPr>
          <w:ins w:id="2512" w:author="VOYER Raphael" w:date="2021-07-08T11:08:00Z"/>
        </w:rPr>
      </w:pPr>
    </w:p>
    <w:p w14:paraId="179CA338" w14:textId="59254BC6" w:rsidR="00F47B0D" w:rsidRDefault="00F47B0D" w:rsidP="00F47B0D">
      <w:pPr>
        <w:rPr>
          <w:ins w:id="2513" w:author="VOYER Raphael" w:date="2021-07-08T11:08:00Z"/>
        </w:rPr>
      </w:pPr>
      <w:ins w:id="2514" w:author="VOYER Raphael" w:date="2021-07-08T11:08:00Z">
        <w:r w:rsidRPr="00CC6053">
          <w:t>The purpose of this script is to detec</w:t>
        </w:r>
        <w:r>
          <w:t>t a port flapping in a network by analyze</w:t>
        </w:r>
        <w:r w:rsidRPr="00CC6053">
          <w:t xml:space="preserve">d </w:t>
        </w:r>
        <w:r>
          <w:t>the log file lastlog-flapping.json, restart the port which responsible of the flapping and return back the switch in debug mode info.</w:t>
        </w:r>
      </w:ins>
    </w:p>
    <w:p w14:paraId="6F2E4BD2" w14:textId="06DDEFE2" w:rsidR="00F47B0D" w:rsidRDefault="00F47B0D" w:rsidP="00F47B0D">
      <w:pPr>
        <w:rPr>
          <w:ins w:id="2515" w:author="VOYER Raphael" w:date="2021-07-08T11:08:00Z"/>
        </w:rPr>
      </w:pPr>
      <w:ins w:id="2516" w:author="VOYER Raphael" w:date="2021-07-08T11:08:00Z">
        <w:r>
          <w:t xml:space="preserve">First </w:t>
        </w:r>
      </w:ins>
      <w:ins w:id="2517" w:author="VOYER Raphael" w:date="2021-07-20T10:01:00Z">
        <w:r w:rsidR="0028502B">
          <w:t>step</w:t>
        </w:r>
      </w:ins>
      <w:ins w:id="2518" w:author="VOYER Raphael" w:date="2021-07-08T11:08:00Z">
        <w:r>
          <w:t>, the script gets all informations to connect to the switch send rainbow message or email.</w:t>
        </w:r>
      </w:ins>
    </w:p>
    <w:p w14:paraId="5E1FA522" w14:textId="65626598" w:rsidR="00F47B0D" w:rsidRDefault="00F47B0D" w:rsidP="00F47B0D">
      <w:pPr>
        <w:rPr>
          <w:ins w:id="2519" w:author="VOYER Raphael" w:date="2021-07-08T11:08:00Z"/>
        </w:rPr>
      </w:pPr>
      <w:ins w:id="2520" w:author="VOYER Raphael" w:date="2021-07-08T11:08:00Z">
        <w:r>
          <w:t>Next, the script extracts the switches IP and the ports responsible of the flapping which have been sent in the logs.</w:t>
        </w:r>
      </w:ins>
      <w:ins w:id="2521" w:author="VOYER Raphael" w:date="2021-07-20T10:02:00Z">
        <w:r w:rsidR="00EF0ADC">
          <w:t xml:space="preserve"> </w:t>
        </w:r>
      </w:ins>
      <w:ins w:id="2522" w:author="VOYER Raphael" w:date="2021-07-08T11:08:00Z">
        <w:r>
          <w:t>For that we use the function detect_port_flapping().</w:t>
        </w:r>
      </w:ins>
    </w:p>
    <w:p w14:paraId="7F0EEE47" w14:textId="77777777" w:rsidR="00F47B0D" w:rsidRDefault="00F47B0D" w:rsidP="00F47B0D">
      <w:pPr>
        <w:rPr>
          <w:ins w:id="2523" w:author="VOYER Raphael" w:date="2021-07-08T11:08:00Z"/>
        </w:rPr>
      </w:pPr>
      <w:ins w:id="2524" w:author="VOYER Raphael" w:date="2021-07-08T11:08:00Z">
        <w:r>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525" w:author="VOYER Raphael" w:date="2021-07-08T11:08:00Z"/>
        </w:rPr>
      </w:pPr>
      <w:ins w:id="2526" w:author="VOYER Raphael" w:date="2021-07-08T11:08:00Z">
        <w:r>
          <w:t>Check if there is more than 30 lines in lastlog_flapping, if there is the case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527" w:author="VOYER Raphael" w:date="2021-07-08T11:08:00Z"/>
        </w:rPr>
      </w:pPr>
      <w:ins w:id="2528"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529" w:author="VOYER Raphael" w:date="2021-07-08T11:08:00Z"/>
        </w:rPr>
      </w:pPr>
      <w:ins w:id="2530"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531" w:author="VOYER Raphael" w:date="2021-07-08T11:08:00Z"/>
        </w:rPr>
      </w:pPr>
      <w:ins w:id="2532" w:author="VOYER Raphael" w:date="2021-07-08T11:08:00Z">
        <w:r>
          <w:t>If there is no First_IP we put the IP address in the First_IP, and we put the timestamp in memory for the log of the first ip (last_time_first)</w:t>
        </w:r>
      </w:ins>
    </w:p>
    <w:p w14:paraId="1947FDD2" w14:textId="77777777" w:rsidR="00F47B0D" w:rsidRDefault="00F47B0D" w:rsidP="00F47B0D">
      <w:pPr>
        <w:pStyle w:val="Paragraphedeliste"/>
        <w:numPr>
          <w:ilvl w:val="1"/>
          <w:numId w:val="84"/>
        </w:numPr>
        <w:spacing w:after="160" w:line="259" w:lineRule="auto"/>
        <w:rPr>
          <w:ins w:id="2533" w:author="VOYER Raphael" w:date="2021-07-08T11:08:00Z"/>
        </w:rPr>
      </w:pPr>
      <w:ins w:id="2534" w:author="VOYER Raphael" w:date="2021-07-08T11:08:00Z">
        <w:r>
          <w:t>If there is no Second_IP and the current IP is not the first IP address,</w:t>
        </w:r>
        <w:r w:rsidRPr="00045500">
          <w:t xml:space="preserve"> </w:t>
        </w:r>
        <w:r>
          <w:t>we put the IP address in the Second_IP and we put the timestamp in memory for the log of the second ip (last_time_second)</w:t>
        </w:r>
      </w:ins>
    </w:p>
    <w:p w14:paraId="79E11DD4" w14:textId="77777777" w:rsidR="00F47B0D" w:rsidRDefault="00F47B0D" w:rsidP="00F47B0D">
      <w:pPr>
        <w:pStyle w:val="Paragraphedeliste"/>
        <w:numPr>
          <w:ilvl w:val="1"/>
          <w:numId w:val="84"/>
        </w:numPr>
        <w:spacing w:after="160" w:line="259" w:lineRule="auto"/>
        <w:rPr>
          <w:ins w:id="2535" w:author="VOYER Raphael" w:date="2021-07-08T11:08:00Z"/>
        </w:rPr>
      </w:pPr>
      <w:ins w:id="2536" w:author="VOYER Raphael" w:date="2021-07-08T11:08:00Z">
        <w:r>
          <w:t>If there is a third ip address, the script clears the log file.</w:t>
        </w:r>
      </w:ins>
    </w:p>
    <w:p w14:paraId="4C42453A" w14:textId="77777777" w:rsidR="00F47B0D" w:rsidRDefault="00F47B0D" w:rsidP="00F47B0D">
      <w:pPr>
        <w:pStyle w:val="Paragraphedeliste"/>
        <w:numPr>
          <w:ilvl w:val="1"/>
          <w:numId w:val="84"/>
        </w:numPr>
        <w:spacing w:after="160" w:line="259" w:lineRule="auto"/>
        <w:rPr>
          <w:ins w:id="2537" w:author="VOYER Raphael" w:date="2021-07-08T11:08:00Z"/>
        </w:rPr>
      </w:pPr>
      <w:ins w:id="2538"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539" w:author="VOYER Raphael" w:date="2021-07-08T11:08:00Z"/>
        </w:rPr>
      </w:pPr>
      <w:ins w:id="2540" w:author="VOYER Raphael" w:date="2021-07-08T11:08:00Z">
        <w:r>
          <w:t>If there is the first port we copy the port in the variable first_port, if the first port is already set et the second port is empty we put the port in second_port.</w:t>
        </w:r>
      </w:ins>
    </w:p>
    <w:p w14:paraId="6C6C8BD5" w14:textId="77777777" w:rsidR="00F47B0D" w:rsidRDefault="00F47B0D" w:rsidP="00F47B0D">
      <w:pPr>
        <w:pStyle w:val="Paragraphedeliste"/>
        <w:numPr>
          <w:ilvl w:val="1"/>
          <w:numId w:val="84"/>
        </w:numPr>
        <w:spacing w:after="160" w:line="259" w:lineRule="auto"/>
        <w:rPr>
          <w:ins w:id="2541" w:author="VOYER Raphael" w:date="2021-07-08T11:08:00Z"/>
        </w:rPr>
      </w:pPr>
      <w:ins w:id="2542" w:author="VOYER Raphael" w:date="2021-07-08T11:08:00Z">
        <w:r>
          <w:t>We check if there is DOWN in the log ,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543" w:author="VOYER Raphael" w:date="2021-07-08T11:08:00Z"/>
        </w:rPr>
      </w:pPr>
      <w:ins w:id="2544" w:author="VOYER Raphael" w:date="2021-07-08T11:08:00Z">
        <w:r>
          <w:t>Now we check if the current ip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545" w:author="VOYER Raphael" w:date="2021-07-08T11:08:00Z"/>
        </w:rPr>
      </w:pPr>
      <w:ins w:id="2546" w:author="VOYER Raphael" w:date="2021-07-08T11:08:00Z">
        <w:r>
          <w:t>Then we calculate the time difference between the current log and the previous log for this IP. If there is less than 10 seconds( for the demo , we can down to 1), the script increments a counter associate to the current IP.</w:t>
        </w:r>
      </w:ins>
    </w:p>
    <w:p w14:paraId="20F3D951" w14:textId="097F6531" w:rsidR="00F47B0D" w:rsidRDefault="00F47B0D" w:rsidP="00F47B0D">
      <w:pPr>
        <w:pStyle w:val="Paragraphedeliste"/>
        <w:numPr>
          <w:ilvl w:val="1"/>
          <w:numId w:val="84"/>
        </w:numPr>
        <w:spacing w:after="160" w:line="259" w:lineRule="auto"/>
        <w:rPr>
          <w:ins w:id="2547" w:author="VOYER Raphael" w:date="2021-07-08T11:08:00Z"/>
        </w:rPr>
      </w:pPr>
      <w:ins w:id="2548" w:author="VOYER Raphael" w:date="2021-07-08T11:08:00Z">
        <w:r>
          <w:t>When one of the two counter</w:t>
        </w:r>
      </w:ins>
      <w:ins w:id="2549" w:author="VOYER Raphael" w:date="2021-07-21T10:21:00Z">
        <w:r w:rsidR="00B962B8">
          <w:t>s</w:t>
        </w:r>
      </w:ins>
      <w:ins w:id="2550" w:author="VOYER Raphael" w:date="2021-07-08T11:08:00Z">
        <w:r>
          <w:t xml:space="preserve"> reaches at  5, the script returns IP addresses and numbers ports. If there is only one IP address the other ip address return is set to 0 and the port to 1/1/0</w:t>
        </w:r>
      </w:ins>
    </w:p>
    <w:p w14:paraId="45E4C5FA" w14:textId="67205AEE" w:rsidR="00F47B0D" w:rsidRDefault="00F47B0D" w:rsidP="00F47B0D">
      <w:pPr>
        <w:pStyle w:val="Paragraphedeliste"/>
        <w:numPr>
          <w:ilvl w:val="1"/>
          <w:numId w:val="84"/>
        </w:numPr>
        <w:spacing w:after="160" w:line="259" w:lineRule="auto"/>
        <w:rPr>
          <w:ins w:id="2551" w:author="VOYER Raphael" w:date="2021-07-20T09:19:00Z"/>
        </w:rPr>
      </w:pPr>
      <w:ins w:id="2552" w:author="VOYER Raphael" w:date="2021-07-08T11:08:00Z">
        <w:r>
          <w:t>if counters are less than 5 the script returns NULL IP addresses an</w:t>
        </w:r>
      </w:ins>
      <w:ins w:id="2553" w:author="VOYER Raphael" w:date="2021-07-08T11:24:00Z">
        <w:r w:rsidR="002224A0">
          <w:t>d</w:t>
        </w:r>
      </w:ins>
      <w:ins w:id="2554" w:author="VOYER Raphael" w:date="2021-07-08T11:08:00Z">
        <w:r>
          <w:t xml:space="preserve"> NULL port numbers</w:t>
        </w:r>
      </w:ins>
    </w:p>
    <w:p w14:paraId="5F4D413D" w14:textId="7A527C50" w:rsidR="004E16F6" w:rsidRDefault="004E16F6" w:rsidP="004E16F6">
      <w:pPr>
        <w:spacing w:after="160" w:line="259" w:lineRule="auto"/>
        <w:rPr>
          <w:ins w:id="2555" w:author="VOYER Raphael" w:date="2021-07-20T09:19:00Z"/>
        </w:rPr>
      </w:pPr>
    </w:p>
    <w:p w14:paraId="4978037F" w14:textId="1C2AF17C" w:rsidR="004E16F6" w:rsidRDefault="004E16F6" w:rsidP="004E16F6">
      <w:pPr>
        <w:spacing w:after="160" w:line="259" w:lineRule="auto"/>
        <w:rPr>
          <w:ins w:id="2556" w:author="VOYER Raphael" w:date="2021-07-20T09:19:00Z"/>
        </w:rPr>
      </w:pPr>
    </w:p>
    <w:p w14:paraId="367EED6D" w14:textId="77777777" w:rsidR="004E16F6" w:rsidRDefault="004E16F6">
      <w:pPr>
        <w:spacing w:after="160" w:line="259" w:lineRule="auto"/>
        <w:rPr>
          <w:ins w:id="2557" w:author="VOYER Raphael" w:date="2021-07-08T11:08:00Z"/>
        </w:rPr>
        <w:pPrChange w:id="2558" w:author="VOYER Raphael" w:date="2021-07-20T09:19:00Z">
          <w:pPr>
            <w:pStyle w:val="Paragraphedeliste"/>
            <w:numPr>
              <w:ilvl w:val="1"/>
              <w:numId w:val="84"/>
            </w:numPr>
            <w:spacing w:after="160" w:line="259" w:lineRule="auto"/>
            <w:ind w:left="1440" w:hanging="360"/>
          </w:pPr>
        </w:pPrChange>
      </w:pPr>
    </w:p>
    <w:p w14:paraId="748BE195" w14:textId="77777777" w:rsidR="00F47B0D" w:rsidRDefault="00F47B0D" w:rsidP="00F47B0D">
      <w:pPr>
        <w:rPr>
          <w:ins w:id="2559" w:author="VOYER Raphael" w:date="2021-07-08T11:08:00Z"/>
        </w:rPr>
      </w:pPr>
      <w:ins w:id="2560" w:author="VOYER Raphael" w:date="2021-07-08T11:08:00Z">
        <w:r>
          <w:t>The main script port_flapping:</w:t>
        </w:r>
      </w:ins>
    </w:p>
    <w:p w14:paraId="355A0232" w14:textId="0164E78E" w:rsidR="00F47B0D" w:rsidRDefault="00F47B0D" w:rsidP="00F47B0D">
      <w:pPr>
        <w:pStyle w:val="Paragraphedeliste"/>
        <w:numPr>
          <w:ilvl w:val="0"/>
          <w:numId w:val="85"/>
        </w:numPr>
        <w:spacing w:after="160" w:line="259" w:lineRule="auto"/>
        <w:rPr>
          <w:ins w:id="2561" w:author="VOYER Raphael" w:date="2021-07-08T11:08:00Z"/>
        </w:rPr>
      </w:pPr>
      <w:ins w:id="2562" w:author="VOYER Raphael" w:date="2021-07-08T11:08:00Z">
        <w:r>
          <w:t>If both port number</w:t>
        </w:r>
      </w:ins>
      <w:ins w:id="2563" w:author="VOYER Raphael" w:date="2021-07-20T09:16:00Z">
        <w:r w:rsidR="005B3F86">
          <w:t>s not</w:t>
        </w:r>
      </w:ins>
      <w:ins w:id="2564" w:author="VOYER Raphael" w:date="2021-07-08T11:08:00Z">
        <w:r>
          <w:t xml:space="preserve"> equal to 0 , the script continue else the script stops.</w:t>
        </w:r>
      </w:ins>
    </w:p>
    <w:p w14:paraId="591315C0" w14:textId="77777777" w:rsidR="00F47B0D" w:rsidRDefault="00F47B0D" w:rsidP="00F47B0D">
      <w:pPr>
        <w:pStyle w:val="Paragraphedeliste"/>
        <w:numPr>
          <w:ilvl w:val="0"/>
          <w:numId w:val="85"/>
        </w:numPr>
        <w:spacing w:after="160" w:line="259" w:lineRule="auto"/>
        <w:rPr>
          <w:ins w:id="2565" w:author="VOYER Raphael" w:date="2021-07-08T11:08:00Z"/>
        </w:rPr>
      </w:pPr>
      <w:ins w:id="2566"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673E19" w:rsidR="004E16F6" w:rsidRDefault="004E16F6">
      <w:pPr>
        <w:pStyle w:val="Paragraphedeliste"/>
        <w:numPr>
          <w:ilvl w:val="0"/>
          <w:numId w:val="85"/>
        </w:numPr>
        <w:tabs>
          <w:tab w:val="center" w:pos="4536"/>
        </w:tabs>
        <w:rPr>
          <w:ins w:id="2567" w:author="VOYER Raphael" w:date="2021-07-20T09:19:00Z"/>
        </w:rPr>
        <w:pPrChange w:id="2568" w:author="VOYER Raphael" w:date="2021-07-20T09:19:00Z">
          <w:pPr>
            <w:tabs>
              <w:tab w:val="center" w:pos="4536"/>
            </w:tabs>
          </w:pPr>
        </w:pPrChange>
      </w:pPr>
      <w:ins w:id="2569" w:author="VOYER Raphael" w:date="2021-07-20T09:19:00Z">
        <w:r>
          <w:t>the script send a request by Mail and by Rainbow to fix or not the issue:</w:t>
        </w:r>
      </w:ins>
    </w:p>
    <w:p w14:paraId="21C081F8" w14:textId="6B449F79" w:rsidR="004E16F6" w:rsidRDefault="004E16F6">
      <w:pPr>
        <w:pStyle w:val="Paragraphedeliste"/>
        <w:numPr>
          <w:ilvl w:val="1"/>
          <w:numId w:val="83"/>
        </w:numPr>
        <w:tabs>
          <w:tab w:val="center" w:pos="4536"/>
        </w:tabs>
        <w:spacing w:after="160" w:line="259" w:lineRule="auto"/>
        <w:rPr>
          <w:ins w:id="2570" w:author="VOYER Raphael" w:date="2021-07-20T09:19:00Z"/>
        </w:rPr>
        <w:pPrChange w:id="2571" w:author="VOYER Raphael" w:date="2021-07-20T09:19:00Z">
          <w:pPr>
            <w:pStyle w:val="Paragraphedeliste"/>
            <w:numPr>
              <w:numId w:val="83"/>
            </w:numPr>
            <w:tabs>
              <w:tab w:val="center" w:pos="4536"/>
            </w:tabs>
            <w:spacing w:after="160" w:line="259" w:lineRule="auto"/>
            <w:ind w:hanging="360"/>
          </w:pPr>
        </w:pPrChange>
      </w:pPr>
      <w:ins w:id="2572" w:author="VOYER Raphael" w:date="2021-07-20T09:19:00Z">
        <w:r w:rsidRPr="004C4994">
          <w:t>If the answer is yes</w:t>
        </w:r>
        <w:r>
          <w:t>,</w:t>
        </w:r>
        <w:r w:rsidRPr="004C4994">
          <w:t xml:space="preserve"> </w:t>
        </w:r>
        <w:r>
          <w:t xml:space="preserve">the script </w:t>
        </w:r>
        <w:r w:rsidRPr="004C4994">
          <w:t>send a ssh packet to disable</w:t>
        </w:r>
      </w:ins>
      <w:ins w:id="2573" w:author="VOYER Raphael" w:date="2021-07-20T09:20:00Z">
        <w:r>
          <w:t xml:space="preserve"> ,and enable</w:t>
        </w:r>
      </w:ins>
      <w:ins w:id="2574" w:author="VOYER Raphael" w:date="2021-07-20T09:19:00Z">
        <w:r w:rsidRPr="004C4994">
          <w:t xml:space="preserve"> the port</w:t>
        </w:r>
      </w:ins>
      <w:ins w:id="2575" w:author="VOYER Raphael" w:date="2021-07-20T09:20:00Z">
        <w:r>
          <w:t>(s)</w:t>
        </w:r>
      </w:ins>
      <w:ins w:id="2576" w:author="VOYER Raphael" w:date="2021-07-20T09:19:00Z">
        <w:r w:rsidRPr="004C4994">
          <w:t xml:space="preserve"> sent in the logs.</w:t>
        </w:r>
      </w:ins>
    </w:p>
    <w:p w14:paraId="7146DE28" w14:textId="1ECFB3E4" w:rsidR="004E16F6" w:rsidRDefault="004E16F6">
      <w:pPr>
        <w:pStyle w:val="Paragraphedeliste"/>
        <w:numPr>
          <w:ilvl w:val="1"/>
          <w:numId w:val="83"/>
        </w:numPr>
        <w:tabs>
          <w:tab w:val="center" w:pos="4536"/>
        </w:tabs>
        <w:spacing w:after="160" w:line="259" w:lineRule="auto"/>
        <w:rPr>
          <w:ins w:id="2577" w:author="VOYER Raphael" w:date="2021-07-20T09:19:00Z"/>
        </w:rPr>
        <w:pPrChange w:id="2578" w:author="VOYER Raphael" w:date="2021-07-20T09:19:00Z">
          <w:pPr>
            <w:pStyle w:val="Paragraphedeliste"/>
            <w:numPr>
              <w:numId w:val="83"/>
            </w:numPr>
            <w:tabs>
              <w:tab w:val="center" w:pos="4536"/>
            </w:tabs>
            <w:spacing w:after="160" w:line="259" w:lineRule="auto"/>
            <w:ind w:hanging="360"/>
          </w:pPr>
        </w:pPrChange>
      </w:pPr>
      <w:ins w:id="2579" w:author="VOYER Raphael" w:date="2021-07-20T09:19:00Z">
        <w:r>
          <w:t>If the answer Is yes and sa</w:t>
        </w:r>
      </w:ins>
      <w:ins w:id="2580" w:author="VOYER Raphael" w:date="2021-07-21T10:26:00Z">
        <w:r w:rsidR="004902C1">
          <w:t>v</w:t>
        </w:r>
      </w:ins>
      <w:ins w:id="2581" w:author="VOYER Raphael" w:date="2021-07-20T09:19:00Z">
        <w:r>
          <w:t>e my decision</w:t>
        </w:r>
        <w:r w:rsidRPr="004C4994">
          <w:t xml:space="preserve"> send a ssh packet to disable the port</w:t>
        </w:r>
      </w:ins>
      <w:ins w:id="2582" w:author="VOYER Raphael" w:date="2021-07-20T09:20:00Z">
        <w:r>
          <w:t>(s)</w:t>
        </w:r>
      </w:ins>
      <w:ins w:id="2583" w:author="VOYER Raphael" w:date="2021-07-20T09:19:00Z">
        <w:r w:rsidRPr="004C4994">
          <w:t xml:space="preserve"> sent in the logs.</w:t>
        </w:r>
        <w:r>
          <w:t xml:space="preserve"> Then save the answer in the </w:t>
        </w:r>
        <w:r w:rsidRPr="004C4994">
          <w:t>decisions_save.conf</w:t>
        </w:r>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584" w:author="VOYER Raphael" w:date="2021-07-20T09:19:00Z"/>
        </w:rPr>
        <w:pPrChange w:id="2585" w:author="VOYER Raphael" w:date="2021-07-20T09:19:00Z">
          <w:pPr>
            <w:pStyle w:val="Paragraphedeliste"/>
            <w:numPr>
              <w:numId w:val="83"/>
            </w:numPr>
            <w:tabs>
              <w:tab w:val="center" w:pos="4536"/>
            </w:tabs>
            <w:spacing w:after="160" w:line="259" w:lineRule="auto"/>
            <w:ind w:hanging="360"/>
          </w:pPr>
        </w:pPrChange>
      </w:pPr>
      <w:ins w:id="2586" w:author="VOYER Raphael" w:date="2021-07-20T09:19:00Z">
        <w:r>
          <w:t xml:space="preserve">If the answer is no, the script does nothing, and save the decision in the </w:t>
        </w:r>
        <w:r w:rsidRPr="004C4994">
          <w:t>decisions_save.conf</w:t>
        </w:r>
        <w:r>
          <w:t xml:space="preserve"> file.</w:t>
        </w:r>
      </w:ins>
    </w:p>
    <w:p w14:paraId="27AF4DA6" w14:textId="77777777" w:rsidR="004E16F6" w:rsidRDefault="004E16F6">
      <w:pPr>
        <w:pStyle w:val="Paragraphedeliste"/>
        <w:numPr>
          <w:ilvl w:val="0"/>
          <w:numId w:val="83"/>
        </w:numPr>
        <w:tabs>
          <w:tab w:val="center" w:pos="4536"/>
        </w:tabs>
        <w:rPr>
          <w:ins w:id="2587" w:author="VOYER Raphael" w:date="2021-07-20T09:19:00Z"/>
        </w:rPr>
        <w:pPrChange w:id="2588" w:author="VOYER Raphael" w:date="2021-07-20T09:19:00Z">
          <w:pPr>
            <w:tabs>
              <w:tab w:val="center" w:pos="4536"/>
            </w:tabs>
          </w:pPr>
        </w:pPrChange>
      </w:pPr>
      <w:ins w:id="2589" w:author="VOYER Raphael" w:date="2021-07-20T09:19:00Z">
        <w:r>
          <w:t>Send the log file and a message by the rainbow bot (the bot will be explained in a other part).</w:t>
        </w:r>
      </w:ins>
    </w:p>
    <w:p w14:paraId="0B42A0A4" w14:textId="77777777" w:rsidR="004E16F6" w:rsidRDefault="004E16F6">
      <w:pPr>
        <w:pStyle w:val="Paragraphedeliste"/>
        <w:numPr>
          <w:ilvl w:val="0"/>
          <w:numId w:val="83"/>
        </w:numPr>
        <w:tabs>
          <w:tab w:val="center" w:pos="4536"/>
        </w:tabs>
        <w:rPr>
          <w:ins w:id="2590" w:author="VOYER Raphael" w:date="2021-07-20T09:19:00Z"/>
        </w:rPr>
        <w:pPrChange w:id="2591" w:author="VOYER Raphael" w:date="2021-07-20T09:19:00Z">
          <w:pPr>
            <w:tabs>
              <w:tab w:val="center" w:pos="4536"/>
            </w:tabs>
          </w:pPr>
        </w:pPrChange>
      </w:pPr>
      <w:ins w:id="2592" w:author="VOYER Raphael" w:date="2021-07-20T09:19:00Z">
        <w:r>
          <w:t>Send the log in attachment and a email to the email address in  ALE_script.conf</w:t>
        </w:r>
      </w:ins>
    </w:p>
    <w:p w14:paraId="1619640F" w14:textId="67E26322" w:rsidR="004E16F6" w:rsidRDefault="004E16F6">
      <w:pPr>
        <w:pStyle w:val="Paragraphedeliste"/>
        <w:numPr>
          <w:ilvl w:val="0"/>
          <w:numId w:val="83"/>
        </w:numPr>
        <w:tabs>
          <w:tab w:val="center" w:pos="4536"/>
        </w:tabs>
        <w:rPr>
          <w:ins w:id="2593" w:author="VOYER Raphael" w:date="2021-07-20T09:19:00Z"/>
        </w:rPr>
        <w:pPrChange w:id="2594" w:author="VOYER Raphael" w:date="2021-07-20T09:19:00Z">
          <w:pPr>
            <w:tabs>
              <w:tab w:val="center" w:pos="4536"/>
            </w:tabs>
          </w:pPr>
        </w:pPrChange>
      </w:pPr>
      <w:ins w:id="2595" w:author="VOYER Raphael" w:date="2021-07-20T09:19:00Z">
        <w:r>
          <w:t>Then we disable the debugging on the switch</w:t>
        </w:r>
      </w:ins>
      <w:ins w:id="2596" w:author="VOYER Raphael" w:date="2021-07-20T09:20:00Z">
        <w:r>
          <w:t>(es)</w:t>
        </w:r>
      </w:ins>
      <w:ins w:id="2597" w:author="VOYER Raphael" w:date="2021-07-20T09:19:00Z">
        <w:r>
          <w:t>.</w:t>
        </w:r>
      </w:ins>
    </w:p>
    <w:p w14:paraId="4C363B92" w14:textId="77777777" w:rsidR="00F47B0D" w:rsidRPr="008D12E6" w:rsidRDefault="00F47B0D">
      <w:pPr>
        <w:pStyle w:val="Paragraphedeliste"/>
        <w:spacing w:after="160" w:line="259" w:lineRule="auto"/>
        <w:rPr>
          <w:ins w:id="2598" w:author="VOYER Raphael" w:date="2021-07-08T11:08:00Z"/>
        </w:rPr>
        <w:pPrChange w:id="2599"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600" w:author="VOYER Raphael" w:date="2021-07-08T11:08:00Z"/>
        </w:rPr>
      </w:pPr>
    </w:p>
    <w:p w14:paraId="76E36D40" w14:textId="77777777" w:rsidR="00F47B0D" w:rsidRPr="005F7361" w:rsidRDefault="00F47B0D">
      <w:pPr>
        <w:rPr>
          <w:ins w:id="2601" w:author="VOYER Raphael" w:date="2021-07-07T14:00:00Z"/>
          <w:rPrChange w:id="2602" w:author="VOYER Raphael" w:date="2021-07-07T14:52:00Z">
            <w:rPr>
              <w:ins w:id="2603" w:author="VOYER Raphael" w:date="2021-07-07T14:00:00Z"/>
            </w:rPr>
          </w:rPrChange>
        </w:rPr>
        <w:pPrChange w:id="2604" w:author="VOYER Raphael" w:date="2021-07-07T14:52:00Z">
          <w:pPr>
            <w:pStyle w:val="Titre2"/>
          </w:pPr>
        </w:pPrChange>
      </w:pPr>
    </w:p>
    <w:p w14:paraId="198D8948" w14:textId="48B3D649" w:rsidR="005D5FB1" w:rsidRDefault="005D5FB1">
      <w:pPr>
        <w:rPr>
          <w:ins w:id="2605" w:author="VOYER Raphael" w:date="2021-07-08T11:05:00Z"/>
        </w:rPr>
      </w:pPr>
      <w:ins w:id="2606"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607" w:author="VOYER Raphael" w:date="2021-07-08T11:05:00Z"/>
        </w:rPr>
      </w:pPr>
    </w:p>
    <w:p w14:paraId="084AFFD4" w14:textId="6E168F3C" w:rsidR="00DF4210" w:rsidRDefault="00DF4210">
      <w:pPr>
        <w:rPr>
          <w:ins w:id="2608" w:author="VOYER Raphael" w:date="2021-07-08T11:05:00Z"/>
        </w:rPr>
      </w:pPr>
    </w:p>
    <w:p w14:paraId="7281DA4B" w14:textId="52AEE31B" w:rsidR="00DF4210" w:rsidRDefault="00DF4210">
      <w:pPr>
        <w:rPr>
          <w:ins w:id="2609" w:author="VOYER Raphael" w:date="2021-07-08T11:05:00Z"/>
        </w:rPr>
      </w:pPr>
    </w:p>
    <w:p w14:paraId="1A4B70BB" w14:textId="52BDB12F" w:rsidR="00DF4210" w:rsidRDefault="00DF4210">
      <w:pPr>
        <w:rPr>
          <w:ins w:id="2610" w:author="VOYER Raphael" w:date="2021-07-08T11:05:00Z"/>
        </w:rPr>
      </w:pPr>
    </w:p>
    <w:p w14:paraId="5243331C" w14:textId="411F087D" w:rsidR="00DF4210" w:rsidRDefault="00DF4210">
      <w:pPr>
        <w:rPr>
          <w:ins w:id="2611" w:author="VOYER Raphael" w:date="2021-07-08T11:05:00Z"/>
        </w:rPr>
      </w:pPr>
    </w:p>
    <w:p w14:paraId="5E958A83" w14:textId="7C7621BD" w:rsidR="00DF4210" w:rsidRDefault="00DF4210">
      <w:pPr>
        <w:rPr>
          <w:ins w:id="2612" w:author="VOYER Raphael" w:date="2021-07-08T11:05:00Z"/>
        </w:rPr>
      </w:pPr>
    </w:p>
    <w:p w14:paraId="5AF93842" w14:textId="03B0C30D" w:rsidR="00DF4210" w:rsidRDefault="00DF4210">
      <w:pPr>
        <w:rPr>
          <w:ins w:id="2613" w:author="VOYER Raphael" w:date="2021-07-08T11:05:00Z"/>
        </w:rPr>
      </w:pPr>
    </w:p>
    <w:p w14:paraId="0CC473D7" w14:textId="77777777" w:rsidR="00DF4210" w:rsidRPr="005D5FB1" w:rsidRDefault="00DF4210">
      <w:pPr>
        <w:rPr>
          <w:ins w:id="2614" w:author="VOYER Raphael" w:date="2021-06-16T11:42:00Z"/>
          <w:rPrChange w:id="2615" w:author="VOYER Raphael" w:date="2021-07-07T14:00:00Z">
            <w:rPr>
              <w:ins w:id="2616" w:author="VOYER Raphael" w:date="2021-06-16T11:42:00Z"/>
            </w:rPr>
          </w:rPrChange>
        </w:rPr>
        <w:pPrChange w:id="2617" w:author="VOYER Raphael" w:date="2021-07-07T14:00:00Z">
          <w:pPr>
            <w:pStyle w:val="Titre2"/>
          </w:pPr>
        </w:pPrChange>
      </w:pPr>
    </w:p>
    <w:p w14:paraId="65D8440E" w14:textId="77777777" w:rsidR="00384699" w:rsidRDefault="00384699" w:rsidP="00384699">
      <w:pPr>
        <w:pStyle w:val="Titre2"/>
        <w:rPr>
          <w:ins w:id="2618" w:author="VOYER Raphael" w:date="2021-07-07T15:00:00Z"/>
        </w:rPr>
      </w:pPr>
      <w:bookmarkStart w:id="2619" w:name="_Toc76555090"/>
      <w:ins w:id="2620" w:author="VOYER Raphael" w:date="2021-06-16T11:45:00Z">
        <w:r>
          <w:lastRenderedPageBreak/>
          <w:t>Port Scanning (DDOS)</w:t>
        </w:r>
      </w:ins>
      <w:ins w:id="2621" w:author="VOYER Raphael" w:date="2021-06-16T11:50:00Z">
        <w:r w:rsidR="00E11907">
          <w:t xml:space="preserve"> Script</w:t>
        </w:r>
      </w:ins>
      <w:bookmarkEnd w:id="2619"/>
    </w:p>
    <w:p w14:paraId="747905B3" w14:textId="77777777" w:rsidR="00D46475" w:rsidRDefault="005F7361" w:rsidP="005F7361">
      <w:pPr>
        <w:rPr>
          <w:ins w:id="2622" w:author="VOYER Raphael" w:date="2021-07-08T09:41:00Z"/>
        </w:rPr>
      </w:pPr>
      <w:ins w:id="2623" w:author="VOYER Raphael" w:date="2021-07-07T15:00:00Z">
        <w:r>
          <w:t>Name:</w:t>
        </w:r>
      </w:ins>
      <w:ins w:id="2624" w:author="VOYER Raphael" w:date="2021-07-07T15:01:00Z">
        <w:r>
          <w:t xml:space="preserve"> </w:t>
        </w:r>
        <w:r w:rsidRPr="005F7361">
          <w:t xml:space="preserve">support_switch_enable_qos.py </w:t>
        </w:r>
      </w:ins>
    </w:p>
    <w:p w14:paraId="61DCAC2C" w14:textId="3A12AC94" w:rsidR="00D46475" w:rsidRDefault="00D46475" w:rsidP="00D46475">
      <w:pPr>
        <w:rPr>
          <w:ins w:id="2625" w:author="VOYER Raphael" w:date="2021-07-08T11:04:00Z"/>
        </w:rPr>
      </w:pPr>
      <w:ins w:id="2626" w:author="VOYER Raphael" w:date="2021-07-08T09:41:00Z">
        <w:r>
          <w:t>Rsyslog Trigger:</w:t>
        </w:r>
      </w:ins>
      <w:ins w:id="2627" w:author="VOYER Raphael" w:date="2021-07-08T10:30:00Z">
        <w:r w:rsidR="00E90680" w:rsidRPr="00E90680">
          <w:t xml:space="preserve"> 'ALV4 event: PSCAN'</w:t>
        </w:r>
      </w:ins>
    </w:p>
    <w:p w14:paraId="79737F7B" w14:textId="2EDA8AE4" w:rsidR="00DF4210" w:rsidRDefault="00DF4210" w:rsidP="00D46475">
      <w:pPr>
        <w:rPr>
          <w:ins w:id="2628" w:author="VOYER Raphael" w:date="2021-07-08T11:05:00Z"/>
        </w:rPr>
      </w:pPr>
      <w:ins w:id="2629" w:author="VOYER Raphael" w:date="2021-07-08T11:04:00Z">
        <w:r>
          <w:t>Last log file :</w:t>
        </w:r>
      </w:ins>
      <w:ins w:id="2630" w:author="VOYER Raphael" w:date="2021-07-08T11:05:00Z">
        <w:r w:rsidRPr="00DF4210">
          <w:t xml:space="preserve"> lastlog_ddos_ip.json</w:t>
        </w:r>
      </w:ins>
    </w:p>
    <w:p w14:paraId="3A47B403" w14:textId="684C577D" w:rsidR="00DF4210" w:rsidRDefault="00DF4210" w:rsidP="00D46475">
      <w:pPr>
        <w:rPr>
          <w:ins w:id="2631" w:author="VOYER Raphael" w:date="2021-07-08T11:05:00Z"/>
        </w:rPr>
      </w:pPr>
      <w:ins w:id="2632" w:author="VOYER Raphael" w:date="2021-07-08T11:05:00Z">
        <w:r>
          <w:t>Log example:</w:t>
        </w:r>
      </w:ins>
    </w:p>
    <w:p w14:paraId="6854D6EC" w14:textId="1A30F522" w:rsidR="00DF4210" w:rsidRDefault="00DF4210" w:rsidP="00D46475">
      <w:pPr>
        <w:rPr>
          <w:ins w:id="2633" w:author="VOYER Raphael" w:date="2021-07-20T09:23:00Z"/>
          <w:i/>
          <w:iCs/>
        </w:rPr>
      </w:pPr>
      <w:ins w:id="2634" w:author="VOYER Raphael" w:date="2021-07-08T11:05:00Z">
        <w:r w:rsidRPr="00F47B0D">
          <w:rPr>
            <w:i/>
            <w:iCs/>
            <w:rPrChange w:id="2635" w:author="VOYER Raphael" w:date="2021-07-08T11:06:00Z">
              <w:rPr/>
            </w:rPrChange>
          </w:rPr>
          <w:t>{"@timestamp":"2021-06-04T00:09:18+</w:t>
        </w:r>
        <w:r w:rsidRPr="00DF4210">
          <w:rPr>
            <w:i/>
            <w:iCs/>
            <w:rPrChange w:id="2636" w:author="VOYER Raphael" w:date="2021-07-08T11:05:00Z">
              <w:rPr/>
            </w:rPrChange>
          </w:rPr>
          <w:t>02:00","type":"syslog_json","relayip":"10.130.7.251","hostname":"os6860e-core1","message":"&lt;135&gt;Jun  4 00:09:18 OS6860E-Core1 swlogd ipv4 alv4ni DBG1: ALV4 event: PSCAN vrf 0 8.8.4.4","end_msg":""}</w:t>
        </w:r>
      </w:ins>
    </w:p>
    <w:p w14:paraId="6338C6AE" w14:textId="142AFD4C" w:rsidR="004E16F6" w:rsidRDefault="004E16F6" w:rsidP="00D46475">
      <w:pPr>
        <w:rPr>
          <w:ins w:id="2637" w:author="VOYER Raphael" w:date="2021-07-20T09:23:00Z"/>
          <w:i/>
          <w:iCs/>
        </w:rPr>
      </w:pPr>
    </w:p>
    <w:p w14:paraId="79553E04" w14:textId="5EAB3E6A" w:rsidR="0047316D" w:rsidRDefault="00992A27" w:rsidP="0047316D">
      <w:pPr>
        <w:rPr>
          <w:ins w:id="2638" w:author="VOYER Raphael" w:date="2021-07-20T10:01:00Z"/>
        </w:rPr>
      </w:pPr>
      <w:ins w:id="2639" w:author="VOYER Raphael" w:date="2021-07-20T09:28:00Z">
        <w:r>
          <w:rPr>
            <w:i/>
            <w:iCs/>
          </w:rPr>
          <w:t xml:space="preserve">The </w:t>
        </w:r>
      </w:ins>
      <w:ins w:id="2640" w:author="VOYER Raphael" w:date="2021-07-20T09:29:00Z">
        <w:r>
          <w:rPr>
            <w:i/>
            <w:iCs/>
          </w:rPr>
          <w:t>purpose</w:t>
        </w:r>
      </w:ins>
      <w:ins w:id="2641" w:author="VOYER Raphael" w:date="2021-07-20T09:28:00Z">
        <w:r>
          <w:rPr>
            <w:i/>
            <w:iCs/>
          </w:rPr>
          <w:t xml:space="preserve"> of this script</w:t>
        </w:r>
      </w:ins>
      <w:ins w:id="2642" w:author="VOYER Raphael" w:date="2021-07-20T09:27:00Z">
        <w:r w:rsidR="004E16F6" w:rsidRPr="004E16F6">
          <w:rPr>
            <w:i/>
            <w:iCs/>
            <w:rPrChange w:id="2643" w:author="VOYER Raphael" w:date="2021-07-20T09:27:00Z">
              <w:rPr>
                <w:i/>
                <w:iCs/>
                <w:lang w:val="fr-FR"/>
              </w:rPr>
            </w:rPrChange>
          </w:rPr>
          <w:t xml:space="preserve"> </w:t>
        </w:r>
      </w:ins>
      <w:ins w:id="2644" w:author="VOYER Raphael" w:date="2021-07-20T09:30:00Z">
        <w:r>
          <w:rPr>
            <w:i/>
            <w:iCs/>
          </w:rPr>
          <w:t>is</w:t>
        </w:r>
      </w:ins>
      <w:ins w:id="2645" w:author="VOYER Raphael" w:date="2021-07-20T09:29:00Z">
        <w:r>
          <w:rPr>
            <w:i/>
            <w:iCs/>
          </w:rPr>
          <w:t xml:space="preserve"> to detect a port </w:t>
        </w:r>
      </w:ins>
      <w:ins w:id="2646" w:author="VOYER Raphael" w:date="2021-07-20T09:30:00Z">
        <w:r>
          <w:rPr>
            <w:i/>
            <w:iCs/>
          </w:rPr>
          <w:t>scanning</w:t>
        </w:r>
      </w:ins>
      <w:ins w:id="2647" w:author="VOYER Raphael" w:date="2021-07-20T09:27:00Z">
        <w:r w:rsidR="004E16F6">
          <w:t xml:space="preserve"> </w:t>
        </w:r>
      </w:ins>
      <w:ins w:id="2648" w:author="VOYER Raphael" w:date="2021-07-20T09:30:00Z">
        <w:r>
          <w:t xml:space="preserve">in </w:t>
        </w:r>
      </w:ins>
      <w:ins w:id="2649" w:author="VOYER Raphael" w:date="2021-07-20T09:27:00Z">
        <w:r w:rsidR="004E16F6">
          <w:t>a network by analyze</w:t>
        </w:r>
        <w:r w:rsidR="004E16F6" w:rsidRPr="00CC6053">
          <w:t xml:space="preserve">d </w:t>
        </w:r>
        <w:r w:rsidR="004E16F6">
          <w:t>the log file lastlog</w:t>
        </w:r>
        <w:r w:rsidR="004E16F6" w:rsidRPr="00DF4210">
          <w:t>_ddos_ip.json</w:t>
        </w:r>
        <w:r w:rsidR="004E16F6">
          <w:t>.json</w:t>
        </w:r>
      </w:ins>
      <w:ins w:id="2650" w:author="VOYER Raphael" w:date="2021-07-20T09:30:00Z">
        <w:r w:rsidR="0047316D">
          <w:t xml:space="preserve">, </w:t>
        </w:r>
      </w:ins>
      <w:ins w:id="2651" w:author="VOYER Raphael" w:date="2021-07-20T09:31:00Z">
        <w:r w:rsidR="0047316D">
          <w:t>apply a QOS policy to block data access on the IP address responsible of the scan</w:t>
        </w:r>
      </w:ins>
      <w:ins w:id="2652" w:author="VOYER Raphael" w:date="2021-07-20T09:32:00Z">
        <w:r w:rsidR="0047316D">
          <w:t xml:space="preserve"> and return back the switch in debug mode info.</w:t>
        </w:r>
      </w:ins>
    </w:p>
    <w:p w14:paraId="6A864FC2" w14:textId="3DAEAADB" w:rsidR="00EF0ADC" w:rsidRDefault="00EF0ADC" w:rsidP="0047316D">
      <w:pPr>
        <w:rPr>
          <w:ins w:id="2653" w:author="VOYER Raphael" w:date="2021-07-20T10:01:00Z"/>
        </w:rPr>
      </w:pPr>
    </w:p>
    <w:p w14:paraId="785923A1" w14:textId="7DA82CC3" w:rsidR="00EF0ADC" w:rsidRDefault="00EF0ADC" w:rsidP="00EF0ADC">
      <w:pPr>
        <w:rPr>
          <w:ins w:id="2654" w:author="VOYER Raphael" w:date="2021-07-20T10:01:00Z"/>
        </w:rPr>
      </w:pPr>
      <w:ins w:id="2655" w:author="VOYER Raphael" w:date="2021-07-20T10:01:00Z">
        <w:r>
          <w:t xml:space="preserve">First step, the script gets all </w:t>
        </w:r>
      </w:ins>
      <w:ins w:id="2656" w:author="VOYER Raphael" w:date="2021-07-20T11:34:00Z">
        <w:r w:rsidR="00B84C30">
          <w:t>information</w:t>
        </w:r>
      </w:ins>
      <w:ins w:id="2657" w:author="VOYER Raphael" w:date="2021-07-20T10:01:00Z">
        <w:r>
          <w:t xml:space="preserve"> to connect to the switch send rainbow message or email.</w:t>
        </w:r>
      </w:ins>
    </w:p>
    <w:p w14:paraId="0EB8DF7D" w14:textId="429DCAA3" w:rsidR="00EF0ADC" w:rsidRDefault="00EF0ADC" w:rsidP="00EF0ADC">
      <w:pPr>
        <w:rPr>
          <w:ins w:id="2658" w:author="VOYER Raphael" w:date="2021-07-20T10:03:00Z"/>
        </w:rPr>
      </w:pPr>
      <w:ins w:id="2659" w:author="VOYER Raphael" w:date="2021-07-20T10:01:00Z">
        <w:r>
          <w:t xml:space="preserve">Next, the script extracts the switch IP responsible of the </w:t>
        </w:r>
      </w:ins>
      <w:ins w:id="2660" w:author="VOYER Raphael" w:date="2021-07-20T10:02:00Z">
        <w:r>
          <w:t>scan</w:t>
        </w:r>
      </w:ins>
      <w:ins w:id="2661" w:author="VOYER Raphael" w:date="2021-07-20T10:01:00Z">
        <w:r>
          <w:t xml:space="preserve"> which have been sent in the logs.</w:t>
        </w:r>
      </w:ins>
    </w:p>
    <w:p w14:paraId="3A73B558" w14:textId="69E66056" w:rsidR="00EF0ADC" w:rsidRDefault="00EF0ADC" w:rsidP="00EF0ADC">
      <w:pPr>
        <w:rPr>
          <w:ins w:id="2662" w:author="VOYER Raphael" w:date="2021-07-20T10:05:00Z"/>
        </w:rPr>
      </w:pPr>
      <w:ins w:id="2663" w:author="VOYER Raphael" w:date="2021-07-20T10:03:00Z">
        <w:r>
          <w:t>The script extract the attacker IP address</w:t>
        </w:r>
      </w:ins>
      <w:ins w:id="2664" w:author="VOYER Raphael" w:date="2021-07-20T10:04:00Z">
        <w:r>
          <w:t xml:space="preserve"> with the function </w:t>
        </w:r>
        <w:r w:rsidRPr="00EF0ADC">
          <w:t>extract_ip_ddos()</w:t>
        </w:r>
      </w:ins>
      <w:ins w:id="2665" w:author="VOYER Raphael" w:date="2021-07-20T10:05:00Z">
        <w:r>
          <w:t>:</w:t>
        </w:r>
      </w:ins>
    </w:p>
    <w:p w14:paraId="460AB309" w14:textId="6960243E" w:rsidR="00EF0ADC" w:rsidRDefault="00EF0ADC" w:rsidP="00EF0ADC">
      <w:pPr>
        <w:pStyle w:val="Paragraphedeliste"/>
        <w:numPr>
          <w:ilvl w:val="0"/>
          <w:numId w:val="87"/>
        </w:numPr>
        <w:rPr>
          <w:ins w:id="2666" w:author="VOYER Raphael" w:date="2021-07-20T10:06:00Z"/>
        </w:rPr>
      </w:pPr>
      <w:ins w:id="2667" w:author="VOYER Raphael" w:date="2021-07-20T10:06:00Z">
        <w:r>
          <w:t>Check if there is less than 10 seconds between the two last logs</w:t>
        </w:r>
      </w:ins>
    </w:p>
    <w:p w14:paraId="285B56C9" w14:textId="4747711F" w:rsidR="00EF0ADC" w:rsidRDefault="00EF0ADC">
      <w:pPr>
        <w:pStyle w:val="Paragraphedeliste"/>
        <w:numPr>
          <w:ilvl w:val="1"/>
          <w:numId w:val="87"/>
        </w:numPr>
        <w:rPr>
          <w:ins w:id="2668" w:author="VOYER Raphael" w:date="2021-07-20T10:08:00Z"/>
        </w:rPr>
        <w:pPrChange w:id="2669" w:author="VOYER Raphael" w:date="2021-07-20T10:10:00Z">
          <w:pPr>
            <w:pStyle w:val="Paragraphedeliste"/>
            <w:numPr>
              <w:numId w:val="87"/>
            </w:numPr>
            <w:ind w:hanging="360"/>
          </w:pPr>
        </w:pPrChange>
      </w:pPr>
      <w:ins w:id="2670" w:author="VOYER Raphael" w:date="2021-07-20T10:08:00Z">
        <w:r>
          <w:t xml:space="preserve">If there is less than 10 seconds , the </w:t>
        </w:r>
        <w:r w:rsidRPr="00EF0ADC">
          <w:t>lastlog_ddos_ip.json</w:t>
        </w:r>
        <w:r>
          <w:t xml:space="preserve"> is clearing.</w:t>
        </w:r>
      </w:ins>
    </w:p>
    <w:p w14:paraId="770FF4B1" w14:textId="0A6789F0" w:rsidR="00EF0ADC" w:rsidRDefault="00EF0ADC" w:rsidP="00EF0ADC">
      <w:pPr>
        <w:pStyle w:val="Paragraphedeliste"/>
        <w:numPr>
          <w:ilvl w:val="1"/>
          <w:numId w:val="87"/>
        </w:numPr>
        <w:rPr>
          <w:ins w:id="2671" w:author="VOYER Raphael" w:date="2021-07-20T10:10:00Z"/>
        </w:rPr>
      </w:pPr>
      <w:ins w:id="2672" w:author="VOYER Raphael" w:date="2021-07-20T10:09:00Z">
        <w:r>
          <w:t xml:space="preserve">If there </w:t>
        </w:r>
      </w:ins>
      <w:ins w:id="2673" w:author="VOYER Raphael" w:date="2021-07-20T10:10:00Z">
        <w:r>
          <w:t>is</w:t>
        </w:r>
      </w:ins>
      <w:ins w:id="2674" w:author="VOYER Raphael" w:date="2021-07-20T10:09:00Z">
        <w:r>
          <w:t xml:space="preserve"> less than 2 logs</w:t>
        </w:r>
      </w:ins>
      <w:ins w:id="2675" w:author="VOYER Raphael" w:date="2021-07-20T10:10:00Z">
        <w:r>
          <w:t>, we do nothing</w:t>
        </w:r>
      </w:ins>
    </w:p>
    <w:p w14:paraId="41236746" w14:textId="7D6F8172" w:rsidR="00EF0ADC" w:rsidRDefault="00EF0ADC" w:rsidP="00EF0ADC">
      <w:pPr>
        <w:pStyle w:val="Paragraphedeliste"/>
        <w:numPr>
          <w:ilvl w:val="0"/>
          <w:numId w:val="87"/>
        </w:numPr>
        <w:rPr>
          <w:ins w:id="2676" w:author="VOYER Raphael" w:date="2021-07-21T09:11:00Z"/>
        </w:rPr>
      </w:pPr>
      <w:ins w:id="2677" w:author="VOYER Raphael" w:date="2021-07-20T10:10:00Z">
        <w:r>
          <w:t>If the condition is met,</w:t>
        </w:r>
      </w:ins>
      <w:ins w:id="2678" w:author="VOYER Raphael" w:date="2021-07-20T10:11:00Z">
        <w:r>
          <w:t xml:space="preserve"> we return the Attacker IP address.</w:t>
        </w:r>
      </w:ins>
    </w:p>
    <w:p w14:paraId="79052B23" w14:textId="77777777" w:rsidR="008B12BA" w:rsidRDefault="008B12BA" w:rsidP="008B12BA">
      <w:pPr>
        <w:pStyle w:val="Paragraphedeliste"/>
        <w:numPr>
          <w:ilvl w:val="0"/>
          <w:numId w:val="85"/>
        </w:numPr>
        <w:tabs>
          <w:tab w:val="center" w:pos="4536"/>
        </w:tabs>
        <w:rPr>
          <w:ins w:id="2679" w:author="VOYER Raphael" w:date="2021-07-21T09:11:00Z"/>
        </w:rPr>
      </w:pPr>
      <w:ins w:id="2680" w:author="VOYER Raphael" w:date="2021-07-21T09:11:00Z">
        <w:r>
          <w:t>the script send a request by Mail and by Rainbow to fix or not the issue:</w:t>
        </w:r>
      </w:ins>
    </w:p>
    <w:p w14:paraId="5654E064" w14:textId="77777777" w:rsidR="008B12BA" w:rsidRDefault="008B12BA" w:rsidP="008B12BA">
      <w:pPr>
        <w:pStyle w:val="Paragraphedeliste"/>
        <w:numPr>
          <w:ilvl w:val="1"/>
          <w:numId w:val="83"/>
        </w:numPr>
        <w:tabs>
          <w:tab w:val="center" w:pos="4536"/>
        </w:tabs>
        <w:spacing w:after="160" w:line="259" w:lineRule="auto"/>
        <w:rPr>
          <w:ins w:id="2681" w:author="VOYER Raphael" w:date="2021-07-21T09:11:00Z"/>
        </w:rPr>
      </w:pPr>
      <w:ins w:id="2682" w:author="VOYER Raphael" w:date="2021-07-21T09:11:00Z">
        <w:r w:rsidRPr="004C4994">
          <w:t>If the answer is yes</w:t>
        </w:r>
        <w:r>
          <w:t>,</w:t>
        </w:r>
        <w:r w:rsidRPr="004C4994">
          <w:t xml:space="preserve"> </w:t>
        </w:r>
        <w:r>
          <w:t xml:space="preserve">the script </w:t>
        </w:r>
        <w:r w:rsidRPr="004C4994">
          <w:t>send a ssh packet to disable</w:t>
        </w:r>
        <w:r>
          <w:t xml:space="preserve"> ,and enable</w:t>
        </w:r>
        <w:r w:rsidRPr="004C4994">
          <w:t xml:space="preserve"> the port</w:t>
        </w:r>
        <w:r>
          <w:t>(s)</w:t>
        </w:r>
        <w:r w:rsidRPr="004C4994">
          <w:t xml:space="preserve"> sent in the logs.</w:t>
        </w:r>
      </w:ins>
    </w:p>
    <w:p w14:paraId="11312DC7" w14:textId="23A4DA74" w:rsidR="008B12BA" w:rsidRDefault="008B12BA" w:rsidP="008B12BA">
      <w:pPr>
        <w:pStyle w:val="Paragraphedeliste"/>
        <w:numPr>
          <w:ilvl w:val="1"/>
          <w:numId w:val="83"/>
        </w:numPr>
        <w:tabs>
          <w:tab w:val="center" w:pos="4536"/>
        </w:tabs>
        <w:spacing w:after="160" w:line="259" w:lineRule="auto"/>
        <w:rPr>
          <w:ins w:id="2683" w:author="VOYER Raphael" w:date="2021-07-21T09:11:00Z"/>
        </w:rPr>
      </w:pPr>
      <w:ins w:id="2684" w:author="VOYER Raphael" w:date="2021-07-21T09:11:00Z">
        <w:r>
          <w:t>If the answer Is yes and sa</w:t>
        </w:r>
      </w:ins>
      <w:ins w:id="2685" w:author="VOYER Raphael" w:date="2021-07-21T10:26:00Z">
        <w:r w:rsidR="000B6A9D">
          <w:t>v</w:t>
        </w:r>
      </w:ins>
      <w:bookmarkStart w:id="2686" w:name="_GoBack"/>
      <w:bookmarkEnd w:id="2686"/>
      <w:ins w:id="2687" w:author="VOYER Raphael" w:date="2021-07-21T09:11:00Z">
        <w:r>
          <w:t>e my decision</w:t>
        </w:r>
        <w:r w:rsidRPr="004C4994">
          <w:t xml:space="preserve"> send a ssh packet to disable the port</w:t>
        </w:r>
        <w:r>
          <w:t>(s)</w:t>
        </w:r>
        <w:r w:rsidRPr="004C4994">
          <w:t xml:space="preserve"> sent in the logs.</w:t>
        </w:r>
        <w:r>
          <w:t xml:space="preserve"> Then save the answer in the </w:t>
        </w:r>
        <w:r w:rsidRPr="004C4994">
          <w:t>decisions_save.conf</w:t>
        </w:r>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688" w:author="VOYER Raphael" w:date="2021-07-21T09:12:00Z"/>
        </w:rPr>
      </w:pPr>
      <w:ins w:id="2689" w:author="VOYER Raphael" w:date="2021-07-21T09:11:00Z">
        <w:r>
          <w:t xml:space="preserve">If the answer is no, the script does nothing, and save the decision in the </w:t>
        </w:r>
        <w:r w:rsidRPr="004C4994">
          <w:t>decisions_save.conf</w:t>
        </w:r>
        <w:r>
          <w:t xml:space="preserve"> file.</w:t>
        </w:r>
      </w:ins>
    </w:p>
    <w:p w14:paraId="02990872" w14:textId="77777777" w:rsidR="00BD1788" w:rsidRDefault="00BD1788" w:rsidP="00BD1788">
      <w:pPr>
        <w:pStyle w:val="Paragraphedeliste"/>
        <w:numPr>
          <w:ilvl w:val="0"/>
          <w:numId w:val="83"/>
        </w:numPr>
        <w:tabs>
          <w:tab w:val="center" w:pos="4536"/>
        </w:tabs>
        <w:rPr>
          <w:ins w:id="2690" w:author="VOYER Raphael" w:date="2021-07-21T09:12:00Z"/>
        </w:rPr>
      </w:pPr>
      <w:ins w:id="2691" w:author="VOYER Raphael" w:date="2021-07-21T09:12:00Z">
        <w:r>
          <w:t>Send the log file and a message by the rainbow bot (the bot will be explained in a other part).</w:t>
        </w:r>
      </w:ins>
    </w:p>
    <w:p w14:paraId="43E5A460" w14:textId="77777777" w:rsidR="00BD1788" w:rsidRDefault="00BD1788" w:rsidP="00BD1788">
      <w:pPr>
        <w:pStyle w:val="Paragraphedeliste"/>
        <w:numPr>
          <w:ilvl w:val="0"/>
          <w:numId w:val="83"/>
        </w:numPr>
        <w:tabs>
          <w:tab w:val="center" w:pos="4536"/>
        </w:tabs>
        <w:rPr>
          <w:ins w:id="2692" w:author="VOYER Raphael" w:date="2021-07-21T09:12:00Z"/>
        </w:rPr>
      </w:pPr>
      <w:ins w:id="2693" w:author="VOYER Raphael" w:date="2021-07-21T09:12:00Z">
        <w:r>
          <w:t>Send the log in attachment and a email to the email address in  ALE_script.conf</w:t>
        </w:r>
      </w:ins>
    </w:p>
    <w:p w14:paraId="5BDFE219" w14:textId="77777777" w:rsidR="00BD1788" w:rsidRDefault="00BD1788" w:rsidP="00BD1788">
      <w:pPr>
        <w:pStyle w:val="Paragraphedeliste"/>
        <w:numPr>
          <w:ilvl w:val="0"/>
          <w:numId w:val="83"/>
        </w:numPr>
        <w:tabs>
          <w:tab w:val="center" w:pos="4536"/>
        </w:tabs>
        <w:rPr>
          <w:ins w:id="2694" w:author="VOYER Raphael" w:date="2021-07-21T09:12:00Z"/>
        </w:rPr>
      </w:pPr>
      <w:ins w:id="2695" w:author="VOYER Raphael" w:date="2021-07-21T09:12:00Z">
        <w:r>
          <w:t>Then we disable the debugging on the switch(es).</w:t>
        </w:r>
      </w:ins>
    </w:p>
    <w:p w14:paraId="093CF53E" w14:textId="77777777" w:rsidR="00BD1788" w:rsidRPr="004C4994" w:rsidRDefault="00BD1788" w:rsidP="008B12BA">
      <w:pPr>
        <w:pStyle w:val="Paragraphedeliste"/>
        <w:numPr>
          <w:ilvl w:val="1"/>
          <w:numId w:val="83"/>
        </w:numPr>
        <w:tabs>
          <w:tab w:val="center" w:pos="4536"/>
        </w:tabs>
        <w:spacing w:after="160" w:line="259" w:lineRule="auto"/>
        <w:rPr>
          <w:ins w:id="2696" w:author="VOYER Raphael" w:date="2021-07-21T09:11:00Z"/>
        </w:rPr>
      </w:pPr>
    </w:p>
    <w:p w14:paraId="39C5EC40" w14:textId="77777777" w:rsidR="008B12BA" w:rsidRDefault="008B12BA">
      <w:pPr>
        <w:pStyle w:val="Paragraphedeliste"/>
        <w:rPr>
          <w:ins w:id="2697" w:author="VOYER Raphael" w:date="2021-07-20T10:01:00Z"/>
        </w:rPr>
        <w:pPrChange w:id="2698" w:author="VOYER Raphael" w:date="2021-07-21T09:11:00Z">
          <w:pPr/>
        </w:pPrChange>
      </w:pPr>
    </w:p>
    <w:p w14:paraId="70DD642E" w14:textId="77777777" w:rsidR="00EF0ADC" w:rsidRDefault="00EF0ADC" w:rsidP="0047316D">
      <w:pPr>
        <w:rPr>
          <w:ins w:id="2699" w:author="VOYER Raphael" w:date="2021-07-20T09:32:00Z"/>
        </w:rPr>
      </w:pPr>
    </w:p>
    <w:p w14:paraId="5043F84B" w14:textId="5639298C" w:rsidR="004E16F6" w:rsidRPr="004E16F6" w:rsidRDefault="004E16F6" w:rsidP="00D46475">
      <w:pPr>
        <w:rPr>
          <w:ins w:id="2700" w:author="VOYER Raphael" w:date="2021-07-08T11:05:00Z"/>
          <w:i/>
          <w:iCs/>
          <w:rPrChange w:id="2701" w:author="VOYER Raphael" w:date="2021-07-20T09:27:00Z">
            <w:rPr>
              <w:ins w:id="2702" w:author="VOYER Raphael" w:date="2021-07-08T11:05:00Z"/>
            </w:rPr>
          </w:rPrChange>
        </w:rPr>
      </w:pPr>
    </w:p>
    <w:p w14:paraId="05EA53FF" w14:textId="77777777" w:rsidR="00BD11B0" w:rsidRPr="005F7361" w:rsidRDefault="00BD11B0">
      <w:pPr>
        <w:rPr>
          <w:ins w:id="2703" w:author="VOYER Raphael" w:date="2021-06-16T11:45:00Z"/>
          <w:rPrChange w:id="2704" w:author="VOYER Raphael" w:date="2021-07-07T15:00:00Z">
            <w:rPr>
              <w:ins w:id="2705" w:author="VOYER Raphael" w:date="2021-06-16T11:45:00Z"/>
            </w:rPr>
          </w:rPrChange>
        </w:rPr>
        <w:pPrChange w:id="2706" w:author="VOYER Raphael" w:date="2021-07-07T15:00:00Z">
          <w:pPr>
            <w:pStyle w:val="Titre2"/>
          </w:pPr>
        </w:pPrChange>
      </w:pPr>
      <w:ins w:id="2707"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77777777" w:rsidR="00384699" w:rsidRDefault="00E11907" w:rsidP="00384699">
      <w:pPr>
        <w:pStyle w:val="Titre2"/>
        <w:rPr>
          <w:ins w:id="2708" w:author="VOYER Raphael" w:date="2021-07-07T15:01:00Z"/>
        </w:rPr>
      </w:pPr>
      <w:bookmarkStart w:id="2709" w:name="_Toc76555091"/>
      <w:ins w:id="2710" w:author="VOYER Raphael" w:date="2021-06-16T11:53:00Z">
        <w:r>
          <w:t>C</w:t>
        </w:r>
      </w:ins>
      <w:ins w:id="2711" w:author="VOYER Raphael" w:date="2021-06-16T11:45:00Z">
        <w:r w:rsidR="00384699">
          <w:t xml:space="preserve">ollection </w:t>
        </w:r>
      </w:ins>
      <w:ins w:id="2712" w:author="VOYER Raphael" w:date="2021-06-16T11:53:00Z">
        <w:r>
          <w:t>L</w:t>
        </w:r>
      </w:ins>
      <w:ins w:id="2713" w:author="VOYER Raphael" w:date="2021-06-16T11:45:00Z">
        <w:r w:rsidR="00384699">
          <w:t>ogs (</w:t>
        </w:r>
      </w:ins>
      <w:ins w:id="2714" w:author="VOYER Raphael" w:date="2021-06-16T11:53:00Z">
        <w:r>
          <w:t>S</w:t>
        </w:r>
      </w:ins>
      <w:ins w:id="2715" w:author="VOYER Raphael" w:date="2021-06-16T11:45:00Z">
        <w:r w:rsidR="00384699">
          <w:t>witch)</w:t>
        </w:r>
      </w:ins>
      <w:ins w:id="2716" w:author="VOYER Raphael" w:date="2021-06-16T11:50:00Z">
        <w:r>
          <w:t xml:space="preserve"> Script</w:t>
        </w:r>
      </w:ins>
      <w:bookmarkEnd w:id="2709"/>
    </w:p>
    <w:p w14:paraId="1BE1DEF8" w14:textId="69C5EF78" w:rsidR="005F7361" w:rsidRDefault="005F7361" w:rsidP="005F7361">
      <w:pPr>
        <w:rPr>
          <w:ins w:id="2717" w:author="VOYER Raphael" w:date="2021-07-08T09:42:00Z"/>
        </w:rPr>
      </w:pPr>
      <w:ins w:id="2718" w:author="VOYER Raphael" w:date="2021-07-07T15:01:00Z">
        <w:r>
          <w:t xml:space="preserve">Name: </w:t>
        </w:r>
        <w:r w:rsidRPr="005F7361">
          <w:t>support_switch_get_log.py</w:t>
        </w:r>
      </w:ins>
    </w:p>
    <w:p w14:paraId="0C4B2824" w14:textId="7335728E" w:rsidR="00D46475" w:rsidRPr="007C61CB" w:rsidRDefault="00D46475" w:rsidP="00D46475">
      <w:pPr>
        <w:rPr>
          <w:ins w:id="2719" w:author="VOYER Raphael" w:date="2021-07-08T09:42:00Z"/>
        </w:rPr>
      </w:pPr>
      <w:ins w:id="2720" w:author="VOYER Raphael" w:date="2021-07-08T09:42:00Z">
        <w:r>
          <w:t>Rsyslog Trigger:</w:t>
        </w:r>
      </w:ins>
      <w:ins w:id="2721" w:author="VOYER Raphael" w:date="2021-07-08T11:47:00Z">
        <w:r w:rsidR="00D1325F">
          <w:t xml:space="preserve"> Patterns chosen by user during setup.sh</w:t>
        </w:r>
      </w:ins>
    </w:p>
    <w:p w14:paraId="6980C67A" w14:textId="77777777" w:rsidR="00D46475" w:rsidRPr="005F7361" w:rsidRDefault="00D46475">
      <w:pPr>
        <w:rPr>
          <w:ins w:id="2722" w:author="VOYER Raphael" w:date="2021-06-16T11:45:00Z"/>
          <w:rPrChange w:id="2723" w:author="VOYER Raphael" w:date="2021-07-07T15:01:00Z">
            <w:rPr>
              <w:ins w:id="2724" w:author="VOYER Raphael" w:date="2021-06-16T11:45:00Z"/>
            </w:rPr>
          </w:rPrChange>
        </w:rPr>
        <w:pPrChange w:id="2725" w:author="VOYER Raphael" w:date="2021-07-07T15:01:00Z">
          <w:pPr>
            <w:pStyle w:val="Titre2"/>
          </w:pPr>
        </w:pPrChange>
      </w:pPr>
    </w:p>
    <w:p w14:paraId="43339434" w14:textId="77777777" w:rsidR="00384699" w:rsidRDefault="00E11907" w:rsidP="00384699">
      <w:pPr>
        <w:pStyle w:val="Titre2"/>
        <w:rPr>
          <w:ins w:id="2726" w:author="VOYER Raphael" w:date="2021-06-16T11:45:00Z"/>
        </w:rPr>
      </w:pPr>
      <w:bookmarkStart w:id="2727" w:name="_Toc76555092"/>
      <w:ins w:id="2728" w:author="VOYER Raphael" w:date="2021-06-16T11:53:00Z">
        <w:r>
          <w:t>C</w:t>
        </w:r>
      </w:ins>
      <w:ins w:id="2729" w:author="VOYER Raphael" w:date="2021-06-16T11:45:00Z">
        <w:r w:rsidR="00384699">
          <w:t xml:space="preserve">ollection </w:t>
        </w:r>
      </w:ins>
      <w:ins w:id="2730" w:author="VOYER Raphael" w:date="2021-06-16T11:53:00Z">
        <w:r>
          <w:t>L</w:t>
        </w:r>
      </w:ins>
      <w:ins w:id="2731" w:author="VOYER Raphael" w:date="2021-06-16T11:45:00Z">
        <w:r w:rsidR="00384699">
          <w:t>ogs (</w:t>
        </w:r>
      </w:ins>
      <w:ins w:id="2732" w:author="VOYER Raphael" w:date="2021-06-16T11:47:00Z">
        <w:r>
          <w:t>Stallar AP</w:t>
        </w:r>
      </w:ins>
      <w:ins w:id="2733" w:author="VOYER Raphael" w:date="2021-06-16T11:45:00Z">
        <w:r w:rsidR="00384699">
          <w:t>)</w:t>
        </w:r>
      </w:ins>
      <w:ins w:id="2734" w:author="VOYER Raphael" w:date="2021-06-16T11:50:00Z">
        <w:r>
          <w:t xml:space="preserve"> Script</w:t>
        </w:r>
      </w:ins>
      <w:bookmarkEnd w:id="2727"/>
    </w:p>
    <w:p w14:paraId="2CC96D01" w14:textId="3A4F9D2F" w:rsidR="00384699" w:rsidRDefault="005F7361" w:rsidP="005F7361">
      <w:pPr>
        <w:rPr>
          <w:ins w:id="2735" w:author="VOYER Raphael" w:date="2021-07-08T09:42:00Z"/>
        </w:rPr>
      </w:pPr>
      <w:ins w:id="2736" w:author="VOYER Raphael" w:date="2021-07-07T15:02:00Z">
        <w:r w:rsidRPr="005F7361">
          <w:t>Name : support_AP_get_log.py</w:t>
        </w:r>
      </w:ins>
    </w:p>
    <w:p w14:paraId="4369A906" w14:textId="7117D0F9" w:rsidR="00D46475" w:rsidRPr="007C61CB" w:rsidRDefault="00D46475" w:rsidP="00D46475">
      <w:pPr>
        <w:rPr>
          <w:ins w:id="2737" w:author="VOYER Raphael" w:date="2021-07-08T09:42:00Z"/>
        </w:rPr>
      </w:pPr>
      <w:ins w:id="2738" w:author="VOYER Raphael" w:date="2021-07-08T09:42:00Z">
        <w:r>
          <w:t>Rsyslog Trigger:</w:t>
        </w:r>
      </w:ins>
      <w:ins w:id="2739"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740" w:author="VOYER Raphael" w:date="2021-06-16T11:41:00Z"/>
          <w:rPrChange w:id="2741" w:author="VOYER Raphael" w:date="2021-07-07T15:02:00Z">
            <w:rPr>
              <w:ins w:id="2742" w:author="VOYER Raphael" w:date="2021-06-16T11:41:00Z"/>
            </w:rPr>
          </w:rPrChange>
        </w:rPr>
        <w:pPrChange w:id="2743" w:author="VOYER Raphael" w:date="2021-07-07T15:02:00Z">
          <w:pPr>
            <w:pStyle w:val="Titre2"/>
          </w:pPr>
        </w:pPrChange>
      </w:pPr>
    </w:p>
    <w:p w14:paraId="4667783C" w14:textId="77777777" w:rsidR="00384699" w:rsidRPr="00384699" w:rsidDel="00384699" w:rsidRDefault="00384699">
      <w:pPr>
        <w:rPr>
          <w:del w:id="2744" w:author="VOYER Raphael" w:date="2021-06-16T11:41:00Z"/>
          <w:rPrChange w:id="2745" w:author="VOYER Raphael" w:date="2021-06-16T11:40:00Z">
            <w:rPr>
              <w:del w:id="2746" w:author="VOYER Raphael" w:date="2021-06-16T11:41:00Z"/>
              <w:noProof/>
            </w:rPr>
          </w:rPrChange>
        </w:rPr>
        <w:pPrChange w:id="2747"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748" w:author="VOYER Raphael" w:date="2021-06-16T11:16:00Z"/>
          <w:noProof/>
        </w:rPr>
      </w:pPr>
      <w:del w:id="2749"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750" w:author="VOYER Raphael" w:date="2021-06-16T11:41:00Z"/>
          <w:noProof/>
        </w:rPr>
      </w:pPr>
    </w:p>
    <w:p w14:paraId="30960066" w14:textId="77777777" w:rsidR="00855336" w:rsidRPr="00135EF3" w:rsidDel="001111A8" w:rsidRDefault="00855336" w:rsidP="00622755">
      <w:pPr>
        <w:pStyle w:val="Titre2"/>
        <w:rPr>
          <w:del w:id="2751" w:author="VOYER Raphael" w:date="2021-06-16T11:14:00Z"/>
          <w:noProof/>
        </w:rPr>
      </w:pPr>
      <w:bookmarkStart w:id="2752" w:name="_Toc195435515"/>
      <w:bookmarkStart w:id="2753" w:name="_Toc214247615"/>
      <w:bookmarkStart w:id="2754" w:name="_Toc381025723"/>
      <w:del w:id="2755" w:author="VOYER Raphael" w:date="2021-06-16T11:14:00Z">
        <w:r w:rsidRPr="00135EF3" w:rsidDel="001111A8">
          <w:rPr>
            <w:noProof/>
          </w:rPr>
          <w:delText>Architecture Related Requirements</w:delText>
        </w:r>
        <w:bookmarkEnd w:id="2752"/>
        <w:bookmarkEnd w:id="2753"/>
        <w:bookmarkEnd w:id="2754"/>
      </w:del>
    </w:p>
    <w:p w14:paraId="059A23CC" w14:textId="77777777" w:rsidR="00855336" w:rsidRPr="00135EF3" w:rsidDel="001111A8" w:rsidRDefault="00855336" w:rsidP="00622755">
      <w:pPr>
        <w:pStyle w:val="Titre3"/>
        <w:ind w:left="0" w:firstLine="0"/>
        <w:jc w:val="left"/>
        <w:rPr>
          <w:del w:id="2756" w:author="VOYER Raphael" w:date="2021-06-16T11:14:00Z"/>
          <w:noProof/>
        </w:rPr>
      </w:pPr>
      <w:bookmarkStart w:id="2757" w:name="_Toc195435516"/>
      <w:bookmarkStart w:id="2758" w:name="_Toc214247616"/>
      <w:bookmarkStart w:id="2759" w:name="_Toc381025724"/>
      <w:del w:id="2760" w:author="VOYER Raphael" w:date="2021-06-16T11:14:00Z">
        <w:r w:rsidRPr="00135EF3" w:rsidDel="001111A8">
          <w:rPr>
            <w:noProof/>
          </w:rPr>
          <w:delText>Data and Task Model</w:delText>
        </w:r>
        <w:bookmarkEnd w:id="2757"/>
        <w:bookmarkEnd w:id="2758"/>
        <w:bookmarkEnd w:id="2759"/>
        <w:r w:rsidRPr="00135EF3" w:rsidDel="001111A8">
          <w:rPr>
            <w:noProof/>
          </w:rPr>
          <w:delText xml:space="preserve"> </w:delText>
        </w:r>
      </w:del>
    </w:p>
    <w:p w14:paraId="055BFB51" w14:textId="77777777" w:rsidR="00855336" w:rsidDel="001111A8" w:rsidRDefault="00855336" w:rsidP="00855336">
      <w:pPr>
        <w:pStyle w:val="Corpsdetexte"/>
        <w:rPr>
          <w:del w:id="2761" w:author="VOYER Raphael" w:date="2021-06-16T11:14:00Z"/>
          <w:noProof/>
        </w:rPr>
      </w:pPr>
      <w:smartTag w:uri="urn:schemas-microsoft-com:office:smarttags" w:element="stockticker">
        <w:del w:id="2762" w:author="VOYER Raphael" w:date="2021-06-16T11:14:00Z">
          <w:r w:rsidRPr="00135EF3" w:rsidDel="001111A8">
            <w:rPr>
              <w:b/>
              <w:noProof/>
            </w:rPr>
            <w:delText>AOS</w:delText>
          </w:r>
        </w:del>
      </w:smartTag>
      <w:del w:id="2763"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764" w:author="VOYER Raphael" w:date="2021-06-16T11:14:00Z"/>
          <w:noProof/>
        </w:rPr>
      </w:pPr>
      <w:bookmarkStart w:id="2765" w:name="_Toc195435517"/>
      <w:bookmarkStart w:id="2766" w:name="_Toc214247617"/>
      <w:bookmarkStart w:id="2767" w:name="_Toc381025725"/>
      <w:del w:id="2768" w:author="VOYER Raphael" w:date="2021-06-16T11:14:00Z">
        <w:r w:rsidRPr="00135EF3" w:rsidDel="001111A8">
          <w:rPr>
            <w:noProof/>
          </w:rPr>
          <w:delText>Distributed Architecture, Takeover, Restart and Hot Swap</w:delText>
        </w:r>
        <w:bookmarkEnd w:id="2765"/>
        <w:bookmarkEnd w:id="2766"/>
        <w:bookmarkEnd w:id="2767"/>
        <w:r w:rsidRPr="00135EF3" w:rsidDel="001111A8">
          <w:rPr>
            <w:noProof/>
          </w:rPr>
          <w:delText xml:space="preserve"> </w:delText>
        </w:r>
      </w:del>
    </w:p>
    <w:p w14:paraId="03C59483" w14:textId="77777777" w:rsidR="00855336" w:rsidDel="001111A8" w:rsidRDefault="00855336" w:rsidP="00855336">
      <w:pPr>
        <w:rPr>
          <w:del w:id="2769" w:author="VOYER Raphael" w:date="2021-06-16T11:14:00Z"/>
          <w:noProof/>
        </w:rPr>
      </w:pPr>
      <w:smartTag w:uri="urn:schemas-microsoft-com:office:smarttags" w:element="stockticker">
        <w:del w:id="2770" w:author="VOYER Raphael" w:date="2021-06-16T11:14:00Z">
          <w:r w:rsidRPr="00135EF3" w:rsidDel="001111A8">
            <w:rPr>
              <w:b/>
              <w:noProof/>
            </w:rPr>
            <w:delText>AOS</w:delText>
          </w:r>
        </w:del>
      </w:smartTag>
      <w:del w:id="2771"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772" w:author="VOYER Raphael" w:date="2021-06-16T11:14:00Z"/>
          <w:noProof/>
        </w:rPr>
      </w:pPr>
      <w:del w:id="2773"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774" w:author="VOYER Raphael" w:date="2021-06-16T11:14:00Z"/>
          <w:noProof/>
        </w:rPr>
      </w:pPr>
      <w:del w:id="2775"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776" w:author="VOYER Raphael" w:date="2021-06-16T11:14:00Z"/>
          <w:noProof/>
        </w:rPr>
      </w:pPr>
    </w:p>
    <w:p w14:paraId="0495D046" w14:textId="77777777" w:rsidR="00855336" w:rsidDel="001111A8" w:rsidRDefault="00855336" w:rsidP="00622755">
      <w:pPr>
        <w:outlineLvl w:val="0"/>
        <w:rPr>
          <w:del w:id="2777" w:author="VOYER Raphael" w:date="2021-06-16T11:14:00Z"/>
          <w:noProof/>
        </w:rPr>
      </w:pPr>
      <w:bookmarkStart w:id="2778" w:name="_Toc381025726"/>
      <w:bookmarkStart w:id="2779" w:name="_Toc424820314"/>
      <w:smartTag w:uri="urn:schemas-microsoft-com:office:smarttags" w:element="stockticker">
        <w:del w:id="2780" w:author="VOYER Raphael" w:date="2021-06-16T11:14:00Z">
          <w:r w:rsidRPr="00135EF3" w:rsidDel="001111A8">
            <w:rPr>
              <w:b/>
              <w:noProof/>
            </w:rPr>
            <w:delText>AOS</w:delText>
          </w:r>
        </w:del>
      </w:smartTag>
      <w:del w:id="2781"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778"/>
        <w:bookmarkEnd w:id="2779"/>
      </w:del>
    </w:p>
    <w:p w14:paraId="0263C268" w14:textId="77777777" w:rsidR="00E305B9" w:rsidDel="001111A8" w:rsidRDefault="00E305B9" w:rsidP="00855336">
      <w:pPr>
        <w:rPr>
          <w:del w:id="2782" w:author="VOYER Raphael" w:date="2021-06-16T11:14:00Z"/>
          <w:noProof/>
        </w:rPr>
      </w:pPr>
    </w:p>
    <w:p w14:paraId="4825D35E" w14:textId="77777777" w:rsidR="00E305B9" w:rsidDel="001111A8" w:rsidRDefault="00E305B9" w:rsidP="00855336">
      <w:pPr>
        <w:rPr>
          <w:del w:id="2783" w:author="VOYER Raphael" w:date="2021-06-16T11:14:00Z"/>
        </w:rPr>
      </w:pPr>
      <w:smartTag w:uri="urn:schemas-microsoft-com:office:smarttags" w:element="stockticker">
        <w:del w:id="2784" w:author="VOYER Raphael" w:date="2021-06-16T11:14:00Z">
          <w:r w:rsidRPr="00135EF3" w:rsidDel="001111A8">
            <w:rPr>
              <w:b/>
              <w:noProof/>
            </w:rPr>
            <w:delText>AOS</w:delText>
          </w:r>
        </w:del>
      </w:smartTag>
      <w:del w:id="2785"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786" w:author="VOYER Raphael" w:date="2021-06-16T11:14:00Z"/>
          <w:noProof/>
        </w:rPr>
      </w:pPr>
    </w:p>
    <w:p w14:paraId="72039B30" w14:textId="77777777" w:rsidR="00E305B9" w:rsidDel="001111A8" w:rsidRDefault="00E305B9" w:rsidP="00855336">
      <w:pPr>
        <w:rPr>
          <w:del w:id="2787" w:author="VOYER Raphael" w:date="2021-06-16T11:14:00Z"/>
        </w:rPr>
      </w:pPr>
      <w:smartTag w:uri="urn:schemas-microsoft-com:office:smarttags" w:element="stockticker">
        <w:del w:id="2788" w:author="VOYER Raphael" w:date="2021-06-16T11:14:00Z">
          <w:r w:rsidRPr="00135EF3" w:rsidDel="001111A8">
            <w:rPr>
              <w:b/>
              <w:noProof/>
            </w:rPr>
            <w:delText>AOS</w:delText>
          </w:r>
        </w:del>
      </w:smartTag>
      <w:del w:id="278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790" w:author="VOYER Raphael" w:date="2021-06-16T11:14:00Z"/>
        </w:rPr>
      </w:pPr>
      <w:del w:id="2791"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792" w:author="VOYER Raphael" w:date="2021-06-16T11:14:00Z"/>
        </w:rPr>
      </w:pPr>
    </w:p>
    <w:p w14:paraId="0D41DA01" w14:textId="77777777" w:rsidR="000538A3" w:rsidDel="001111A8" w:rsidRDefault="000538A3" w:rsidP="00622755">
      <w:pPr>
        <w:pStyle w:val="Titre3"/>
        <w:rPr>
          <w:del w:id="2793" w:author="VOYER Raphael" w:date="2021-06-16T11:14:00Z"/>
        </w:rPr>
      </w:pPr>
      <w:bookmarkStart w:id="2794" w:name="_Toc381025727"/>
      <w:del w:id="2795" w:author="VOYER Raphael" w:date="2021-06-16T11:14:00Z">
        <w:r w:rsidDel="001111A8">
          <w:delText>ISSU Requirements</w:delText>
        </w:r>
        <w:bookmarkEnd w:id="2794"/>
      </w:del>
    </w:p>
    <w:p w14:paraId="32551B47" w14:textId="77777777" w:rsidR="000538A3" w:rsidDel="001111A8" w:rsidRDefault="000538A3" w:rsidP="000538A3">
      <w:pPr>
        <w:rPr>
          <w:del w:id="2796" w:author="VOYER Raphael" w:date="2021-06-16T11:14:00Z"/>
        </w:rPr>
      </w:pPr>
      <w:smartTag w:uri="urn:schemas-microsoft-com:office:smarttags" w:element="stockticker">
        <w:del w:id="2797" w:author="VOYER Raphael" w:date="2021-06-16T11:14:00Z">
          <w:r w:rsidRPr="00135EF3" w:rsidDel="001111A8">
            <w:rPr>
              <w:b/>
              <w:noProof/>
            </w:rPr>
            <w:delText>AOS</w:delText>
          </w:r>
        </w:del>
      </w:smartTag>
      <w:del w:id="2798"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799" w:author="VOYER Raphael" w:date="2021-06-16T11:14:00Z"/>
          <w:noProof/>
        </w:rPr>
      </w:pPr>
    </w:p>
    <w:p w14:paraId="696AC928" w14:textId="77777777" w:rsidR="00855336" w:rsidRPr="00135EF3" w:rsidDel="001111A8" w:rsidRDefault="00855336" w:rsidP="00622755">
      <w:pPr>
        <w:pStyle w:val="Titre3"/>
        <w:ind w:left="0" w:firstLine="0"/>
        <w:jc w:val="left"/>
        <w:rPr>
          <w:del w:id="2800" w:author="VOYER Raphael" w:date="2021-06-16T11:14:00Z"/>
          <w:noProof/>
        </w:rPr>
      </w:pPr>
      <w:bookmarkStart w:id="2801" w:name="_Toc195435518"/>
      <w:bookmarkStart w:id="2802" w:name="_Toc214247618"/>
      <w:bookmarkStart w:id="2803" w:name="_Toc381025728"/>
      <w:del w:id="2804" w:author="VOYER Raphael" w:date="2021-06-16T11:14:00Z">
        <w:r w:rsidRPr="00135EF3" w:rsidDel="001111A8">
          <w:rPr>
            <w:noProof/>
          </w:rPr>
          <w:delText>Scalability and Efficiency</w:delText>
        </w:r>
        <w:bookmarkEnd w:id="2801"/>
        <w:bookmarkEnd w:id="2802"/>
        <w:bookmarkEnd w:id="2803"/>
        <w:r w:rsidRPr="00135EF3" w:rsidDel="001111A8">
          <w:rPr>
            <w:noProof/>
          </w:rPr>
          <w:delText xml:space="preserve"> </w:delText>
        </w:r>
      </w:del>
    </w:p>
    <w:p w14:paraId="40B3F892" w14:textId="77777777" w:rsidR="00E94F76" w:rsidRPr="00135EF3" w:rsidDel="001111A8" w:rsidRDefault="00855336" w:rsidP="00E94F76">
      <w:pPr>
        <w:pStyle w:val="Corpsdetexte"/>
        <w:rPr>
          <w:del w:id="2805" w:author="VOYER Raphael" w:date="2021-06-16T11:14:00Z"/>
          <w:noProof/>
        </w:rPr>
      </w:pPr>
      <w:smartTag w:uri="urn:schemas-microsoft-com:office:smarttags" w:element="stockticker">
        <w:del w:id="2806" w:author="VOYER Raphael" w:date="2021-06-16T11:14:00Z">
          <w:r w:rsidRPr="00135EF3" w:rsidDel="001111A8">
            <w:rPr>
              <w:b/>
              <w:noProof/>
            </w:rPr>
            <w:delText>AOS</w:delText>
          </w:r>
        </w:del>
      </w:smartTag>
      <w:del w:id="2807"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808" w:author="VOYER Raphael" w:date="2021-06-16T11:14:00Z"/>
          <w:noProof/>
        </w:rPr>
      </w:pPr>
    </w:p>
    <w:p w14:paraId="5035A5C6" w14:textId="77777777" w:rsidR="00855336" w:rsidRPr="00135EF3" w:rsidDel="001111A8" w:rsidRDefault="00855336" w:rsidP="00622755">
      <w:pPr>
        <w:pStyle w:val="Titre3"/>
        <w:ind w:left="0" w:firstLine="0"/>
        <w:jc w:val="left"/>
        <w:rPr>
          <w:del w:id="2809" w:author="VOYER Raphael" w:date="2021-06-16T11:14:00Z"/>
          <w:noProof/>
        </w:rPr>
      </w:pPr>
      <w:bookmarkStart w:id="2810" w:name="_Toc195435519"/>
      <w:bookmarkStart w:id="2811" w:name="_Toc214247619"/>
      <w:bookmarkStart w:id="2812" w:name="_Toc381025729"/>
      <w:del w:id="2813" w:author="VOYER Raphael" w:date="2021-06-16T11:14:00Z">
        <w:r w:rsidRPr="00135EF3" w:rsidDel="001111A8">
          <w:rPr>
            <w:noProof/>
          </w:rPr>
          <w:delText>Platform Supported</w:delText>
        </w:r>
        <w:bookmarkEnd w:id="2810"/>
        <w:bookmarkEnd w:id="2811"/>
        <w:bookmarkEnd w:id="2812"/>
      </w:del>
    </w:p>
    <w:p w14:paraId="35258010" w14:textId="77777777" w:rsidR="00855336" w:rsidDel="001111A8" w:rsidRDefault="00855336" w:rsidP="00855336">
      <w:pPr>
        <w:pStyle w:val="Corpsdetexte"/>
        <w:rPr>
          <w:del w:id="2814" w:author="VOYER Raphael" w:date="2021-06-16T11:14:00Z"/>
          <w:noProof/>
        </w:rPr>
      </w:pPr>
      <w:smartTag w:uri="urn:schemas-microsoft-com:office:smarttags" w:element="stockticker">
        <w:del w:id="2815" w:author="VOYER Raphael" w:date="2021-06-16T11:14:00Z">
          <w:r w:rsidRPr="00135EF3" w:rsidDel="001111A8">
            <w:rPr>
              <w:b/>
              <w:noProof/>
            </w:rPr>
            <w:delText>AOS</w:delText>
          </w:r>
        </w:del>
      </w:smartTag>
      <w:del w:id="2816"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2817" w:author="VOYER Raphael" w:date="2021-06-16T11:14:00Z"/>
          <w:noProof/>
        </w:rPr>
      </w:pPr>
    </w:p>
    <w:p w14:paraId="190488FF" w14:textId="77777777" w:rsidR="00855336" w:rsidRPr="00135EF3" w:rsidDel="001111A8" w:rsidRDefault="00855336" w:rsidP="00622755">
      <w:pPr>
        <w:pStyle w:val="Titre2"/>
        <w:rPr>
          <w:del w:id="2818" w:author="VOYER Raphael" w:date="2021-06-16T11:14:00Z"/>
          <w:noProof/>
        </w:rPr>
      </w:pPr>
      <w:bookmarkStart w:id="2819" w:name="_Toc195435520"/>
      <w:bookmarkStart w:id="2820" w:name="_Toc214247620"/>
      <w:bookmarkStart w:id="2821" w:name="_Toc381025730"/>
      <w:del w:id="2822" w:author="VOYER Raphael" w:date="2021-06-16T11:14:00Z">
        <w:r w:rsidRPr="00135EF3" w:rsidDel="001111A8">
          <w:rPr>
            <w:noProof/>
          </w:rPr>
          <w:delText>Functional Requirements</w:delText>
        </w:r>
        <w:bookmarkEnd w:id="2819"/>
        <w:bookmarkEnd w:id="2820"/>
        <w:bookmarkEnd w:id="2821"/>
      </w:del>
    </w:p>
    <w:p w14:paraId="5E084EAA" w14:textId="77777777" w:rsidR="00855336" w:rsidRPr="00135EF3" w:rsidDel="001111A8" w:rsidRDefault="00855336" w:rsidP="00622755">
      <w:pPr>
        <w:pStyle w:val="Titre3"/>
        <w:ind w:left="0" w:firstLine="0"/>
        <w:jc w:val="left"/>
        <w:rPr>
          <w:del w:id="2823" w:author="VOYER Raphael" w:date="2021-06-16T11:14:00Z"/>
          <w:noProof/>
        </w:rPr>
      </w:pPr>
      <w:bookmarkStart w:id="2824" w:name="_Toc195435521"/>
      <w:bookmarkStart w:id="2825" w:name="_Toc214247621"/>
      <w:bookmarkStart w:id="2826" w:name="_Toc381025731"/>
      <w:del w:id="2827" w:author="VOYER Raphael" w:date="2021-06-16T11:14:00Z">
        <w:r w:rsidRPr="00135EF3" w:rsidDel="001111A8">
          <w:rPr>
            <w:noProof/>
          </w:rPr>
          <w:delText>Functionality Requirements</w:delText>
        </w:r>
        <w:bookmarkEnd w:id="2824"/>
        <w:bookmarkEnd w:id="2825"/>
        <w:bookmarkEnd w:id="2826"/>
        <w:r w:rsidRPr="00135EF3" w:rsidDel="001111A8">
          <w:rPr>
            <w:noProof/>
          </w:rPr>
          <w:delText xml:space="preserve"> </w:delText>
        </w:r>
      </w:del>
    </w:p>
    <w:p w14:paraId="7FBEBA27" w14:textId="77777777" w:rsidR="00855336" w:rsidRPr="00135EF3" w:rsidDel="001111A8" w:rsidRDefault="00855336" w:rsidP="00855336">
      <w:pPr>
        <w:pStyle w:val="Corpsdetexte"/>
        <w:rPr>
          <w:del w:id="2828" w:author="VOYER Raphael" w:date="2021-06-16T11:14:00Z"/>
          <w:noProof/>
        </w:rPr>
      </w:pPr>
      <w:smartTag w:uri="urn:schemas-microsoft-com:office:smarttags" w:element="stockticker">
        <w:del w:id="2829" w:author="VOYER Raphael" w:date="2021-06-16T11:14:00Z">
          <w:r w:rsidDel="001111A8">
            <w:rPr>
              <w:b/>
              <w:noProof/>
            </w:rPr>
            <w:delText>AOS</w:delText>
          </w:r>
        </w:del>
      </w:smartTag>
      <w:del w:id="283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2831" w:author="VOYER Raphael" w:date="2021-06-16T11:14:00Z"/>
          <w:noProof/>
        </w:rPr>
      </w:pPr>
      <w:smartTag w:uri="urn:schemas-microsoft-com:office:smarttags" w:element="stockticker">
        <w:del w:id="2832" w:author="VOYER Raphael" w:date="2021-06-16T11:14:00Z">
          <w:r w:rsidDel="001111A8">
            <w:rPr>
              <w:b/>
              <w:noProof/>
            </w:rPr>
            <w:delText>AOS</w:delText>
          </w:r>
        </w:del>
      </w:smartTag>
      <w:del w:id="2833"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2834" w:author="VOYER Raphael" w:date="2021-06-16T11:14:00Z"/>
          <w:noProof/>
        </w:rPr>
      </w:pPr>
      <w:smartTag w:uri="urn:schemas-microsoft-com:office:smarttags" w:element="stockticker">
        <w:del w:id="2835" w:author="VOYER Raphael" w:date="2021-06-16T11:14:00Z">
          <w:r w:rsidDel="001111A8">
            <w:rPr>
              <w:b/>
              <w:noProof/>
            </w:rPr>
            <w:delText>AOS</w:delText>
          </w:r>
        </w:del>
      </w:smartTag>
      <w:del w:id="2836"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2837" w:author="VOYER Raphael" w:date="2021-06-16T11:14:00Z"/>
        </w:rPr>
      </w:pPr>
      <w:smartTag w:uri="urn:schemas-microsoft-com:office:smarttags" w:element="stockticker">
        <w:del w:id="2838" w:author="VOYER Raphael" w:date="2021-06-16T11:14:00Z">
          <w:r w:rsidDel="001111A8">
            <w:rPr>
              <w:b/>
              <w:noProof/>
            </w:rPr>
            <w:delText>AOS</w:delText>
          </w:r>
        </w:del>
      </w:smartTag>
      <w:del w:id="2839"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2840" w:author="VOYER Raphael" w:date="2021-06-16T11:14:00Z"/>
        </w:rPr>
      </w:pPr>
    </w:p>
    <w:p w14:paraId="47FD662D" w14:textId="77777777" w:rsidR="00855336" w:rsidDel="001111A8" w:rsidRDefault="00855336" w:rsidP="00855336">
      <w:pPr>
        <w:pStyle w:val="Corpsdetexte"/>
        <w:rPr>
          <w:del w:id="2841" w:author="VOYER Raphael" w:date="2021-06-16T11:14:00Z"/>
          <w:noProof/>
        </w:rPr>
      </w:pPr>
      <w:smartTag w:uri="urn:schemas-microsoft-com:office:smarttags" w:element="stockticker">
        <w:del w:id="2842" w:author="VOYER Raphael" w:date="2021-06-16T11:14:00Z">
          <w:r w:rsidDel="001111A8">
            <w:rPr>
              <w:b/>
              <w:noProof/>
            </w:rPr>
            <w:delText>AOS</w:delText>
          </w:r>
        </w:del>
      </w:smartTag>
      <w:del w:id="284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2844" w:author="VOYER Raphael" w:date="2021-06-16T11:14:00Z"/>
          <w:noProof/>
        </w:rPr>
      </w:pPr>
      <w:del w:id="2845"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2846" w:author="VOYER Raphael" w:date="2021-06-16T11:14:00Z"/>
        </w:rPr>
      </w:pPr>
      <w:smartTag w:uri="urn:schemas-microsoft-com:office:smarttags" w:element="stockticker">
        <w:del w:id="2847" w:author="VOYER Raphael" w:date="2021-06-16T11:14:00Z">
          <w:r w:rsidDel="001111A8">
            <w:rPr>
              <w:b/>
              <w:noProof/>
            </w:rPr>
            <w:delText>AOS</w:delText>
          </w:r>
        </w:del>
      </w:smartTag>
      <w:del w:id="284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2849" w:author="VOYER Raphael" w:date="2021-06-16T11:14:00Z"/>
          <w:noProof/>
        </w:rPr>
      </w:pPr>
      <w:smartTag w:uri="urn:schemas-microsoft-com:office:smarttags" w:element="stockticker">
        <w:del w:id="2850" w:author="VOYER Raphael" w:date="2021-06-16T11:14:00Z">
          <w:r w:rsidDel="001111A8">
            <w:rPr>
              <w:b/>
              <w:noProof/>
            </w:rPr>
            <w:delText>AOS</w:delText>
          </w:r>
        </w:del>
      </w:smartTag>
      <w:del w:id="285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2852" w:author="VOYER Raphael" w:date="2021-06-16T11:14:00Z"/>
          <w:b/>
          <w:noProof/>
        </w:rPr>
      </w:pPr>
      <w:smartTag w:uri="urn:schemas-microsoft-com:office:smarttags" w:element="stockticker">
        <w:del w:id="2853" w:author="VOYER Raphael" w:date="2021-06-16T11:14:00Z">
          <w:r w:rsidDel="001111A8">
            <w:rPr>
              <w:b/>
              <w:noProof/>
            </w:rPr>
            <w:delText>AOS</w:delText>
          </w:r>
        </w:del>
      </w:smartTag>
      <w:del w:id="2854"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2855" w:author="VOYER Raphael" w:date="2021-06-16T11:14:00Z"/>
          <w:noProof/>
        </w:rPr>
      </w:pPr>
      <w:smartTag w:uri="urn:schemas-microsoft-com:office:smarttags" w:element="stockticker">
        <w:del w:id="2856" w:author="VOYER Raphael" w:date="2021-06-16T11:14:00Z">
          <w:r w:rsidDel="001111A8">
            <w:rPr>
              <w:b/>
              <w:noProof/>
            </w:rPr>
            <w:delText>AOS</w:delText>
          </w:r>
        </w:del>
      </w:smartTag>
      <w:del w:id="2857"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2858" w:author="VOYER Raphael" w:date="2021-06-16T11:14:00Z"/>
          <w:noProof/>
        </w:rPr>
      </w:pPr>
      <w:smartTag w:uri="urn:schemas-microsoft-com:office:smarttags" w:element="stockticker">
        <w:del w:id="2859" w:author="VOYER Raphael" w:date="2021-06-16T11:14:00Z">
          <w:r w:rsidDel="001111A8">
            <w:rPr>
              <w:b/>
              <w:noProof/>
            </w:rPr>
            <w:delText>AOS</w:delText>
          </w:r>
        </w:del>
      </w:smartTag>
      <w:del w:id="286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2861" w:author="VOYER Raphael" w:date="2021-06-16T11:14:00Z"/>
        </w:rPr>
      </w:pPr>
      <w:smartTag w:uri="urn:schemas-microsoft-com:office:smarttags" w:element="stockticker">
        <w:del w:id="2862" w:author="VOYER Raphael" w:date="2021-06-16T11:14:00Z">
          <w:r w:rsidDel="001111A8">
            <w:rPr>
              <w:b/>
              <w:noProof/>
            </w:rPr>
            <w:delText>AOS</w:delText>
          </w:r>
        </w:del>
      </w:smartTag>
      <w:del w:id="286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2864" w:author="VOYER Raphael" w:date="2021-06-16T11:14:00Z"/>
        </w:rPr>
      </w:pPr>
    </w:p>
    <w:p w14:paraId="7DFAECBD" w14:textId="77777777" w:rsidR="00855336" w:rsidDel="001111A8" w:rsidRDefault="00855336" w:rsidP="00855336">
      <w:pPr>
        <w:pStyle w:val="Corpsdetexte"/>
        <w:rPr>
          <w:del w:id="2865" w:author="VOYER Raphael" w:date="2021-06-16T11:14:00Z"/>
          <w:noProof/>
        </w:rPr>
      </w:pPr>
      <w:smartTag w:uri="urn:schemas-microsoft-com:office:smarttags" w:element="stockticker">
        <w:del w:id="2866" w:author="VOYER Raphael" w:date="2021-06-16T11:14:00Z">
          <w:r w:rsidDel="001111A8">
            <w:rPr>
              <w:b/>
              <w:noProof/>
            </w:rPr>
            <w:delText>AOS</w:delText>
          </w:r>
        </w:del>
      </w:smartTag>
      <w:del w:id="286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2868" w:author="VOYER Raphael" w:date="2021-06-16T11:14:00Z"/>
          <w:noProof/>
        </w:rPr>
      </w:pPr>
      <w:del w:id="2869"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2870" w:author="VOYER Raphael" w:date="2021-06-16T11:14:00Z"/>
          <w:noProof/>
        </w:rPr>
      </w:pPr>
      <w:del w:id="2871"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2872" w:author="VOYER Raphael" w:date="2021-06-16T11:14:00Z"/>
        </w:rPr>
      </w:pPr>
      <w:smartTag w:uri="urn:schemas-microsoft-com:office:smarttags" w:element="stockticker">
        <w:del w:id="2873" w:author="VOYER Raphael" w:date="2021-06-16T11:14:00Z">
          <w:r w:rsidDel="001111A8">
            <w:rPr>
              <w:b/>
              <w:noProof/>
            </w:rPr>
            <w:delText>AOS</w:delText>
          </w:r>
        </w:del>
      </w:smartTag>
      <w:del w:id="287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2875" w:author="VOYER Raphael" w:date="2021-06-16T11:14:00Z"/>
        </w:rPr>
      </w:pPr>
      <w:smartTag w:uri="urn:schemas-microsoft-com:office:smarttags" w:element="stockticker">
        <w:del w:id="2876" w:author="VOYER Raphael" w:date="2021-06-16T11:14:00Z">
          <w:r w:rsidDel="001111A8">
            <w:rPr>
              <w:b/>
              <w:noProof/>
            </w:rPr>
            <w:delText>AOS</w:delText>
          </w:r>
        </w:del>
      </w:smartTag>
      <w:del w:id="287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2878" w:author="VOYER Raphael" w:date="2021-06-16T11:14:00Z"/>
        </w:rPr>
      </w:pPr>
      <w:smartTag w:uri="urn:schemas-microsoft-com:office:smarttags" w:element="stockticker">
        <w:del w:id="2879" w:author="VOYER Raphael" w:date="2021-06-16T11:14:00Z">
          <w:r w:rsidDel="001111A8">
            <w:rPr>
              <w:b/>
              <w:noProof/>
            </w:rPr>
            <w:delText>AOS</w:delText>
          </w:r>
        </w:del>
      </w:smartTag>
      <w:del w:id="288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2881" w:author="VOYER Raphael" w:date="2021-06-16T11:14:00Z"/>
        </w:rPr>
      </w:pPr>
    </w:p>
    <w:p w14:paraId="261C38E8" w14:textId="77777777" w:rsidR="00855336" w:rsidDel="001111A8" w:rsidRDefault="00855336" w:rsidP="00855336">
      <w:pPr>
        <w:pStyle w:val="Corpsdetexte"/>
        <w:rPr>
          <w:del w:id="2882" w:author="VOYER Raphael" w:date="2021-06-16T11:14:00Z"/>
          <w:noProof/>
        </w:rPr>
      </w:pPr>
      <w:smartTag w:uri="urn:schemas-microsoft-com:office:smarttags" w:element="stockticker">
        <w:del w:id="2883" w:author="VOYER Raphael" w:date="2021-06-16T11:14:00Z">
          <w:r w:rsidDel="001111A8">
            <w:rPr>
              <w:b/>
              <w:noProof/>
            </w:rPr>
            <w:delText>AOS</w:delText>
          </w:r>
        </w:del>
      </w:smartTag>
      <w:del w:id="288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2885" w:author="VOYER Raphael" w:date="2021-06-16T11:14:00Z"/>
          <w:noProof/>
        </w:rPr>
      </w:pPr>
      <w:smartTag w:uri="urn:schemas-microsoft-com:office:smarttags" w:element="stockticker">
        <w:del w:id="2886" w:author="VOYER Raphael" w:date="2021-06-16T11:14:00Z">
          <w:r w:rsidDel="001111A8">
            <w:rPr>
              <w:b/>
              <w:noProof/>
            </w:rPr>
            <w:delText>AOS</w:delText>
          </w:r>
        </w:del>
      </w:smartTag>
      <w:del w:id="288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2888" w:author="VOYER Raphael" w:date="2021-06-16T11:14:00Z"/>
          <w:noProof/>
        </w:rPr>
      </w:pPr>
      <w:smartTag w:uri="urn:schemas-microsoft-com:office:smarttags" w:element="stockticker">
        <w:del w:id="2889" w:author="VOYER Raphael" w:date="2021-06-16T11:14:00Z">
          <w:r w:rsidDel="001111A8">
            <w:rPr>
              <w:b/>
              <w:noProof/>
            </w:rPr>
            <w:delText>AOS</w:delText>
          </w:r>
        </w:del>
      </w:smartTag>
      <w:del w:id="2890"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2891" w:author="VOYER Raphael" w:date="2021-06-16T11:14:00Z"/>
        </w:rPr>
      </w:pPr>
      <w:smartTag w:uri="urn:schemas-microsoft-com:office:smarttags" w:element="stockticker">
        <w:del w:id="2892" w:author="VOYER Raphael" w:date="2021-06-16T11:14:00Z">
          <w:r w:rsidDel="001111A8">
            <w:rPr>
              <w:b/>
              <w:noProof/>
            </w:rPr>
            <w:delText>AOS</w:delText>
          </w:r>
        </w:del>
      </w:smartTag>
      <w:del w:id="2893"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2894" w:author="VOYER Raphael" w:date="2021-06-16T11:14:00Z"/>
        </w:rPr>
      </w:pPr>
      <w:del w:id="2895" w:author="VOYER Raphael" w:date="2021-06-16T11:14:00Z">
        <w:r w:rsidDel="001111A8">
          <w:delText xml:space="preserve">obtained from IGMP. </w:delText>
        </w:r>
      </w:del>
    </w:p>
    <w:p w14:paraId="3FF048E9" w14:textId="77777777" w:rsidR="00855336" w:rsidDel="001111A8" w:rsidRDefault="00855336" w:rsidP="00855336">
      <w:pPr>
        <w:pStyle w:val="Corpsdetexte"/>
        <w:rPr>
          <w:del w:id="2896" w:author="VOYER Raphael" w:date="2021-06-16T11:14:00Z"/>
        </w:rPr>
      </w:pPr>
      <w:smartTag w:uri="urn:schemas-microsoft-com:office:smarttags" w:element="stockticker">
        <w:del w:id="2897" w:author="VOYER Raphael" w:date="2021-06-16T11:14:00Z">
          <w:r w:rsidDel="001111A8">
            <w:rPr>
              <w:b/>
              <w:noProof/>
            </w:rPr>
            <w:delText>AOS</w:delText>
          </w:r>
        </w:del>
      </w:smartTag>
      <w:del w:id="289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2899" w:author="VOYER Raphael" w:date="2021-06-16T11:14:00Z"/>
          <w:noProof/>
        </w:rPr>
      </w:pPr>
      <w:smartTag w:uri="urn:schemas-microsoft-com:office:smarttags" w:element="stockticker">
        <w:del w:id="2900" w:author="VOYER Raphael" w:date="2021-06-16T11:14:00Z">
          <w:r w:rsidDel="001111A8">
            <w:rPr>
              <w:b/>
              <w:noProof/>
            </w:rPr>
            <w:delText>AOS</w:delText>
          </w:r>
        </w:del>
      </w:smartTag>
      <w:del w:id="290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2902" w:author="VOYER Raphael" w:date="2021-06-16T11:14:00Z"/>
          <w:noProof/>
        </w:rPr>
      </w:pPr>
      <w:smartTag w:uri="urn:schemas-microsoft-com:office:smarttags" w:element="stockticker">
        <w:del w:id="2903" w:author="VOYER Raphael" w:date="2021-06-16T11:14:00Z">
          <w:r w:rsidDel="001111A8">
            <w:rPr>
              <w:b/>
              <w:noProof/>
            </w:rPr>
            <w:delText>AOS</w:delText>
          </w:r>
        </w:del>
      </w:smartTag>
      <w:del w:id="290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2905" w:author="VOYER Raphael" w:date="2021-06-16T11:14:00Z"/>
          <w:noProof/>
        </w:rPr>
      </w:pPr>
    </w:p>
    <w:p w14:paraId="17619555" w14:textId="77777777" w:rsidR="00E94F76" w:rsidDel="001111A8" w:rsidRDefault="00E94F76" w:rsidP="00855336">
      <w:pPr>
        <w:pStyle w:val="Corpsdetexte"/>
        <w:rPr>
          <w:del w:id="2906"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2907" w:author="VOYER Raphael" w:date="2021-06-16T11:14:00Z"/>
          <w:noProof/>
        </w:rPr>
      </w:pPr>
      <w:bookmarkStart w:id="2908" w:name="_Toc195435524"/>
      <w:bookmarkStart w:id="2909" w:name="_Toc214247629"/>
      <w:bookmarkStart w:id="2910" w:name="_Toc381025732"/>
      <w:del w:id="2911" w:author="VOYER Raphael" w:date="2021-06-16T11:14:00Z">
        <w:r w:rsidDel="001111A8">
          <w:rPr>
            <w:noProof/>
          </w:rPr>
          <w:delText xml:space="preserve">3.3.2 </w:delText>
        </w:r>
        <w:r w:rsidRPr="00135EF3" w:rsidDel="001111A8">
          <w:rPr>
            <w:noProof/>
          </w:rPr>
          <w:delText>Restriction Requirements</w:delText>
        </w:r>
        <w:bookmarkEnd w:id="2908"/>
        <w:bookmarkEnd w:id="2909"/>
        <w:bookmarkEnd w:id="2910"/>
      </w:del>
    </w:p>
    <w:p w14:paraId="4DD327FE" w14:textId="77777777" w:rsidR="00855336" w:rsidRPr="007761A6" w:rsidDel="001111A8" w:rsidRDefault="00B657AC" w:rsidP="00622755">
      <w:pPr>
        <w:pStyle w:val="Corpsdetexte"/>
        <w:outlineLvl w:val="0"/>
        <w:rPr>
          <w:del w:id="2912" w:author="VOYER Raphael" w:date="2021-06-16T11:14:00Z"/>
        </w:rPr>
      </w:pPr>
      <w:bookmarkStart w:id="2913" w:name="_Toc381025733"/>
      <w:bookmarkStart w:id="2914" w:name="_Toc424820321"/>
      <w:del w:id="2915" w:author="VOYER Raphael" w:date="2021-06-16T11:14:00Z">
        <w:r w:rsidRPr="00B657AC" w:rsidDel="001111A8">
          <w:delText>None</w:delText>
        </w:r>
        <w:bookmarkEnd w:id="2913"/>
        <w:bookmarkEnd w:id="2914"/>
      </w:del>
    </w:p>
    <w:p w14:paraId="38B22C91" w14:textId="77777777" w:rsidR="00855336" w:rsidRPr="00135EF3" w:rsidDel="001111A8" w:rsidRDefault="00855336" w:rsidP="00622755">
      <w:pPr>
        <w:pStyle w:val="Titre2"/>
        <w:rPr>
          <w:del w:id="2916" w:author="VOYER Raphael" w:date="2021-06-16T11:13:00Z"/>
          <w:noProof/>
        </w:rPr>
      </w:pPr>
      <w:bookmarkStart w:id="2917" w:name="_Toc195435525"/>
      <w:bookmarkStart w:id="2918" w:name="_Toc214247630"/>
      <w:bookmarkStart w:id="2919" w:name="_Toc381025734"/>
      <w:del w:id="2920" w:author="VOYER Raphael" w:date="2021-06-16T11:13:00Z">
        <w:r w:rsidRPr="00135EF3" w:rsidDel="001111A8">
          <w:rPr>
            <w:noProof/>
          </w:rPr>
          <w:delText>System Requirements</w:delText>
        </w:r>
        <w:bookmarkEnd w:id="2917"/>
        <w:bookmarkEnd w:id="2918"/>
        <w:bookmarkEnd w:id="2919"/>
      </w:del>
    </w:p>
    <w:p w14:paraId="266482BB" w14:textId="77777777" w:rsidR="00855336" w:rsidRPr="00135EF3" w:rsidDel="001111A8" w:rsidRDefault="00855336" w:rsidP="00622755">
      <w:pPr>
        <w:pStyle w:val="Titre3"/>
        <w:ind w:left="0" w:firstLine="0"/>
        <w:jc w:val="left"/>
        <w:rPr>
          <w:del w:id="2921" w:author="VOYER Raphael" w:date="2021-06-16T11:13:00Z"/>
          <w:noProof/>
        </w:rPr>
      </w:pPr>
      <w:bookmarkStart w:id="2922" w:name="_Toc195435526"/>
      <w:bookmarkStart w:id="2923" w:name="_Toc214247631"/>
      <w:bookmarkStart w:id="2924" w:name="_Toc381025735"/>
      <w:del w:id="2925" w:author="VOYER Raphael" w:date="2021-06-16T11:13:00Z">
        <w:r w:rsidRPr="00135EF3" w:rsidDel="001111A8">
          <w:rPr>
            <w:noProof/>
          </w:rPr>
          <w:delText>Configuration Limits</w:delText>
        </w:r>
        <w:bookmarkEnd w:id="2922"/>
        <w:bookmarkEnd w:id="2923"/>
        <w:bookmarkEnd w:id="2924"/>
        <w:r w:rsidRPr="00135EF3" w:rsidDel="001111A8">
          <w:rPr>
            <w:noProof/>
          </w:rPr>
          <w:delText xml:space="preserve"> </w:delText>
        </w:r>
      </w:del>
    </w:p>
    <w:p w14:paraId="78F8016B" w14:textId="77777777" w:rsidR="00E94F76" w:rsidDel="001111A8" w:rsidRDefault="00855336" w:rsidP="00E94F76">
      <w:pPr>
        <w:pStyle w:val="Corpsdetexte"/>
        <w:rPr>
          <w:del w:id="2926" w:author="VOYER Raphael" w:date="2021-06-16T11:13:00Z"/>
          <w:noProof/>
        </w:rPr>
      </w:pPr>
      <w:smartTag w:uri="urn:schemas-microsoft-com:office:smarttags" w:element="stockticker">
        <w:del w:id="2927" w:author="VOYER Raphael" w:date="2021-06-16T11:13:00Z">
          <w:r w:rsidRPr="00135EF3" w:rsidDel="001111A8">
            <w:rPr>
              <w:b/>
              <w:noProof/>
            </w:rPr>
            <w:delText>AOS</w:delText>
          </w:r>
        </w:del>
      </w:smartTag>
      <w:del w:id="2928"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2929" w:author="VOYER Raphael" w:date="2021-06-16T11:14:00Z"/>
          <w:noProof/>
        </w:rPr>
      </w:pPr>
    </w:p>
    <w:p w14:paraId="14FD88F2" w14:textId="77777777" w:rsidR="00855336" w:rsidRPr="00135EF3" w:rsidDel="001111A8" w:rsidRDefault="00855336" w:rsidP="00622755">
      <w:pPr>
        <w:pStyle w:val="Titre3"/>
        <w:ind w:left="0" w:firstLine="0"/>
        <w:jc w:val="left"/>
        <w:rPr>
          <w:del w:id="2930" w:author="VOYER Raphael" w:date="2021-06-16T11:14:00Z"/>
          <w:noProof/>
        </w:rPr>
      </w:pPr>
      <w:bookmarkStart w:id="2931" w:name="_Toc195435527"/>
      <w:bookmarkStart w:id="2932" w:name="_Toc214247632"/>
      <w:bookmarkStart w:id="2933" w:name="_Toc381025736"/>
      <w:del w:id="2934" w:author="VOYER Raphael" w:date="2021-06-16T11:14:00Z">
        <w:r w:rsidRPr="00135EF3" w:rsidDel="001111A8">
          <w:rPr>
            <w:noProof/>
          </w:rPr>
          <w:delText>Performance Requirements</w:delText>
        </w:r>
        <w:bookmarkEnd w:id="2931"/>
        <w:bookmarkEnd w:id="2932"/>
        <w:bookmarkEnd w:id="2933"/>
      </w:del>
    </w:p>
    <w:p w14:paraId="5D7B7A70" w14:textId="77777777" w:rsidR="00855336" w:rsidRPr="00135EF3" w:rsidDel="001111A8" w:rsidRDefault="00855336" w:rsidP="00855336">
      <w:pPr>
        <w:pStyle w:val="Lgende"/>
        <w:rPr>
          <w:del w:id="2935" w:author="VOYER Raphael" w:date="2021-06-16T11:14:00Z"/>
          <w:noProof/>
        </w:rPr>
      </w:pPr>
      <w:del w:id="2936"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2937" w:author="VOYER Raphael" w:date="2021-06-16T11:14:00Z"/>
          <w:noProof/>
        </w:rPr>
      </w:pPr>
      <w:bookmarkStart w:id="2938" w:name="_Toc195435528"/>
      <w:bookmarkStart w:id="2939" w:name="_Toc214247633"/>
      <w:bookmarkStart w:id="2940" w:name="_Toc381025737"/>
      <w:del w:id="2941" w:author="VOYER Raphael" w:date="2021-06-16T11:14:00Z">
        <w:r w:rsidRPr="00135EF3" w:rsidDel="001111A8">
          <w:rPr>
            <w:noProof/>
          </w:rPr>
          <w:delText>Security Requirements</w:delText>
        </w:r>
        <w:bookmarkEnd w:id="2938"/>
        <w:bookmarkEnd w:id="2939"/>
        <w:bookmarkEnd w:id="2940"/>
      </w:del>
    </w:p>
    <w:p w14:paraId="720698EB" w14:textId="77777777" w:rsidR="009A6F71" w:rsidDel="001111A8" w:rsidRDefault="000538A3" w:rsidP="000538A3">
      <w:pPr>
        <w:pStyle w:val="Body3"/>
        <w:ind w:left="0"/>
        <w:rPr>
          <w:del w:id="2942" w:author="VOYER Raphael" w:date="2021-06-16T11:14:00Z"/>
          <w:rFonts w:ascii="Trebuchet MS" w:hAnsi="Trebuchet MS"/>
          <w:noProof/>
          <w:sz w:val="20"/>
          <w:szCs w:val="20"/>
        </w:rPr>
      </w:pPr>
      <w:bookmarkStart w:id="2943" w:name="_Toc195435530"/>
      <w:bookmarkStart w:id="2944" w:name="_Toc214247635"/>
      <w:smartTag w:uri="urn:schemas-microsoft-com:office:smarttags" w:element="stockticker">
        <w:del w:id="2945" w:author="VOYER Raphael" w:date="2021-06-16T11:14:00Z">
          <w:r w:rsidRPr="000538A3" w:rsidDel="001111A8">
            <w:rPr>
              <w:rFonts w:ascii="Trebuchet MS" w:hAnsi="Trebuchet MS"/>
              <w:b/>
              <w:noProof/>
              <w:sz w:val="20"/>
              <w:szCs w:val="20"/>
            </w:rPr>
            <w:delText>AOS</w:delText>
          </w:r>
        </w:del>
      </w:smartTag>
      <w:del w:id="2946"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2947"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2948" w:author="VOYER Raphael" w:date="2021-06-16T11:14:00Z"/>
          <w:rFonts w:ascii="Trebuchet MS" w:hAnsi="Trebuchet MS"/>
          <w:noProof/>
          <w:sz w:val="20"/>
          <w:szCs w:val="20"/>
        </w:rPr>
      </w:pPr>
      <w:smartTag w:uri="urn:schemas-microsoft-com:office:smarttags" w:element="stockticker">
        <w:del w:id="2949" w:author="VOYER Raphael" w:date="2021-06-16T11:14:00Z">
          <w:r w:rsidRPr="000538A3" w:rsidDel="001111A8">
            <w:rPr>
              <w:rFonts w:ascii="Trebuchet MS" w:hAnsi="Trebuchet MS"/>
              <w:b/>
              <w:noProof/>
              <w:sz w:val="20"/>
              <w:szCs w:val="20"/>
            </w:rPr>
            <w:delText>AOS</w:delText>
          </w:r>
        </w:del>
      </w:smartTag>
      <w:del w:id="2950"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2951" w:author="VOYER Raphael" w:date="2021-06-16T11:14:00Z"/>
          <w:noProof/>
        </w:rPr>
      </w:pPr>
      <w:bookmarkStart w:id="2952" w:name="_Toc381025738"/>
      <w:del w:id="2953" w:author="VOYER Raphael" w:date="2021-06-16T11:14:00Z">
        <w:r w:rsidRPr="00135EF3" w:rsidDel="001111A8">
          <w:rPr>
            <w:noProof/>
          </w:rPr>
          <w:delText>Interoperability Requirements</w:delText>
        </w:r>
        <w:bookmarkEnd w:id="2943"/>
        <w:bookmarkEnd w:id="2944"/>
        <w:bookmarkEnd w:id="2952"/>
      </w:del>
    </w:p>
    <w:p w14:paraId="47DE11BD" w14:textId="77777777" w:rsidR="00013D18" w:rsidRPr="00013D18" w:rsidDel="001111A8" w:rsidRDefault="00013D18" w:rsidP="00013D18">
      <w:pPr>
        <w:pStyle w:val="Body3"/>
        <w:ind w:left="0"/>
        <w:rPr>
          <w:del w:id="2954" w:author="VOYER Raphael" w:date="2021-06-16T11:14:00Z"/>
          <w:rFonts w:ascii="Trebuchet MS" w:hAnsi="Trebuchet MS"/>
          <w:noProof/>
          <w:sz w:val="20"/>
          <w:szCs w:val="20"/>
        </w:rPr>
      </w:pPr>
      <w:smartTag w:uri="urn:schemas-microsoft-com:office:smarttags" w:element="stockticker">
        <w:del w:id="2955" w:author="VOYER Raphael" w:date="2021-06-16T11:14:00Z">
          <w:r w:rsidRPr="000538A3" w:rsidDel="001111A8">
            <w:rPr>
              <w:rFonts w:ascii="Trebuchet MS" w:hAnsi="Trebuchet MS"/>
              <w:b/>
              <w:noProof/>
              <w:sz w:val="20"/>
              <w:szCs w:val="20"/>
            </w:rPr>
            <w:delText>AOS</w:delText>
          </w:r>
        </w:del>
      </w:smartTag>
      <w:del w:id="2956"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2957" w:author="cgorentl" w:date="2016-07-28T16:52:00Z"/>
          <w:del w:id="2958" w:author="VOYER Raphael" w:date="2021-06-16T11:14:00Z"/>
          <w:rFonts w:ascii="Trebuchet MS" w:hAnsi="Trebuchet MS"/>
          <w:noProof/>
          <w:sz w:val="20"/>
          <w:szCs w:val="20"/>
        </w:rPr>
      </w:pPr>
      <w:del w:id="2959"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2960" w:author="cgorentl" w:date="2016-07-28T16:50:00Z"/>
          <w:del w:id="2961"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2962" w:author="VOYER Raphael" w:date="2021-06-16T11:14:00Z"/>
          <w:rFonts w:ascii="Trebuchet MS" w:hAnsi="Trebuchet MS"/>
          <w:noProof/>
          <w:sz w:val="20"/>
          <w:szCs w:val="20"/>
        </w:rPr>
      </w:pPr>
      <w:ins w:id="2963" w:author="cgorentl" w:date="2016-07-28T16:50:00Z">
        <w:del w:id="2964" w:author="VOYER Raphael" w:date="2021-06-16T11:14:00Z">
          <w:r w:rsidRPr="005E533E" w:rsidDel="001111A8">
            <w:rPr>
              <w:b/>
              <w:noProof/>
              <w:rPrChange w:id="2965"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2966"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2967" w:author="VOYER Raphael" w:date="2021-06-16T11:14:00Z"/>
          <w:rFonts w:ascii="Trebuchet MS" w:hAnsi="Trebuchet MS"/>
          <w:noProof/>
          <w:sz w:val="20"/>
          <w:szCs w:val="20"/>
        </w:rPr>
      </w:pPr>
      <w:smartTag w:uri="urn:schemas-microsoft-com:office:smarttags" w:element="stockticker">
        <w:del w:id="2968" w:author="VOYER Raphael" w:date="2021-06-16T11:14:00Z">
          <w:r w:rsidRPr="000538A3" w:rsidDel="001111A8">
            <w:rPr>
              <w:rFonts w:ascii="Trebuchet MS" w:hAnsi="Trebuchet MS"/>
              <w:b/>
              <w:noProof/>
              <w:sz w:val="20"/>
              <w:szCs w:val="20"/>
            </w:rPr>
            <w:delText>AOS</w:delText>
          </w:r>
        </w:del>
      </w:smartTag>
      <w:del w:id="2969"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2970" w:author="VOYER Raphael" w:date="2021-06-16T11:14:00Z"/>
          <w:rFonts w:ascii="Trebuchet MS" w:hAnsi="Trebuchet MS"/>
          <w:noProof/>
          <w:sz w:val="20"/>
          <w:szCs w:val="20"/>
        </w:rPr>
      </w:pPr>
      <w:del w:id="2971"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2972"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2973" w:author="VOYER Raphael" w:date="2021-06-16T11:14:00Z"/>
          <w:rFonts w:ascii="Trebuchet MS" w:hAnsi="Trebuchet MS"/>
          <w:noProof/>
          <w:sz w:val="20"/>
          <w:szCs w:val="20"/>
        </w:rPr>
      </w:pPr>
      <w:bookmarkStart w:id="2974" w:name="_Toc381025739"/>
      <w:bookmarkStart w:id="2975" w:name="_Toc424820327"/>
      <w:del w:id="2976"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2974"/>
        <w:bookmarkEnd w:id="2975"/>
      </w:del>
    </w:p>
    <w:p w14:paraId="12A50515" w14:textId="77777777" w:rsidR="00855336" w:rsidRPr="00135EF3" w:rsidDel="001111A8" w:rsidRDefault="00855336" w:rsidP="00855336">
      <w:pPr>
        <w:pStyle w:val="Corpsdetexte"/>
        <w:rPr>
          <w:del w:id="2977" w:author="VOYER Raphael" w:date="2021-06-16T11:14:00Z"/>
          <w:noProof/>
        </w:rPr>
      </w:pPr>
    </w:p>
    <w:p w14:paraId="5FC0AA67" w14:textId="77777777" w:rsidR="00855336" w:rsidRPr="00135EF3" w:rsidDel="001111A8" w:rsidRDefault="00855336" w:rsidP="00622755">
      <w:pPr>
        <w:pStyle w:val="Titre2"/>
        <w:rPr>
          <w:del w:id="2978" w:author="VOYER Raphael" w:date="2021-06-16T11:14:00Z"/>
          <w:noProof/>
        </w:rPr>
      </w:pPr>
      <w:bookmarkStart w:id="2979" w:name="_Toc195435532"/>
      <w:bookmarkStart w:id="2980" w:name="_Toc214247637"/>
      <w:bookmarkStart w:id="2981" w:name="_Toc381025740"/>
      <w:del w:id="2982" w:author="VOYER Raphael" w:date="2021-06-16T11:14:00Z">
        <w:r w:rsidRPr="00135EF3" w:rsidDel="001111A8">
          <w:rPr>
            <w:noProof/>
          </w:rPr>
          <w:delText>Diagnostics Requirements</w:delText>
        </w:r>
        <w:bookmarkEnd w:id="2979"/>
        <w:bookmarkEnd w:id="2980"/>
        <w:bookmarkEnd w:id="2981"/>
      </w:del>
    </w:p>
    <w:p w14:paraId="7D561EF6" w14:textId="77777777" w:rsidR="00855336" w:rsidRPr="00135EF3" w:rsidDel="001111A8" w:rsidRDefault="00855336" w:rsidP="00622755">
      <w:pPr>
        <w:pStyle w:val="Titre3"/>
        <w:ind w:left="0" w:firstLine="0"/>
        <w:jc w:val="left"/>
        <w:rPr>
          <w:del w:id="2983" w:author="VOYER Raphael" w:date="2021-06-16T11:14:00Z"/>
          <w:noProof/>
        </w:rPr>
      </w:pPr>
      <w:bookmarkStart w:id="2984" w:name="_Toc195435533"/>
      <w:bookmarkStart w:id="2985" w:name="_Toc214247638"/>
      <w:bookmarkStart w:id="2986" w:name="_Toc381025741"/>
      <w:del w:id="2987" w:author="VOYER Raphael" w:date="2021-06-16T11:14:00Z">
        <w:r w:rsidRPr="00135EF3" w:rsidDel="001111A8">
          <w:rPr>
            <w:noProof/>
          </w:rPr>
          <w:delText>Debug and Tracing Requirements</w:delText>
        </w:r>
        <w:bookmarkEnd w:id="2984"/>
        <w:bookmarkEnd w:id="2985"/>
        <w:bookmarkEnd w:id="2986"/>
        <w:r w:rsidRPr="00135EF3" w:rsidDel="001111A8">
          <w:rPr>
            <w:noProof/>
          </w:rPr>
          <w:delText xml:space="preserve"> </w:delText>
        </w:r>
      </w:del>
    </w:p>
    <w:p w14:paraId="6BEEB2A2" w14:textId="77777777" w:rsidR="00855336" w:rsidRPr="00135EF3" w:rsidDel="001111A8" w:rsidRDefault="00855336" w:rsidP="00855336">
      <w:pPr>
        <w:pStyle w:val="Corpsdetexte"/>
        <w:rPr>
          <w:del w:id="2988" w:author="VOYER Raphael" w:date="2021-06-16T11:14:00Z"/>
          <w:noProof/>
        </w:rPr>
      </w:pPr>
      <w:smartTag w:uri="urn:schemas-microsoft-com:office:smarttags" w:element="stockticker">
        <w:del w:id="2989" w:author="VOYER Raphael" w:date="2021-06-16T11:14:00Z">
          <w:r w:rsidRPr="00135EF3" w:rsidDel="001111A8">
            <w:rPr>
              <w:b/>
              <w:noProof/>
            </w:rPr>
            <w:delText>AOS</w:delText>
          </w:r>
        </w:del>
      </w:smartTag>
      <w:del w:id="2990"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2991" w:author="VOYER Raphael" w:date="2021-06-16T11:14:00Z"/>
          <w:noProof/>
        </w:rPr>
      </w:pPr>
      <w:smartTag w:uri="urn:schemas-microsoft-com:office:smarttags" w:element="stockticker">
        <w:del w:id="2992" w:author="VOYER Raphael" w:date="2021-06-16T11:14:00Z">
          <w:r w:rsidRPr="00135EF3" w:rsidDel="001111A8">
            <w:rPr>
              <w:b/>
              <w:noProof/>
            </w:rPr>
            <w:delText>AOS</w:delText>
          </w:r>
        </w:del>
      </w:smartTag>
      <w:del w:id="2993"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2994" w:author="VOYER Raphael" w:date="2021-06-16T11:14:00Z"/>
          <w:noProof/>
        </w:rPr>
      </w:pPr>
      <w:smartTag w:uri="urn:schemas-microsoft-com:office:smarttags" w:element="stockticker">
        <w:del w:id="2995" w:author="VOYER Raphael" w:date="2021-06-16T11:14:00Z">
          <w:r w:rsidRPr="00135EF3" w:rsidDel="001111A8">
            <w:rPr>
              <w:b/>
              <w:noProof/>
            </w:rPr>
            <w:delText>AOS</w:delText>
          </w:r>
        </w:del>
      </w:smartTag>
      <w:del w:id="2996"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2997" w:author="VOYER Raphael" w:date="2021-06-16T11:14:00Z"/>
          <w:noProof/>
        </w:rPr>
      </w:pPr>
      <w:smartTag w:uri="urn:schemas-microsoft-com:office:smarttags" w:element="stockticker">
        <w:del w:id="2998" w:author="VOYER Raphael" w:date="2021-06-16T11:14:00Z">
          <w:r w:rsidRPr="00135EF3" w:rsidDel="001111A8">
            <w:rPr>
              <w:b/>
              <w:noProof/>
            </w:rPr>
            <w:delText>AOS</w:delText>
          </w:r>
        </w:del>
      </w:smartTag>
      <w:del w:id="2999"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000" w:author="VOYER Raphael" w:date="2021-06-16T11:14:00Z"/>
          <w:b/>
          <w:noProof/>
        </w:rPr>
      </w:pPr>
      <w:del w:id="3001"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002" w:author="VOYER Raphael" w:date="2021-06-16T11:14:00Z"/>
          <w:noProof/>
        </w:rPr>
      </w:pPr>
      <w:del w:id="3003"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004" w:author="VOYER Raphael" w:date="2021-06-16T11:14:00Z"/>
          <w:noProof/>
        </w:rPr>
      </w:pPr>
      <w:del w:id="3005"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006" w:author="VOYER Raphael" w:date="2021-06-16T11:14:00Z"/>
          <w:noProof/>
        </w:rPr>
      </w:pPr>
      <w:del w:id="3007"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008" w:author="VOYER Raphael" w:date="2021-06-16T11:14:00Z"/>
          <w:b/>
          <w:noProof/>
        </w:rPr>
      </w:pPr>
      <w:del w:id="3009"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010" w:author="VOYER Raphael" w:date="2021-06-16T11:14:00Z"/>
          <w:noProof/>
        </w:rPr>
      </w:pPr>
      <w:del w:id="3011" w:author="VOYER Raphael" w:date="2021-06-16T11:14:00Z">
        <w:r w:rsidDel="001111A8">
          <w:rPr>
            <w:noProof/>
          </w:rPr>
          <w:delText xml:space="preserve">                  Dumps the Data Structures related to a cluster.</w:delText>
        </w:r>
        <w:bookmarkEnd w:id="1763"/>
      </w:del>
    </w:p>
    <w:bookmarkEnd w:id="1764"/>
    <w:p w14:paraId="62C9369A" w14:textId="77777777" w:rsidR="00855336" w:rsidDel="001111A8" w:rsidRDefault="00855336" w:rsidP="00855336">
      <w:pPr>
        <w:rPr>
          <w:del w:id="3012" w:author="VOYER Raphael" w:date="2021-06-16T11:14:00Z"/>
        </w:rPr>
      </w:pPr>
    </w:p>
    <w:p w14:paraId="5C40A94E" w14:textId="77777777" w:rsidR="000538A3" w:rsidRPr="00387307" w:rsidDel="001111A8" w:rsidRDefault="000538A3" w:rsidP="00622755">
      <w:pPr>
        <w:pStyle w:val="Titre2"/>
        <w:rPr>
          <w:del w:id="3013" w:author="VOYER Raphael" w:date="2021-06-16T11:14:00Z"/>
        </w:rPr>
      </w:pPr>
      <w:bookmarkStart w:id="3014" w:name="_Toc381025742"/>
      <w:del w:id="3015" w:author="VOYER Raphael" w:date="2021-06-16T11:14:00Z">
        <w:r w:rsidRPr="00387307" w:rsidDel="001111A8">
          <w:delText>Future Enhancements</w:delText>
        </w:r>
        <w:bookmarkEnd w:id="3014"/>
      </w:del>
    </w:p>
    <w:p w14:paraId="37ABFCBD" w14:textId="77777777" w:rsidR="005E052F" w:rsidDel="001111A8" w:rsidRDefault="000538A3" w:rsidP="00F16808">
      <w:pPr>
        <w:rPr>
          <w:del w:id="3016" w:author="VOYER Raphael" w:date="2021-06-16T11:14:00Z"/>
        </w:rPr>
      </w:pPr>
      <w:del w:id="3017" w:author="VOYER Raphael" w:date="2021-06-16T11:14:00Z">
        <w:r w:rsidDel="001111A8">
          <w:delText>None</w:delText>
        </w:r>
      </w:del>
    </w:p>
    <w:p w14:paraId="5C0BAB9C" w14:textId="77777777" w:rsidR="005E052F" w:rsidDel="001111A8" w:rsidRDefault="005E052F" w:rsidP="00622755">
      <w:pPr>
        <w:pStyle w:val="Titre2"/>
        <w:rPr>
          <w:del w:id="3018" w:author="VOYER Raphael" w:date="2021-06-16T11:14:00Z"/>
        </w:rPr>
      </w:pPr>
      <w:bookmarkStart w:id="3019" w:name="_Takeover_Requirements"/>
      <w:bookmarkStart w:id="3020" w:name="_Toc381025743"/>
      <w:bookmarkEnd w:id="3019"/>
      <w:del w:id="3021" w:author="VOYER Raphael" w:date="2021-06-16T11:14:00Z">
        <w:r w:rsidDel="001111A8">
          <w:delText>Takeover Requirements</w:delText>
        </w:r>
        <w:bookmarkEnd w:id="3020"/>
      </w:del>
    </w:p>
    <w:p w14:paraId="46C36E6A" w14:textId="77777777" w:rsidR="005E052F" w:rsidRPr="00F16808" w:rsidDel="001111A8" w:rsidRDefault="005E052F" w:rsidP="005E052F">
      <w:pPr>
        <w:pStyle w:val="Body3"/>
        <w:ind w:left="0"/>
        <w:rPr>
          <w:del w:id="3022" w:author="VOYER Raphael" w:date="2021-06-16T11:14:00Z"/>
          <w:rFonts w:ascii="Trebuchet MS" w:hAnsi="Trebuchet MS"/>
          <w:noProof/>
          <w:sz w:val="20"/>
          <w:szCs w:val="20"/>
        </w:rPr>
      </w:pPr>
      <w:del w:id="3023"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024" w:author="VOYER Raphael" w:date="2021-06-16T11:14:00Z"/>
          <w:rFonts w:ascii="Trebuchet MS" w:hAnsi="Trebuchet MS"/>
          <w:noProof/>
          <w:sz w:val="20"/>
          <w:szCs w:val="20"/>
        </w:rPr>
      </w:pPr>
      <w:del w:id="3025"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026" w:author="VOYER Raphael" w:date="2021-06-16T11:14:00Z"/>
          <w:rFonts w:ascii="Trebuchet MS" w:hAnsi="Trebuchet MS"/>
          <w:noProof/>
          <w:sz w:val="20"/>
          <w:szCs w:val="20"/>
        </w:rPr>
      </w:pPr>
      <w:del w:id="3027"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028" w:author="VOYER Raphael" w:date="2021-06-16T11:14:00Z"/>
          <w:rFonts w:ascii="Trebuchet MS" w:hAnsi="Trebuchet MS"/>
          <w:noProof/>
          <w:sz w:val="20"/>
          <w:szCs w:val="20"/>
        </w:rPr>
      </w:pPr>
      <w:del w:id="3029"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030" w:author="VOYER Raphael" w:date="2021-06-16T11:14:00Z"/>
          <w:rFonts w:ascii="Trebuchet MS" w:hAnsi="Trebuchet MS"/>
          <w:noProof/>
          <w:sz w:val="20"/>
          <w:szCs w:val="20"/>
        </w:rPr>
      </w:pPr>
      <w:del w:id="3031"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032" w:author="VOYER Raphael" w:date="2021-06-16T11:14:00Z"/>
          <w:rFonts w:ascii="Trebuchet MS" w:hAnsi="Trebuchet MS"/>
          <w:noProof/>
          <w:sz w:val="20"/>
          <w:szCs w:val="20"/>
        </w:rPr>
      </w:pPr>
      <w:del w:id="3033"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034"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035" w:author="VOYER Raphael" w:date="2021-06-16T11:14:00Z"/>
          <w:rFonts w:ascii="Trebuchet MS" w:hAnsi="Trebuchet MS"/>
          <w:noProof/>
          <w:sz w:val="20"/>
          <w:szCs w:val="20"/>
        </w:rPr>
      </w:pPr>
      <w:bookmarkStart w:id="3036" w:name="_Toc381025744"/>
      <w:bookmarkStart w:id="3037" w:name="_Toc424820332"/>
      <w:del w:id="3038" w:author="VOYER Raphael" w:date="2021-06-16T11:14:00Z">
        <w:r w:rsidDel="001111A8">
          <w:rPr>
            <w:rFonts w:ascii="Trebuchet MS" w:hAnsi="Trebuchet MS"/>
            <w:noProof/>
            <w:sz w:val="20"/>
            <w:szCs w:val="20"/>
          </w:rPr>
          <w:delText>Similarly we need to get the dynamic ARP entries if any for L3 mode clusters from</w:delText>
        </w:r>
        <w:bookmarkEnd w:id="3036"/>
        <w:bookmarkEnd w:id="3037"/>
      </w:del>
    </w:p>
    <w:p w14:paraId="397C734C" w14:textId="77777777" w:rsidR="00E456FB" w:rsidRPr="00F16808" w:rsidDel="001111A8" w:rsidRDefault="00E456FB" w:rsidP="005E052F">
      <w:pPr>
        <w:pStyle w:val="Body3"/>
        <w:ind w:left="0"/>
        <w:rPr>
          <w:del w:id="3039" w:author="VOYER Raphael" w:date="2021-06-16T11:14:00Z"/>
          <w:rFonts w:ascii="Trebuchet MS" w:hAnsi="Trebuchet MS"/>
          <w:noProof/>
          <w:sz w:val="20"/>
          <w:szCs w:val="20"/>
        </w:rPr>
      </w:pPr>
      <w:del w:id="3040"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041"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042" w:author="VOYER Raphael" w:date="2021-06-16T11:14:00Z"/>
        </w:rPr>
      </w:pPr>
      <w:bookmarkStart w:id="3043" w:name="_Hotswap_Requirements"/>
      <w:bookmarkStart w:id="3044" w:name="_Toc381025745"/>
      <w:bookmarkEnd w:id="3043"/>
      <w:del w:id="3045" w:author="VOYER Raphael" w:date="2021-06-16T11:14:00Z">
        <w:r w:rsidDel="001111A8">
          <w:delText>Hot swap</w:delText>
        </w:r>
        <w:r w:rsidR="005E052F" w:rsidDel="001111A8">
          <w:delText xml:space="preserve"> Requirements</w:delText>
        </w:r>
        <w:bookmarkEnd w:id="3044"/>
      </w:del>
    </w:p>
    <w:p w14:paraId="5EFF58BF" w14:textId="77777777" w:rsidR="005C7A05" w:rsidRPr="005C7A05" w:rsidDel="001111A8" w:rsidRDefault="005C7A05" w:rsidP="005C7A05">
      <w:pPr>
        <w:rPr>
          <w:del w:id="3046" w:author="VOYER Raphael" w:date="2021-06-16T11:14:00Z"/>
        </w:rPr>
      </w:pPr>
    </w:p>
    <w:p w14:paraId="04FC8ED4" w14:textId="77777777" w:rsidR="005E052F" w:rsidRPr="00F16808" w:rsidDel="001111A8" w:rsidRDefault="005E052F" w:rsidP="00F16808">
      <w:pPr>
        <w:pStyle w:val="Body3"/>
        <w:ind w:left="0"/>
        <w:rPr>
          <w:del w:id="3047" w:author="VOYER Raphael" w:date="2021-06-16T11:14:00Z"/>
          <w:rFonts w:ascii="Trebuchet MS" w:hAnsi="Trebuchet MS"/>
          <w:noProof/>
          <w:sz w:val="20"/>
          <w:szCs w:val="20"/>
        </w:rPr>
      </w:pPr>
      <w:del w:id="3048"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049"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050" w:author="VOYER Raphael" w:date="2021-06-16T11:14:00Z"/>
          <w:rFonts w:ascii="Trebuchet MS" w:hAnsi="Trebuchet MS"/>
          <w:noProof/>
          <w:sz w:val="20"/>
          <w:szCs w:val="20"/>
        </w:rPr>
      </w:pPr>
      <w:del w:id="3051"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052"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053" w:author="VOYER Raphael" w:date="2021-06-16T11:14:00Z"/>
          <w:rFonts w:ascii="Trebuchet MS" w:hAnsi="Trebuchet MS"/>
          <w:noProof/>
          <w:sz w:val="20"/>
          <w:szCs w:val="20"/>
        </w:rPr>
      </w:pPr>
      <w:del w:id="3054"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055"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056" w:author="VOYER Raphael" w:date="2021-06-16T11:14:00Z"/>
          <w:rFonts w:ascii="Trebuchet MS" w:hAnsi="Trebuchet MS"/>
          <w:sz w:val="20"/>
          <w:szCs w:val="20"/>
        </w:rPr>
      </w:pPr>
      <w:del w:id="3057"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058" w:author="VOYER Raphael" w:date="2021-06-16T11:14:00Z"/>
          <w:noProof/>
        </w:rPr>
      </w:pPr>
      <w:del w:id="3059"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060" w:author="VOYER Raphael" w:date="2021-06-16T11:14:00Z"/>
          <w:noProof/>
        </w:rPr>
      </w:pPr>
      <w:del w:id="3061"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062" w:author="VOYER Raphael" w:date="2021-06-16T11:14:00Z"/>
          <w:rFonts w:ascii="Times New Roman" w:hAnsi="Times New Roman"/>
          <w:b/>
          <w:bCs/>
          <w:sz w:val="24"/>
          <w:szCs w:val="24"/>
          <w:u w:val="single"/>
        </w:rPr>
      </w:pPr>
      <w:bookmarkStart w:id="3063" w:name="_Toc381025746"/>
      <w:bookmarkStart w:id="3064" w:name="_Toc424820334"/>
      <w:del w:id="3065" w:author="VOYER Raphael" w:date="2021-06-16T11:14:00Z">
        <w:r w:rsidRPr="00F16808" w:rsidDel="001111A8">
          <w:rPr>
            <w:rFonts w:ascii="Times New Roman" w:hAnsi="Times New Roman"/>
            <w:b/>
            <w:bCs/>
            <w:sz w:val="24"/>
            <w:szCs w:val="24"/>
            <w:u w:val="single"/>
          </w:rPr>
          <w:delText>Handling of Like NI Hotswap:</w:delText>
        </w:r>
        <w:bookmarkEnd w:id="3063"/>
        <w:bookmarkEnd w:id="3064"/>
      </w:del>
    </w:p>
    <w:p w14:paraId="34521F0D" w14:textId="77777777" w:rsidR="005C7A05" w:rsidRPr="00F16808" w:rsidDel="001111A8" w:rsidRDefault="005C7A05" w:rsidP="00425637">
      <w:pPr>
        <w:numPr>
          <w:ilvl w:val="0"/>
          <w:numId w:val="33"/>
        </w:numPr>
        <w:spacing w:before="100" w:beforeAutospacing="1" w:after="100" w:afterAutospacing="1"/>
        <w:jc w:val="left"/>
        <w:rPr>
          <w:del w:id="3066" w:author="VOYER Raphael" w:date="2021-06-16T11:14:00Z"/>
          <w:noProof/>
        </w:rPr>
      </w:pPr>
      <w:del w:id="3067"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068" w:author="VOYER Raphael" w:date="2021-06-16T11:14:00Z"/>
          <w:rFonts w:ascii="Times New Roman" w:hAnsi="Times New Roman"/>
          <w:sz w:val="24"/>
          <w:szCs w:val="24"/>
        </w:rPr>
      </w:pPr>
      <w:del w:id="3069"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070" w:author="VOYER Raphael" w:date="2021-06-16T11:14:00Z"/>
          <w:rFonts w:ascii="Times New Roman" w:hAnsi="Times New Roman"/>
          <w:b/>
          <w:bCs/>
          <w:sz w:val="24"/>
          <w:szCs w:val="24"/>
          <w:u w:val="single"/>
        </w:rPr>
      </w:pPr>
      <w:del w:id="3071" w:author="VOYER Raphael" w:date="2021-06-16T11:14:00Z">
        <w:r w:rsidRPr="005C7A05" w:rsidDel="001111A8">
          <w:rPr>
            <w:rFonts w:ascii="Times New Roman" w:hAnsi="Times New Roman"/>
            <w:b/>
            <w:bCs/>
            <w:sz w:val="24"/>
            <w:szCs w:val="24"/>
            <w:u w:val="single"/>
          </w:rPr>
          <w:delText> </w:delText>
        </w:r>
        <w:bookmarkStart w:id="3072" w:name="_Toc381025747"/>
        <w:bookmarkStart w:id="3073" w:name="_Toc424820335"/>
        <w:r w:rsidRPr="005C7A05" w:rsidDel="001111A8">
          <w:rPr>
            <w:rFonts w:ascii="Times New Roman" w:hAnsi="Times New Roman"/>
            <w:b/>
            <w:bCs/>
            <w:sz w:val="24"/>
            <w:szCs w:val="24"/>
            <w:u w:val="single"/>
          </w:rPr>
          <w:delText>Handling of the Unlike NI</w:delText>
        </w:r>
        <w:bookmarkEnd w:id="3072"/>
        <w:bookmarkEnd w:id="3073"/>
      </w:del>
    </w:p>
    <w:p w14:paraId="3F3D7201" w14:textId="77777777" w:rsidR="005C7A05" w:rsidRPr="00F16808" w:rsidDel="001111A8" w:rsidRDefault="005C7A05" w:rsidP="005C7A05">
      <w:pPr>
        <w:numPr>
          <w:ilvl w:val="0"/>
          <w:numId w:val="6"/>
        </w:numPr>
        <w:spacing w:before="100" w:beforeAutospacing="1" w:after="100" w:afterAutospacing="1"/>
        <w:jc w:val="left"/>
        <w:rPr>
          <w:del w:id="3074" w:author="VOYER Raphael" w:date="2021-06-16T11:14:00Z"/>
          <w:noProof/>
        </w:rPr>
      </w:pPr>
      <w:del w:id="3075"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076" w:author="VOYER Raphael" w:date="2021-06-16T11:14:00Z"/>
          <w:noProof/>
        </w:rPr>
      </w:pPr>
      <w:del w:id="3077"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078"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079"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080" w:author="VOYER Raphael" w:date="2021-06-16T11:14:00Z"/>
        </w:rPr>
      </w:pPr>
    </w:p>
    <w:p w14:paraId="4CD827C5" w14:textId="77777777" w:rsidR="005E052F" w:rsidRPr="005E052F" w:rsidDel="001111A8" w:rsidRDefault="005E052F" w:rsidP="005E052F">
      <w:pPr>
        <w:rPr>
          <w:del w:id="3081" w:author="VOYER Raphael" w:date="2021-06-16T11:14:00Z"/>
        </w:rPr>
      </w:pPr>
    </w:p>
    <w:p w14:paraId="1B7A7E92" w14:textId="77777777" w:rsidR="005E052F" w:rsidDel="001111A8" w:rsidRDefault="005E052F" w:rsidP="00855336">
      <w:pPr>
        <w:rPr>
          <w:del w:id="3082"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083" w:author="VOYER Raphael" w:date="2021-06-16T11:14:00Z"/>
        </w:rPr>
      </w:pPr>
      <w:bookmarkStart w:id="3084" w:name="_MANAGEMENT_INTERFACE"/>
      <w:bookmarkStart w:id="3085" w:name="_Toc242248777"/>
      <w:bookmarkStart w:id="3086" w:name="_Toc381025748"/>
      <w:bookmarkEnd w:id="3084"/>
      <w:del w:id="3087" w:author="VOYER Raphael" w:date="2021-06-16T11:14:00Z">
        <w:r w:rsidDel="001111A8">
          <w:delText>MANAGEMENT INTERFACE</w:delText>
        </w:r>
        <w:bookmarkEnd w:id="3085"/>
        <w:bookmarkEnd w:id="3086"/>
      </w:del>
    </w:p>
    <w:p w14:paraId="1D5CA5CF" w14:textId="77777777" w:rsidR="00855336" w:rsidDel="001111A8" w:rsidRDefault="00855336" w:rsidP="00622755">
      <w:pPr>
        <w:pStyle w:val="Titre2"/>
        <w:rPr>
          <w:del w:id="3088" w:author="VOYER Raphael" w:date="2021-06-16T11:14:00Z"/>
        </w:rPr>
      </w:pPr>
      <w:bookmarkStart w:id="3089" w:name="_Command_Line_Interface"/>
      <w:bookmarkStart w:id="3090" w:name="_Toc242248778"/>
      <w:bookmarkStart w:id="3091" w:name="_Toc381025749"/>
      <w:bookmarkEnd w:id="3089"/>
      <w:del w:id="3092"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090"/>
        <w:bookmarkEnd w:id="3091"/>
      </w:del>
    </w:p>
    <w:p w14:paraId="0651AF99" w14:textId="77777777" w:rsidR="00855336" w:rsidRPr="007E4ECC" w:rsidDel="001111A8" w:rsidRDefault="00855336" w:rsidP="00855336">
      <w:pPr>
        <w:pStyle w:val="Titre3"/>
        <w:ind w:left="0" w:firstLine="0"/>
        <w:jc w:val="left"/>
        <w:rPr>
          <w:del w:id="3093" w:author="VOYER Raphael" w:date="2021-06-16T11:14:00Z"/>
        </w:rPr>
      </w:pPr>
      <w:bookmarkStart w:id="3094" w:name="_Toc242248779"/>
      <w:bookmarkStart w:id="3095" w:name="_Toc381025750"/>
      <w:smartTag w:uri="urn:schemas-microsoft-com:office:smarttags" w:element="stockticker">
        <w:del w:id="3096" w:author="VOYER Raphael" w:date="2021-06-16T11:14:00Z">
          <w:r w:rsidDel="001111A8">
            <w:delText>CLI</w:delText>
          </w:r>
        </w:del>
      </w:smartTag>
      <w:del w:id="3097" w:author="VOYER Raphael" w:date="2021-06-16T11:14:00Z">
        <w:r w:rsidDel="001111A8">
          <w:delText xml:space="preserve"> Syntax Conventions</w:delText>
        </w:r>
        <w:bookmarkEnd w:id="3094"/>
        <w:bookmarkEnd w:id="3095"/>
      </w:del>
    </w:p>
    <w:p w14:paraId="06CA394E" w14:textId="77777777" w:rsidR="00855336" w:rsidDel="001111A8" w:rsidRDefault="00855336" w:rsidP="00855336">
      <w:pPr>
        <w:pStyle w:val="Body1"/>
        <w:ind w:left="446"/>
        <w:jc w:val="both"/>
        <w:rPr>
          <w:del w:id="3098"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099"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100" w:author="VOYER Raphael" w:date="2021-06-16T11:14:00Z"/>
                <w:b/>
              </w:rPr>
            </w:pPr>
            <w:del w:id="3101"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102" w:author="VOYER Raphael" w:date="2021-06-16T11:14:00Z"/>
                <w:b/>
              </w:rPr>
            </w:pPr>
            <w:del w:id="3103" w:author="VOYER Raphael" w:date="2021-06-16T11:14:00Z">
              <w:r w:rsidDel="001111A8">
                <w:rPr>
                  <w:b/>
                </w:rPr>
                <w:delText>Description</w:delText>
              </w:r>
            </w:del>
          </w:p>
        </w:tc>
      </w:tr>
      <w:tr w:rsidR="00855336" w:rsidDel="001111A8" w14:paraId="31A6C625" w14:textId="77777777">
        <w:trPr>
          <w:del w:id="3104" w:author="VOYER Raphael" w:date="2021-06-16T11:14:00Z"/>
        </w:trPr>
        <w:tc>
          <w:tcPr>
            <w:tcW w:w="2268" w:type="dxa"/>
          </w:tcPr>
          <w:p w14:paraId="47B5BBC6" w14:textId="77777777" w:rsidR="00855336" w:rsidDel="00384699" w:rsidRDefault="00855336" w:rsidP="0024322E">
            <w:pPr>
              <w:rPr>
                <w:del w:id="3105" w:author="VOYER Raphael" w:date="2021-06-16T11:14:00Z"/>
              </w:rPr>
            </w:pPr>
            <w:del w:id="3106" w:author="VOYER Raphael" w:date="2021-06-16T11:14:00Z">
              <w:r w:rsidDel="001111A8">
                <w:delText>&lt;  &gt;</w:delText>
              </w:r>
            </w:del>
          </w:p>
          <w:p w14:paraId="21F1766B" w14:textId="77777777" w:rsidR="00384699" w:rsidRDefault="00384699" w:rsidP="00D70809">
            <w:pPr>
              <w:pStyle w:val="Tabletext"/>
              <w:rPr>
                <w:ins w:id="3107" w:author="VOYER Raphael" w:date="2021-06-16T11:42:00Z"/>
              </w:rPr>
            </w:pPr>
          </w:p>
        </w:tc>
        <w:tc>
          <w:tcPr>
            <w:tcW w:w="6588" w:type="dxa"/>
          </w:tcPr>
          <w:p w14:paraId="4758B865" w14:textId="77777777" w:rsidR="00855336" w:rsidDel="001111A8" w:rsidRDefault="00855336" w:rsidP="00D70809">
            <w:pPr>
              <w:pStyle w:val="Tabletext"/>
              <w:rPr>
                <w:del w:id="3108" w:author="VOYER Raphael" w:date="2021-06-16T11:14:00Z"/>
              </w:rPr>
            </w:pPr>
            <w:del w:id="3109" w:author="VOYER Raphael" w:date="2021-06-16T11:14:00Z">
              <w:r w:rsidDel="001111A8">
                <w:delText>Brackets indicate that the information requested is required</w:delText>
              </w:r>
            </w:del>
          </w:p>
        </w:tc>
      </w:tr>
      <w:tr w:rsidR="00855336" w:rsidDel="001111A8" w14:paraId="37557B53" w14:textId="77777777">
        <w:trPr>
          <w:del w:id="3110" w:author="VOYER Raphael" w:date="2021-06-16T11:14:00Z"/>
        </w:trPr>
        <w:tc>
          <w:tcPr>
            <w:tcW w:w="2268" w:type="dxa"/>
          </w:tcPr>
          <w:p w14:paraId="660C4FE8" w14:textId="77777777" w:rsidR="00855336" w:rsidDel="001111A8" w:rsidRDefault="00855336" w:rsidP="00D70809">
            <w:pPr>
              <w:pStyle w:val="Tabletext"/>
              <w:rPr>
                <w:del w:id="3111" w:author="VOYER Raphael" w:date="2021-06-16T11:14:00Z"/>
              </w:rPr>
            </w:pPr>
            <w:del w:id="3112"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113" w:author="VOYER Raphael" w:date="2021-06-16T11:14:00Z"/>
              </w:rPr>
            </w:pPr>
            <w:del w:id="3114" w:author="VOYER Raphael" w:date="2021-06-16T11:14:00Z">
              <w:r w:rsidDel="001111A8">
                <w:delText>Braces indicates that the user is required to choose from a set of options</w:delText>
              </w:r>
            </w:del>
          </w:p>
        </w:tc>
      </w:tr>
      <w:tr w:rsidR="00855336" w:rsidDel="001111A8" w14:paraId="0E9BF816" w14:textId="77777777">
        <w:trPr>
          <w:del w:id="3115" w:author="VOYER Raphael" w:date="2021-06-16T11:14:00Z"/>
        </w:trPr>
        <w:tc>
          <w:tcPr>
            <w:tcW w:w="2268" w:type="dxa"/>
          </w:tcPr>
          <w:p w14:paraId="656902E2" w14:textId="77777777" w:rsidR="00855336" w:rsidDel="001111A8" w:rsidRDefault="00855336" w:rsidP="00D70809">
            <w:pPr>
              <w:pStyle w:val="Tabletext"/>
              <w:rPr>
                <w:del w:id="3116" w:author="VOYER Raphael" w:date="2021-06-16T11:14:00Z"/>
              </w:rPr>
            </w:pPr>
            <w:del w:id="3117"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118" w:author="VOYER Raphael" w:date="2021-06-16T11:14:00Z"/>
              </w:rPr>
            </w:pPr>
            <w:del w:id="3119" w:author="VOYER Raphael" w:date="2021-06-16T11:14:00Z">
              <w:r w:rsidDel="001111A8">
                <w:delText>A vertical bar separates a set of options</w:delText>
              </w:r>
            </w:del>
          </w:p>
        </w:tc>
      </w:tr>
      <w:tr w:rsidR="00855336" w:rsidDel="001111A8" w14:paraId="5BE43742" w14:textId="77777777">
        <w:trPr>
          <w:del w:id="3120" w:author="VOYER Raphael" w:date="2021-06-16T11:14:00Z"/>
        </w:trPr>
        <w:tc>
          <w:tcPr>
            <w:tcW w:w="2268" w:type="dxa"/>
          </w:tcPr>
          <w:p w14:paraId="10892C9A" w14:textId="77777777" w:rsidR="00855336" w:rsidDel="001111A8" w:rsidRDefault="00855336" w:rsidP="00D70809">
            <w:pPr>
              <w:pStyle w:val="Tabletext"/>
              <w:rPr>
                <w:del w:id="3121" w:author="VOYER Raphael" w:date="2021-06-16T11:14:00Z"/>
              </w:rPr>
            </w:pPr>
            <w:del w:id="3122"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123" w:author="VOYER Raphael" w:date="2021-06-16T11:14:00Z"/>
              </w:rPr>
            </w:pPr>
            <w:del w:id="3124"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125" w:author="VOYER Raphael" w:date="2021-06-16T11:14:00Z"/>
        </w:rPr>
      </w:pPr>
      <w:bookmarkStart w:id="3126" w:name="_Toc270435669"/>
      <w:del w:id="3127"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126"/>
      </w:del>
    </w:p>
    <w:p w14:paraId="00E1DD99" w14:textId="77777777" w:rsidR="00855336" w:rsidDel="001111A8" w:rsidRDefault="00855336" w:rsidP="00855336">
      <w:pPr>
        <w:pStyle w:val="Titre3"/>
        <w:ind w:left="0" w:firstLine="0"/>
        <w:jc w:val="left"/>
        <w:rPr>
          <w:del w:id="3128" w:author="VOYER Raphael" w:date="2021-06-16T11:14:00Z"/>
        </w:rPr>
      </w:pPr>
      <w:bookmarkStart w:id="3129" w:name="_Toc381025751"/>
      <w:del w:id="3130" w:author="VOYER Raphael" w:date="2021-06-16T11:14:00Z">
        <w:r w:rsidDel="001111A8">
          <w:delText>Configuration commands</w:delText>
        </w:r>
        <w:bookmarkEnd w:id="3129"/>
      </w:del>
    </w:p>
    <w:p w14:paraId="73FEEC9A" w14:textId="77777777" w:rsidR="00855336" w:rsidRPr="005A0C5D" w:rsidDel="001111A8" w:rsidRDefault="003541A5" w:rsidP="00622755">
      <w:pPr>
        <w:pStyle w:val="Titre4"/>
        <w:rPr>
          <w:del w:id="3131" w:author="VOYER Raphael" w:date="2021-06-16T11:14:00Z"/>
        </w:rPr>
      </w:pPr>
      <w:bookmarkStart w:id="3132" w:name="_Ref237950241"/>
      <w:bookmarkStart w:id="3133" w:name="_Ref237919827"/>
      <w:del w:id="3134"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132"/>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135" w:author="VOYER Raphael" w:date="2021-06-16T11:14:00Z"/>
        </w:rPr>
      </w:pPr>
      <w:del w:id="3136"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137" w:author="VOYER Raphael" w:date="2021-06-16T11:14:00Z"/>
        </w:rPr>
      </w:pPr>
      <w:bookmarkStart w:id="3138" w:name="_Toc381025752"/>
      <w:bookmarkStart w:id="3139" w:name="_Toc424820340"/>
      <w:del w:id="3140" w:author="VOYER Raphael" w:date="2021-06-16T11:14:00Z">
        <w:r w:rsidDel="001111A8">
          <w:delText>Syntax Definitions</w:delText>
        </w:r>
        <w:bookmarkEnd w:id="3138"/>
        <w:bookmarkEnd w:id="3139"/>
      </w:del>
    </w:p>
    <w:p w14:paraId="513DD8DF" w14:textId="77777777" w:rsidR="00855336" w:rsidDel="001111A8" w:rsidRDefault="00C414AA" w:rsidP="00855336">
      <w:pPr>
        <w:pStyle w:val="Definitions1"/>
        <w:rPr>
          <w:del w:id="3141" w:author="VOYER Raphael" w:date="2021-06-16T11:14:00Z"/>
          <w:rStyle w:val="StyleDefinitions1105ptCharacterscale100CharCharCharCharCharCharCharCharCharCharCharCharCharChar"/>
          <w:i/>
        </w:rPr>
      </w:pPr>
      <w:del w:id="3142"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143" w:author="VOYER Raphael" w:date="2021-06-16T11:14:00Z"/>
          <w:rStyle w:val="StyleDefinitions1105ptCharacterscale100CharCharCharCharCharCharCharCharCharCharCharCharCharChar"/>
        </w:rPr>
      </w:pPr>
      <w:del w:id="3144"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145" w:author="VOYER Raphael" w:date="2021-06-16T11:14:00Z"/>
          <w:rStyle w:val="StyleDefinitions1105ptCharacterscale100CharCharCharCharCharCharCharCharCharCharCharCharCharChar"/>
        </w:rPr>
      </w:pPr>
      <w:del w:id="3146"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147" w:author="VOYER Raphael" w:date="2021-06-16T11:14:00Z"/>
          <w:rStyle w:val="StyleDefinitions1105ptCharacterscale100CharCharCharCharCharCharCharCharCharCharCharCharCharChar"/>
        </w:rPr>
      </w:pPr>
      <w:del w:id="314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149"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150" w:author="VOYER Raphael" w:date="2021-06-16T11:14:00Z"/>
        </w:rPr>
      </w:pPr>
      <w:bookmarkStart w:id="3151" w:name="_Toc381025753"/>
      <w:bookmarkStart w:id="3152" w:name="_Toc424820341"/>
      <w:del w:id="3153" w:author="VOYER Raphael" w:date="2021-06-16T11:14:00Z">
        <w:r w:rsidDel="001111A8">
          <w:delText>Usage Guidelines</w:delText>
        </w:r>
        <w:bookmarkEnd w:id="3151"/>
        <w:bookmarkEnd w:id="3152"/>
      </w:del>
    </w:p>
    <w:p w14:paraId="765A29C0" w14:textId="77777777" w:rsidR="007F20C0" w:rsidDel="001111A8" w:rsidRDefault="00855336" w:rsidP="00855336">
      <w:pPr>
        <w:pStyle w:val="Corpsdetexte"/>
        <w:numPr>
          <w:ilvl w:val="0"/>
          <w:numId w:val="5"/>
        </w:numPr>
        <w:rPr>
          <w:del w:id="3154" w:author="VOYER Raphael" w:date="2021-06-16T11:14:00Z"/>
        </w:rPr>
      </w:pPr>
      <w:del w:id="3155"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156" w:author="VOYER Raphael" w:date="2021-06-16T11:14:00Z"/>
        </w:rPr>
      </w:pPr>
      <w:del w:id="3157"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158" w:author="VOYER Raphael" w:date="2021-06-16T11:14:00Z"/>
        </w:rPr>
      </w:pPr>
      <w:del w:id="3159"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160" w:author="VOYER Raphael" w:date="2021-06-16T11:14:00Z"/>
        </w:rPr>
      </w:pPr>
      <w:del w:id="3161"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162" w:author="VOYER Raphael" w:date="2021-06-16T11:14:00Z"/>
        </w:rPr>
      </w:pPr>
      <w:del w:id="3163"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164" w:author="VOYER Raphael" w:date="2021-06-16T11:14:00Z"/>
        </w:rPr>
      </w:pPr>
      <w:del w:id="3165"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166" w:author="VOYER Raphael" w:date="2021-06-16T11:14:00Z"/>
        </w:rPr>
      </w:pPr>
      <w:del w:id="3167"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168" w:author="VOYER Raphael" w:date="2021-06-16T11:14:00Z"/>
          <w:color w:val="auto"/>
        </w:rPr>
      </w:pPr>
      <w:bookmarkStart w:id="3169" w:name="_Toc381025754"/>
      <w:bookmarkStart w:id="3170" w:name="_Toc424820342"/>
      <w:del w:id="3171" w:author="VOYER Raphael" w:date="2021-06-16T11:14:00Z">
        <w:r w:rsidRPr="00017880" w:rsidDel="001111A8">
          <w:rPr>
            <w:color w:val="auto"/>
          </w:rPr>
          <w:delText>Example</w:delText>
        </w:r>
        <w:bookmarkEnd w:id="3169"/>
        <w:bookmarkEnd w:id="3170"/>
      </w:del>
    </w:p>
    <w:p w14:paraId="7CB9A4C6" w14:textId="77777777" w:rsidR="002F465E" w:rsidDel="001111A8" w:rsidRDefault="009E053F" w:rsidP="00622755">
      <w:pPr>
        <w:pStyle w:val="SourceCode"/>
        <w:outlineLvl w:val="0"/>
        <w:rPr>
          <w:del w:id="3172" w:author="VOYER Raphael" w:date="2021-06-16T11:14:00Z"/>
          <w:szCs w:val="18"/>
        </w:rPr>
      </w:pPr>
      <w:bookmarkStart w:id="3173" w:name="_Toc381025755"/>
      <w:bookmarkStart w:id="3174" w:name="_Toc424820343"/>
      <w:del w:id="3175" w:author="VOYER Raphael" w:date="2021-06-16T11:14:00Z">
        <w:r w:rsidDel="001111A8">
          <w:rPr>
            <w:szCs w:val="18"/>
          </w:rPr>
          <w:delText>Server-cluster</w:delText>
        </w:r>
        <w:r w:rsidR="002F465E" w:rsidDel="001111A8">
          <w:rPr>
            <w:szCs w:val="18"/>
          </w:rPr>
          <w:delText xml:space="preserve"> 1</w:delText>
        </w:r>
        <w:bookmarkEnd w:id="3173"/>
        <w:bookmarkEnd w:id="3174"/>
      </w:del>
    </w:p>
    <w:p w14:paraId="78F336B0" w14:textId="77777777" w:rsidR="00855336" w:rsidDel="001111A8" w:rsidRDefault="009E053F" w:rsidP="00855336">
      <w:pPr>
        <w:pStyle w:val="SourceCode"/>
        <w:rPr>
          <w:del w:id="3176" w:author="VOYER Raphael" w:date="2021-06-16T11:14:00Z"/>
          <w:szCs w:val="18"/>
        </w:rPr>
      </w:pPr>
      <w:del w:id="3177"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178" w:author="VOYER Raphael" w:date="2021-06-16T11:14:00Z"/>
          <w:szCs w:val="18"/>
        </w:rPr>
      </w:pPr>
      <w:del w:id="3179"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180" w:author="VOYER Raphael" w:date="2021-06-16T11:14:00Z"/>
          <w:szCs w:val="18"/>
        </w:rPr>
      </w:pPr>
      <w:del w:id="3181"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182" w:author="VOYER Raphael" w:date="2021-06-16T11:14:00Z"/>
          <w:szCs w:val="18"/>
        </w:rPr>
      </w:pPr>
      <w:del w:id="3183"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184" w:author="VOYER Raphael" w:date="2021-06-16T11:14:00Z"/>
          <w:szCs w:val="18"/>
        </w:rPr>
      </w:pPr>
      <w:del w:id="3185"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186" w:author="VOYER Raphael" w:date="2021-06-16T11:14:00Z"/>
        </w:rPr>
      </w:pPr>
      <w:bookmarkStart w:id="3187" w:name="_Toc381025756"/>
      <w:bookmarkStart w:id="3188" w:name="_Toc424820344"/>
      <w:del w:id="3189" w:author="VOYER Raphael" w:date="2021-06-16T11:14:00Z">
        <w:r w:rsidDel="001111A8">
          <w:delText>Related MIB Objects</w:delText>
        </w:r>
        <w:bookmarkEnd w:id="3187"/>
        <w:bookmarkEnd w:id="3188"/>
      </w:del>
    </w:p>
    <w:p w14:paraId="442D5240" w14:textId="77777777" w:rsidR="00855336" w:rsidDel="001111A8" w:rsidRDefault="00561926" w:rsidP="00855336">
      <w:pPr>
        <w:pStyle w:val="Retraitcorpsdetexte"/>
        <w:rPr>
          <w:del w:id="3190" w:author="VOYER Raphael" w:date="2021-06-16T11:14:00Z"/>
        </w:rPr>
      </w:pPr>
      <w:del w:id="3191"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192" w:author="VOYER Raphael" w:date="2021-06-16T11:14:00Z"/>
        </w:rPr>
      </w:pPr>
      <w:del w:id="3193"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194" w:author="VOYER Raphael" w:date="2021-06-16T11:14:00Z"/>
        </w:rPr>
      </w:pPr>
      <w:del w:id="3195"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196" w:author="VOYER Raphael" w:date="2021-06-16T11:14:00Z"/>
        </w:rPr>
      </w:pPr>
      <w:del w:id="3197"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198" w:author="VOYER Raphael" w:date="2021-06-16T11:14:00Z"/>
        </w:rPr>
      </w:pPr>
      <w:del w:id="3199"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200" w:author="VOYER Raphael" w:date="2021-06-16T11:14:00Z"/>
        </w:rPr>
      </w:pPr>
      <w:del w:id="3201"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202" w:author="VOYER Raphael" w:date="2021-06-16T11:14:00Z"/>
          <w:rFonts w:ascii="Courier New" w:hAnsi="Courier New" w:cs="Courier New"/>
        </w:rPr>
      </w:pPr>
      <w:del w:id="3203"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204" w:author="VOYER Raphael" w:date="2021-06-16T11:14:00Z"/>
        </w:rPr>
      </w:pPr>
      <w:del w:id="3205" w:author="VOYER Raphael" w:date="2021-06-16T11:14:00Z">
        <w:r w:rsidRPr="004D2F5D" w:rsidDel="001111A8">
          <w:rPr>
            <w:rFonts w:ascii="Courier New" w:hAnsi="Courier New" w:cs="Courier New"/>
          </w:rPr>
          <w:tab/>
        </w:r>
        <w:bookmarkEnd w:id="3133"/>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206" w:author="VOYER Raphael" w:date="2021-06-16T11:14:00Z"/>
        </w:rPr>
      </w:pPr>
      <w:bookmarkStart w:id="3207" w:name="_Ref237919880"/>
      <w:del w:id="3208"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207"/>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209" w:author="VOYER Raphael" w:date="2021-06-16T11:14:00Z"/>
        </w:rPr>
      </w:pPr>
      <w:del w:id="3210"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211" w:author="VOYER Raphael" w:date="2021-06-16T11:14:00Z"/>
        </w:rPr>
      </w:pPr>
      <w:bookmarkStart w:id="3212" w:name="_Toc381025757"/>
      <w:bookmarkStart w:id="3213" w:name="_Toc424820345"/>
      <w:del w:id="3214" w:author="VOYER Raphael" w:date="2021-06-16T11:14:00Z">
        <w:r w:rsidDel="001111A8">
          <w:delText>Syntax Definitions</w:delText>
        </w:r>
        <w:bookmarkEnd w:id="3212"/>
        <w:bookmarkEnd w:id="3213"/>
      </w:del>
    </w:p>
    <w:p w14:paraId="473EF150" w14:textId="77777777" w:rsidR="00855336" w:rsidDel="001111A8" w:rsidRDefault="00855336" w:rsidP="00855336">
      <w:pPr>
        <w:pStyle w:val="Definitions1"/>
        <w:rPr>
          <w:del w:id="3215" w:author="VOYER Raphael" w:date="2021-06-16T11:14:00Z"/>
          <w:rStyle w:val="StyleDefinitions1105ptCharacterscale100CharCharCharCharCharCharCharCharCharCharCharCharCharChar"/>
        </w:rPr>
      </w:pPr>
      <w:del w:id="3216"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217" w:author="VOYER Raphael" w:date="2021-06-16T11:14:00Z"/>
          <w:rStyle w:val="StyleDefinitions1105ptCharacterscale100CharCharCharCharCharCharCharCharCharCharCharCharCharChar"/>
        </w:rPr>
      </w:pPr>
      <w:del w:id="3218"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219" w:author="VOYER Raphael" w:date="2021-06-16T11:14:00Z"/>
          <w:rStyle w:val="StyleDefinitions1105ptCharacterscale100CharCharCharCharCharCharCharCharCharCharCharCharCharChar"/>
        </w:rPr>
      </w:pPr>
      <w:del w:id="3220"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221" w:author="VOYER Raphael" w:date="2021-06-16T11:14:00Z"/>
        </w:rPr>
      </w:pPr>
    </w:p>
    <w:p w14:paraId="0020D95D" w14:textId="77777777" w:rsidR="00855336" w:rsidDel="001111A8" w:rsidRDefault="00855336" w:rsidP="00622755">
      <w:pPr>
        <w:pStyle w:val="StyleCLIheading1Characterscale100"/>
        <w:outlineLvl w:val="0"/>
        <w:rPr>
          <w:del w:id="3222" w:author="VOYER Raphael" w:date="2021-06-16T11:14:00Z"/>
        </w:rPr>
      </w:pPr>
      <w:bookmarkStart w:id="3223" w:name="_Toc381025758"/>
      <w:bookmarkStart w:id="3224" w:name="_Toc424820346"/>
      <w:del w:id="3225" w:author="VOYER Raphael" w:date="2021-06-16T11:14:00Z">
        <w:r w:rsidDel="001111A8">
          <w:delText>Usage Guidelines</w:delText>
        </w:r>
        <w:bookmarkEnd w:id="3223"/>
        <w:bookmarkEnd w:id="3224"/>
      </w:del>
    </w:p>
    <w:p w14:paraId="073F8680" w14:textId="77777777" w:rsidR="00855336" w:rsidDel="001111A8" w:rsidRDefault="00855336" w:rsidP="007F20C0">
      <w:pPr>
        <w:pStyle w:val="Corpsdetexte"/>
        <w:numPr>
          <w:ilvl w:val="0"/>
          <w:numId w:val="5"/>
        </w:numPr>
        <w:rPr>
          <w:del w:id="3226" w:author="VOYER Raphael" w:date="2021-06-16T11:14:00Z"/>
        </w:rPr>
      </w:pPr>
      <w:del w:id="3227"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228" w:author="VOYER Raphael" w:date="2021-06-16T11:14:00Z"/>
        </w:rPr>
      </w:pPr>
      <w:del w:id="3229"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230" w:author="VOYER Raphael" w:date="2021-06-16T11:14:00Z"/>
        </w:rPr>
      </w:pPr>
      <w:del w:id="3231"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232" w:author="VOYER Raphael" w:date="2021-06-16T11:14:00Z"/>
        </w:rPr>
      </w:pPr>
      <w:del w:id="3233"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234" w:author="VOYER Raphael" w:date="2021-06-16T11:14:00Z"/>
        </w:rPr>
      </w:pPr>
      <w:del w:id="3235"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236" w:author="VOYER Raphael" w:date="2021-06-16T11:14:00Z"/>
        </w:rPr>
      </w:pPr>
      <w:del w:id="3237"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238" w:author="VOYER Raphael" w:date="2021-06-16T11:14:00Z"/>
        </w:rPr>
      </w:pPr>
      <w:del w:id="3239"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240" w:author="VOYER Raphael" w:date="2021-06-16T11:14:00Z"/>
        </w:rPr>
      </w:pPr>
      <w:del w:id="3241"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242" w:author="VOYER Raphael" w:date="2021-06-16T11:14:00Z"/>
        </w:rPr>
      </w:pPr>
      <w:del w:id="3243"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244" w:author="VOYER Raphael" w:date="2021-06-16T11:14:00Z"/>
        </w:rPr>
      </w:pPr>
      <w:del w:id="3245"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246" w:author="VOYER Raphael" w:date="2021-06-16T11:14:00Z"/>
        </w:rPr>
      </w:pPr>
      <w:del w:id="3247"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248" w:author="VOYER Raphael" w:date="2021-06-16T11:14:00Z"/>
          <w:color w:val="auto"/>
        </w:rPr>
      </w:pPr>
      <w:bookmarkStart w:id="3249" w:name="_Toc381025759"/>
      <w:bookmarkStart w:id="3250" w:name="_Toc424820347"/>
      <w:del w:id="3251" w:author="VOYER Raphael" w:date="2021-06-16T11:14:00Z">
        <w:r w:rsidRPr="005A0C5D" w:rsidDel="001111A8">
          <w:rPr>
            <w:color w:val="auto"/>
          </w:rPr>
          <w:delText>Example</w:delText>
        </w:r>
        <w:bookmarkEnd w:id="3249"/>
        <w:bookmarkEnd w:id="3250"/>
      </w:del>
    </w:p>
    <w:p w14:paraId="7B18AC89" w14:textId="77777777" w:rsidR="00855336" w:rsidRPr="005A0C5D" w:rsidDel="001111A8" w:rsidRDefault="009E053F" w:rsidP="00855336">
      <w:pPr>
        <w:pStyle w:val="SourceCode"/>
        <w:rPr>
          <w:del w:id="3252" w:author="VOYER Raphael" w:date="2021-06-16T11:14:00Z"/>
          <w:szCs w:val="18"/>
        </w:rPr>
      </w:pPr>
      <w:del w:id="3253"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254" w:author="VOYER Raphael" w:date="2021-06-16T11:14:00Z"/>
          <w:szCs w:val="18"/>
        </w:rPr>
      </w:pPr>
      <w:del w:id="3255"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256" w:author="VOYER Raphael" w:date="2021-06-16T11:14:00Z"/>
          <w:szCs w:val="18"/>
        </w:rPr>
      </w:pPr>
      <w:del w:id="3257"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258" w:author="VOYER Raphael" w:date="2021-06-16T11:14:00Z"/>
          <w:szCs w:val="18"/>
        </w:rPr>
      </w:pPr>
    </w:p>
    <w:p w14:paraId="1F03FB19" w14:textId="77777777" w:rsidR="00855336" w:rsidDel="001111A8" w:rsidRDefault="00855336" w:rsidP="00622755">
      <w:pPr>
        <w:pStyle w:val="StyleCLIheading1Characterscale100"/>
        <w:outlineLvl w:val="0"/>
        <w:rPr>
          <w:del w:id="3259" w:author="VOYER Raphael" w:date="2021-06-16T11:14:00Z"/>
        </w:rPr>
      </w:pPr>
      <w:bookmarkStart w:id="3260" w:name="_Toc381025760"/>
      <w:bookmarkStart w:id="3261" w:name="_Toc424820348"/>
      <w:del w:id="3262" w:author="VOYER Raphael" w:date="2021-06-16T11:14:00Z">
        <w:r w:rsidDel="001111A8">
          <w:delText>Related MIB Objects</w:delText>
        </w:r>
        <w:bookmarkEnd w:id="3260"/>
        <w:bookmarkEnd w:id="3261"/>
      </w:del>
    </w:p>
    <w:p w14:paraId="76C4AAD9" w14:textId="77777777" w:rsidR="00855336" w:rsidDel="001111A8" w:rsidRDefault="00561926" w:rsidP="00855336">
      <w:pPr>
        <w:pStyle w:val="Retraitcorpsdetexte"/>
        <w:rPr>
          <w:del w:id="3263" w:author="VOYER Raphael" w:date="2021-06-16T11:14:00Z"/>
        </w:rPr>
      </w:pPr>
      <w:del w:id="3264"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265" w:author="VOYER Raphael" w:date="2021-06-16T11:14:00Z"/>
        </w:rPr>
      </w:pPr>
      <w:del w:id="3266"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267" w:author="VOYER Raphael" w:date="2021-06-16T11:14:00Z"/>
        </w:rPr>
      </w:pPr>
      <w:del w:id="3268"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269" w:author="VOYER Raphael" w:date="2021-06-16T11:14:00Z"/>
        </w:rPr>
      </w:pPr>
      <w:del w:id="3270"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271" w:author="VOYER Raphael" w:date="2021-06-16T11:14:00Z"/>
        </w:rPr>
      </w:pPr>
      <w:del w:id="3272"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273" w:author="VOYER Raphael" w:date="2021-06-16T11:14:00Z"/>
        </w:rPr>
      </w:pPr>
      <w:del w:id="3274"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275" w:author="VOYER Raphael" w:date="2021-06-16T11:14:00Z"/>
        </w:rPr>
      </w:pPr>
      <w:del w:id="3276"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277" w:author="VOYER Raphael" w:date="2021-06-16T11:14:00Z"/>
        </w:rPr>
      </w:pPr>
      <w:bookmarkStart w:id="3278" w:name="_Toc381025761"/>
      <w:bookmarkStart w:id="3279" w:name="_Toc424820349"/>
      <w:del w:id="3280" w:author="VOYER Raphael" w:date="2021-06-16T11:14:00Z">
        <w:r w:rsidDel="001111A8">
          <w:delText>Syntax Definitions</w:delText>
        </w:r>
        <w:bookmarkEnd w:id="3278"/>
        <w:bookmarkEnd w:id="3279"/>
      </w:del>
    </w:p>
    <w:p w14:paraId="08874070" w14:textId="77777777" w:rsidR="00855336" w:rsidDel="001111A8" w:rsidRDefault="00855336" w:rsidP="00855336">
      <w:pPr>
        <w:pStyle w:val="Definitions1"/>
        <w:rPr>
          <w:del w:id="3281" w:author="VOYER Raphael" w:date="2021-06-16T11:14:00Z"/>
          <w:rStyle w:val="StyleDefinitions1105ptCharacterscale100CharCharCharCharCharCharCharCharCharCharCharCharCharChar"/>
          <w:i/>
        </w:rPr>
      </w:pPr>
      <w:del w:id="3282"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283" w:author="VOYER Raphael" w:date="2021-06-16T11:14:00Z"/>
          <w:rStyle w:val="StyleDefinitions1105ptCharacterscale100CharCharCharCharCharCharCharCharCharCharCharCharCharChar"/>
          <w:i/>
        </w:rPr>
      </w:pPr>
      <w:del w:id="3284"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285" w:author="VOYER Raphael" w:date="2021-06-16T11:14:00Z"/>
          <w:rStyle w:val="StyleDefinitions1105ptCharacterscale100CharCharCharCharCharCharCharCharCharCharCharCharCharChar"/>
          <w:i/>
        </w:rPr>
      </w:pPr>
      <w:del w:id="3286"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287" w:author="VOYER Raphael" w:date="2021-06-16T11:14:00Z"/>
          <w:rStyle w:val="StyleDefinitions1105ptCharacterscale100CharCharCharCharCharCharCharCharCharCharCharCharCharChar"/>
        </w:rPr>
      </w:pPr>
      <w:del w:id="3288"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289" w:author="VOYER Raphael" w:date="2021-06-16T11:14:00Z"/>
          <w:rStyle w:val="StyleDefinitions1105ptCharacterscale100CharCharCharCharCharCharCharCharCharCharCharCharCharChar"/>
          <w:i/>
        </w:rPr>
      </w:pPr>
      <w:del w:id="3290"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291"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292" w:author="VOYER Raphael" w:date="2021-06-16T11:14:00Z"/>
        </w:rPr>
      </w:pPr>
    </w:p>
    <w:p w14:paraId="2B2CFB55" w14:textId="77777777" w:rsidR="00855336" w:rsidDel="001111A8" w:rsidRDefault="00855336" w:rsidP="00622755">
      <w:pPr>
        <w:pStyle w:val="StyleCLIheading1Characterscale100"/>
        <w:outlineLvl w:val="0"/>
        <w:rPr>
          <w:del w:id="3293" w:author="VOYER Raphael" w:date="2021-06-16T11:14:00Z"/>
        </w:rPr>
      </w:pPr>
      <w:bookmarkStart w:id="3294" w:name="_Toc381025762"/>
      <w:bookmarkStart w:id="3295" w:name="_Toc424820350"/>
      <w:del w:id="3296" w:author="VOYER Raphael" w:date="2021-06-16T11:14:00Z">
        <w:r w:rsidDel="001111A8">
          <w:delText>Usage Guidelines</w:delText>
        </w:r>
        <w:bookmarkEnd w:id="3294"/>
        <w:bookmarkEnd w:id="3295"/>
      </w:del>
    </w:p>
    <w:p w14:paraId="77B2A5B8" w14:textId="77777777" w:rsidR="00855336" w:rsidDel="001111A8" w:rsidRDefault="00855336" w:rsidP="00855336">
      <w:pPr>
        <w:pStyle w:val="Corpsdetexte"/>
        <w:numPr>
          <w:ilvl w:val="0"/>
          <w:numId w:val="5"/>
        </w:numPr>
        <w:rPr>
          <w:del w:id="3297" w:author="VOYER Raphael" w:date="2021-06-16T11:14:00Z"/>
        </w:rPr>
      </w:pPr>
      <w:del w:id="3298"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299" w:author="VOYER Raphael" w:date="2021-06-16T11:14:00Z"/>
        </w:rPr>
      </w:pPr>
      <w:del w:id="3300"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301" w:author="VOYER Raphael" w:date="2021-06-16T11:14:00Z"/>
        </w:rPr>
      </w:pPr>
      <w:del w:id="3302"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303" w:author="VOYER Raphael" w:date="2021-06-16T11:14:00Z"/>
        </w:rPr>
      </w:pPr>
      <w:del w:id="3304"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305" w:author="VOYER Raphael" w:date="2021-06-16T11:14:00Z"/>
        </w:rPr>
      </w:pPr>
      <w:del w:id="3306"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307" w:author="VOYER Raphael" w:date="2021-06-16T11:14:00Z"/>
        </w:rPr>
      </w:pPr>
      <w:del w:id="3308"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309" w:author="VOYER Raphael" w:date="2021-06-16T11:14:00Z"/>
        </w:rPr>
      </w:pPr>
      <w:del w:id="3310"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311" w:author="VOYER Raphael" w:date="2021-06-16T11:14:00Z"/>
        </w:rPr>
      </w:pPr>
      <w:del w:id="3312"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313" w:author="VOYER Raphael" w:date="2021-06-16T11:14:00Z"/>
        </w:rPr>
      </w:pPr>
      <w:del w:id="3314"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315" w:author="VOYER Raphael" w:date="2021-06-16T11:14:00Z"/>
        </w:rPr>
      </w:pPr>
      <w:del w:id="3316"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317" w:author="VOYER Raphael" w:date="2021-06-16T11:14:00Z"/>
        </w:rPr>
      </w:pPr>
      <w:del w:id="3318"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319" w:author="VOYER Raphael" w:date="2021-06-16T11:14:00Z"/>
        </w:rPr>
      </w:pPr>
      <w:del w:id="3320"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321" w:author="VOYER Raphael" w:date="2021-06-16T11:14:00Z"/>
          <w:color w:val="auto"/>
        </w:rPr>
      </w:pPr>
      <w:bookmarkStart w:id="3322" w:name="_Toc381025763"/>
      <w:bookmarkStart w:id="3323" w:name="_Toc424820351"/>
      <w:del w:id="3324" w:author="VOYER Raphael" w:date="2021-06-16T11:14:00Z">
        <w:r w:rsidRPr="005A0C5D" w:rsidDel="001111A8">
          <w:delText>Example</w:delText>
        </w:r>
        <w:bookmarkEnd w:id="3322"/>
        <w:bookmarkEnd w:id="3323"/>
      </w:del>
    </w:p>
    <w:p w14:paraId="1768DAAF" w14:textId="77777777" w:rsidR="00855336" w:rsidRPr="005A0C5D" w:rsidDel="001111A8" w:rsidRDefault="009E053F" w:rsidP="00855336">
      <w:pPr>
        <w:pStyle w:val="SourceCode"/>
        <w:rPr>
          <w:del w:id="3325" w:author="VOYER Raphael" w:date="2021-06-16T11:14:00Z"/>
          <w:szCs w:val="18"/>
        </w:rPr>
      </w:pPr>
      <w:del w:id="3326"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327" w:author="VOYER Raphael" w:date="2021-06-16T11:14:00Z"/>
          <w:szCs w:val="18"/>
        </w:rPr>
      </w:pPr>
      <w:del w:id="3328"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329" w:author="VOYER Raphael" w:date="2021-06-16T11:14:00Z"/>
          <w:szCs w:val="18"/>
        </w:rPr>
      </w:pPr>
      <w:del w:id="3330"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331" w:author="VOYER Raphael" w:date="2021-06-16T11:14:00Z"/>
          <w:szCs w:val="18"/>
        </w:rPr>
      </w:pPr>
      <w:del w:id="3332"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333" w:author="VOYER Raphael" w:date="2021-06-16T11:14:00Z"/>
          <w:szCs w:val="18"/>
        </w:rPr>
      </w:pPr>
      <w:del w:id="3334"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335" w:author="VOYER Raphael" w:date="2021-06-16T11:14:00Z"/>
          <w:szCs w:val="18"/>
        </w:rPr>
      </w:pPr>
      <w:del w:id="3336"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337" w:author="VOYER Raphael" w:date="2021-06-16T11:14:00Z"/>
          <w:szCs w:val="18"/>
        </w:rPr>
      </w:pPr>
      <w:del w:id="3338"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339" w:author="VOYER Raphael" w:date="2021-06-16T11:14:00Z"/>
          <w:szCs w:val="18"/>
        </w:rPr>
      </w:pPr>
    </w:p>
    <w:p w14:paraId="65026650" w14:textId="77777777" w:rsidR="000153A1" w:rsidDel="001111A8" w:rsidRDefault="000153A1" w:rsidP="00622755">
      <w:pPr>
        <w:pStyle w:val="StyleCLIheading1Characterscale100"/>
        <w:outlineLvl w:val="0"/>
        <w:rPr>
          <w:del w:id="3340" w:author="VOYER Raphael" w:date="2021-06-16T11:14:00Z"/>
        </w:rPr>
      </w:pPr>
      <w:bookmarkStart w:id="3341" w:name="_Toc381025764"/>
      <w:bookmarkStart w:id="3342" w:name="_Toc424820352"/>
    </w:p>
    <w:p w14:paraId="281C0AF8" w14:textId="77777777" w:rsidR="000153A1" w:rsidDel="001111A8" w:rsidRDefault="000153A1" w:rsidP="000153A1">
      <w:pPr>
        <w:pStyle w:val="Corpsdetexte"/>
        <w:numPr>
          <w:ilvl w:val="0"/>
          <w:numId w:val="5"/>
        </w:numPr>
        <w:rPr>
          <w:del w:id="3343" w:author="VOYER Raphael" w:date="2021-06-16T11:14:00Z"/>
        </w:rPr>
      </w:pPr>
      <w:del w:id="3344"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345" w:author="VOYER Raphael" w:date="2021-06-16T11:14:00Z"/>
        </w:rPr>
      </w:pPr>
    </w:p>
    <w:p w14:paraId="0ACCF1B5" w14:textId="77777777" w:rsidR="000153A1" w:rsidDel="001111A8" w:rsidRDefault="000153A1" w:rsidP="000153A1">
      <w:pPr>
        <w:pStyle w:val="SourceCode"/>
        <w:rPr>
          <w:del w:id="3346" w:author="VOYER Raphael" w:date="2021-06-16T11:14:00Z"/>
          <w:szCs w:val="18"/>
        </w:rPr>
      </w:pPr>
      <w:del w:id="3347"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348" w:author="VOYER Raphael" w:date="2021-06-16T11:14:00Z"/>
          <w:szCs w:val="18"/>
        </w:rPr>
      </w:pPr>
      <w:del w:id="3349"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350" w:author="VOYER Raphael" w:date="2021-06-16T11:14:00Z"/>
          <w:szCs w:val="18"/>
        </w:rPr>
      </w:pPr>
      <w:del w:id="3351"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352" w:author="VOYER Raphael" w:date="2021-06-16T11:14:00Z"/>
          <w:szCs w:val="18"/>
        </w:rPr>
      </w:pPr>
      <w:del w:id="3353"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354" w:author="VOYER Raphael" w:date="2021-06-16T11:14:00Z"/>
          <w:szCs w:val="18"/>
        </w:rPr>
      </w:pPr>
      <w:del w:id="3355"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356" w:author="VOYER Raphael" w:date="2021-06-16T11:14:00Z"/>
          <w:szCs w:val="18"/>
        </w:rPr>
      </w:pPr>
      <w:del w:id="3357"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358" w:author="VOYER Raphael" w:date="2021-06-16T11:14:00Z"/>
          <w:szCs w:val="18"/>
        </w:rPr>
      </w:pPr>
      <w:del w:id="3359"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360" w:author="VOYER Raphael" w:date="2021-06-16T11:14:00Z"/>
          <w:szCs w:val="18"/>
        </w:rPr>
      </w:pPr>
      <w:del w:id="3361"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362" w:author="VOYER Raphael" w:date="2021-06-16T11:14:00Z"/>
          <w:szCs w:val="18"/>
        </w:rPr>
      </w:pPr>
      <w:del w:id="3363"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364" w:author="VOYER Raphael" w:date="2021-06-16T11:14:00Z"/>
        </w:rPr>
      </w:pPr>
    </w:p>
    <w:p w14:paraId="17BE8DFA" w14:textId="77777777" w:rsidR="00855336" w:rsidDel="001111A8" w:rsidRDefault="00855336" w:rsidP="00622755">
      <w:pPr>
        <w:pStyle w:val="StyleCLIheading1Characterscale100"/>
        <w:outlineLvl w:val="0"/>
        <w:rPr>
          <w:del w:id="3365" w:author="VOYER Raphael" w:date="2021-06-16T11:14:00Z"/>
        </w:rPr>
      </w:pPr>
      <w:del w:id="3366" w:author="VOYER Raphael" w:date="2021-06-16T11:14:00Z">
        <w:r w:rsidDel="001111A8">
          <w:delText>Related MIB Objects</w:delText>
        </w:r>
        <w:bookmarkEnd w:id="3341"/>
        <w:bookmarkEnd w:id="3342"/>
      </w:del>
    </w:p>
    <w:p w14:paraId="04596E64" w14:textId="77777777" w:rsidR="00855336" w:rsidDel="001111A8" w:rsidRDefault="00561926" w:rsidP="00855336">
      <w:pPr>
        <w:pStyle w:val="Retraitcorpsdetexte"/>
        <w:rPr>
          <w:del w:id="3367" w:author="VOYER Raphael" w:date="2021-06-16T11:14:00Z"/>
        </w:rPr>
      </w:pPr>
      <w:del w:id="3368"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369" w:author="VOYER Raphael" w:date="2021-06-16T11:14:00Z"/>
        </w:rPr>
      </w:pPr>
      <w:del w:id="3370"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371" w:author="VOYER Raphael" w:date="2021-06-16T11:14:00Z"/>
        </w:rPr>
      </w:pPr>
      <w:del w:id="3372"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373" w:author="VOYER Raphael" w:date="2021-06-16T11:14:00Z"/>
        </w:rPr>
      </w:pPr>
      <w:del w:id="3374"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375" w:author="VOYER Raphael" w:date="2021-06-16T11:14:00Z"/>
        </w:rPr>
      </w:pPr>
      <w:del w:id="3376"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377" w:author="VOYER Raphael" w:date="2021-06-16T11:14:00Z"/>
        </w:rPr>
      </w:pPr>
      <w:del w:id="3378"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379" w:author="VOYER Raphael" w:date="2021-06-16T11:14:00Z"/>
        </w:rPr>
      </w:pPr>
      <w:del w:id="3380"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381" w:author="VOYER Raphael" w:date="2021-06-16T11:14:00Z"/>
        </w:rPr>
      </w:pPr>
      <w:del w:id="3382"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383" w:author="VOYER Raphael" w:date="2021-06-16T11:14:00Z"/>
        </w:rPr>
      </w:pPr>
      <w:del w:id="3384"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385" w:author="VOYER Raphael" w:date="2021-06-16T11:14:00Z"/>
        </w:rPr>
      </w:pPr>
      <w:del w:id="3386"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387" w:author="VOYER Raphael" w:date="2021-06-16T11:14:00Z"/>
        </w:rPr>
      </w:pPr>
      <w:del w:id="3388"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389" w:author="VOYER Raphael" w:date="2021-06-16T11:14:00Z"/>
        </w:rPr>
      </w:pPr>
    </w:p>
    <w:p w14:paraId="037311FC" w14:textId="77777777" w:rsidR="00AD5BE1" w:rsidDel="001111A8" w:rsidRDefault="00AD5BE1" w:rsidP="00AD5BE1">
      <w:pPr>
        <w:pStyle w:val="Retraitcorpsdetexte"/>
        <w:ind w:left="0"/>
        <w:rPr>
          <w:del w:id="3390" w:author="VOYER Raphael" w:date="2021-06-16T11:14:00Z"/>
        </w:rPr>
      </w:pPr>
    </w:p>
    <w:p w14:paraId="7085AAEA" w14:textId="77777777" w:rsidR="001852E5" w:rsidDel="001111A8" w:rsidRDefault="001852E5" w:rsidP="00AD5BE1">
      <w:pPr>
        <w:pStyle w:val="Retraitcorpsdetexte"/>
        <w:ind w:left="0"/>
        <w:rPr>
          <w:del w:id="3391" w:author="VOYER Raphael" w:date="2021-06-16T11:14:00Z"/>
        </w:rPr>
      </w:pPr>
    </w:p>
    <w:p w14:paraId="52FABFF4" w14:textId="77777777" w:rsidR="001852E5" w:rsidDel="001111A8" w:rsidRDefault="007772DF" w:rsidP="00622755">
      <w:pPr>
        <w:pStyle w:val="Titre4"/>
        <w:rPr>
          <w:del w:id="3392" w:author="VOYER Raphael" w:date="2021-06-16T11:14:00Z"/>
        </w:rPr>
      </w:pPr>
      <w:del w:id="3393"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394" w:author="VOYER Raphael" w:date="2021-06-16T11:14:00Z"/>
        </w:rPr>
      </w:pPr>
      <w:del w:id="3395"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396" w:author="VOYER Raphael" w:date="2021-06-16T11:14:00Z"/>
          <w:rStyle w:val="StyleDefinitions1105ptCharacterscale100CharCharCharCharCharCharCharCharCharCharCharCharCharChar"/>
          <w:w w:val="100"/>
          <w:szCs w:val="20"/>
        </w:rPr>
      </w:pPr>
      <w:bookmarkStart w:id="3397" w:name="_Toc381025765"/>
      <w:bookmarkStart w:id="3398" w:name="_Toc424820353"/>
      <w:del w:id="3399" w:author="VOYER Raphael" w:date="2021-06-16T11:14:00Z">
        <w:r w:rsidDel="001111A8">
          <w:delText>Syntax Definitions</w:delText>
        </w:r>
        <w:bookmarkEnd w:id="3397"/>
        <w:bookmarkEnd w:id="3398"/>
      </w:del>
    </w:p>
    <w:p w14:paraId="1487DB7A" w14:textId="77777777" w:rsidR="001852E5" w:rsidDel="001111A8" w:rsidRDefault="001852E5" w:rsidP="001852E5">
      <w:pPr>
        <w:pStyle w:val="Definitions1"/>
        <w:rPr>
          <w:del w:id="3400" w:author="VOYER Raphael" w:date="2021-06-16T11:14:00Z"/>
          <w:rStyle w:val="StyleDefinitions1105ptCharacterscale100CharCharCharCharCharCharCharCharCharCharCharCharCharChar"/>
        </w:rPr>
      </w:pPr>
      <w:del w:id="3401"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402" w:author="VOYER Raphael" w:date="2021-06-16T11:14:00Z"/>
          <w:rStyle w:val="StyleDefinitions1105ptCharacterscale100CharCharCharCharCharCharCharCharCharCharCharCharCharChar"/>
          <w:i/>
        </w:rPr>
      </w:pPr>
      <w:del w:id="3403"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404" w:author="VOYER Raphael" w:date="2021-06-16T11:14:00Z"/>
        </w:rPr>
      </w:pPr>
    </w:p>
    <w:p w14:paraId="5C8BC70A" w14:textId="77777777" w:rsidR="001852E5" w:rsidDel="001111A8" w:rsidRDefault="001852E5" w:rsidP="00622755">
      <w:pPr>
        <w:pStyle w:val="StyleCLIheading1Characterscale100"/>
        <w:outlineLvl w:val="0"/>
        <w:rPr>
          <w:del w:id="3405" w:author="VOYER Raphael" w:date="2021-06-16T11:14:00Z"/>
        </w:rPr>
      </w:pPr>
      <w:bookmarkStart w:id="3406" w:name="_Toc381025766"/>
      <w:bookmarkStart w:id="3407" w:name="_Toc424820354"/>
      <w:del w:id="3408" w:author="VOYER Raphael" w:date="2021-06-16T11:14:00Z">
        <w:r w:rsidDel="001111A8">
          <w:delText>Usage Guidelines</w:delText>
        </w:r>
        <w:bookmarkEnd w:id="3406"/>
        <w:bookmarkEnd w:id="3407"/>
      </w:del>
    </w:p>
    <w:p w14:paraId="795FC0A4" w14:textId="77777777" w:rsidR="001852E5" w:rsidDel="001111A8" w:rsidRDefault="001852E5" w:rsidP="001852E5">
      <w:pPr>
        <w:pStyle w:val="Corpsdetexte"/>
        <w:numPr>
          <w:ilvl w:val="0"/>
          <w:numId w:val="5"/>
        </w:numPr>
        <w:rPr>
          <w:del w:id="3409" w:author="VOYER Raphael" w:date="2021-06-16T11:14:00Z"/>
        </w:rPr>
      </w:pPr>
      <w:del w:id="3410"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411" w:author="VOYER Raphael" w:date="2021-06-16T11:14:00Z"/>
        </w:rPr>
      </w:pPr>
      <w:del w:id="3412"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413" w:author="VOYER Raphael" w:date="2021-06-16T11:14:00Z"/>
        </w:rPr>
      </w:pPr>
      <w:del w:id="3414"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415" w:author="VOYER Raphael" w:date="2021-06-16T11:14:00Z"/>
        </w:rPr>
      </w:pPr>
      <w:del w:id="3416"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417" w:author="VOYER Raphael" w:date="2021-06-16T11:14:00Z"/>
        </w:rPr>
      </w:pPr>
      <w:del w:id="3418"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419" w:author="VOYER Raphael" w:date="2021-06-16T11:14:00Z"/>
        </w:rPr>
      </w:pPr>
      <w:del w:id="3420"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421" w:author="VOYER Raphael" w:date="2021-06-16T11:14:00Z"/>
        </w:rPr>
      </w:pPr>
      <w:del w:id="3422"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423" w:author="VOYER Raphael" w:date="2021-06-16T11:14:00Z"/>
        </w:rPr>
      </w:pPr>
      <w:del w:id="3424"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425" w:author="VOYER Raphael" w:date="2021-06-16T11:14:00Z"/>
        </w:rPr>
      </w:pPr>
      <w:del w:id="3426"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427" w:author="VOYER Raphael" w:date="2021-06-16T11:14:00Z"/>
        </w:rPr>
      </w:pPr>
      <w:del w:id="3428"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429" w:author="VOYER Raphael" w:date="2021-06-16T11:14:00Z"/>
        </w:rPr>
      </w:pPr>
      <w:del w:id="3430"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431" w:author="VOYER Raphael" w:date="2021-06-16T11:14:00Z"/>
        </w:rPr>
      </w:pPr>
    </w:p>
    <w:p w14:paraId="6A91F9B2" w14:textId="77777777" w:rsidR="001852E5" w:rsidRPr="005F7361" w:rsidDel="001111A8" w:rsidRDefault="001852E5" w:rsidP="00622755">
      <w:pPr>
        <w:pStyle w:val="StyleCLIheading1Characterscale100"/>
        <w:outlineLvl w:val="0"/>
        <w:rPr>
          <w:del w:id="3432" w:author="VOYER Raphael" w:date="2021-06-16T11:14:00Z"/>
          <w:color w:val="auto"/>
          <w:rPrChange w:id="3433" w:author="VOYER Raphael" w:date="2021-07-07T15:02:00Z">
            <w:rPr>
              <w:del w:id="3434" w:author="VOYER Raphael" w:date="2021-06-16T11:14:00Z"/>
              <w:color w:val="auto"/>
              <w:lang w:val="fr-FR"/>
            </w:rPr>
          </w:rPrChange>
        </w:rPr>
      </w:pPr>
      <w:bookmarkStart w:id="3435" w:name="_Toc381025767"/>
      <w:bookmarkStart w:id="3436" w:name="_Toc424820355"/>
      <w:del w:id="3437" w:author="VOYER Raphael" w:date="2021-06-16T11:14:00Z">
        <w:r w:rsidRPr="005F7361" w:rsidDel="001111A8">
          <w:rPr>
            <w:b w:val="0"/>
            <w:bCs w:val="0"/>
            <w:rPrChange w:id="3438" w:author="VOYER Raphael" w:date="2021-07-07T15:02:00Z">
              <w:rPr>
                <w:b w:val="0"/>
                <w:bCs w:val="0"/>
                <w:lang w:val="fr-FR"/>
              </w:rPr>
            </w:rPrChange>
          </w:rPr>
          <w:delText>Example</w:delText>
        </w:r>
        <w:bookmarkEnd w:id="3435"/>
        <w:bookmarkEnd w:id="3436"/>
      </w:del>
    </w:p>
    <w:p w14:paraId="7D25175F" w14:textId="77777777" w:rsidR="001852E5" w:rsidRPr="005F7361" w:rsidDel="001111A8" w:rsidRDefault="009E053F" w:rsidP="001852E5">
      <w:pPr>
        <w:pStyle w:val="SourceCode"/>
        <w:rPr>
          <w:del w:id="3439" w:author="VOYER Raphael" w:date="2021-06-16T11:14:00Z"/>
          <w:szCs w:val="18"/>
          <w:rPrChange w:id="3440" w:author="VOYER Raphael" w:date="2021-07-07T15:02:00Z">
            <w:rPr>
              <w:del w:id="3441" w:author="VOYER Raphael" w:date="2021-06-16T11:14:00Z"/>
              <w:szCs w:val="18"/>
              <w:lang w:val="fr-FR"/>
            </w:rPr>
          </w:rPrChange>
        </w:rPr>
      </w:pPr>
      <w:del w:id="3442" w:author="VOYER Raphael" w:date="2021-06-16T11:14:00Z">
        <w:r w:rsidRPr="005F7361" w:rsidDel="001111A8">
          <w:rPr>
            <w:szCs w:val="18"/>
            <w:rPrChange w:id="3443" w:author="VOYER Raphael" w:date="2021-07-07T15:02:00Z">
              <w:rPr>
                <w:szCs w:val="18"/>
                <w:lang w:val="fr-FR"/>
              </w:rPr>
            </w:rPrChange>
          </w:rPr>
          <w:delText>server-cluster</w:delText>
        </w:r>
        <w:r w:rsidR="001852E5" w:rsidRPr="005F7361" w:rsidDel="001111A8">
          <w:rPr>
            <w:szCs w:val="18"/>
            <w:rPrChange w:id="3444"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445" w:author="VOYER Raphael" w:date="2021-06-16T11:14:00Z"/>
          <w:szCs w:val="18"/>
          <w:rPrChange w:id="3446" w:author="VOYER Raphael" w:date="2021-07-07T15:02:00Z">
            <w:rPr>
              <w:del w:id="3447" w:author="VOYER Raphael" w:date="2021-06-16T11:14:00Z"/>
              <w:szCs w:val="18"/>
              <w:lang w:val="fr-FR"/>
            </w:rPr>
          </w:rPrChange>
        </w:rPr>
      </w:pPr>
      <w:del w:id="3448" w:author="VOYER Raphael" w:date="2021-06-16T11:14:00Z">
        <w:r w:rsidRPr="005F7361" w:rsidDel="001111A8">
          <w:rPr>
            <w:szCs w:val="18"/>
            <w:rPrChange w:id="3449" w:author="VOYER Raphael" w:date="2021-07-07T15:02:00Z">
              <w:rPr>
                <w:szCs w:val="18"/>
                <w:lang w:val="fr-FR"/>
              </w:rPr>
            </w:rPrChange>
          </w:rPr>
          <w:delText>server-cluster</w:delText>
        </w:r>
        <w:r w:rsidR="001852E5" w:rsidRPr="005F7361" w:rsidDel="001111A8">
          <w:rPr>
            <w:szCs w:val="18"/>
            <w:rPrChange w:id="3450"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451"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452" w:author="VOYER Raphael" w:date="2021-06-16T11:14:00Z"/>
          <w:szCs w:val="18"/>
        </w:rPr>
      </w:pPr>
      <w:del w:id="3453"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454" w:author="VOYER Raphael" w:date="2021-06-16T11:14:00Z"/>
          <w:szCs w:val="18"/>
        </w:rPr>
      </w:pPr>
      <w:del w:id="3455"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456" w:author="VOYER Raphael" w:date="2021-06-16T11:14:00Z"/>
          <w:szCs w:val="18"/>
        </w:rPr>
      </w:pPr>
      <w:del w:id="3457"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458" w:author="VOYER Raphael" w:date="2021-06-16T11:14:00Z"/>
          <w:szCs w:val="18"/>
        </w:rPr>
      </w:pPr>
    </w:p>
    <w:p w14:paraId="4E36500A" w14:textId="77777777" w:rsidR="001852E5" w:rsidDel="001111A8" w:rsidRDefault="001852E5" w:rsidP="00622755">
      <w:pPr>
        <w:pStyle w:val="StyleCLIheading1Characterscale100"/>
        <w:outlineLvl w:val="0"/>
        <w:rPr>
          <w:del w:id="3459" w:author="VOYER Raphael" w:date="2021-06-16T11:14:00Z"/>
        </w:rPr>
      </w:pPr>
      <w:bookmarkStart w:id="3460" w:name="_Toc381025768"/>
      <w:bookmarkStart w:id="3461" w:name="_Toc424820356"/>
      <w:del w:id="3462" w:author="VOYER Raphael" w:date="2021-06-16T11:14:00Z">
        <w:r w:rsidDel="001111A8">
          <w:delText>Related MIB Objects</w:delText>
        </w:r>
        <w:bookmarkEnd w:id="3460"/>
        <w:bookmarkEnd w:id="3461"/>
      </w:del>
    </w:p>
    <w:p w14:paraId="14A96B33" w14:textId="77777777" w:rsidR="001852E5" w:rsidDel="001111A8" w:rsidRDefault="001852E5" w:rsidP="001852E5">
      <w:pPr>
        <w:pStyle w:val="Retraitcorpsdetexte"/>
        <w:rPr>
          <w:del w:id="3463" w:author="VOYER Raphael" w:date="2021-06-16T11:14:00Z"/>
        </w:rPr>
      </w:pPr>
      <w:del w:id="3464" w:author="VOYER Raphael" w:date="2021-06-16T11:14:00Z">
        <w:r w:rsidDel="001111A8">
          <w:delText>alaHAVlanClusterPortTable</w:delText>
        </w:r>
      </w:del>
    </w:p>
    <w:p w14:paraId="428235A8" w14:textId="77777777" w:rsidR="001852E5" w:rsidDel="001111A8" w:rsidRDefault="001852E5" w:rsidP="001852E5">
      <w:pPr>
        <w:pStyle w:val="Retraitcorpsdetexte"/>
        <w:rPr>
          <w:del w:id="3465" w:author="VOYER Raphael" w:date="2021-06-16T11:14:00Z"/>
        </w:rPr>
      </w:pPr>
      <w:del w:id="3466"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467" w:author="VOYER Raphael" w:date="2021-06-16T11:14:00Z"/>
        </w:rPr>
      </w:pPr>
      <w:del w:id="3468"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469" w:author="VOYER Raphael" w:date="2021-06-16T11:14:00Z"/>
        </w:rPr>
      </w:pPr>
      <w:del w:id="3470"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471" w:author="VOYER Raphael" w:date="2021-06-16T11:14:00Z"/>
        </w:rPr>
      </w:pPr>
    </w:p>
    <w:p w14:paraId="52157905" w14:textId="77777777" w:rsidR="00F84285" w:rsidDel="001111A8" w:rsidRDefault="00F84285" w:rsidP="00855336">
      <w:pPr>
        <w:pStyle w:val="Retraitcorpsdetexte"/>
        <w:rPr>
          <w:del w:id="3472" w:author="VOYER Raphael" w:date="2021-06-16T11:14:00Z"/>
        </w:rPr>
      </w:pPr>
    </w:p>
    <w:p w14:paraId="1CD0A85C" w14:textId="77777777" w:rsidR="00855336" w:rsidDel="001111A8" w:rsidRDefault="00173CC5" w:rsidP="00622755">
      <w:pPr>
        <w:pStyle w:val="Titre4"/>
        <w:rPr>
          <w:del w:id="3473" w:author="VOYER Raphael" w:date="2021-06-16T11:14:00Z"/>
        </w:rPr>
      </w:pPr>
      <w:del w:id="3474"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475" w:author="VOYER Raphael" w:date="2021-06-16T11:14:00Z"/>
        </w:rPr>
      </w:pPr>
      <w:del w:id="3476"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477" w:author="VOYER Raphael" w:date="2021-06-16T11:14:00Z"/>
          <w:rStyle w:val="StyleDefinitions1105ptCharacterscale100CharCharCharCharCharCharCharCharCharCharCharCharCharChar"/>
          <w:w w:val="100"/>
          <w:szCs w:val="20"/>
        </w:rPr>
      </w:pPr>
      <w:bookmarkStart w:id="3478" w:name="_Toc381025769"/>
      <w:bookmarkStart w:id="3479" w:name="_Toc424820357"/>
      <w:del w:id="3480" w:author="VOYER Raphael" w:date="2021-06-16T11:14:00Z">
        <w:r w:rsidDel="001111A8">
          <w:delText>Syntax Definitions</w:delText>
        </w:r>
        <w:bookmarkEnd w:id="3478"/>
        <w:bookmarkEnd w:id="3479"/>
      </w:del>
    </w:p>
    <w:p w14:paraId="356ABA6E" w14:textId="77777777" w:rsidR="00855336" w:rsidDel="001111A8" w:rsidRDefault="00855336" w:rsidP="00855336">
      <w:pPr>
        <w:pStyle w:val="Definitions1"/>
        <w:rPr>
          <w:del w:id="3481" w:author="VOYER Raphael" w:date="2021-06-16T11:14:00Z"/>
          <w:rStyle w:val="StyleDefinitions1105ptCharacterscale100CharCharCharCharCharCharCharCharCharCharCharCharCharChar"/>
        </w:rPr>
      </w:pPr>
      <w:del w:id="3482"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483" w:author="VOYER Raphael" w:date="2021-06-16T11:14:00Z"/>
          <w:rStyle w:val="StyleDefinitions1105ptCharacterscale100CharCharCharCharCharCharCharCharCharCharCharCharCharChar"/>
          <w:i/>
        </w:rPr>
      </w:pPr>
      <w:del w:id="3484"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485" w:author="VOYER Raphael" w:date="2021-06-16T11:14:00Z"/>
        </w:rPr>
      </w:pPr>
    </w:p>
    <w:p w14:paraId="562EEBA1" w14:textId="77777777" w:rsidR="00855336" w:rsidDel="001111A8" w:rsidRDefault="00855336" w:rsidP="00622755">
      <w:pPr>
        <w:pStyle w:val="StyleCLIheading1Characterscale100"/>
        <w:outlineLvl w:val="0"/>
        <w:rPr>
          <w:del w:id="3486" w:author="VOYER Raphael" w:date="2021-06-16T11:14:00Z"/>
        </w:rPr>
      </w:pPr>
      <w:bookmarkStart w:id="3487" w:name="_Toc381025770"/>
      <w:bookmarkStart w:id="3488" w:name="_Toc424820358"/>
      <w:del w:id="3489" w:author="VOYER Raphael" w:date="2021-06-16T11:14:00Z">
        <w:r w:rsidDel="001111A8">
          <w:delText>Usage Guidelines</w:delText>
        </w:r>
        <w:bookmarkEnd w:id="3487"/>
        <w:bookmarkEnd w:id="3488"/>
      </w:del>
    </w:p>
    <w:p w14:paraId="611269CF" w14:textId="77777777" w:rsidR="00855336" w:rsidDel="001111A8" w:rsidRDefault="00855336" w:rsidP="00855336">
      <w:pPr>
        <w:pStyle w:val="Corpsdetexte"/>
        <w:numPr>
          <w:ilvl w:val="0"/>
          <w:numId w:val="5"/>
        </w:numPr>
        <w:rPr>
          <w:del w:id="3490" w:author="VOYER Raphael" w:date="2021-06-16T11:14:00Z"/>
        </w:rPr>
      </w:pPr>
      <w:del w:id="3491"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492" w:author="VOYER Raphael" w:date="2021-06-16T11:14:00Z"/>
        </w:rPr>
      </w:pPr>
      <w:del w:id="3493"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494" w:author="VOYER Raphael" w:date="2021-06-16T11:14:00Z"/>
        </w:rPr>
      </w:pPr>
      <w:del w:id="3495"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496" w:author="VOYER Raphael" w:date="2021-06-16T11:14:00Z"/>
        </w:rPr>
      </w:pPr>
      <w:del w:id="3497"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498" w:author="VOYER Raphael" w:date="2021-06-16T11:14:00Z"/>
        </w:rPr>
      </w:pPr>
      <w:del w:id="3499"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500" w:author="VOYER Raphael" w:date="2021-06-16T11:14:00Z"/>
        </w:rPr>
      </w:pPr>
      <w:del w:id="3501"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502" w:author="VOYER Raphael" w:date="2021-06-16T11:14:00Z"/>
        </w:rPr>
      </w:pPr>
      <w:del w:id="3503"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504" w:author="VOYER Raphael" w:date="2021-06-16T11:14:00Z"/>
          <w:color w:val="auto"/>
        </w:rPr>
      </w:pPr>
      <w:bookmarkStart w:id="3505" w:name="_Toc381025771"/>
      <w:bookmarkStart w:id="3506" w:name="_Toc424820359"/>
      <w:del w:id="3507" w:author="VOYER Raphael" w:date="2021-06-16T11:14:00Z">
        <w:r w:rsidRPr="005A0C5D" w:rsidDel="001111A8">
          <w:rPr>
            <w:color w:val="auto"/>
          </w:rPr>
          <w:delText>Example</w:delText>
        </w:r>
        <w:bookmarkEnd w:id="3505"/>
        <w:bookmarkEnd w:id="3506"/>
      </w:del>
    </w:p>
    <w:p w14:paraId="234F5DB9" w14:textId="77777777" w:rsidR="00855336" w:rsidRPr="005A0C5D" w:rsidDel="001111A8" w:rsidRDefault="00855336" w:rsidP="00855336">
      <w:pPr>
        <w:pStyle w:val="SourceCode"/>
        <w:rPr>
          <w:del w:id="3508" w:author="VOYER Raphael" w:date="2021-06-16T11:14:00Z"/>
          <w:szCs w:val="18"/>
        </w:rPr>
      </w:pPr>
      <w:del w:id="3509"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510" w:author="VOYER Raphael" w:date="2021-06-16T11:14:00Z"/>
          <w:szCs w:val="18"/>
        </w:rPr>
      </w:pPr>
      <w:del w:id="3511"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512" w:author="VOYER Raphael" w:date="2021-06-16T11:14:00Z"/>
          <w:szCs w:val="18"/>
        </w:rPr>
      </w:pPr>
      <w:del w:id="3513"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514" w:author="VOYER Raphael" w:date="2021-06-16T11:14:00Z"/>
          <w:szCs w:val="18"/>
        </w:rPr>
      </w:pPr>
      <w:del w:id="3515"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516" w:author="VOYER Raphael" w:date="2021-06-16T11:14:00Z"/>
          <w:szCs w:val="18"/>
        </w:rPr>
      </w:pPr>
    </w:p>
    <w:p w14:paraId="567CF542" w14:textId="77777777" w:rsidR="007A2100" w:rsidDel="001111A8" w:rsidRDefault="007A2100" w:rsidP="00622755">
      <w:pPr>
        <w:pStyle w:val="StyleCLIheading1Characterscale100"/>
        <w:outlineLvl w:val="0"/>
        <w:rPr>
          <w:del w:id="3517" w:author="VOYER Raphael" w:date="2021-06-16T11:14:00Z"/>
        </w:rPr>
      </w:pPr>
      <w:bookmarkStart w:id="3518" w:name="_Toc381025772"/>
      <w:bookmarkStart w:id="3519" w:name="_Toc424820360"/>
    </w:p>
    <w:p w14:paraId="12D9C915" w14:textId="77777777" w:rsidR="007A2100" w:rsidDel="001111A8" w:rsidRDefault="007A2100" w:rsidP="007A2100">
      <w:pPr>
        <w:pStyle w:val="Corpsdetexte"/>
        <w:numPr>
          <w:ilvl w:val="0"/>
          <w:numId w:val="5"/>
        </w:numPr>
        <w:rPr>
          <w:del w:id="3520" w:author="VOYER Raphael" w:date="2021-06-16T11:14:00Z"/>
        </w:rPr>
      </w:pPr>
      <w:del w:id="3521"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522" w:author="VOYER Raphael" w:date="2021-06-16T11:14:00Z"/>
          <w:szCs w:val="18"/>
          <w:rPrChange w:id="3523" w:author="VOYER Raphael" w:date="2021-07-07T15:02:00Z">
            <w:rPr>
              <w:del w:id="3524" w:author="VOYER Raphael" w:date="2021-06-16T11:14:00Z"/>
              <w:szCs w:val="18"/>
              <w:lang w:val="pt-BR"/>
            </w:rPr>
          </w:rPrChange>
        </w:rPr>
      </w:pPr>
      <w:del w:id="3525" w:author="VOYER Raphael" w:date="2021-06-16T11:14:00Z">
        <w:r w:rsidRPr="005F7361" w:rsidDel="001111A8">
          <w:rPr>
            <w:szCs w:val="18"/>
            <w:rPrChange w:id="3526"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527" w:author="VOYER Raphael" w:date="2021-06-16T11:14:00Z"/>
          <w:szCs w:val="18"/>
          <w:rPrChange w:id="3528" w:author="VOYER Raphael" w:date="2021-07-07T15:02:00Z">
            <w:rPr>
              <w:del w:id="3529" w:author="VOYER Raphael" w:date="2021-06-16T11:14:00Z"/>
              <w:szCs w:val="18"/>
              <w:lang w:val="pt-BR"/>
            </w:rPr>
          </w:rPrChange>
        </w:rPr>
      </w:pPr>
      <w:del w:id="3530" w:author="VOYER Raphael" w:date="2021-06-16T11:14:00Z">
        <w:r w:rsidRPr="005F7361" w:rsidDel="001111A8">
          <w:rPr>
            <w:szCs w:val="18"/>
            <w:rPrChange w:id="3531"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532" w:author="VOYER Raphael" w:date="2021-06-16T11:14:00Z"/>
          <w:szCs w:val="18"/>
          <w:rPrChange w:id="3533" w:author="VOYER Raphael" w:date="2021-07-07T15:02:00Z">
            <w:rPr>
              <w:del w:id="3534" w:author="VOYER Raphael" w:date="2021-06-16T11:14:00Z"/>
              <w:szCs w:val="18"/>
              <w:lang w:val="pt-BR"/>
            </w:rPr>
          </w:rPrChange>
        </w:rPr>
      </w:pPr>
      <w:del w:id="3535" w:author="VOYER Raphael" w:date="2021-06-16T11:14:00Z">
        <w:r w:rsidRPr="005F7361" w:rsidDel="001111A8">
          <w:rPr>
            <w:szCs w:val="18"/>
            <w:rPrChange w:id="3536"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537" w:author="VOYER Raphael" w:date="2021-06-16T11:14:00Z"/>
        </w:rPr>
      </w:pPr>
      <w:del w:id="3538" w:author="VOYER Raphael" w:date="2021-06-16T11:14:00Z">
        <w:r w:rsidDel="001111A8">
          <w:delText>Related MIB Objects</w:delText>
        </w:r>
        <w:bookmarkEnd w:id="3518"/>
        <w:bookmarkEnd w:id="3519"/>
      </w:del>
    </w:p>
    <w:p w14:paraId="3ADAE6AD" w14:textId="77777777" w:rsidR="004A770D" w:rsidDel="001111A8" w:rsidRDefault="00561926" w:rsidP="004A770D">
      <w:pPr>
        <w:pStyle w:val="Retraitcorpsdetexte"/>
        <w:rPr>
          <w:del w:id="3539" w:author="VOYER Raphael" w:date="2021-06-16T11:14:00Z"/>
        </w:rPr>
      </w:pPr>
      <w:del w:id="3540"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541" w:author="VOYER Raphael" w:date="2021-06-16T11:14:00Z"/>
        </w:rPr>
      </w:pPr>
      <w:del w:id="3542"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543" w:author="VOYER Raphael" w:date="2021-06-16T11:14:00Z"/>
        </w:rPr>
      </w:pPr>
      <w:del w:id="3544"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545" w:author="VOYER Raphael" w:date="2021-06-16T11:14:00Z"/>
        </w:rPr>
      </w:pPr>
      <w:del w:id="3546"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547" w:author="VOYER Raphael" w:date="2021-06-16T11:14:00Z"/>
        </w:rPr>
      </w:pPr>
      <w:del w:id="3548"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549" w:author="VOYER Raphael" w:date="2021-06-16T11:14:00Z"/>
        </w:rPr>
      </w:pPr>
      <w:del w:id="3550"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551" w:author="VOYER Raphael" w:date="2021-06-16T11:14:00Z"/>
        </w:rPr>
      </w:pPr>
      <w:bookmarkStart w:id="3552" w:name="_Toc381025773"/>
      <w:bookmarkStart w:id="3553" w:name="_Toc424820361"/>
      <w:del w:id="3554" w:author="VOYER Raphael" w:date="2021-06-16T11:14:00Z">
        <w:r w:rsidDel="001111A8">
          <w:delText>Syntax Definitions</w:delText>
        </w:r>
        <w:bookmarkEnd w:id="3552"/>
        <w:bookmarkEnd w:id="3553"/>
      </w:del>
    </w:p>
    <w:p w14:paraId="74C65AC2" w14:textId="77777777" w:rsidR="00855336" w:rsidRPr="00441A74" w:rsidDel="001111A8" w:rsidRDefault="00855336" w:rsidP="00855336">
      <w:pPr>
        <w:pStyle w:val="Definitions1"/>
        <w:rPr>
          <w:del w:id="3555" w:author="VOYER Raphael" w:date="2021-06-16T11:14:00Z"/>
          <w:rStyle w:val="StyleDefinitions1105ptCharacterscale100CharCharCharCharCharCharCharCharCharCharCharCharCharChar"/>
          <w:i/>
        </w:rPr>
      </w:pPr>
      <w:del w:id="355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557" w:author="VOYER Raphael" w:date="2021-06-16T11:14:00Z"/>
        </w:rPr>
      </w:pPr>
    </w:p>
    <w:p w14:paraId="7F35CE59" w14:textId="77777777" w:rsidR="00855336" w:rsidDel="001111A8" w:rsidRDefault="00855336" w:rsidP="00622755">
      <w:pPr>
        <w:pStyle w:val="StyleCLIheading1Characterscale100"/>
        <w:outlineLvl w:val="0"/>
        <w:rPr>
          <w:del w:id="3558" w:author="VOYER Raphael" w:date="2021-06-16T11:14:00Z"/>
        </w:rPr>
      </w:pPr>
      <w:bookmarkStart w:id="3559" w:name="_Toc381025774"/>
      <w:bookmarkStart w:id="3560" w:name="_Toc424820362"/>
      <w:del w:id="3561" w:author="VOYER Raphael" w:date="2021-06-16T11:14:00Z">
        <w:r w:rsidDel="001111A8">
          <w:delText>Usage Guidelines</w:delText>
        </w:r>
        <w:bookmarkEnd w:id="3559"/>
        <w:bookmarkEnd w:id="3560"/>
      </w:del>
    </w:p>
    <w:p w14:paraId="4E3A3A78" w14:textId="77777777" w:rsidR="00766507" w:rsidDel="001111A8" w:rsidRDefault="00766507" w:rsidP="00855336">
      <w:pPr>
        <w:pStyle w:val="Corpsdetexte"/>
        <w:numPr>
          <w:ilvl w:val="0"/>
          <w:numId w:val="5"/>
        </w:numPr>
        <w:rPr>
          <w:del w:id="3562" w:author="VOYER Raphael" w:date="2021-06-16T11:14:00Z"/>
        </w:rPr>
      </w:pPr>
      <w:del w:id="3563"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564" w:author="VOYER Raphael" w:date="2021-06-16T11:14:00Z"/>
        </w:rPr>
      </w:pPr>
      <w:del w:id="3565"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566" w:author="VOYER Raphael" w:date="2021-06-16T11:14:00Z"/>
        </w:rPr>
      </w:pPr>
      <w:del w:id="3567"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568" w:author="VOYER Raphael" w:date="2021-06-16T11:14:00Z"/>
        </w:rPr>
      </w:pPr>
      <w:del w:id="3569"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570" w:author="VOYER Raphael" w:date="2021-06-16T11:14:00Z"/>
          <w:color w:val="auto"/>
        </w:rPr>
      </w:pPr>
      <w:bookmarkStart w:id="3571" w:name="_Toc381025775"/>
      <w:bookmarkStart w:id="3572" w:name="_Toc424820363"/>
      <w:del w:id="3573" w:author="VOYER Raphael" w:date="2021-06-16T11:14:00Z">
        <w:r w:rsidRPr="00017880" w:rsidDel="001111A8">
          <w:rPr>
            <w:color w:val="auto"/>
          </w:rPr>
          <w:delText>Example</w:delText>
        </w:r>
        <w:bookmarkEnd w:id="3571"/>
        <w:bookmarkEnd w:id="3572"/>
      </w:del>
    </w:p>
    <w:p w14:paraId="30F73FCE" w14:textId="77777777" w:rsidR="00855336" w:rsidDel="001111A8" w:rsidRDefault="00855336" w:rsidP="00855336">
      <w:pPr>
        <w:pStyle w:val="SourceCode"/>
        <w:rPr>
          <w:del w:id="3574" w:author="VOYER Raphael" w:date="2021-06-16T11:14:00Z"/>
          <w:szCs w:val="18"/>
        </w:rPr>
      </w:pPr>
      <w:del w:id="3575"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576" w:author="VOYER Raphael" w:date="2021-06-16T11:14:00Z"/>
        </w:rPr>
      </w:pPr>
      <w:bookmarkStart w:id="3577" w:name="_Toc381025776"/>
      <w:bookmarkStart w:id="3578" w:name="_Toc424820364"/>
      <w:del w:id="3579" w:author="VOYER Raphael" w:date="2021-06-16T11:14:00Z">
        <w:r w:rsidDel="001111A8">
          <w:delText>Related MIB Objects</w:delText>
        </w:r>
        <w:bookmarkEnd w:id="3577"/>
        <w:bookmarkEnd w:id="3578"/>
      </w:del>
    </w:p>
    <w:p w14:paraId="726C7F7E" w14:textId="77777777" w:rsidR="00855336" w:rsidDel="001111A8" w:rsidRDefault="00561926" w:rsidP="00855336">
      <w:pPr>
        <w:pStyle w:val="Retraitcorpsdetexte"/>
        <w:rPr>
          <w:del w:id="3580" w:author="VOYER Raphael" w:date="2021-06-16T11:14:00Z"/>
        </w:rPr>
      </w:pPr>
      <w:del w:id="3581"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582" w:author="VOYER Raphael" w:date="2021-06-16T11:14:00Z"/>
        </w:rPr>
      </w:pPr>
      <w:del w:id="3583"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584" w:author="VOYER Raphael" w:date="2021-06-16T11:14:00Z"/>
        </w:rPr>
      </w:pPr>
      <w:del w:id="3585"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586" w:author="VOYER Raphael" w:date="2021-06-16T11:14:00Z"/>
        </w:rPr>
      </w:pPr>
    </w:p>
    <w:p w14:paraId="06669FF4" w14:textId="77777777" w:rsidR="00855336" w:rsidDel="001111A8" w:rsidRDefault="00855336" w:rsidP="00855336">
      <w:pPr>
        <w:pStyle w:val="Retraitcorpsdetexte"/>
        <w:rPr>
          <w:del w:id="3587" w:author="VOYER Raphael" w:date="2021-06-16T11:14:00Z"/>
        </w:rPr>
      </w:pPr>
    </w:p>
    <w:p w14:paraId="2A131714" w14:textId="77777777" w:rsidR="00E43871" w:rsidDel="001111A8" w:rsidRDefault="00E43871" w:rsidP="00855336">
      <w:pPr>
        <w:pStyle w:val="Retraitcorpsdetexte"/>
        <w:rPr>
          <w:del w:id="3588" w:author="VOYER Raphael" w:date="2021-06-16T11:14:00Z"/>
        </w:rPr>
      </w:pPr>
    </w:p>
    <w:p w14:paraId="39692006" w14:textId="77777777" w:rsidR="00E43871" w:rsidDel="001111A8" w:rsidRDefault="00E43871" w:rsidP="00855336">
      <w:pPr>
        <w:pStyle w:val="Retraitcorpsdetexte"/>
        <w:rPr>
          <w:del w:id="3589" w:author="VOYER Raphael" w:date="2021-06-16T11:14:00Z"/>
        </w:rPr>
      </w:pPr>
    </w:p>
    <w:p w14:paraId="10FE6425" w14:textId="77777777" w:rsidR="00E43871" w:rsidDel="001111A8" w:rsidRDefault="00E43871" w:rsidP="00855336">
      <w:pPr>
        <w:pStyle w:val="Retraitcorpsdetexte"/>
        <w:rPr>
          <w:del w:id="3590" w:author="VOYER Raphael" w:date="2021-06-16T11:14:00Z"/>
        </w:rPr>
      </w:pPr>
    </w:p>
    <w:p w14:paraId="0A548A61" w14:textId="77777777" w:rsidR="00855336" w:rsidRPr="005A0C5D" w:rsidDel="001111A8" w:rsidRDefault="00173CC5" w:rsidP="00622755">
      <w:pPr>
        <w:pStyle w:val="Titre4"/>
        <w:rPr>
          <w:del w:id="3591" w:author="VOYER Raphael" w:date="2021-06-16T11:14:00Z"/>
        </w:rPr>
      </w:pPr>
      <w:del w:id="3592"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593" w:author="VOYER Raphael" w:date="2021-06-16T11:14:00Z"/>
        </w:rPr>
      </w:pPr>
      <w:del w:id="3594"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595" w:author="VOYER Raphael" w:date="2021-06-16T11:14:00Z"/>
        </w:rPr>
      </w:pPr>
      <w:bookmarkStart w:id="3596" w:name="_Toc381025777"/>
      <w:bookmarkStart w:id="3597" w:name="_Toc424820365"/>
      <w:del w:id="3598" w:author="VOYER Raphael" w:date="2021-06-16T11:14:00Z">
        <w:r w:rsidDel="001111A8">
          <w:delText>Syntax Definitions</w:delText>
        </w:r>
        <w:bookmarkEnd w:id="3596"/>
        <w:bookmarkEnd w:id="3597"/>
      </w:del>
    </w:p>
    <w:p w14:paraId="4050FB13" w14:textId="77777777" w:rsidR="00855336" w:rsidDel="001111A8" w:rsidRDefault="00855336" w:rsidP="00855336">
      <w:pPr>
        <w:pStyle w:val="Definitions1"/>
        <w:rPr>
          <w:del w:id="3599" w:author="VOYER Raphael" w:date="2021-06-16T11:14:00Z"/>
          <w:rStyle w:val="StyleDefinitions1105ptCharacterscale100CharCharCharCharCharCharCharCharCharCharCharCharCharChar"/>
        </w:rPr>
      </w:pPr>
      <w:del w:id="3600"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601" w:author="VOYER Raphael" w:date="2021-06-16T11:14:00Z"/>
          <w:rStyle w:val="StyleDefinitions1105ptCharacterscale100CharCharCharCharCharCharCharCharCharCharCharCharCharChar"/>
          <w:i/>
        </w:rPr>
      </w:pPr>
      <w:del w:id="3602"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603" w:author="VOYER Raphael" w:date="2021-06-16T11:14:00Z"/>
        </w:rPr>
      </w:pPr>
    </w:p>
    <w:p w14:paraId="0ADA9385" w14:textId="77777777" w:rsidR="00855336" w:rsidDel="001111A8" w:rsidRDefault="00855336" w:rsidP="00622755">
      <w:pPr>
        <w:pStyle w:val="StyleCLIheading1Characterscale100"/>
        <w:ind w:left="-360" w:firstLine="720"/>
        <w:outlineLvl w:val="0"/>
        <w:rPr>
          <w:del w:id="3604" w:author="VOYER Raphael" w:date="2021-06-16T11:14:00Z"/>
        </w:rPr>
      </w:pPr>
      <w:bookmarkStart w:id="3605" w:name="_Toc381025778"/>
      <w:bookmarkStart w:id="3606" w:name="_Toc424820366"/>
      <w:del w:id="3607" w:author="VOYER Raphael" w:date="2021-06-16T11:14:00Z">
        <w:r w:rsidDel="001111A8">
          <w:delText>Usage Guidelines</w:delText>
        </w:r>
        <w:bookmarkEnd w:id="3605"/>
        <w:bookmarkEnd w:id="3606"/>
      </w:del>
    </w:p>
    <w:p w14:paraId="7E5A1E98" w14:textId="77777777" w:rsidR="005F79CE" w:rsidDel="001111A8" w:rsidRDefault="001626E8" w:rsidP="005F79CE">
      <w:pPr>
        <w:pStyle w:val="Corpsdetexte"/>
        <w:numPr>
          <w:ilvl w:val="0"/>
          <w:numId w:val="5"/>
        </w:numPr>
        <w:rPr>
          <w:del w:id="3608" w:author="VOYER Raphael" w:date="2021-06-16T11:14:00Z"/>
        </w:rPr>
      </w:pPr>
      <w:del w:id="3609"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610" w:author="VOYER Raphael" w:date="2021-06-16T11:14:00Z"/>
        </w:rPr>
      </w:pPr>
      <w:del w:id="3611"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612" w:author="VOYER Raphael" w:date="2021-06-16T11:14:00Z"/>
        </w:rPr>
      </w:pPr>
      <w:del w:id="3613"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614" w:author="VOYER Raphael" w:date="2021-06-16T11:14:00Z"/>
        </w:rPr>
      </w:pPr>
      <w:del w:id="3615"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616" w:author="VOYER Raphael" w:date="2021-06-16T11:14:00Z"/>
        </w:rPr>
      </w:pPr>
      <w:del w:id="3617"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618" w:author="VOYER Raphael" w:date="2021-06-16T11:14:00Z"/>
        </w:rPr>
      </w:pPr>
      <w:del w:id="3619"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620" w:author="VOYER Raphael" w:date="2021-06-16T11:14:00Z"/>
        </w:rPr>
      </w:pPr>
      <w:del w:id="3621"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622" w:author="VOYER Raphael" w:date="2021-06-16T11:14:00Z"/>
        </w:rPr>
      </w:pPr>
      <w:del w:id="3623"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624" w:author="VOYER Raphael" w:date="2021-06-16T11:14:00Z"/>
        </w:rPr>
      </w:pPr>
      <w:del w:id="3625"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626" w:author="VOYER Raphael" w:date="2021-06-16T11:14:00Z"/>
        </w:rPr>
      </w:pPr>
      <w:del w:id="3627"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628" w:author="VOYER Raphael" w:date="2021-06-16T11:14:00Z"/>
        </w:rPr>
      </w:pPr>
      <w:del w:id="3629"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630" w:author="VOYER Raphael" w:date="2021-06-16T11:14:00Z"/>
        </w:rPr>
      </w:pPr>
      <w:del w:id="3631"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632" w:author="VOYER Raphael" w:date="2021-06-16T11:14:00Z"/>
        </w:rPr>
      </w:pPr>
      <w:del w:id="3633"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634" w:author="VOYER Raphael" w:date="2021-06-16T11:14:00Z"/>
        </w:rPr>
      </w:pPr>
    </w:p>
    <w:p w14:paraId="533179D1" w14:textId="77777777" w:rsidR="00855336" w:rsidRPr="00017880" w:rsidDel="001111A8" w:rsidRDefault="005F79CE" w:rsidP="00622755">
      <w:pPr>
        <w:pStyle w:val="StyleCLIheading1Characterscale100"/>
        <w:outlineLvl w:val="0"/>
        <w:rPr>
          <w:del w:id="3635" w:author="VOYER Raphael" w:date="2021-06-16T11:14:00Z"/>
        </w:rPr>
      </w:pPr>
      <w:del w:id="3636" w:author="VOYER Raphael" w:date="2021-06-16T11:14:00Z">
        <w:r w:rsidDel="001111A8">
          <w:delText xml:space="preserve"> </w:delText>
        </w:r>
        <w:bookmarkStart w:id="3637" w:name="_Toc381025779"/>
        <w:bookmarkStart w:id="3638" w:name="_Toc424820367"/>
        <w:r w:rsidR="00855336" w:rsidRPr="00017880" w:rsidDel="001111A8">
          <w:delText>Example</w:delText>
        </w:r>
        <w:r w:rsidDel="001111A8">
          <w:delText>:</w:delText>
        </w:r>
        <w:bookmarkEnd w:id="3637"/>
        <w:bookmarkEnd w:id="3638"/>
      </w:del>
    </w:p>
    <w:p w14:paraId="2C1B2663" w14:textId="77777777" w:rsidR="005F79CE" w:rsidDel="001111A8" w:rsidRDefault="00855336" w:rsidP="004B401B">
      <w:pPr>
        <w:pStyle w:val="SourceCode"/>
        <w:numPr>
          <w:ilvl w:val="0"/>
          <w:numId w:val="34"/>
        </w:numPr>
        <w:rPr>
          <w:del w:id="3639" w:author="VOYER Raphael" w:date="2021-06-16T11:14:00Z"/>
          <w:szCs w:val="18"/>
        </w:rPr>
      </w:pPr>
      <w:del w:id="3640"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641" w:author="VOYER Raphael" w:date="2021-06-16T11:14:00Z"/>
          <w:szCs w:val="18"/>
        </w:rPr>
      </w:pPr>
      <w:del w:id="3642"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643" w:author="VOYER Raphael" w:date="2021-06-16T11:14:00Z"/>
          <w:szCs w:val="18"/>
        </w:rPr>
      </w:pPr>
      <w:del w:id="3644"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645" w:author="VOYER Raphael" w:date="2021-06-16T11:14:00Z"/>
          <w:szCs w:val="18"/>
        </w:rPr>
      </w:pPr>
      <w:del w:id="3646"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647" w:author="VOYER Raphael" w:date="2021-06-16T11:14:00Z"/>
          <w:szCs w:val="18"/>
        </w:rPr>
      </w:pPr>
      <w:del w:id="364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649" w:author="VOYER Raphael" w:date="2021-06-16T11:14:00Z"/>
          <w:szCs w:val="18"/>
        </w:rPr>
      </w:pPr>
      <w:del w:id="3650"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651" w:author="VOYER Raphael" w:date="2021-06-16T11:14:00Z"/>
          <w:szCs w:val="18"/>
        </w:rPr>
      </w:pPr>
      <w:del w:id="3652"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653" w:author="VOYER Raphael" w:date="2021-06-16T11:14:00Z"/>
          <w:szCs w:val="18"/>
        </w:rPr>
      </w:pPr>
      <w:del w:id="3654"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655" w:author="VOYER Raphael" w:date="2021-06-16T11:14:00Z"/>
          <w:szCs w:val="18"/>
        </w:rPr>
      </w:pPr>
      <w:del w:id="3656"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657" w:author="VOYER Raphael" w:date="2021-06-16T11:14:00Z"/>
          <w:szCs w:val="18"/>
        </w:rPr>
      </w:pPr>
      <w:del w:id="3658"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659" w:author="VOYER Raphael" w:date="2021-06-16T11:14:00Z"/>
          <w:szCs w:val="18"/>
        </w:rPr>
      </w:pPr>
      <w:del w:id="3660"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661" w:author="VOYER Raphael" w:date="2021-06-16T11:14:00Z"/>
          <w:szCs w:val="18"/>
        </w:rPr>
      </w:pPr>
      <w:del w:id="3662"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663" w:author="VOYER Raphael" w:date="2021-06-16T11:14:00Z"/>
          <w:szCs w:val="18"/>
        </w:rPr>
      </w:pPr>
      <w:del w:id="3664"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665" w:author="VOYER Raphael" w:date="2021-06-16T11:14:00Z"/>
          <w:szCs w:val="18"/>
        </w:rPr>
      </w:pPr>
      <w:del w:id="3666"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667" w:author="VOYER Raphael" w:date="2021-06-16T11:14:00Z"/>
          <w:szCs w:val="18"/>
        </w:rPr>
      </w:pPr>
      <w:del w:id="3668"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669" w:author="VOYER Raphael" w:date="2021-06-16T11:14:00Z"/>
          <w:szCs w:val="18"/>
        </w:rPr>
      </w:pPr>
      <w:del w:id="3670"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671" w:author="VOYER Raphael" w:date="2021-06-16T11:14:00Z"/>
          <w:szCs w:val="18"/>
        </w:rPr>
      </w:pPr>
      <w:del w:id="3672"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673" w:author="VOYER Raphael" w:date="2021-06-16T11:14:00Z"/>
          <w:szCs w:val="18"/>
        </w:rPr>
      </w:pPr>
      <w:del w:id="3674"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675" w:author="VOYER Raphael" w:date="2021-06-16T11:14:00Z"/>
          <w:szCs w:val="18"/>
        </w:rPr>
      </w:pPr>
      <w:del w:id="3676"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677" w:author="VOYER Raphael" w:date="2021-06-16T11:14:00Z"/>
          <w:szCs w:val="18"/>
        </w:rPr>
      </w:pPr>
      <w:del w:id="3678"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679" w:author="VOYER Raphael" w:date="2021-06-16T11:14:00Z"/>
          <w:szCs w:val="18"/>
        </w:rPr>
      </w:pPr>
      <w:del w:id="3680"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681" w:author="VOYER Raphael" w:date="2021-06-16T11:14:00Z"/>
          <w:szCs w:val="18"/>
        </w:rPr>
      </w:pPr>
      <w:del w:id="3682"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683" w:author="VOYER Raphael" w:date="2021-06-16T11:14:00Z"/>
          <w:szCs w:val="18"/>
        </w:rPr>
      </w:pPr>
      <w:del w:id="3684"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685" w:author="VOYER Raphael" w:date="2021-06-16T11:14:00Z"/>
          <w:szCs w:val="18"/>
        </w:rPr>
      </w:pPr>
      <w:del w:id="3686"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687" w:author="VOYER Raphael" w:date="2021-06-16T11:14:00Z"/>
          <w:szCs w:val="18"/>
        </w:rPr>
      </w:pPr>
      <w:del w:id="3688"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689" w:author="VOYER Raphael" w:date="2021-06-16T11:14:00Z"/>
          <w:szCs w:val="18"/>
        </w:rPr>
      </w:pPr>
      <w:del w:id="3690"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691" w:author="VOYER Raphael" w:date="2021-06-16T11:14:00Z"/>
          <w:szCs w:val="18"/>
        </w:rPr>
      </w:pPr>
      <w:del w:id="3692"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693" w:author="VOYER Raphael" w:date="2021-06-16T11:14:00Z"/>
          <w:szCs w:val="18"/>
        </w:rPr>
      </w:pPr>
      <w:del w:id="3694"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695" w:author="VOYER Raphael" w:date="2021-06-16T11:14:00Z"/>
          <w:szCs w:val="18"/>
        </w:rPr>
      </w:pPr>
      <w:del w:id="3696"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697" w:author="VOYER Raphael" w:date="2021-06-16T11:14:00Z"/>
          <w:szCs w:val="18"/>
        </w:rPr>
      </w:pPr>
      <w:del w:id="3698"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699" w:author="VOYER Raphael" w:date="2021-06-16T11:14:00Z"/>
          <w:szCs w:val="18"/>
        </w:rPr>
      </w:pPr>
      <w:del w:id="3700"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701" w:author="VOYER Raphael" w:date="2021-06-16T11:14:00Z"/>
          <w:szCs w:val="18"/>
        </w:rPr>
      </w:pPr>
      <w:del w:id="3702"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703" w:author="VOYER Raphael" w:date="2021-06-16T11:14:00Z"/>
          <w:szCs w:val="18"/>
        </w:rPr>
      </w:pPr>
      <w:del w:id="3704"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705" w:author="VOYER Raphael" w:date="2021-06-16T11:14:00Z"/>
          <w:szCs w:val="18"/>
        </w:rPr>
      </w:pPr>
      <w:del w:id="3706"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707" w:author="VOYER Raphael" w:date="2021-06-16T11:14:00Z"/>
          <w:szCs w:val="18"/>
        </w:rPr>
      </w:pPr>
      <w:del w:id="3708"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709" w:author="VOYER Raphael" w:date="2021-06-16T11:14:00Z"/>
          <w:szCs w:val="18"/>
        </w:rPr>
      </w:pPr>
    </w:p>
    <w:p w14:paraId="54B5E2AC" w14:textId="77777777" w:rsidR="00855336" w:rsidDel="001111A8" w:rsidRDefault="00387B35" w:rsidP="00387B35">
      <w:pPr>
        <w:pStyle w:val="SourceCode"/>
        <w:rPr>
          <w:del w:id="3710" w:author="VOYER Raphael" w:date="2021-06-16T11:14:00Z"/>
          <w:szCs w:val="18"/>
        </w:rPr>
      </w:pPr>
      <w:del w:id="3711"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712" w:author="VOYER Raphael" w:date="2021-06-16T11:14:00Z"/>
          <w:szCs w:val="18"/>
        </w:rPr>
      </w:pPr>
      <w:del w:id="3713"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714" w:author="VOYER Raphael" w:date="2021-06-16T11:14:00Z"/>
          <w:szCs w:val="18"/>
        </w:rPr>
      </w:pPr>
      <w:del w:id="3715"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716" w:author="VOYER Raphael" w:date="2021-06-16T11:14:00Z"/>
          <w:szCs w:val="18"/>
        </w:rPr>
      </w:pPr>
    </w:p>
    <w:p w14:paraId="6C6EFA85" w14:textId="77777777" w:rsidR="00855336" w:rsidRPr="00BE0C9A" w:rsidDel="001111A8" w:rsidRDefault="002720E3" w:rsidP="00387B35">
      <w:pPr>
        <w:pStyle w:val="SourceCode"/>
        <w:rPr>
          <w:del w:id="3717" w:author="VOYER Raphael" w:date="2021-06-16T11:14:00Z"/>
          <w:szCs w:val="18"/>
        </w:rPr>
      </w:pPr>
      <w:del w:id="3718"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719" w:author="VOYER Raphael" w:date="2021-06-16T11:14:00Z"/>
          <w:szCs w:val="18"/>
          <w:rPrChange w:id="3720" w:author="VOYER Raphael" w:date="2021-07-07T15:02:00Z">
            <w:rPr>
              <w:del w:id="3721" w:author="VOYER Raphael" w:date="2021-06-16T11:14:00Z"/>
              <w:szCs w:val="18"/>
              <w:lang w:val="pt-BR"/>
            </w:rPr>
          </w:rPrChange>
        </w:rPr>
      </w:pPr>
      <w:del w:id="3722" w:author="VOYER Raphael" w:date="2021-06-16T11:14:00Z">
        <w:r w:rsidRPr="003B2A82" w:rsidDel="001111A8">
          <w:rPr>
            <w:szCs w:val="18"/>
          </w:rPr>
          <w:delText xml:space="preserve">  </w:delText>
        </w:r>
        <w:r w:rsidR="00534A44" w:rsidRPr="005F7361" w:rsidDel="001111A8">
          <w:rPr>
            <w:szCs w:val="18"/>
            <w:rPrChange w:id="3723"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724" w:author="VOYER Raphael" w:date="2021-06-16T11:14:00Z"/>
          <w:szCs w:val="18"/>
          <w:rPrChange w:id="3725" w:author="VOYER Raphael" w:date="2021-07-07T15:02:00Z">
            <w:rPr>
              <w:del w:id="3726" w:author="VOYER Raphael" w:date="2021-06-16T11:14:00Z"/>
              <w:szCs w:val="18"/>
              <w:lang w:val="pt-BR"/>
            </w:rPr>
          </w:rPrChange>
        </w:rPr>
      </w:pPr>
      <w:del w:id="3727" w:author="VOYER Raphael" w:date="2021-06-16T11:14:00Z">
        <w:r w:rsidRPr="005F7361" w:rsidDel="001111A8">
          <w:rPr>
            <w:szCs w:val="18"/>
            <w:rPrChange w:id="3728"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729" w:author="VOYER Raphael" w:date="2021-06-16T11:14:00Z"/>
          <w:szCs w:val="18"/>
          <w:rPrChange w:id="3730" w:author="VOYER Raphael" w:date="2021-07-07T15:02:00Z">
            <w:rPr>
              <w:del w:id="3731" w:author="VOYER Raphael" w:date="2021-06-16T11:14:00Z"/>
              <w:szCs w:val="18"/>
              <w:lang w:val="pt-BR"/>
            </w:rPr>
          </w:rPrChange>
        </w:rPr>
      </w:pPr>
      <w:del w:id="3732" w:author="VOYER Raphael" w:date="2021-06-16T11:14:00Z">
        <w:r w:rsidRPr="005F7361" w:rsidDel="001111A8">
          <w:rPr>
            <w:szCs w:val="18"/>
            <w:rPrChange w:id="3733"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734" w:author="VOYER Raphael" w:date="2021-06-16T11:14:00Z"/>
          <w:szCs w:val="18"/>
          <w:rPrChange w:id="3735" w:author="VOYER Raphael" w:date="2021-07-07T15:02:00Z">
            <w:rPr>
              <w:del w:id="3736" w:author="VOYER Raphael" w:date="2021-06-16T11:14:00Z"/>
              <w:szCs w:val="18"/>
              <w:lang w:val="pt-BR"/>
            </w:rPr>
          </w:rPrChange>
        </w:rPr>
      </w:pPr>
      <w:del w:id="3737" w:author="VOYER Raphael" w:date="2021-06-16T11:14:00Z">
        <w:r w:rsidRPr="005F7361" w:rsidDel="001111A8">
          <w:rPr>
            <w:szCs w:val="18"/>
            <w:rPrChange w:id="3738"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739" w:author="VOYER Raphael" w:date="2021-06-16T11:14:00Z"/>
          <w:szCs w:val="18"/>
          <w:rPrChange w:id="3740" w:author="VOYER Raphael" w:date="2021-07-07T15:02:00Z">
            <w:rPr>
              <w:del w:id="3741" w:author="VOYER Raphael" w:date="2021-06-16T11:14:00Z"/>
              <w:szCs w:val="18"/>
              <w:lang w:val="pt-BR"/>
            </w:rPr>
          </w:rPrChange>
        </w:rPr>
      </w:pPr>
      <w:del w:id="3742" w:author="VOYER Raphael" w:date="2021-06-16T11:14:00Z">
        <w:r w:rsidRPr="005F7361" w:rsidDel="001111A8">
          <w:rPr>
            <w:szCs w:val="18"/>
            <w:rPrChange w:id="3743"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744" w:author="VOYER Raphael" w:date="2021-06-16T11:14:00Z"/>
          <w:szCs w:val="18"/>
          <w:rPrChange w:id="3745" w:author="VOYER Raphael" w:date="2021-07-07T15:02:00Z">
            <w:rPr>
              <w:del w:id="3746" w:author="VOYER Raphael" w:date="2021-06-16T11:14:00Z"/>
              <w:szCs w:val="18"/>
              <w:lang w:val="pt-BR"/>
            </w:rPr>
          </w:rPrChange>
        </w:rPr>
      </w:pPr>
      <w:del w:id="3747" w:author="VOYER Raphael" w:date="2021-06-16T11:14:00Z">
        <w:r w:rsidRPr="005F7361" w:rsidDel="001111A8">
          <w:rPr>
            <w:szCs w:val="18"/>
            <w:rPrChange w:id="3748"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749" w:author="VOYER Raphael" w:date="2021-06-16T11:14:00Z"/>
          <w:szCs w:val="18"/>
          <w:rPrChange w:id="3750" w:author="VOYER Raphael" w:date="2021-07-07T15:02:00Z">
            <w:rPr>
              <w:del w:id="3751" w:author="VOYER Raphael" w:date="2021-06-16T11:14:00Z"/>
              <w:szCs w:val="18"/>
              <w:lang w:val="pt-BR"/>
            </w:rPr>
          </w:rPrChange>
        </w:rPr>
      </w:pPr>
      <w:del w:id="3752" w:author="VOYER Raphael" w:date="2021-06-16T11:14:00Z">
        <w:r w:rsidRPr="005F7361" w:rsidDel="001111A8">
          <w:rPr>
            <w:szCs w:val="18"/>
            <w:rPrChange w:id="3753"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754" w:author="VOYER Raphael" w:date="2021-06-16T11:14:00Z"/>
          <w:szCs w:val="18"/>
          <w:rPrChange w:id="3755" w:author="VOYER Raphael" w:date="2021-07-07T15:02:00Z">
            <w:rPr>
              <w:del w:id="3756" w:author="VOYER Raphael" w:date="2021-06-16T11:14:00Z"/>
              <w:szCs w:val="18"/>
              <w:lang w:val="pt-BR"/>
            </w:rPr>
          </w:rPrChange>
        </w:rPr>
      </w:pPr>
    </w:p>
    <w:p w14:paraId="454700A1" w14:textId="77777777" w:rsidR="00E578F0" w:rsidDel="001111A8" w:rsidRDefault="00E578F0" w:rsidP="00E578F0">
      <w:pPr>
        <w:pStyle w:val="SourceCode"/>
        <w:rPr>
          <w:del w:id="3757" w:author="VOYER Raphael" w:date="2021-06-16T11:14:00Z"/>
          <w:szCs w:val="18"/>
        </w:rPr>
      </w:pPr>
      <w:del w:id="3758"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759" w:author="VOYER Raphael" w:date="2021-06-16T11:14:00Z"/>
          <w:szCs w:val="18"/>
        </w:rPr>
      </w:pPr>
      <w:del w:id="3760"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761" w:author="VOYER Raphael" w:date="2021-06-16T11:14:00Z"/>
          <w:szCs w:val="18"/>
        </w:rPr>
      </w:pPr>
    </w:p>
    <w:p w14:paraId="0A29D381" w14:textId="77777777" w:rsidR="00E578F0" w:rsidRPr="005F7361" w:rsidDel="001111A8" w:rsidRDefault="003B2A82" w:rsidP="00E578F0">
      <w:pPr>
        <w:pStyle w:val="SourceCode"/>
        <w:rPr>
          <w:del w:id="3762" w:author="VOYER Raphael" w:date="2021-06-16T11:14:00Z"/>
          <w:szCs w:val="18"/>
          <w:rPrChange w:id="3763" w:author="VOYER Raphael" w:date="2021-07-07T15:02:00Z">
            <w:rPr>
              <w:del w:id="3764" w:author="VOYER Raphael" w:date="2021-06-16T11:14:00Z"/>
              <w:szCs w:val="18"/>
              <w:lang w:val="fr-FR"/>
            </w:rPr>
          </w:rPrChange>
        </w:rPr>
      </w:pPr>
      <w:del w:id="3765" w:author="VOYER Raphael" w:date="2021-06-16T11:14:00Z">
        <w:r w:rsidRPr="00DE7837" w:rsidDel="001111A8">
          <w:rPr>
            <w:szCs w:val="18"/>
          </w:rPr>
          <w:delText xml:space="preserve">  </w:delText>
        </w:r>
        <w:r w:rsidR="00534A44" w:rsidRPr="005F7361" w:rsidDel="001111A8">
          <w:rPr>
            <w:szCs w:val="18"/>
            <w:rPrChange w:id="3766"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767" w:author="VOYER Raphael" w:date="2021-06-16T11:14:00Z"/>
          <w:szCs w:val="18"/>
          <w:rPrChange w:id="3768" w:author="VOYER Raphael" w:date="2021-07-07T15:02:00Z">
            <w:rPr>
              <w:del w:id="3769" w:author="VOYER Raphael" w:date="2021-06-16T11:14:00Z"/>
              <w:szCs w:val="18"/>
              <w:lang w:val="fr-FR"/>
            </w:rPr>
          </w:rPrChange>
        </w:rPr>
      </w:pPr>
      <w:del w:id="3770" w:author="VOYER Raphael" w:date="2021-06-16T11:14:00Z">
        <w:r w:rsidRPr="005F7361" w:rsidDel="001111A8">
          <w:rPr>
            <w:szCs w:val="18"/>
            <w:rPrChange w:id="3771"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772" w:author="VOYER Raphael" w:date="2021-06-16T11:14:00Z"/>
          <w:szCs w:val="18"/>
        </w:rPr>
      </w:pPr>
      <w:del w:id="3773"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774" w:author="VOYER Raphael" w:date="2021-06-16T11:14:00Z"/>
          <w:szCs w:val="18"/>
        </w:rPr>
      </w:pPr>
      <w:del w:id="3775" w:author="VOYER Raphael" w:date="2021-06-16T11:14:00Z">
        <w:r w:rsidDel="001111A8">
          <w:rPr>
            <w:szCs w:val="18"/>
          </w:rPr>
          <w:delText xml:space="preserve"> </w:delText>
        </w:r>
        <w:r w:rsidR="00BA6A29" w:rsidDel="001111A8">
          <w:rPr>
            <w:szCs w:val="18"/>
          </w:rPr>
          <w:delText xml:space="preserve"> </w:delText>
        </w:r>
        <w:bookmarkStart w:id="3776" w:name="_Toc381025780"/>
        <w:bookmarkStart w:id="3777"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776"/>
        <w:bookmarkEnd w:id="3777"/>
      </w:del>
    </w:p>
    <w:p w14:paraId="29B9104C" w14:textId="77777777" w:rsidR="00E578F0" w:rsidDel="001111A8" w:rsidRDefault="00BA6A29" w:rsidP="00E578F0">
      <w:pPr>
        <w:pStyle w:val="SourceCode"/>
        <w:rPr>
          <w:del w:id="3778" w:author="VOYER Raphael" w:date="2021-06-16T11:14:00Z"/>
          <w:szCs w:val="18"/>
        </w:rPr>
      </w:pPr>
      <w:del w:id="3779"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780" w:author="VOYER Raphael" w:date="2021-06-16T11:14:00Z"/>
          <w:szCs w:val="18"/>
        </w:rPr>
      </w:pPr>
    </w:p>
    <w:p w14:paraId="5E78999A" w14:textId="77777777" w:rsidR="003B2A82" w:rsidDel="001111A8" w:rsidRDefault="00EE1D31" w:rsidP="003B2A82">
      <w:pPr>
        <w:pStyle w:val="SourceCode"/>
        <w:rPr>
          <w:del w:id="3781" w:author="VOYER Raphael" w:date="2021-06-16T11:14:00Z"/>
          <w:szCs w:val="18"/>
        </w:rPr>
      </w:pPr>
      <w:del w:id="3782"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783" w:author="VOYER Raphael" w:date="2021-06-16T11:14:00Z"/>
          <w:szCs w:val="18"/>
        </w:rPr>
      </w:pPr>
      <w:del w:id="3784"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785" w:author="VOYER Raphael" w:date="2021-06-16T11:14:00Z"/>
          <w:szCs w:val="18"/>
        </w:rPr>
      </w:pPr>
      <w:del w:id="3786"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787" w:author="VOYER Raphael" w:date="2021-06-16T11:14:00Z"/>
          <w:szCs w:val="18"/>
        </w:rPr>
      </w:pPr>
      <w:del w:id="3788"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789" w:author="VOYER Raphael" w:date="2021-06-16T11:14:00Z"/>
          <w:szCs w:val="18"/>
        </w:rPr>
      </w:pPr>
      <w:del w:id="3790"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791" w:author="VOYER Raphael" w:date="2021-06-16T11:14:00Z"/>
          <w:szCs w:val="18"/>
        </w:rPr>
      </w:pPr>
      <w:del w:id="3792"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793" w:author="VOYER Raphael" w:date="2021-06-16T11:14:00Z"/>
          <w:szCs w:val="18"/>
        </w:rPr>
      </w:pPr>
      <w:del w:id="3794"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795" w:author="VOYER Raphael" w:date="2021-06-16T11:14:00Z"/>
          <w:szCs w:val="18"/>
        </w:rPr>
      </w:pPr>
    </w:p>
    <w:p w14:paraId="35023647" w14:textId="77777777" w:rsidR="00855336" w:rsidRPr="0050093A" w:rsidDel="001111A8" w:rsidRDefault="00855336" w:rsidP="00855336">
      <w:pPr>
        <w:ind w:left="864"/>
        <w:rPr>
          <w:del w:id="3796" w:author="VOYER Raphael" w:date="2021-06-16T11:14:00Z"/>
        </w:rPr>
      </w:pPr>
    </w:p>
    <w:p w14:paraId="30E91DBB" w14:textId="77777777" w:rsidR="00E94F76" w:rsidRPr="005A0C5D" w:rsidDel="001111A8" w:rsidRDefault="00E94F76" w:rsidP="00E94F76">
      <w:pPr>
        <w:pStyle w:val="Titre4"/>
        <w:rPr>
          <w:del w:id="3797" w:author="VOYER Raphael" w:date="2021-06-16T11:14:00Z"/>
        </w:rPr>
      </w:pPr>
      <w:del w:id="3798"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799" w:author="VOYER Raphael" w:date="2021-06-16T11:14:00Z"/>
        </w:rPr>
      </w:pPr>
      <w:del w:id="3800"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801" w:author="VOYER Raphael" w:date="2021-06-16T11:14:00Z"/>
        </w:rPr>
      </w:pPr>
      <w:bookmarkStart w:id="3802" w:name="_Toc404183062"/>
      <w:bookmarkStart w:id="3803" w:name="_Toc424820369"/>
      <w:del w:id="3804" w:author="VOYER Raphael" w:date="2021-06-16T11:14:00Z">
        <w:r w:rsidDel="001111A8">
          <w:delText>Syntax Definitions</w:delText>
        </w:r>
        <w:bookmarkEnd w:id="3802"/>
        <w:bookmarkEnd w:id="3803"/>
      </w:del>
    </w:p>
    <w:p w14:paraId="23301B85" w14:textId="77777777" w:rsidR="00E94F76" w:rsidDel="001111A8" w:rsidRDefault="00E94F76" w:rsidP="00E94F76">
      <w:pPr>
        <w:pStyle w:val="Definitions1"/>
        <w:rPr>
          <w:del w:id="3805" w:author="VOYER Raphael" w:date="2021-06-16T11:14:00Z"/>
          <w:rStyle w:val="StyleDefinitions1105ptCharacterscale100CharCharCharCharCharCharCharCharCharCharCharCharCharChar"/>
          <w:i/>
        </w:rPr>
      </w:pPr>
      <w:del w:id="3806"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807" w:author="VOYER Raphael" w:date="2021-06-16T11:14:00Z"/>
          <w:rStyle w:val="StyleDefinitions1105ptCharacterscale100CharCharCharCharCharCharCharCharCharCharCharCharCharChar"/>
          <w:i/>
        </w:rPr>
      </w:pPr>
      <w:del w:id="3808"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809" w:author="VOYER Raphael" w:date="2021-06-16T11:14:00Z"/>
          <w:rStyle w:val="StyleDefinitions1105ptCharacterscale100CharCharCharCharCharCharCharCharCharCharCharCharCharChar"/>
          <w:b/>
          <w:bCs/>
        </w:rPr>
      </w:pPr>
      <w:del w:id="3810"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811" w:author="VOYER Raphael" w:date="2021-06-16T11:14:00Z"/>
        </w:rPr>
      </w:pPr>
      <w:bookmarkStart w:id="3812" w:name="_Toc404183063"/>
      <w:bookmarkStart w:id="3813" w:name="_Toc424820370"/>
      <w:del w:id="3814" w:author="VOYER Raphael" w:date="2021-06-16T11:14:00Z">
        <w:r w:rsidDel="001111A8">
          <w:delText>Usage Guidelines</w:delText>
        </w:r>
        <w:bookmarkEnd w:id="3812"/>
        <w:bookmarkEnd w:id="3813"/>
      </w:del>
    </w:p>
    <w:p w14:paraId="4BEE30E9" w14:textId="77777777" w:rsidR="00E94F76" w:rsidDel="001111A8" w:rsidRDefault="00E94F76" w:rsidP="00E94F76">
      <w:pPr>
        <w:pStyle w:val="Corpsdetexte"/>
        <w:numPr>
          <w:ilvl w:val="0"/>
          <w:numId w:val="5"/>
        </w:numPr>
        <w:rPr>
          <w:del w:id="3815" w:author="VOYER Raphael" w:date="2021-06-16T11:14:00Z"/>
        </w:rPr>
      </w:pPr>
      <w:del w:id="3816"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3817" w:author="VOYER Raphael" w:date="2021-06-16T11:14:00Z"/>
        </w:rPr>
      </w:pPr>
      <w:del w:id="3818"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3819" w:author="VOYER Raphael" w:date="2021-06-16T11:14:00Z"/>
        </w:rPr>
      </w:pPr>
      <w:del w:id="3820"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3821" w:author="VOYER Raphael" w:date="2021-06-16T11:14:00Z"/>
          <w:lang w:eastAsia="ko-KR"/>
        </w:rPr>
      </w:pPr>
    </w:p>
    <w:p w14:paraId="4FBB8272" w14:textId="77777777" w:rsidR="00855336" w:rsidDel="001111A8" w:rsidRDefault="00855336" w:rsidP="00622755">
      <w:pPr>
        <w:pStyle w:val="Titre2"/>
        <w:rPr>
          <w:del w:id="3822" w:author="VOYER Raphael" w:date="2021-06-16T11:14:00Z"/>
        </w:rPr>
      </w:pPr>
      <w:bookmarkStart w:id="3823" w:name="_Ref237920383"/>
      <w:bookmarkStart w:id="3824" w:name="_Toc242248783"/>
      <w:bookmarkStart w:id="3825" w:name="_Toc381025781"/>
      <w:del w:id="3826" w:author="VOYER Raphael" w:date="2021-06-16T11:14:00Z">
        <w:r w:rsidDel="001111A8">
          <w:delText>SNMP Interface</w:delText>
        </w:r>
        <w:bookmarkEnd w:id="3823"/>
        <w:bookmarkEnd w:id="3824"/>
        <w:bookmarkEnd w:id="3825"/>
      </w:del>
    </w:p>
    <w:p w14:paraId="678830E5" w14:textId="77777777" w:rsidR="00855336" w:rsidDel="001111A8" w:rsidRDefault="00855336" w:rsidP="00855336">
      <w:pPr>
        <w:pStyle w:val="Corpsdetexte"/>
        <w:rPr>
          <w:del w:id="3827" w:author="VOYER Raphael" w:date="2021-06-16T11:14:00Z"/>
        </w:rPr>
      </w:pPr>
      <w:del w:id="3828"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3829" w:author="VOYER Raphael" w:date="2021-06-16T11:14:00Z"/>
        </w:rPr>
      </w:pPr>
      <w:bookmarkStart w:id="3830" w:name="_Toc381025782"/>
      <w:del w:id="3831" w:author="VOYER Raphael" w:date="2021-06-16T11:14:00Z">
        <w:r w:rsidRPr="00FD28FB" w:rsidDel="001111A8">
          <w:delText>New SNMP Tables</w:delText>
        </w:r>
        <w:bookmarkEnd w:id="3830"/>
      </w:del>
    </w:p>
    <w:p w14:paraId="22BF1EC2" w14:textId="77777777" w:rsidR="00214CED" w:rsidRPr="00214CED" w:rsidDel="001111A8" w:rsidRDefault="00214CED" w:rsidP="00214CED">
      <w:pPr>
        <w:rPr>
          <w:del w:id="3832" w:author="VOYER Raphael" w:date="2021-06-16T11:14:00Z"/>
        </w:rPr>
      </w:pPr>
    </w:p>
    <w:p w14:paraId="190BC6A1" w14:textId="77777777" w:rsidR="00855336" w:rsidDel="001111A8" w:rsidRDefault="00855336" w:rsidP="00622755">
      <w:pPr>
        <w:outlineLvl w:val="0"/>
        <w:rPr>
          <w:del w:id="3833" w:author="VOYER Raphael" w:date="2021-06-16T11:14:00Z"/>
          <w:b/>
        </w:rPr>
      </w:pPr>
      <w:bookmarkStart w:id="3834" w:name="_Toc381025783"/>
      <w:bookmarkStart w:id="3835" w:name="_Toc424820373"/>
      <w:del w:id="3836"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834"/>
        <w:bookmarkEnd w:id="3835"/>
      </w:del>
    </w:p>
    <w:p w14:paraId="73CFD345" w14:textId="77777777" w:rsidR="00214CED" w:rsidDel="001111A8" w:rsidRDefault="00214CED" w:rsidP="00855336">
      <w:pPr>
        <w:rPr>
          <w:del w:id="3837" w:author="VOYER Raphael" w:date="2021-06-16T11:14:00Z"/>
          <w:b/>
          <w:lang w:eastAsia="ko-KR"/>
        </w:rPr>
      </w:pPr>
    </w:p>
    <w:p w14:paraId="06E8F488" w14:textId="77777777" w:rsidR="00214CED" w:rsidRPr="00A73EA3" w:rsidDel="001111A8" w:rsidRDefault="00214CED" w:rsidP="00214CED">
      <w:pPr>
        <w:rPr>
          <w:del w:id="3838" w:author="VOYER Raphael" w:date="2021-06-16T11:14:00Z"/>
          <w:rFonts w:ascii="Courier New" w:hAnsi="Courier New" w:cs="Courier New"/>
        </w:rPr>
      </w:pPr>
      <w:del w:id="3839"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3840" w:author="VOYER Raphael" w:date="2021-06-16T11:14:00Z"/>
          <w:rFonts w:ascii="Courier New" w:hAnsi="Courier New" w:cs="Courier New"/>
        </w:rPr>
      </w:pPr>
      <w:del w:id="3841"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3842" w:author="VOYER Raphael" w:date="2021-06-16T11:14:00Z"/>
          <w:rFonts w:ascii="Courier New" w:hAnsi="Courier New" w:cs="Courier New"/>
        </w:rPr>
      </w:pPr>
      <w:del w:id="3843"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3844" w:author="VOYER Raphael" w:date="2021-06-16T11:14:00Z"/>
          <w:rFonts w:ascii="Courier New" w:hAnsi="Courier New" w:cs="Courier New"/>
        </w:rPr>
      </w:pPr>
      <w:del w:id="3845"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3846" w:author="VOYER Raphael" w:date="2021-06-16T11:14:00Z"/>
          <w:rFonts w:ascii="Courier New" w:hAnsi="Courier New" w:cs="Courier New"/>
        </w:rPr>
      </w:pPr>
      <w:del w:id="3847"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3848" w:author="VOYER Raphael" w:date="2021-06-16T11:14:00Z"/>
          <w:rFonts w:ascii="Courier New" w:hAnsi="Courier New" w:cs="Courier New"/>
        </w:rPr>
      </w:pPr>
      <w:del w:id="3849"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3850" w:author="VOYER Raphael" w:date="2021-06-16T11:14:00Z"/>
          <w:rFonts w:ascii="Courier New" w:hAnsi="Courier New" w:cs="Courier New"/>
        </w:rPr>
      </w:pPr>
    </w:p>
    <w:p w14:paraId="5E234437" w14:textId="77777777" w:rsidR="004F0373" w:rsidDel="001111A8" w:rsidRDefault="004F0373" w:rsidP="00214CED">
      <w:pPr>
        <w:rPr>
          <w:del w:id="3851" w:author="VOYER Raphael" w:date="2021-06-16T11:14:00Z"/>
          <w:rFonts w:ascii="Courier New" w:hAnsi="Courier New" w:cs="Courier New"/>
        </w:rPr>
      </w:pPr>
    </w:p>
    <w:p w14:paraId="09FCE107" w14:textId="77777777" w:rsidR="004F0373" w:rsidRPr="00A73EA3" w:rsidDel="001111A8" w:rsidRDefault="002540DD" w:rsidP="00214CED">
      <w:pPr>
        <w:rPr>
          <w:del w:id="3852" w:author="VOYER Raphael" w:date="2021-06-16T11:14:00Z"/>
          <w:rFonts w:ascii="Courier New" w:hAnsi="Courier New" w:cs="Courier New"/>
        </w:rPr>
      </w:pPr>
      <w:del w:id="3853"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3854" w:author="VOYER Raphael" w:date="2021-06-16T11:14:00Z"/>
          <w:b/>
          <w:lang w:eastAsia="ko-KR"/>
        </w:rPr>
      </w:pPr>
    </w:p>
    <w:p w14:paraId="634FADD0" w14:textId="77777777" w:rsidR="00214CED" w:rsidRPr="001160EB" w:rsidDel="001111A8" w:rsidRDefault="00214CED" w:rsidP="00855336">
      <w:pPr>
        <w:rPr>
          <w:del w:id="3855" w:author="VOYER Raphael" w:date="2021-06-16T11:14:00Z"/>
          <w:b/>
          <w:lang w:eastAsia="ko-KR"/>
        </w:rPr>
      </w:pPr>
    </w:p>
    <w:p w14:paraId="02CBF017" w14:textId="77777777" w:rsidR="00855336" w:rsidRPr="004D2F5D" w:rsidDel="001111A8" w:rsidRDefault="00561926" w:rsidP="00855336">
      <w:pPr>
        <w:ind w:left="360"/>
        <w:rPr>
          <w:del w:id="3856" w:author="VOYER Raphael" w:date="2021-06-16T11:14:00Z"/>
          <w:rFonts w:ascii="Courier New" w:hAnsi="Courier New" w:cs="Courier New"/>
        </w:rPr>
      </w:pPr>
      <w:del w:id="3857"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3858" w:author="VOYER Raphael" w:date="2021-06-16T11:14:00Z"/>
          <w:rFonts w:ascii="Courier New" w:hAnsi="Courier New" w:cs="Courier New"/>
        </w:rPr>
      </w:pPr>
      <w:del w:id="3859"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3860" w:author="VOYER Raphael" w:date="2021-06-16T11:14:00Z"/>
          <w:rFonts w:ascii="Courier New" w:hAnsi="Courier New" w:cs="Courier New"/>
        </w:rPr>
      </w:pPr>
      <w:del w:id="3861"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3862" w:author="VOYER Raphael" w:date="2021-06-16T11:14:00Z"/>
          <w:rFonts w:ascii="Courier New" w:hAnsi="Courier New" w:cs="Courier New"/>
        </w:rPr>
      </w:pPr>
      <w:del w:id="3863"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3864" w:author="VOYER Raphael" w:date="2021-06-16T11:14:00Z"/>
          <w:rFonts w:ascii="Courier New" w:hAnsi="Courier New" w:cs="Courier New"/>
        </w:rPr>
      </w:pPr>
      <w:del w:id="3865"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3866" w:author="VOYER Raphael" w:date="2021-06-16T11:14:00Z"/>
          <w:rFonts w:ascii="Courier New" w:hAnsi="Courier New" w:cs="Courier New"/>
        </w:rPr>
      </w:pPr>
      <w:del w:id="3867"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3868" w:author="VOYER Raphael" w:date="2021-06-16T11:14:00Z"/>
          <w:rFonts w:ascii="Courier New" w:hAnsi="Courier New" w:cs="Courier New"/>
        </w:rPr>
      </w:pPr>
      <w:del w:id="3869"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3870" w:author="VOYER Raphael" w:date="2021-06-16T11:14:00Z"/>
          <w:rFonts w:ascii="Courier New" w:hAnsi="Courier New" w:cs="Courier New"/>
        </w:rPr>
      </w:pPr>
    </w:p>
    <w:p w14:paraId="46FD9FC4" w14:textId="77777777" w:rsidR="00855336" w:rsidRPr="004D2F5D" w:rsidDel="001111A8" w:rsidRDefault="00855336" w:rsidP="00855336">
      <w:pPr>
        <w:ind w:left="360"/>
        <w:rPr>
          <w:del w:id="3871" w:author="VOYER Raphael" w:date="2021-06-16T11:14:00Z"/>
          <w:rFonts w:ascii="Courier New" w:hAnsi="Courier New" w:cs="Courier New"/>
        </w:rPr>
      </w:pPr>
      <w:del w:id="3872"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3873" w:author="VOYER Raphael" w:date="2021-06-16T11:14:00Z"/>
          <w:rFonts w:ascii="Courier New" w:hAnsi="Courier New" w:cs="Courier New"/>
        </w:rPr>
      </w:pPr>
      <w:del w:id="3874"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3875" w:author="VOYER Raphael" w:date="2021-06-16T11:14:00Z"/>
          <w:rFonts w:ascii="Courier New" w:hAnsi="Courier New" w:cs="Courier New"/>
        </w:rPr>
      </w:pPr>
      <w:del w:id="3876"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3877" w:author="VOYER Raphael" w:date="2021-06-16T11:14:00Z"/>
          <w:rFonts w:ascii="Courier New" w:hAnsi="Courier New" w:cs="Courier New"/>
        </w:rPr>
      </w:pPr>
      <w:del w:id="3878"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3879" w:author="VOYER Raphael" w:date="2021-06-16T11:14:00Z"/>
          <w:rFonts w:ascii="Courier New" w:hAnsi="Courier New" w:cs="Courier New"/>
        </w:rPr>
      </w:pPr>
      <w:del w:id="3880"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3881" w:author="VOYER Raphael" w:date="2021-06-16T11:14:00Z"/>
          <w:rFonts w:ascii="Courier New" w:hAnsi="Courier New" w:cs="Courier New"/>
        </w:rPr>
      </w:pPr>
      <w:del w:id="3882"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3883" w:author="VOYER Raphael" w:date="2021-06-16T11:14:00Z"/>
          <w:rFonts w:ascii="Courier New" w:hAnsi="Courier New" w:cs="Courier New"/>
        </w:rPr>
      </w:pPr>
      <w:del w:id="3884"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3885" w:author="VOYER Raphael" w:date="2021-06-16T11:14:00Z"/>
          <w:rFonts w:ascii="Courier New" w:hAnsi="Courier New" w:cs="Courier New"/>
        </w:rPr>
      </w:pPr>
      <w:del w:id="3886"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3887" w:author="VOYER Raphael" w:date="2021-06-16T11:14:00Z"/>
          <w:rFonts w:ascii="Courier New" w:hAnsi="Courier New" w:cs="Courier New"/>
        </w:rPr>
      </w:pPr>
    </w:p>
    <w:p w14:paraId="7C2CC43D" w14:textId="77777777" w:rsidR="00855336" w:rsidRPr="004D2F5D" w:rsidDel="001111A8" w:rsidRDefault="00855336" w:rsidP="00855336">
      <w:pPr>
        <w:ind w:left="360"/>
        <w:rPr>
          <w:del w:id="3888" w:author="VOYER Raphael" w:date="2021-06-16T11:14:00Z"/>
          <w:rFonts w:ascii="Courier New" w:hAnsi="Courier New" w:cs="Courier New"/>
        </w:rPr>
      </w:pPr>
      <w:del w:id="3889"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3890" w:author="VOYER Raphael" w:date="2021-06-16T11:14:00Z"/>
          <w:rFonts w:ascii="Courier New" w:hAnsi="Courier New" w:cs="Courier New"/>
        </w:rPr>
      </w:pPr>
      <w:del w:id="389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3892" w:author="VOYER Raphael" w:date="2021-06-16T11:14:00Z"/>
          <w:rFonts w:ascii="Courier New" w:hAnsi="Courier New" w:cs="Courier New"/>
        </w:rPr>
      </w:pPr>
      <w:del w:id="389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3894" w:author="VOYER Raphael" w:date="2021-06-16T11:14:00Z"/>
          <w:rFonts w:ascii="Courier New" w:hAnsi="Courier New" w:cs="Courier New"/>
          <w:lang w:val="nl-BE"/>
        </w:rPr>
      </w:pPr>
      <w:del w:id="389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3896" w:author="VOYER Raphael" w:date="2021-06-16T11:14:00Z"/>
          <w:rFonts w:ascii="Courier New" w:hAnsi="Courier New" w:cs="Courier New"/>
          <w:lang w:val="nl-BE"/>
        </w:rPr>
      </w:pPr>
      <w:del w:id="3897"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3898" w:author="VOYER Raphael" w:date="2021-06-16T11:14:00Z"/>
          <w:lang w:val="nl-BE"/>
        </w:rPr>
      </w:pPr>
      <w:del w:id="3899"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3900" w:author="VOYER Raphael" w:date="2021-06-16T11:14:00Z"/>
          <w:lang w:val="nl-BE"/>
        </w:rPr>
      </w:pPr>
      <w:del w:id="3901" w:author="VOYER Raphael" w:date="2021-06-16T11:14:00Z">
        <w:r w:rsidRPr="005A0C5D" w:rsidDel="001111A8">
          <w:rPr>
            <w:lang w:val="nl-BE"/>
          </w:rPr>
          <w:delText xml:space="preserve">                               </w:delText>
        </w:r>
        <w:bookmarkStart w:id="3902" w:name="_Toc381025784"/>
        <w:bookmarkStart w:id="3903" w:name="_Toc424820374"/>
        <w:r w:rsidR="007A1FD1" w:rsidRPr="005A0C5D" w:rsidDel="001111A8">
          <w:rPr>
            <w:lang w:val="nl-BE"/>
          </w:rPr>
          <w:delText>INTEGER</w:delText>
        </w:r>
        <w:r w:rsidR="00750126" w:rsidRPr="005A0C5D" w:rsidDel="001111A8">
          <w:rPr>
            <w:lang w:val="nl-BE"/>
          </w:rPr>
          <w:delText>,</w:delText>
        </w:r>
        <w:bookmarkEnd w:id="3902"/>
        <w:bookmarkEnd w:id="3903"/>
      </w:del>
    </w:p>
    <w:p w14:paraId="7D072291" w14:textId="77777777" w:rsidR="00A8708B" w:rsidRPr="005A0C5D" w:rsidDel="001111A8" w:rsidRDefault="00A8708B" w:rsidP="00A8708B">
      <w:pPr>
        <w:ind w:left="360"/>
        <w:rPr>
          <w:del w:id="3904" w:author="VOYER Raphael" w:date="2021-06-16T11:14:00Z"/>
          <w:lang w:val="nl-BE"/>
        </w:rPr>
      </w:pPr>
      <w:del w:id="3905"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3906" w:author="VOYER Raphael" w:date="2021-06-16T11:14:00Z"/>
          <w:lang w:val="nl-BE"/>
        </w:rPr>
      </w:pPr>
      <w:del w:id="3907" w:author="VOYER Raphael" w:date="2021-06-16T11:14:00Z">
        <w:r w:rsidRPr="005A0C5D" w:rsidDel="001111A8">
          <w:rPr>
            <w:lang w:val="nl-BE"/>
          </w:rPr>
          <w:delText xml:space="preserve">                               </w:delText>
        </w:r>
        <w:bookmarkStart w:id="3908" w:name="_Toc381025785"/>
        <w:bookmarkStart w:id="3909" w:name="_Toc424820375"/>
        <w:r w:rsidR="007A1FD1" w:rsidRPr="005A0C5D" w:rsidDel="001111A8">
          <w:rPr>
            <w:lang w:val="nl-BE"/>
          </w:rPr>
          <w:delText>INTEGER</w:delText>
        </w:r>
        <w:r w:rsidRPr="005A0C5D" w:rsidDel="001111A8">
          <w:rPr>
            <w:lang w:val="nl-BE"/>
          </w:rPr>
          <w:delText>,</w:delText>
        </w:r>
        <w:bookmarkEnd w:id="3908"/>
        <w:bookmarkEnd w:id="3909"/>
      </w:del>
    </w:p>
    <w:p w14:paraId="6A8EF3E5" w14:textId="77777777" w:rsidR="00A8708B" w:rsidRPr="005A0C5D" w:rsidDel="001111A8" w:rsidRDefault="00A8708B" w:rsidP="00A8708B">
      <w:pPr>
        <w:ind w:left="360"/>
        <w:rPr>
          <w:del w:id="3910" w:author="VOYER Raphael" w:date="2021-06-16T11:14:00Z"/>
          <w:lang w:val="nl-BE"/>
        </w:rPr>
      </w:pPr>
      <w:del w:id="3911"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3912" w:author="VOYER Raphael" w:date="2021-06-16T11:14:00Z"/>
          <w:lang w:val="nl-BE"/>
        </w:rPr>
      </w:pPr>
      <w:del w:id="3913" w:author="VOYER Raphael" w:date="2021-06-16T11:14:00Z">
        <w:r w:rsidRPr="005A0C5D" w:rsidDel="001111A8">
          <w:rPr>
            <w:lang w:val="nl-BE"/>
          </w:rPr>
          <w:delText xml:space="preserve">                               </w:delText>
        </w:r>
        <w:bookmarkStart w:id="3914" w:name="_Toc381025786"/>
        <w:bookmarkStart w:id="3915" w:name="_Toc424820376"/>
        <w:r w:rsidR="007A1FD1" w:rsidRPr="005A0C5D" w:rsidDel="001111A8">
          <w:rPr>
            <w:lang w:val="nl-BE"/>
          </w:rPr>
          <w:delText>INTEGER</w:delText>
        </w:r>
        <w:r w:rsidRPr="005A0C5D" w:rsidDel="001111A8">
          <w:rPr>
            <w:lang w:val="nl-BE"/>
          </w:rPr>
          <w:delText>,</w:delText>
        </w:r>
        <w:bookmarkEnd w:id="3914"/>
        <w:bookmarkEnd w:id="3915"/>
      </w:del>
    </w:p>
    <w:p w14:paraId="7FBFE5D6" w14:textId="77777777" w:rsidR="00750126" w:rsidRPr="005A0C5D" w:rsidDel="001111A8" w:rsidRDefault="00750126" w:rsidP="00855336">
      <w:pPr>
        <w:ind w:left="360"/>
        <w:rPr>
          <w:del w:id="3916" w:author="VOYER Raphael" w:date="2021-06-16T11:14:00Z"/>
          <w:lang w:val="nl-BE"/>
        </w:rPr>
      </w:pPr>
      <w:del w:id="3917"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3918" w:author="VOYER Raphael" w:date="2021-06-16T11:14:00Z"/>
          <w:lang w:val="nl-BE"/>
        </w:rPr>
      </w:pPr>
      <w:del w:id="3919"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3920" w:name="_Toc381025787"/>
        <w:bookmarkStart w:id="3921" w:name="_Toc424820377"/>
        <w:r w:rsidR="007A1FD1" w:rsidRPr="005A0C5D" w:rsidDel="001111A8">
          <w:rPr>
            <w:lang w:val="nl-BE"/>
          </w:rPr>
          <w:delText>INTEGER</w:delText>
        </w:r>
        <w:r w:rsidR="0004582C" w:rsidRPr="005A0C5D" w:rsidDel="001111A8">
          <w:rPr>
            <w:lang w:val="nl-BE"/>
          </w:rPr>
          <w:delText>,</w:delText>
        </w:r>
        <w:bookmarkEnd w:id="3920"/>
        <w:bookmarkEnd w:id="3921"/>
      </w:del>
    </w:p>
    <w:p w14:paraId="00AF65A2" w14:textId="77777777" w:rsidR="00E87794" w:rsidRPr="005A0C5D" w:rsidDel="001111A8" w:rsidRDefault="00946622" w:rsidP="00946622">
      <w:pPr>
        <w:pStyle w:val="Retraitcorpsdetexte"/>
        <w:rPr>
          <w:del w:id="3922" w:author="VOYER Raphael" w:date="2021-06-16T11:14:00Z"/>
          <w:rFonts w:ascii="Courier New" w:hAnsi="Courier New" w:cs="Courier New"/>
          <w:lang w:val="nl-BE"/>
        </w:rPr>
      </w:pPr>
      <w:del w:id="3923"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3924" w:author="VOYER Raphael" w:date="2021-06-16T11:14:00Z"/>
          <w:rFonts w:ascii="Courier New" w:hAnsi="Courier New" w:cs="Courier New"/>
          <w:lang w:val="nl-BE"/>
        </w:rPr>
      </w:pPr>
      <w:del w:id="3925"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3926" w:author="VOYER Raphael" w:date="2021-06-16T11:14:00Z"/>
          <w:lang w:val="nl-BE"/>
        </w:rPr>
      </w:pPr>
      <w:del w:id="3927"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3928" w:author="VOYER Raphael" w:date="2021-06-16T11:14:00Z"/>
          <w:rFonts w:ascii="Courier New" w:hAnsi="Courier New" w:cs="Courier New"/>
          <w:lang w:val="nl-BE"/>
        </w:rPr>
      </w:pPr>
      <w:del w:id="3929" w:author="VOYER Raphael" w:date="2021-06-16T11:14:00Z">
        <w:r w:rsidRPr="00062A8D" w:rsidDel="001111A8">
          <w:rPr>
            <w:lang w:val="nl-BE"/>
          </w:rPr>
          <w:delText xml:space="preserve">                               </w:delText>
        </w:r>
        <w:bookmarkStart w:id="3930" w:name="_Toc381025788"/>
        <w:bookmarkStart w:id="3931"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3930"/>
        <w:bookmarkEnd w:id="3931"/>
      </w:del>
    </w:p>
    <w:p w14:paraId="6C52E341" w14:textId="77777777" w:rsidR="00E87794" w:rsidRPr="00062A8D" w:rsidDel="001111A8" w:rsidRDefault="00E87794" w:rsidP="00E87794">
      <w:pPr>
        <w:ind w:left="360"/>
        <w:rPr>
          <w:del w:id="3932" w:author="VOYER Raphael" w:date="2021-06-16T11:14:00Z"/>
          <w:rFonts w:ascii="Courier New" w:hAnsi="Courier New" w:cs="Courier New"/>
          <w:lang w:val="nl-BE"/>
        </w:rPr>
      </w:pPr>
      <w:del w:id="3933"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3934" w:author="VOYER Raphael" w:date="2021-06-16T11:14:00Z"/>
          <w:rFonts w:ascii="Courier New" w:hAnsi="Courier New" w:cs="Courier New"/>
          <w:lang w:val="nl-BE"/>
        </w:rPr>
      </w:pPr>
      <w:del w:id="3935"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3936" w:author="VOYER Raphael" w:date="2021-06-16T11:14:00Z"/>
          <w:rFonts w:ascii="Courier New" w:hAnsi="Courier New" w:cs="Courier New"/>
        </w:rPr>
      </w:pPr>
      <w:del w:id="3937"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3938" w:author="VOYER Raphael" w:date="2021-06-16T11:14:00Z"/>
          <w:rFonts w:ascii="Courier New" w:hAnsi="Courier New" w:cs="Courier New"/>
        </w:rPr>
      </w:pPr>
      <w:del w:id="393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3940" w:author="VOYER Raphael" w:date="2021-06-16T11:14:00Z"/>
        </w:rPr>
      </w:pPr>
      <w:del w:id="3941"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3942" w:author="VOYER Raphael" w:date="2021-06-16T11:14:00Z"/>
          <w:rFonts w:ascii="Courier New" w:hAnsi="Courier New" w:cs="Courier New"/>
        </w:rPr>
      </w:pPr>
      <w:del w:id="3943"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3944" w:author="VOYER Raphael" w:date="2021-06-16T11:14:00Z"/>
        </w:rPr>
      </w:pPr>
      <w:del w:id="3945"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3946" w:author="VOYER Raphael" w:date="2021-06-16T11:14:00Z"/>
          <w:rFonts w:ascii="Courier New" w:hAnsi="Courier New" w:cs="Courier New"/>
        </w:rPr>
      </w:pPr>
      <w:del w:id="3947" w:author="VOYER Raphael" w:date="2021-06-16T11:14:00Z">
        <w:r w:rsidRPr="00351E72" w:rsidDel="001111A8">
          <w:delText xml:space="preserve">               </w:delText>
        </w:r>
        <w:r w:rsidDel="001111A8">
          <w:delText xml:space="preserve">               </w:delText>
        </w:r>
        <w:bookmarkStart w:id="3948" w:name="_Toc381025789"/>
        <w:bookmarkStart w:id="3949" w:name="_Toc424820379"/>
        <w:r w:rsidR="007A1FD1" w:rsidDel="001111A8">
          <w:delText>INTEGER</w:delText>
        </w:r>
        <w:r w:rsidRPr="00351E72" w:rsidDel="001111A8">
          <w:delText>,</w:delText>
        </w:r>
        <w:bookmarkEnd w:id="3948"/>
        <w:bookmarkEnd w:id="3949"/>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3950" w:author="VOYER Raphael" w:date="2021-06-16T11:14:00Z"/>
        </w:rPr>
      </w:pPr>
      <w:del w:id="3951"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3952" w:author="VOYER Raphael" w:date="2021-06-16T11:14:00Z"/>
          <w:rFonts w:ascii="Courier New" w:hAnsi="Courier New" w:cs="Courier New"/>
        </w:rPr>
      </w:pPr>
      <w:del w:id="3953"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3954" w:author="VOYER Raphael" w:date="2021-06-16T11:14:00Z"/>
        </w:rPr>
      </w:pPr>
      <w:del w:id="3955"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3956" w:author="VOYER Raphael" w:date="2021-06-16T11:14:00Z"/>
          <w:rFonts w:ascii="Courier New" w:hAnsi="Courier New" w:cs="Courier New"/>
        </w:rPr>
      </w:pPr>
      <w:del w:id="3957"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3958" w:author="VOYER Raphael" w:date="2021-06-16T11:14:00Z"/>
          <w:rFonts w:ascii="Courier New" w:hAnsi="Courier New" w:cs="Courier New"/>
        </w:rPr>
      </w:pPr>
      <w:del w:id="3959"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3960" w:author="VOYER Raphael" w:date="2021-06-16T11:14:00Z"/>
          <w:rFonts w:ascii="Courier New" w:hAnsi="Courier New" w:cs="Courier New"/>
        </w:rPr>
      </w:pPr>
      <w:del w:id="3961"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3962" w:author="VOYER Raphael" w:date="2021-06-16T11:14:00Z"/>
          <w:rFonts w:ascii="Courier New" w:hAnsi="Courier New" w:cs="Courier New"/>
        </w:rPr>
      </w:pPr>
      <w:del w:id="3963"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3964" w:author="VOYER Raphael" w:date="2021-06-16T11:14:00Z"/>
          <w:rFonts w:ascii="Courier New" w:hAnsi="Courier New" w:cs="Courier New"/>
        </w:rPr>
      </w:pPr>
      <w:del w:id="3965"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3966" w:author="VOYER Raphael" w:date="2021-06-16T11:14:00Z"/>
          <w:rFonts w:ascii="Courier New" w:hAnsi="Courier New" w:cs="Courier New"/>
        </w:rPr>
      </w:pPr>
      <w:del w:id="3967"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3968" w:author="VOYER Raphael" w:date="2021-06-16T11:14:00Z"/>
          <w:rFonts w:ascii="Courier New" w:hAnsi="Courier New" w:cs="Courier New"/>
        </w:rPr>
      </w:pPr>
      <w:del w:id="3969"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3970" w:author="VOYER Raphael" w:date="2021-06-16T11:14:00Z"/>
          <w:rFonts w:ascii="Courier New" w:hAnsi="Courier New" w:cs="Courier New"/>
        </w:rPr>
      </w:pPr>
      <w:del w:id="3971"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3972" w:author="VOYER Raphael" w:date="2021-06-16T11:14:00Z"/>
          <w:rFonts w:ascii="Courier New" w:hAnsi="Courier New" w:cs="Courier New"/>
        </w:rPr>
      </w:pPr>
      <w:del w:id="3973"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3974" w:author="VOYER Raphael" w:date="2021-06-16T11:14:00Z"/>
          <w:rFonts w:ascii="Courier New" w:hAnsi="Courier New" w:cs="Courier New"/>
        </w:rPr>
      </w:pPr>
      <w:del w:id="3975"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3976" w:author="VOYER Raphael" w:date="2021-06-16T11:14:00Z"/>
          <w:rFonts w:ascii="Courier New" w:hAnsi="Courier New" w:cs="Courier New"/>
        </w:rPr>
      </w:pPr>
      <w:del w:id="3977"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3978" w:author="VOYER Raphael" w:date="2021-06-16T11:14:00Z"/>
          <w:rFonts w:ascii="Courier New" w:hAnsi="Courier New" w:cs="Courier New"/>
        </w:rPr>
      </w:pPr>
    </w:p>
    <w:p w14:paraId="6BDF7093" w14:textId="77777777" w:rsidR="00855336" w:rsidRPr="004D2F5D" w:rsidDel="001111A8" w:rsidRDefault="00855336" w:rsidP="00855336">
      <w:pPr>
        <w:ind w:left="360"/>
        <w:rPr>
          <w:del w:id="3979" w:author="VOYER Raphael" w:date="2021-06-16T11:14:00Z"/>
          <w:rFonts w:ascii="Courier New" w:hAnsi="Courier New" w:cs="Courier New"/>
        </w:rPr>
      </w:pPr>
      <w:del w:id="3980"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3981" w:author="VOYER Raphael" w:date="2021-06-16T11:14:00Z"/>
          <w:rFonts w:ascii="Courier New" w:hAnsi="Courier New" w:cs="Courier New"/>
        </w:rPr>
      </w:pPr>
    </w:p>
    <w:p w14:paraId="5DD0977A" w14:textId="77777777" w:rsidR="00324663" w:rsidRPr="004D2F5D" w:rsidDel="001111A8" w:rsidRDefault="00324663" w:rsidP="00855336">
      <w:pPr>
        <w:ind w:left="360"/>
        <w:rPr>
          <w:del w:id="3982" w:author="VOYER Raphael" w:date="2021-06-16T11:14:00Z"/>
          <w:rFonts w:ascii="Courier New" w:hAnsi="Courier New" w:cs="Courier New"/>
        </w:rPr>
      </w:pPr>
    </w:p>
    <w:p w14:paraId="265007A7" w14:textId="77777777" w:rsidR="00855336" w:rsidRPr="004D2F5D" w:rsidDel="001111A8" w:rsidRDefault="00855336" w:rsidP="00855336">
      <w:pPr>
        <w:ind w:left="360"/>
        <w:rPr>
          <w:del w:id="3983" w:author="VOYER Raphael" w:date="2021-06-16T11:14:00Z"/>
          <w:rFonts w:ascii="Courier New" w:hAnsi="Courier New" w:cs="Courier New"/>
        </w:rPr>
      </w:pPr>
      <w:del w:id="3984"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3985" w:author="VOYER Raphael" w:date="2021-06-16T11:14:00Z"/>
          <w:rFonts w:ascii="Courier New" w:hAnsi="Courier New" w:cs="Courier New"/>
        </w:rPr>
      </w:pPr>
      <w:del w:id="3986"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3987" w:author="VOYER Raphael" w:date="2021-06-16T11:14:00Z"/>
          <w:rFonts w:ascii="Courier New" w:hAnsi="Courier New" w:cs="Courier New"/>
        </w:rPr>
      </w:pPr>
      <w:del w:id="3988"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3989" w:author="VOYER Raphael" w:date="2021-06-16T11:14:00Z"/>
          <w:rFonts w:ascii="Courier New" w:hAnsi="Courier New" w:cs="Courier New"/>
        </w:rPr>
      </w:pPr>
      <w:del w:id="3990"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3991" w:author="VOYER Raphael" w:date="2021-06-16T11:14:00Z"/>
          <w:rFonts w:ascii="Courier New" w:hAnsi="Courier New" w:cs="Courier New"/>
        </w:rPr>
      </w:pPr>
      <w:del w:id="3992"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3993" w:author="VOYER Raphael" w:date="2021-06-16T11:14:00Z"/>
          <w:rFonts w:ascii="Courier New" w:hAnsi="Courier New" w:cs="Courier New"/>
        </w:rPr>
      </w:pPr>
      <w:del w:id="3994"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3995" w:author="VOYER Raphael" w:date="2021-06-16T11:14:00Z"/>
          <w:rFonts w:ascii="Courier New" w:hAnsi="Courier New" w:cs="Courier New"/>
        </w:rPr>
      </w:pPr>
      <w:del w:id="3996"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3997" w:author="VOYER Raphael" w:date="2021-06-16T11:14:00Z"/>
          <w:rFonts w:ascii="Courier New" w:hAnsi="Courier New" w:cs="Courier New"/>
        </w:rPr>
      </w:pPr>
    </w:p>
    <w:p w14:paraId="544E8F1B" w14:textId="77777777" w:rsidR="00855336" w:rsidRPr="004D2F5D" w:rsidDel="001111A8" w:rsidRDefault="00855336" w:rsidP="00855336">
      <w:pPr>
        <w:ind w:left="360"/>
        <w:rPr>
          <w:del w:id="3998" w:author="VOYER Raphael" w:date="2021-06-16T11:14:00Z"/>
          <w:rFonts w:ascii="Courier New" w:hAnsi="Courier New" w:cs="Courier New"/>
        </w:rPr>
      </w:pPr>
      <w:del w:id="3999"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000" w:author="VOYER Raphael" w:date="2021-06-16T11:14:00Z"/>
          <w:rFonts w:ascii="Courier New" w:hAnsi="Courier New" w:cs="Courier New"/>
        </w:rPr>
      </w:pPr>
      <w:del w:id="4001"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002" w:author="VOYER Raphael" w:date="2021-06-16T11:14:00Z"/>
          <w:rFonts w:ascii="Courier New" w:hAnsi="Courier New" w:cs="Courier New"/>
        </w:rPr>
      </w:pPr>
      <w:del w:id="4003"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004" w:author="VOYER Raphael" w:date="2021-06-16T11:14:00Z"/>
          <w:rFonts w:ascii="Courier New" w:hAnsi="Courier New" w:cs="Courier New"/>
        </w:rPr>
      </w:pPr>
      <w:del w:id="4005"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006" w:author="VOYER Raphael" w:date="2021-06-16T11:14:00Z"/>
          <w:rFonts w:ascii="Courier New" w:hAnsi="Courier New" w:cs="Courier New"/>
        </w:rPr>
      </w:pPr>
      <w:del w:id="4007"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008" w:author="VOYER Raphael" w:date="2021-06-16T11:14:00Z"/>
          <w:rFonts w:ascii="Courier New" w:hAnsi="Courier New" w:cs="Courier New"/>
        </w:rPr>
      </w:pPr>
      <w:del w:id="4009"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010" w:author="VOYER Raphael" w:date="2021-06-16T11:14:00Z"/>
          <w:rFonts w:ascii="Courier New" w:hAnsi="Courier New" w:cs="Courier New"/>
        </w:rPr>
      </w:pPr>
      <w:del w:id="4011"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012" w:author="VOYER Raphael" w:date="2021-06-16T11:14:00Z"/>
          <w:rFonts w:ascii="Courier New" w:hAnsi="Courier New" w:cs="Courier New"/>
        </w:rPr>
      </w:pPr>
    </w:p>
    <w:p w14:paraId="454C5957" w14:textId="77777777" w:rsidR="005C190B" w:rsidRPr="004D2F5D" w:rsidDel="001111A8" w:rsidRDefault="005C190B" w:rsidP="005C190B">
      <w:pPr>
        <w:ind w:left="360"/>
        <w:rPr>
          <w:del w:id="4013" w:author="VOYER Raphael" w:date="2021-06-16T11:14:00Z"/>
          <w:rFonts w:ascii="Courier New" w:hAnsi="Courier New" w:cs="Courier New"/>
        </w:rPr>
      </w:pPr>
      <w:del w:id="4014"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015" w:author="VOYER Raphael" w:date="2021-06-16T11:14:00Z"/>
        </w:rPr>
      </w:pPr>
      <w:del w:id="4016"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017" w:author="VOYER Raphael" w:date="2021-06-16T11:14:00Z"/>
          <w:rFonts w:ascii="Courier New" w:hAnsi="Courier New" w:cs="Courier New"/>
        </w:rPr>
      </w:pPr>
      <w:del w:id="401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019" w:author="VOYER Raphael" w:date="2021-06-16T11:14:00Z"/>
          <w:rFonts w:ascii="Courier New" w:hAnsi="Courier New" w:cs="Courier New"/>
        </w:rPr>
      </w:pPr>
      <w:del w:id="402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021" w:author="VOYER Raphael" w:date="2021-06-16T11:14:00Z"/>
          <w:rFonts w:ascii="Courier New" w:hAnsi="Courier New" w:cs="Courier New"/>
        </w:rPr>
      </w:pPr>
      <w:del w:id="402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023" w:author="VOYER Raphael" w:date="2021-06-16T11:14:00Z"/>
        </w:rPr>
      </w:pPr>
      <w:del w:id="4024"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025" w:author="VOYER Raphael" w:date="2021-06-16T11:14:00Z"/>
          <w:rFonts w:ascii="Courier New" w:hAnsi="Courier New" w:cs="Courier New"/>
        </w:rPr>
      </w:pPr>
      <w:del w:id="4026" w:author="VOYER Raphael" w:date="2021-06-16T11:14:00Z">
        <w:r w:rsidRPr="004D2F5D" w:rsidDel="001111A8">
          <w:rPr>
            <w:rFonts w:ascii="Courier New" w:hAnsi="Courier New" w:cs="Courier New"/>
          </w:rPr>
          <w:tab/>
          <w:delText xml:space="preserve">    </w:delText>
        </w:r>
        <w:bookmarkStart w:id="4027" w:name="_Toc381025790"/>
        <w:bookmarkStart w:id="4028"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027"/>
        <w:bookmarkEnd w:id="4028"/>
      </w:del>
    </w:p>
    <w:p w14:paraId="324B8312" w14:textId="77777777" w:rsidR="005C190B" w:rsidRPr="004D2F5D" w:rsidDel="001111A8" w:rsidRDefault="005C190B" w:rsidP="005C190B">
      <w:pPr>
        <w:rPr>
          <w:del w:id="4029" w:author="VOYER Raphael" w:date="2021-06-16T11:14:00Z"/>
          <w:rFonts w:ascii="Courier New" w:hAnsi="Courier New" w:cs="Courier New"/>
        </w:rPr>
      </w:pPr>
      <w:del w:id="4030"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031" w:author="VOYER Raphael" w:date="2021-06-16T11:14:00Z"/>
          <w:rFonts w:ascii="Courier New" w:hAnsi="Courier New" w:cs="Courier New"/>
        </w:rPr>
      </w:pPr>
      <w:del w:id="4032"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033" w:author="VOYER Raphael" w:date="2021-06-16T11:14:00Z"/>
          <w:rFonts w:ascii="Courier New" w:hAnsi="Courier New" w:cs="Courier New"/>
        </w:rPr>
      </w:pPr>
      <w:del w:id="4034"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035" w:author="VOYER Raphael" w:date="2021-06-16T11:14:00Z"/>
          <w:rFonts w:ascii="Courier New" w:hAnsi="Courier New" w:cs="Courier New"/>
        </w:rPr>
      </w:pPr>
      <w:del w:id="4036"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037" w:author="VOYER Raphael" w:date="2021-06-16T11:14:00Z"/>
          <w:rFonts w:ascii="Courier New" w:hAnsi="Courier New" w:cs="Courier New"/>
        </w:rPr>
      </w:pPr>
    </w:p>
    <w:p w14:paraId="4C7AB9D6" w14:textId="77777777" w:rsidR="005C190B" w:rsidDel="001111A8" w:rsidRDefault="005C190B" w:rsidP="005C190B">
      <w:pPr>
        <w:rPr>
          <w:del w:id="4038" w:author="VOYER Raphael" w:date="2021-06-16T11:14:00Z"/>
          <w:rFonts w:ascii="Courier New" w:hAnsi="Courier New" w:cs="Courier New"/>
        </w:rPr>
      </w:pPr>
      <w:del w:id="4039"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040" w:author="VOYER Raphael" w:date="2021-06-16T11:14:00Z"/>
          <w:rFonts w:ascii="Courier New" w:hAnsi="Courier New" w:cs="Courier New"/>
        </w:rPr>
      </w:pPr>
      <w:del w:id="4041"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042" w:author="VOYER Raphael" w:date="2021-06-16T11:14:00Z"/>
          <w:rFonts w:ascii="Courier New" w:hAnsi="Courier New" w:cs="Courier New"/>
        </w:rPr>
      </w:pPr>
      <w:del w:id="4043"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044" w:author="VOYER Raphael" w:date="2021-06-16T11:14:00Z"/>
        </w:rPr>
      </w:pPr>
      <w:del w:id="4045"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046" w:author="VOYER Raphael" w:date="2021-06-16T11:14:00Z"/>
          <w:rFonts w:ascii="Courier New" w:hAnsi="Courier New" w:cs="Courier New"/>
        </w:rPr>
      </w:pPr>
      <w:del w:id="4047"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048" w:author="VOYER Raphael" w:date="2021-06-16T11:14:00Z"/>
          <w:rFonts w:ascii="Courier New" w:hAnsi="Courier New" w:cs="Courier New"/>
        </w:rPr>
      </w:pPr>
      <w:del w:id="4049"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050" w:author="VOYER Raphael" w:date="2021-06-16T11:14:00Z"/>
          <w:rFonts w:ascii="Courier New" w:hAnsi="Courier New" w:cs="Courier New"/>
        </w:rPr>
      </w:pPr>
      <w:del w:id="4051"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052" w:author="VOYER Raphael" w:date="2021-06-16T11:14:00Z"/>
        </w:rPr>
      </w:pPr>
      <w:del w:id="4053"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054" w:author="VOYER Raphael" w:date="2021-06-16T11:14:00Z"/>
          <w:rFonts w:ascii="Courier New" w:hAnsi="Courier New" w:cs="Courier New"/>
        </w:rPr>
      </w:pPr>
      <w:del w:id="4055" w:author="VOYER Raphael" w:date="2021-06-16T11:14:00Z">
        <w:r w:rsidRPr="006C5CE0" w:rsidDel="001111A8">
          <w:rPr>
            <w:rFonts w:ascii="Courier New" w:hAnsi="Courier New" w:cs="Courier New"/>
          </w:rPr>
          <w:tab/>
          <w:delText xml:space="preserve">    </w:delText>
        </w:r>
        <w:bookmarkStart w:id="4056" w:name="_Toc381025791"/>
        <w:bookmarkStart w:id="4057"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056"/>
        <w:bookmarkEnd w:id="4057"/>
      </w:del>
    </w:p>
    <w:p w14:paraId="17DE1BE1" w14:textId="77777777" w:rsidR="00A8708B" w:rsidRPr="006C5CE0" w:rsidDel="001111A8" w:rsidRDefault="00A8708B" w:rsidP="00A8708B">
      <w:pPr>
        <w:rPr>
          <w:del w:id="4058" w:author="VOYER Raphael" w:date="2021-06-16T11:14:00Z"/>
          <w:rFonts w:ascii="Courier New" w:hAnsi="Courier New" w:cs="Courier New"/>
        </w:rPr>
      </w:pPr>
      <w:del w:id="4059"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060" w:author="VOYER Raphael" w:date="2021-06-16T11:14:00Z"/>
          <w:rFonts w:ascii="Courier New" w:hAnsi="Courier New" w:cs="Courier New"/>
        </w:rPr>
      </w:pPr>
      <w:del w:id="4061"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062" w:author="VOYER Raphael" w:date="2021-06-16T11:14:00Z"/>
          <w:rFonts w:ascii="Courier New" w:hAnsi="Courier New" w:cs="Courier New"/>
        </w:rPr>
      </w:pPr>
      <w:del w:id="4063"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064" w:author="VOYER Raphael" w:date="2021-06-16T11:14:00Z"/>
          <w:rFonts w:ascii="Courier New" w:hAnsi="Courier New" w:cs="Courier New"/>
        </w:rPr>
      </w:pPr>
      <w:del w:id="4065"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066" w:author="VOYER Raphael" w:date="2021-06-16T11:14:00Z"/>
          <w:rFonts w:ascii="Courier New" w:hAnsi="Courier New" w:cs="Courier New"/>
        </w:rPr>
      </w:pPr>
    </w:p>
    <w:p w14:paraId="3A925CCC" w14:textId="77777777" w:rsidR="00A8708B" w:rsidRPr="006C5CE0" w:rsidDel="001111A8" w:rsidRDefault="00B65448" w:rsidP="00A8708B">
      <w:pPr>
        <w:ind w:left="360"/>
        <w:rPr>
          <w:del w:id="4067" w:author="VOYER Raphael" w:date="2021-06-16T11:14:00Z"/>
          <w:rFonts w:ascii="Courier New" w:hAnsi="Courier New" w:cs="Courier New"/>
        </w:rPr>
      </w:pPr>
      <w:del w:id="4068"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069" w:author="VOYER Raphael" w:date="2021-06-16T11:14:00Z"/>
          <w:rFonts w:ascii="Courier New" w:hAnsi="Courier New" w:cs="Courier New"/>
        </w:rPr>
      </w:pPr>
      <w:del w:id="4070"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071" w:author="VOYER Raphael" w:date="2021-06-16T11:14:00Z"/>
          <w:rFonts w:ascii="Courier New" w:hAnsi="Courier New" w:cs="Courier New"/>
        </w:rPr>
      </w:pPr>
      <w:del w:id="4072"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073" w:author="VOYER Raphael" w:date="2021-06-16T11:14:00Z"/>
          <w:rFonts w:ascii="Courier New" w:hAnsi="Courier New" w:cs="Courier New"/>
        </w:rPr>
      </w:pPr>
      <w:del w:id="4074"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075" w:author="VOYER Raphael" w:date="2021-06-16T11:14:00Z"/>
          <w:rFonts w:ascii="Courier New" w:hAnsi="Courier New" w:cs="Courier New"/>
        </w:rPr>
      </w:pPr>
      <w:del w:id="4076"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077" w:author="VOYER Raphael" w:date="2021-06-16T11:14:00Z"/>
          <w:rFonts w:ascii="Courier New" w:hAnsi="Courier New" w:cs="Courier New"/>
        </w:rPr>
      </w:pPr>
      <w:del w:id="4078"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079" w:author="VOYER Raphael" w:date="2021-06-16T11:14:00Z"/>
          <w:rFonts w:ascii="Courier New" w:hAnsi="Courier New" w:cs="Courier New"/>
        </w:rPr>
      </w:pPr>
      <w:del w:id="4080"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081" w:author="VOYER Raphael" w:date="2021-06-16T11:14:00Z"/>
          <w:rFonts w:ascii="Courier New" w:hAnsi="Courier New" w:cs="Courier New"/>
        </w:rPr>
      </w:pPr>
      <w:del w:id="4082"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083"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084" w:author="VOYER Raphael" w:date="2021-06-16T11:14:00Z"/>
          <w:rFonts w:ascii="Courier New" w:hAnsi="Courier New" w:cs="Courier New"/>
        </w:rPr>
      </w:pPr>
      <w:del w:id="4085" w:author="VOYER Raphael" w:date="2021-06-16T11:14:00Z">
        <w:r w:rsidRPr="006C5CE0" w:rsidDel="001111A8">
          <w:rPr>
            <w:rFonts w:ascii="Courier New" w:hAnsi="Courier New" w:cs="Courier New"/>
          </w:rPr>
          <w:tab/>
          <w:delText xml:space="preserve">    </w:delText>
        </w:r>
        <w:bookmarkStart w:id="4086" w:name="_Toc381025792"/>
        <w:bookmarkStart w:id="4087"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086"/>
        <w:bookmarkEnd w:id="4087"/>
      </w:del>
    </w:p>
    <w:p w14:paraId="06DE410E" w14:textId="77777777" w:rsidR="00A8708B" w:rsidRPr="006C5CE0" w:rsidDel="001111A8" w:rsidRDefault="00A8708B" w:rsidP="00A8708B">
      <w:pPr>
        <w:rPr>
          <w:del w:id="4088" w:author="VOYER Raphael" w:date="2021-06-16T11:14:00Z"/>
          <w:rFonts w:ascii="Courier New" w:hAnsi="Courier New" w:cs="Courier New"/>
        </w:rPr>
      </w:pPr>
      <w:del w:id="4089"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090" w:author="VOYER Raphael" w:date="2021-06-16T11:14:00Z"/>
          <w:rFonts w:ascii="Courier New" w:hAnsi="Courier New" w:cs="Courier New"/>
        </w:rPr>
      </w:pPr>
      <w:del w:id="4091"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092" w:author="VOYER Raphael" w:date="2021-06-16T11:14:00Z"/>
          <w:rFonts w:ascii="Courier New" w:hAnsi="Courier New" w:cs="Courier New"/>
        </w:rPr>
      </w:pPr>
      <w:del w:id="4093"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094" w:author="VOYER Raphael" w:date="2021-06-16T11:14:00Z"/>
          <w:rFonts w:ascii="Courier New" w:hAnsi="Courier New" w:cs="Courier New"/>
        </w:rPr>
      </w:pPr>
      <w:del w:id="4095"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096" w:author="VOYER Raphael" w:date="2021-06-16T11:14:00Z"/>
          <w:rFonts w:ascii="Courier New" w:hAnsi="Courier New" w:cs="Courier New"/>
        </w:rPr>
      </w:pPr>
      <w:del w:id="4097"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098" w:author="VOYER Raphael" w:date="2021-06-16T11:14:00Z"/>
          <w:rFonts w:ascii="Courier New" w:hAnsi="Courier New" w:cs="Courier New"/>
          <w:color w:val="FF0000"/>
        </w:rPr>
      </w:pPr>
    </w:p>
    <w:p w14:paraId="57C92A07" w14:textId="77777777" w:rsidR="005C190B" w:rsidRPr="006935D0" w:rsidDel="001111A8" w:rsidRDefault="005C190B" w:rsidP="00855336">
      <w:pPr>
        <w:rPr>
          <w:del w:id="4099"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100" w:author="VOYER Raphael" w:date="2021-06-16T11:14:00Z"/>
          <w:rFonts w:ascii="Courier New" w:hAnsi="Courier New" w:cs="Courier New"/>
        </w:rPr>
      </w:pPr>
      <w:del w:id="4101"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102" w:author="VOYER Raphael" w:date="2021-06-16T11:14:00Z"/>
        </w:rPr>
      </w:pPr>
      <w:del w:id="4103"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104" w:author="VOYER Raphael" w:date="2021-06-16T11:14:00Z"/>
          <w:rFonts w:ascii="Courier New" w:hAnsi="Courier New" w:cs="Courier New"/>
        </w:rPr>
      </w:pPr>
      <w:del w:id="410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106" w:author="VOYER Raphael" w:date="2021-06-16T11:14:00Z"/>
          <w:rFonts w:ascii="Courier New" w:hAnsi="Courier New" w:cs="Courier New"/>
        </w:rPr>
      </w:pPr>
      <w:del w:id="4107"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108" w:author="VOYER Raphael" w:date="2021-06-16T11:14:00Z"/>
          <w:rFonts w:ascii="Courier New" w:hAnsi="Courier New" w:cs="Courier New"/>
        </w:rPr>
      </w:pPr>
      <w:del w:id="410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110" w:author="VOYER Raphael" w:date="2021-06-16T11:14:00Z"/>
        </w:rPr>
      </w:pPr>
      <w:del w:id="411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112" w:author="VOYER Raphael" w:date="2021-06-16T11:14:00Z"/>
          <w:rFonts w:ascii="Courier New" w:hAnsi="Courier New" w:cs="Courier New"/>
        </w:rPr>
      </w:pPr>
      <w:del w:id="4113" w:author="VOYER Raphael" w:date="2021-06-16T11:14:00Z">
        <w:r w:rsidRPr="004D2F5D" w:rsidDel="001111A8">
          <w:rPr>
            <w:rFonts w:ascii="Courier New" w:hAnsi="Courier New" w:cs="Courier New"/>
          </w:rPr>
          <w:tab/>
          <w:delText xml:space="preserve">    </w:delText>
        </w:r>
        <w:bookmarkStart w:id="4114" w:name="_Toc381025793"/>
        <w:bookmarkStart w:id="4115"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14"/>
        <w:bookmarkEnd w:id="4115"/>
      </w:del>
    </w:p>
    <w:p w14:paraId="093A4911" w14:textId="77777777" w:rsidR="009A7243" w:rsidRPr="004D2F5D" w:rsidDel="001111A8" w:rsidRDefault="009A7243" w:rsidP="009A7243">
      <w:pPr>
        <w:rPr>
          <w:del w:id="4116" w:author="VOYER Raphael" w:date="2021-06-16T11:14:00Z"/>
          <w:rFonts w:ascii="Courier New" w:hAnsi="Courier New" w:cs="Courier New"/>
        </w:rPr>
      </w:pPr>
      <w:del w:id="4117"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118" w:author="VOYER Raphael" w:date="2021-06-16T11:15:00Z"/>
          <w:rFonts w:ascii="Courier New" w:hAnsi="Courier New" w:cs="Courier New"/>
        </w:rPr>
      </w:pPr>
      <w:del w:id="4119"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120" w:author="VOYER Raphael" w:date="2021-06-16T11:15:00Z"/>
          <w:rFonts w:ascii="Courier New" w:hAnsi="Courier New" w:cs="Courier New"/>
        </w:rPr>
      </w:pPr>
      <w:del w:id="4121"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122" w:author="VOYER Raphael" w:date="2021-06-16T11:15:00Z"/>
          <w:rFonts w:ascii="Courier New" w:hAnsi="Courier New" w:cs="Courier New"/>
        </w:rPr>
      </w:pPr>
      <w:del w:id="4123"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124" w:author="VOYER Raphael" w:date="2021-06-16T11:15:00Z"/>
          <w:rFonts w:ascii="Courier New" w:hAnsi="Courier New" w:cs="Courier New"/>
        </w:rPr>
      </w:pPr>
      <w:del w:id="4125"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126" w:author="VOYER Raphael" w:date="2021-06-16T11:15:00Z"/>
          <w:rFonts w:ascii="Courier New" w:hAnsi="Courier New" w:cs="Courier New"/>
        </w:rPr>
      </w:pPr>
    </w:p>
    <w:p w14:paraId="596E871D" w14:textId="77777777" w:rsidR="00351E72" w:rsidRPr="004D2F5D" w:rsidDel="001111A8" w:rsidRDefault="00351E72" w:rsidP="00351E72">
      <w:pPr>
        <w:ind w:left="360"/>
        <w:rPr>
          <w:del w:id="4127" w:author="VOYER Raphael" w:date="2021-06-16T11:15:00Z"/>
          <w:rFonts w:ascii="Courier New" w:hAnsi="Courier New" w:cs="Courier New"/>
        </w:rPr>
      </w:pPr>
      <w:del w:id="4128"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129" w:author="VOYER Raphael" w:date="2021-06-16T11:15:00Z"/>
          <w:rFonts w:ascii="Courier New" w:hAnsi="Courier New" w:cs="Courier New"/>
        </w:rPr>
      </w:pPr>
      <w:del w:id="413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131" w:author="VOYER Raphael" w:date="2021-06-16T11:15:00Z"/>
          <w:rFonts w:ascii="Courier New" w:hAnsi="Courier New" w:cs="Courier New"/>
        </w:rPr>
      </w:pPr>
      <w:del w:id="413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133" w:author="VOYER Raphael" w:date="2021-06-16T11:15:00Z"/>
          <w:rFonts w:ascii="Courier New" w:hAnsi="Courier New" w:cs="Courier New"/>
        </w:rPr>
      </w:pPr>
      <w:del w:id="4134"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135" w:author="VOYER Raphael" w:date="2021-06-16T11:15:00Z"/>
          <w:rFonts w:ascii="Courier New" w:hAnsi="Courier New" w:cs="Courier New"/>
        </w:rPr>
      </w:pPr>
      <w:del w:id="4136"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137" w:author="VOYER Raphael" w:date="2021-06-16T11:15:00Z"/>
          <w:rFonts w:ascii="Courier New" w:hAnsi="Courier New" w:cs="Courier New"/>
        </w:rPr>
      </w:pPr>
      <w:del w:id="413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139" w:author="VOYER Raphael" w:date="2021-06-16T11:15:00Z"/>
          <w:rFonts w:ascii="Courier New" w:hAnsi="Courier New" w:cs="Courier New"/>
        </w:rPr>
      </w:pPr>
      <w:del w:id="4140"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141" w:author="VOYER Raphael" w:date="2021-06-16T11:15:00Z"/>
          <w:rFonts w:ascii="Courier New" w:hAnsi="Courier New" w:cs="Courier New"/>
        </w:rPr>
      </w:pPr>
      <w:del w:id="414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143" w:author="VOYER Raphael" w:date="2021-06-16T11:15:00Z"/>
          <w:rFonts w:ascii="Courier New" w:hAnsi="Courier New" w:cs="Courier New"/>
        </w:rPr>
      </w:pPr>
      <w:del w:id="4144"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145" w:author="VOYER Raphael" w:date="2021-06-16T11:15:00Z"/>
        </w:rPr>
      </w:pPr>
      <w:del w:id="4146"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147" w:author="VOYER Raphael" w:date="2021-06-16T11:15:00Z"/>
          <w:rFonts w:ascii="Courier New" w:hAnsi="Courier New" w:cs="Courier New"/>
        </w:rPr>
      </w:pPr>
      <w:del w:id="414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149" w:author="VOYER Raphael" w:date="2021-06-16T11:15:00Z"/>
          <w:rFonts w:ascii="Courier New" w:hAnsi="Courier New" w:cs="Courier New"/>
        </w:rPr>
      </w:pPr>
      <w:del w:id="415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151" w:author="VOYER Raphael" w:date="2021-06-16T11:15:00Z"/>
          <w:rFonts w:ascii="Courier New" w:hAnsi="Courier New" w:cs="Courier New"/>
        </w:rPr>
      </w:pPr>
      <w:del w:id="4152"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153" w:author="VOYER Raphael" w:date="2021-06-16T11:15:00Z"/>
          <w:rFonts w:ascii="Courier New" w:hAnsi="Courier New" w:cs="Courier New"/>
        </w:rPr>
      </w:pPr>
      <w:del w:id="415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155" w:author="VOYER Raphael" w:date="2021-06-16T11:15:00Z"/>
          <w:rFonts w:ascii="Courier New" w:hAnsi="Courier New" w:cs="Courier New"/>
        </w:rPr>
      </w:pPr>
      <w:del w:id="415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157" w:author="VOYER Raphael" w:date="2021-06-16T11:15:00Z"/>
          <w:rFonts w:ascii="Courier New" w:hAnsi="Courier New" w:cs="Courier New"/>
        </w:rPr>
      </w:pPr>
      <w:del w:id="415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159" w:author="VOYER Raphael" w:date="2021-06-16T11:15:00Z"/>
          <w:rFonts w:ascii="Courier New" w:hAnsi="Courier New" w:cs="Courier New"/>
        </w:rPr>
      </w:pPr>
      <w:del w:id="4160" w:author="VOYER Raphael" w:date="2021-06-16T11:15:00Z">
        <w:r w:rsidRPr="004D2F5D" w:rsidDel="001111A8">
          <w:rPr>
            <w:rFonts w:ascii="Courier New" w:hAnsi="Courier New" w:cs="Courier New"/>
          </w:rPr>
          <w:tab/>
          <w:delText xml:space="preserve">    </w:delText>
        </w:r>
        <w:bookmarkStart w:id="4161" w:name="_Toc381025794"/>
        <w:bookmarkStart w:id="4162"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61"/>
        <w:bookmarkEnd w:id="4162"/>
      </w:del>
    </w:p>
    <w:p w14:paraId="342FA7B0" w14:textId="77777777" w:rsidR="009C3A33" w:rsidRPr="004D2F5D" w:rsidDel="001111A8" w:rsidRDefault="009C3A33" w:rsidP="009C3A33">
      <w:pPr>
        <w:rPr>
          <w:del w:id="4163" w:author="VOYER Raphael" w:date="2021-06-16T11:15:00Z"/>
          <w:rFonts w:ascii="Courier New" w:hAnsi="Courier New" w:cs="Courier New"/>
        </w:rPr>
      </w:pPr>
      <w:del w:id="4164"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165" w:author="VOYER Raphael" w:date="2021-06-16T11:15:00Z"/>
          <w:rFonts w:ascii="Courier New" w:hAnsi="Courier New" w:cs="Courier New"/>
        </w:rPr>
      </w:pPr>
      <w:del w:id="4166"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167" w:author="VOYER Raphael" w:date="2021-06-16T11:15:00Z"/>
          <w:rFonts w:ascii="Courier New" w:hAnsi="Courier New" w:cs="Courier New"/>
        </w:rPr>
      </w:pPr>
      <w:del w:id="4168"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169" w:author="VOYER Raphael" w:date="2021-06-16T11:15:00Z"/>
          <w:rFonts w:ascii="Courier New" w:hAnsi="Courier New" w:cs="Courier New"/>
        </w:rPr>
      </w:pPr>
      <w:del w:id="4170"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171" w:author="VOYER Raphael" w:date="2021-06-16T11:15:00Z"/>
          <w:rFonts w:ascii="Courier New" w:hAnsi="Courier New" w:cs="Courier New"/>
        </w:rPr>
      </w:pPr>
      <w:del w:id="417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173" w:author="VOYER Raphael" w:date="2021-06-16T11:15:00Z"/>
          <w:rFonts w:ascii="Courier New" w:hAnsi="Courier New" w:cs="Courier New"/>
        </w:rPr>
      </w:pPr>
    </w:p>
    <w:p w14:paraId="06B6AB1C" w14:textId="77777777" w:rsidR="00351E72" w:rsidDel="001111A8" w:rsidRDefault="00351E72" w:rsidP="00351E72">
      <w:pPr>
        <w:rPr>
          <w:del w:id="4174" w:author="VOYER Raphael" w:date="2021-06-16T11:15:00Z"/>
          <w:rFonts w:ascii="Courier New" w:hAnsi="Courier New" w:cs="Courier New"/>
        </w:rPr>
      </w:pPr>
      <w:del w:id="4175"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176" w:author="VOYER Raphael" w:date="2021-06-16T11:15:00Z"/>
          <w:rFonts w:ascii="Courier New" w:hAnsi="Courier New" w:cs="Courier New"/>
        </w:rPr>
      </w:pPr>
      <w:del w:id="4177"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178" w:author="VOYER Raphael" w:date="2021-06-16T11:15:00Z"/>
          <w:rFonts w:ascii="Courier New" w:hAnsi="Courier New" w:cs="Courier New"/>
        </w:rPr>
      </w:pPr>
      <w:del w:id="417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180" w:author="VOYER Raphael" w:date="2021-06-16T11:15:00Z"/>
          <w:rFonts w:ascii="Courier New" w:hAnsi="Courier New" w:cs="Courier New"/>
        </w:rPr>
      </w:pPr>
      <w:del w:id="418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182" w:author="VOYER Raphael" w:date="2021-06-16T11:15:00Z"/>
          <w:rFonts w:ascii="Courier New" w:hAnsi="Courier New" w:cs="Courier New"/>
        </w:rPr>
      </w:pPr>
      <w:del w:id="4183"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184" w:author="VOYER Raphael" w:date="2021-06-16T11:15:00Z"/>
          <w:rFonts w:ascii="Courier New" w:hAnsi="Courier New" w:cs="Courier New"/>
        </w:rPr>
      </w:pPr>
      <w:del w:id="4185"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186" w:author="VOYER Raphael" w:date="2021-06-16T11:15:00Z"/>
          <w:rFonts w:ascii="Courier New" w:hAnsi="Courier New" w:cs="Courier New"/>
        </w:rPr>
      </w:pPr>
      <w:del w:id="418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188" w:author="VOYER Raphael" w:date="2021-06-16T11:15:00Z"/>
          <w:rFonts w:ascii="Courier New" w:hAnsi="Courier New" w:cs="Courier New"/>
        </w:rPr>
      </w:pPr>
      <w:del w:id="4189" w:author="VOYER Raphael" w:date="2021-06-16T11:15:00Z">
        <w:r w:rsidDel="001111A8">
          <w:rPr>
            <w:rFonts w:ascii="Courier New" w:hAnsi="Courier New" w:cs="Courier New"/>
          </w:rPr>
          <w:delText xml:space="preserve">          </w:delText>
        </w:r>
        <w:bookmarkStart w:id="4190" w:name="_Toc381025795"/>
        <w:bookmarkStart w:id="4191" w:name="_Toc424820385"/>
        <w:r w:rsidDel="001111A8">
          <w:rPr>
            <w:rFonts w:ascii="Courier New" w:hAnsi="Courier New" w:cs="Courier New"/>
          </w:rPr>
          <w:delText>DEFVAL { '000000000000'H }</w:delText>
        </w:r>
        <w:bookmarkEnd w:id="4190"/>
        <w:bookmarkEnd w:id="4191"/>
      </w:del>
    </w:p>
    <w:p w14:paraId="12D862F3" w14:textId="77777777" w:rsidR="00351E72" w:rsidDel="001111A8" w:rsidRDefault="00351E72" w:rsidP="009A7243">
      <w:pPr>
        <w:rPr>
          <w:del w:id="4192" w:author="VOYER Raphael" w:date="2021-06-16T11:15:00Z"/>
          <w:rFonts w:ascii="Courier New" w:hAnsi="Courier New" w:cs="Courier New"/>
        </w:rPr>
      </w:pPr>
      <w:del w:id="419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194" w:author="VOYER Raphael" w:date="2021-06-16T11:15:00Z"/>
          <w:rFonts w:ascii="Courier New" w:hAnsi="Courier New" w:cs="Courier New"/>
        </w:rPr>
      </w:pPr>
    </w:p>
    <w:p w14:paraId="72E13E03" w14:textId="77777777" w:rsidR="009C3A33" w:rsidRPr="004D2F5D" w:rsidDel="001111A8" w:rsidRDefault="009C3A33" w:rsidP="009C3A33">
      <w:pPr>
        <w:ind w:left="360"/>
        <w:rPr>
          <w:del w:id="4195" w:author="VOYER Raphael" w:date="2021-06-16T11:15:00Z"/>
          <w:rFonts w:ascii="Courier New" w:hAnsi="Courier New" w:cs="Courier New"/>
        </w:rPr>
      </w:pPr>
      <w:del w:id="4196"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197" w:author="VOYER Raphael" w:date="2021-06-16T11:15:00Z"/>
          <w:rFonts w:ascii="Courier New" w:hAnsi="Courier New" w:cs="Courier New"/>
        </w:rPr>
      </w:pPr>
      <w:del w:id="419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199" w:author="VOYER Raphael" w:date="2021-06-16T11:15:00Z"/>
          <w:rFonts w:ascii="Courier New" w:hAnsi="Courier New" w:cs="Courier New"/>
        </w:rPr>
      </w:pPr>
      <w:del w:id="420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201" w:author="VOYER Raphael" w:date="2021-06-16T11:15:00Z"/>
          <w:rFonts w:ascii="Courier New" w:hAnsi="Courier New" w:cs="Courier New"/>
        </w:rPr>
      </w:pPr>
      <w:del w:id="4202"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203" w:author="VOYER Raphael" w:date="2021-06-16T11:15:00Z"/>
          <w:rFonts w:ascii="Courier New" w:hAnsi="Courier New" w:cs="Courier New"/>
        </w:rPr>
      </w:pPr>
      <w:del w:id="4204"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205" w:author="VOYER Raphael" w:date="2021-06-16T11:15:00Z"/>
          <w:rFonts w:ascii="Courier New" w:hAnsi="Courier New" w:cs="Courier New"/>
        </w:rPr>
      </w:pPr>
      <w:del w:id="420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207" w:author="VOYER Raphael" w:date="2021-06-16T11:15:00Z"/>
          <w:rFonts w:ascii="Courier New" w:hAnsi="Courier New" w:cs="Courier New"/>
        </w:rPr>
      </w:pPr>
      <w:del w:id="4208"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209" w:author="VOYER Raphael" w:date="2021-06-16T11:15:00Z"/>
          <w:rFonts w:ascii="Courier New" w:hAnsi="Courier New" w:cs="Courier New"/>
        </w:rPr>
      </w:pPr>
      <w:del w:id="4210"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211" w:author="VOYER Raphael" w:date="2021-06-16T11:15:00Z"/>
          <w:rFonts w:ascii="Courier New" w:hAnsi="Courier New" w:cs="Courier New"/>
        </w:rPr>
      </w:pPr>
    </w:p>
    <w:p w14:paraId="5D8FD444" w14:textId="77777777" w:rsidR="009C3A33" w:rsidRPr="004D2F5D" w:rsidDel="001111A8" w:rsidRDefault="009C3A33" w:rsidP="009C3A33">
      <w:pPr>
        <w:ind w:left="360"/>
        <w:rPr>
          <w:del w:id="4212" w:author="VOYER Raphael" w:date="2021-06-16T11:15:00Z"/>
          <w:rFonts w:ascii="Courier New" w:hAnsi="Courier New" w:cs="Courier New"/>
        </w:rPr>
      </w:pPr>
      <w:del w:id="4213"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214" w:author="VOYER Raphael" w:date="2021-06-16T11:15:00Z"/>
          <w:rFonts w:ascii="Courier New" w:hAnsi="Courier New" w:cs="Courier New"/>
        </w:rPr>
      </w:pPr>
      <w:del w:id="4215"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216" w:author="VOYER Raphael" w:date="2021-06-16T11:15:00Z"/>
          <w:rFonts w:ascii="Courier New" w:hAnsi="Courier New" w:cs="Courier New"/>
        </w:rPr>
      </w:pPr>
      <w:del w:id="421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218" w:author="VOYER Raphael" w:date="2021-06-16T11:15:00Z"/>
          <w:rFonts w:ascii="Courier New" w:hAnsi="Courier New" w:cs="Courier New"/>
        </w:rPr>
      </w:pPr>
      <w:del w:id="4219"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220" w:author="VOYER Raphael" w:date="2021-06-16T11:15:00Z"/>
          <w:rFonts w:ascii="Courier New" w:hAnsi="Courier New" w:cs="Courier New"/>
        </w:rPr>
      </w:pPr>
      <w:del w:id="4221"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222" w:author="VOYER Raphael" w:date="2021-06-16T11:15:00Z"/>
          <w:rFonts w:ascii="Courier New" w:hAnsi="Courier New" w:cs="Courier New"/>
        </w:rPr>
      </w:pPr>
      <w:del w:id="422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224" w:author="VOYER Raphael" w:date="2021-06-16T11:15:00Z"/>
          <w:rFonts w:ascii="Courier New" w:hAnsi="Courier New" w:cs="Courier New"/>
        </w:rPr>
      </w:pPr>
      <w:del w:id="422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226" w:author="VOYER Raphael" w:date="2021-06-16T11:15:00Z"/>
          <w:rFonts w:ascii="Courier New" w:hAnsi="Courier New" w:cs="Courier New"/>
        </w:rPr>
      </w:pPr>
      <w:del w:id="4227"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228" w:author="VOYER Raphael" w:date="2021-06-16T11:15:00Z"/>
          <w:rFonts w:ascii="Courier New" w:hAnsi="Courier New" w:cs="Courier New"/>
        </w:rPr>
      </w:pPr>
      <w:del w:id="4229"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230" w:author="VOYER Raphael" w:date="2021-06-16T11:15:00Z"/>
          <w:rFonts w:ascii="Courier New" w:hAnsi="Courier New" w:cs="Courier New"/>
        </w:rPr>
      </w:pPr>
      <w:del w:id="423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232" w:author="VOYER Raphael" w:date="2021-06-16T11:15:00Z"/>
          <w:rFonts w:ascii="Courier New" w:hAnsi="Courier New" w:cs="Courier New"/>
        </w:rPr>
      </w:pPr>
    </w:p>
    <w:p w14:paraId="0C34785D" w14:textId="77777777" w:rsidR="00CF5E42" w:rsidRPr="004D2F5D" w:rsidDel="001111A8" w:rsidRDefault="00CF5E42" w:rsidP="00CF5E42">
      <w:pPr>
        <w:ind w:left="360"/>
        <w:rPr>
          <w:del w:id="4233" w:author="VOYER Raphael" w:date="2021-06-16T11:15:00Z"/>
          <w:rFonts w:ascii="Courier New" w:hAnsi="Courier New" w:cs="Courier New"/>
        </w:rPr>
      </w:pPr>
      <w:del w:id="4234"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235" w:author="VOYER Raphael" w:date="2021-06-16T11:15:00Z"/>
        </w:rPr>
      </w:pPr>
      <w:del w:id="4236"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237" w:author="VOYER Raphael" w:date="2021-06-16T11:15:00Z"/>
          <w:rFonts w:ascii="Courier New" w:hAnsi="Courier New" w:cs="Courier New"/>
        </w:rPr>
      </w:pPr>
      <w:del w:id="423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239" w:author="VOYER Raphael" w:date="2021-06-16T11:15:00Z"/>
          <w:rFonts w:ascii="Courier New" w:hAnsi="Courier New" w:cs="Courier New"/>
        </w:rPr>
      </w:pPr>
      <w:del w:id="4240"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241" w:author="VOYER Raphael" w:date="2021-06-16T11:15:00Z"/>
          <w:rFonts w:ascii="Courier New" w:hAnsi="Courier New" w:cs="Courier New"/>
        </w:rPr>
      </w:pPr>
      <w:del w:id="4242"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243" w:author="VOYER Raphael" w:date="2021-06-16T11:15:00Z"/>
        </w:rPr>
      </w:pPr>
      <w:del w:id="4244"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245" w:author="VOYER Raphael" w:date="2021-06-16T11:15:00Z"/>
          <w:rFonts w:ascii="Courier New" w:hAnsi="Courier New" w:cs="Courier New"/>
        </w:rPr>
      </w:pPr>
      <w:del w:id="4246" w:author="VOYER Raphael" w:date="2021-06-16T11:15:00Z">
        <w:r w:rsidRPr="004D2F5D" w:rsidDel="001111A8">
          <w:rPr>
            <w:rFonts w:ascii="Courier New" w:hAnsi="Courier New" w:cs="Courier New"/>
          </w:rPr>
          <w:tab/>
          <w:delText xml:space="preserve">    </w:delText>
        </w:r>
        <w:bookmarkStart w:id="4247" w:name="_Toc381025796"/>
        <w:bookmarkStart w:id="4248"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47"/>
        <w:bookmarkEnd w:id="4248"/>
      </w:del>
    </w:p>
    <w:p w14:paraId="0500509F" w14:textId="77777777" w:rsidR="00CF5E42" w:rsidRPr="004D2F5D" w:rsidDel="001111A8" w:rsidRDefault="00CF5E42" w:rsidP="00CF5E42">
      <w:pPr>
        <w:rPr>
          <w:del w:id="4249" w:author="VOYER Raphael" w:date="2021-06-16T11:15:00Z"/>
          <w:rFonts w:ascii="Courier New" w:hAnsi="Courier New" w:cs="Courier New"/>
        </w:rPr>
      </w:pPr>
      <w:del w:id="4250"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251" w:author="VOYER Raphael" w:date="2021-06-16T11:15:00Z"/>
          <w:rFonts w:ascii="Courier New" w:hAnsi="Courier New" w:cs="Courier New"/>
        </w:rPr>
      </w:pPr>
      <w:del w:id="4252"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253" w:author="VOYER Raphael" w:date="2021-06-16T11:15:00Z"/>
          <w:rFonts w:ascii="Courier New" w:hAnsi="Courier New" w:cs="Courier New"/>
        </w:rPr>
      </w:pPr>
      <w:del w:id="425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255" w:author="VOYER Raphael" w:date="2021-06-16T11:15:00Z"/>
          <w:rFonts w:ascii="Courier New" w:hAnsi="Courier New" w:cs="Courier New"/>
        </w:rPr>
      </w:pPr>
      <w:del w:id="4256"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257" w:author="VOYER Raphael" w:date="2021-06-16T11:15:00Z"/>
          <w:rFonts w:ascii="Courier New" w:hAnsi="Courier New" w:cs="Courier New"/>
        </w:rPr>
      </w:pPr>
      <w:del w:id="4258"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259" w:author="VOYER Raphael" w:date="2021-06-16T11:15:00Z"/>
          <w:rFonts w:ascii="Courier New" w:hAnsi="Courier New" w:cs="Courier New"/>
        </w:rPr>
      </w:pPr>
    </w:p>
    <w:p w14:paraId="6A232950" w14:textId="77777777" w:rsidR="009C3A33" w:rsidDel="001111A8" w:rsidRDefault="009C3A33" w:rsidP="009C3A33">
      <w:pPr>
        <w:rPr>
          <w:del w:id="4260" w:author="VOYER Raphael" w:date="2021-06-16T11:15:00Z"/>
          <w:rFonts w:ascii="Courier New" w:hAnsi="Courier New" w:cs="Courier New"/>
        </w:rPr>
      </w:pPr>
      <w:del w:id="4261"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262" w:author="VOYER Raphael" w:date="2021-06-16T11:15:00Z"/>
          <w:rFonts w:ascii="Courier New" w:hAnsi="Courier New" w:cs="Courier New"/>
        </w:rPr>
      </w:pPr>
      <w:del w:id="4263"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264" w:author="VOYER Raphael" w:date="2021-06-16T11:15:00Z"/>
          <w:rFonts w:ascii="Courier New" w:hAnsi="Courier New" w:cs="Courier New"/>
        </w:rPr>
      </w:pPr>
      <w:del w:id="4265"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266" w:author="VOYER Raphael" w:date="2021-06-16T11:15:00Z"/>
          <w:rFonts w:ascii="Courier New" w:hAnsi="Courier New" w:cs="Courier New"/>
        </w:rPr>
      </w:pPr>
      <w:del w:id="426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268" w:author="VOYER Raphael" w:date="2021-06-16T11:15:00Z"/>
          <w:rFonts w:ascii="Courier New" w:hAnsi="Courier New" w:cs="Courier New"/>
        </w:rPr>
      </w:pPr>
      <w:del w:id="4269"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270" w:author="VOYER Raphael" w:date="2021-06-16T11:15:00Z"/>
          <w:rFonts w:ascii="Courier New" w:hAnsi="Courier New" w:cs="Courier New"/>
        </w:rPr>
      </w:pPr>
      <w:del w:id="4271"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272" w:author="VOYER Raphael" w:date="2021-06-16T11:15:00Z"/>
          <w:rFonts w:ascii="Courier New" w:hAnsi="Courier New" w:cs="Courier New"/>
        </w:rPr>
      </w:pPr>
      <w:del w:id="427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274" w:author="VOYER Raphael" w:date="2021-06-16T11:15:00Z"/>
          <w:rFonts w:ascii="Courier New" w:hAnsi="Courier New" w:cs="Courier New"/>
        </w:rPr>
      </w:pPr>
      <w:del w:id="4275"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276" w:author="VOYER Raphael" w:date="2021-06-16T11:15:00Z"/>
          <w:rFonts w:ascii="Courier New" w:hAnsi="Courier New" w:cs="Courier New"/>
        </w:rPr>
      </w:pPr>
      <w:del w:id="4277"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278" w:author="VOYER Raphael" w:date="2021-06-16T11:15:00Z"/>
          <w:rFonts w:ascii="Courier New" w:hAnsi="Courier New" w:cs="Courier New"/>
        </w:rPr>
      </w:pPr>
    </w:p>
    <w:p w14:paraId="62B528FB" w14:textId="77777777" w:rsidR="009C3A33" w:rsidRPr="004D2F5D" w:rsidDel="001111A8" w:rsidRDefault="009C3A33" w:rsidP="009C3A33">
      <w:pPr>
        <w:ind w:left="360"/>
        <w:rPr>
          <w:del w:id="4279" w:author="VOYER Raphael" w:date="2021-06-16T11:15:00Z"/>
          <w:rFonts w:ascii="Courier New" w:hAnsi="Courier New" w:cs="Courier New"/>
        </w:rPr>
      </w:pPr>
      <w:del w:id="4280"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281" w:author="VOYER Raphael" w:date="2021-06-16T11:15:00Z"/>
          <w:rFonts w:ascii="Courier New" w:hAnsi="Courier New" w:cs="Courier New"/>
        </w:rPr>
      </w:pPr>
      <w:del w:id="4282"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283" w:author="VOYER Raphael" w:date="2021-06-16T11:15:00Z"/>
          <w:rFonts w:ascii="Courier New" w:hAnsi="Courier New" w:cs="Courier New"/>
        </w:rPr>
      </w:pPr>
      <w:del w:id="428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285" w:author="VOYER Raphael" w:date="2021-06-16T11:15:00Z"/>
          <w:rFonts w:ascii="Courier New" w:hAnsi="Courier New" w:cs="Courier New"/>
        </w:rPr>
      </w:pPr>
      <w:del w:id="4286"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287" w:author="VOYER Raphael" w:date="2021-06-16T11:15:00Z"/>
          <w:rFonts w:ascii="Courier New" w:hAnsi="Courier New" w:cs="Courier New"/>
        </w:rPr>
      </w:pPr>
      <w:del w:id="4288"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289" w:author="VOYER Raphael" w:date="2021-06-16T11:15:00Z"/>
          <w:rFonts w:ascii="Courier New" w:hAnsi="Courier New" w:cs="Courier New"/>
        </w:rPr>
      </w:pPr>
      <w:del w:id="429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291" w:author="VOYER Raphael" w:date="2021-06-16T11:15:00Z"/>
          <w:rFonts w:ascii="Courier New" w:hAnsi="Courier New" w:cs="Courier New"/>
        </w:rPr>
      </w:pPr>
      <w:del w:id="4292"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293" w:author="VOYER Raphael" w:date="2021-06-16T11:15:00Z"/>
          <w:rFonts w:ascii="Courier New" w:hAnsi="Courier New" w:cs="Courier New"/>
        </w:rPr>
      </w:pPr>
    </w:p>
    <w:p w14:paraId="521A0AFE" w14:textId="77777777" w:rsidR="009C3A33" w:rsidDel="001111A8" w:rsidRDefault="009C3A33" w:rsidP="009C3A33">
      <w:pPr>
        <w:rPr>
          <w:del w:id="4294" w:author="VOYER Raphael" w:date="2021-06-16T11:15:00Z"/>
          <w:rFonts w:ascii="Courier New" w:hAnsi="Courier New" w:cs="Courier New"/>
        </w:rPr>
      </w:pPr>
      <w:del w:id="4295"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296" w:author="VOYER Raphael" w:date="2021-06-16T11:15:00Z"/>
          <w:rFonts w:ascii="Courier New" w:hAnsi="Courier New" w:cs="Courier New"/>
        </w:rPr>
      </w:pPr>
    </w:p>
    <w:p w14:paraId="34FFB997" w14:textId="77777777" w:rsidR="009A7243" w:rsidDel="001111A8" w:rsidRDefault="009A7243" w:rsidP="00855336">
      <w:pPr>
        <w:rPr>
          <w:del w:id="4297" w:author="VOYER Raphael" w:date="2021-06-16T11:15:00Z"/>
          <w:rFonts w:ascii="Courier New" w:hAnsi="Courier New" w:cs="Courier New"/>
        </w:rPr>
      </w:pPr>
    </w:p>
    <w:p w14:paraId="517FACEC" w14:textId="77777777" w:rsidR="00855336" w:rsidRPr="004D2F5D" w:rsidDel="001111A8" w:rsidRDefault="00855336" w:rsidP="00855336">
      <w:pPr>
        <w:ind w:left="360"/>
        <w:rPr>
          <w:del w:id="4298" w:author="VOYER Raphael" w:date="2021-06-16T11:15:00Z"/>
          <w:rFonts w:ascii="Courier New" w:hAnsi="Courier New" w:cs="Courier New"/>
        </w:rPr>
      </w:pPr>
      <w:del w:id="4299"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300" w:author="VOYER Raphael" w:date="2021-06-16T11:15:00Z"/>
          <w:rFonts w:ascii="Courier New" w:hAnsi="Courier New" w:cs="Courier New"/>
        </w:rPr>
      </w:pPr>
      <w:del w:id="4301"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304" w:author="VOYER Raphael" w:date="2021-06-16T11:15:00Z"/>
          <w:rFonts w:ascii="Courier New" w:hAnsi="Courier New" w:cs="Courier New"/>
        </w:rPr>
      </w:pPr>
      <w:del w:id="4305"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306" w:author="VOYER Raphael" w:date="2021-06-16T11:15:00Z"/>
          <w:rFonts w:ascii="Courier New" w:hAnsi="Courier New" w:cs="Courier New"/>
        </w:rPr>
      </w:pPr>
      <w:del w:id="4307"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308" w:author="VOYER Raphael" w:date="2021-06-16T11:15:00Z"/>
          <w:rFonts w:ascii="Courier New" w:hAnsi="Courier New" w:cs="Courier New"/>
        </w:rPr>
      </w:pPr>
      <w:del w:id="430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310" w:author="VOYER Raphael" w:date="2021-06-16T11:15:00Z"/>
          <w:rFonts w:ascii="Courier New" w:hAnsi="Courier New" w:cs="Courier New"/>
        </w:rPr>
      </w:pPr>
      <w:del w:id="4311"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312" w:author="VOYER Raphael" w:date="2021-06-16T11:15:00Z"/>
          <w:rFonts w:ascii="Courier New" w:hAnsi="Courier New" w:cs="Courier New"/>
        </w:rPr>
      </w:pPr>
    </w:p>
    <w:p w14:paraId="090B3CDB" w14:textId="77777777" w:rsidR="00E5049F" w:rsidDel="001111A8" w:rsidRDefault="00E5049F" w:rsidP="00E5049F">
      <w:pPr>
        <w:rPr>
          <w:del w:id="4313"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314" w:author="VOYER Raphael" w:date="2021-06-16T11:15:00Z"/>
          <w:rFonts w:ascii="Courier New" w:hAnsi="Courier New" w:cs="Courier New"/>
        </w:rPr>
      </w:pPr>
      <w:del w:id="4315"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316" w:author="VOYER Raphael" w:date="2021-06-16T11:15:00Z"/>
          <w:rFonts w:ascii="Courier New" w:hAnsi="Courier New" w:cs="Courier New"/>
        </w:rPr>
      </w:pPr>
      <w:del w:id="4317"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318" w:author="VOYER Raphael" w:date="2021-06-16T11:15:00Z"/>
          <w:rFonts w:ascii="Courier New" w:hAnsi="Courier New" w:cs="Courier New"/>
        </w:rPr>
      </w:pPr>
      <w:del w:id="4319"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320" w:author="VOYER Raphael" w:date="2021-06-16T11:15:00Z"/>
          <w:rFonts w:ascii="Courier New" w:hAnsi="Courier New" w:cs="Courier New"/>
        </w:rPr>
      </w:pPr>
      <w:del w:id="4321"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322" w:author="VOYER Raphael" w:date="2021-06-16T11:15:00Z"/>
          <w:rFonts w:ascii="Courier New" w:hAnsi="Courier New" w:cs="Courier New"/>
        </w:rPr>
      </w:pPr>
      <w:del w:id="4323"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324" w:author="VOYER Raphael" w:date="2021-06-16T11:15:00Z"/>
          <w:rFonts w:ascii="Courier New" w:hAnsi="Courier New" w:cs="Courier New"/>
        </w:rPr>
      </w:pPr>
      <w:del w:id="4325"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326" w:author="VOYER Raphael" w:date="2021-06-16T11:15:00Z"/>
          <w:rFonts w:ascii="Courier New" w:hAnsi="Courier New" w:cs="Courier New"/>
        </w:rPr>
      </w:pPr>
      <w:del w:id="4327"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328" w:author="VOYER Raphael" w:date="2021-06-16T11:15:00Z"/>
          <w:rFonts w:ascii="Courier New" w:hAnsi="Courier New" w:cs="Courier New"/>
        </w:rPr>
      </w:pPr>
      <w:del w:id="4329"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330" w:author="VOYER Raphael" w:date="2021-06-16T11:15:00Z"/>
          <w:rFonts w:ascii="Courier New" w:hAnsi="Courier New" w:cs="Courier New"/>
        </w:rPr>
      </w:pPr>
      <w:del w:id="4331"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332" w:author="VOYER Raphael" w:date="2021-06-16T11:15:00Z"/>
          <w:rFonts w:ascii="Courier New" w:hAnsi="Courier New" w:cs="Courier New"/>
        </w:rPr>
      </w:pPr>
      <w:del w:id="4333"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334" w:author="VOYER Raphael" w:date="2021-06-16T11:15:00Z"/>
          <w:rFonts w:ascii="Courier New" w:hAnsi="Courier New" w:cs="Courier New"/>
        </w:rPr>
      </w:pPr>
      <w:del w:id="4335"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336"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337" w:author="VOYER Raphael" w:date="2021-06-16T11:15:00Z"/>
          <w:rFonts w:ascii="Courier New" w:hAnsi="Courier New" w:cs="Courier New"/>
        </w:rPr>
      </w:pPr>
      <w:del w:id="4338"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339" w:author="VOYER Raphael" w:date="2021-06-16T11:15:00Z"/>
          <w:rFonts w:ascii="Courier New" w:hAnsi="Courier New" w:cs="Courier New"/>
        </w:rPr>
      </w:pPr>
      <w:del w:id="4340"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341" w:author="VOYER Raphael" w:date="2021-06-16T11:15:00Z"/>
          <w:rFonts w:ascii="Courier New" w:hAnsi="Courier New" w:cs="Courier New"/>
        </w:rPr>
      </w:pPr>
      <w:del w:id="4342"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343" w:author="VOYER Raphael" w:date="2021-06-16T11:15:00Z"/>
          <w:rFonts w:ascii="Courier New" w:hAnsi="Courier New" w:cs="Courier New"/>
        </w:rPr>
      </w:pPr>
      <w:del w:id="4344"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345" w:author="VOYER Raphael" w:date="2021-06-16T11:15:00Z"/>
          <w:rFonts w:ascii="Courier New" w:hAnsi="Courier New" w:cs="Courier New"/>
        </w:rPr>
      </w:pPr>
      <w:del w:id="4346"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347" w:author="VOYER Raphael" w:date="2021-06-16T11:15:00Z"/>
          <w:rFonts w:ascii="Courier New" w:hAnsi="Courier New" w:cs="Courier New"/>
        </w:rPr>
      </w:pPr>
      <w:del w:id="4348"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349" w:author="VOYER Raphael" w:date="2021-06-16T11:15:00Z"/>
          <w:rFonts w:ascii="Courier New" w:hAnsi="Courier New" w:cs="Courier New"/>
        </w:rPr>
      </w:pPr>
      <w:del w:id="4350"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351" w:author="VOYER Raphael" w:date="2021-06-16T11:15:00Z"/>
          <w:rFonts w:ascii="Courier New" w:hAnsi="Courier New" w:cs="Courier New"/>
        </w:rPr>
      </w:pPr>
      <w:del w:id="4352"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353" w:author="VOYER Raphael" w:date="2021-06-16T11:15:00Z"/>
          <w:rFonts w:ascii="Courier New" w:hAnsi="Courier New" w:cs="Courier New"/>
        </w:rPr>
      </w:pPr>
      <w:del w:id="4354"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355" w:author="VOYER Raphael" w:date="2021-06-16T11:15:00Z"/>
          <w:rFonts w:ascii="Courier New" w:hAnsi="Courier New" w:cs="Courier New"/>
        </w:rPr>
      </w:pPr>
      <w:del w:id="4356"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357" w:author="VOYER Raphael" w:date="2021-06-16T11:15:00Z"/>
          <w:rFonts w:ascii="Courier New" w:hAnsi="Courier New" w:cs="Courier New"/>
        </w:rPr>
      </w:pPr>
      <w:del w:id="4358"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359" w:author="VOYER Raphael" w:date="2021-06-16T11:15:00Z"/>
          <w:rFonts w:ascii="Courier New" w:hAnsi="Courier New" w:cs="Courier New"/>
        </w:rPr>
      </w:pPr>
      <w:del w:id="4360"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361" w:author="VOYER Raphael" w:date="2021-06-16T11:15:00Z"/>
          <w:rFonts w:ascii="Courier New" w:hAnsi="Courier New" w:cs="Courier New"/>
        </w:rPr>
      </w:pPr>
      <w:del w:id="4362"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363" w:author="VOYER Raphael" w:date="2021-06-16T11:15:00Z"/>
          <w:rFonts w:ascii="Courier New" w:hAnsi="Courier New" w:cs="Courier New"/>
        </w:rPr>
      </w:pPr>
      <w:del w:id="4364"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365" w:author="VOYER Raphael" w:date="2021-06-16T11:15:00Z"/>
          <w:rFonts w:ascii="Courier New" w:hAnsi="Courier New" w:cs="Courier New"/>
        </w:rPr>
      </w:pPr>
      <w:del w:id="4366"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367" w:author="VOYER Raphael" w:date="2021-06-16T11:15:00Z"/>
          <w:rFonts w:ascii="Courier New" w:hAnsi="Courier New" w:cs="Courier New"/>
        </w:rPr>
      </w:pPr>
      <w:del w:id="4368"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369" w:author="VOYER Raphael" w:date="2021-06-16T11:15:00Z"/>
          <w:rFonts w:ascii="Courier New" w:hAnsi="Courier New" w:cs="Courier New"/>
        </w:rPr>
      </w:pPr>
      <w:del w:id="4370"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371" w:author="VOYER Raphael" w:date="2021-06-16T11:15:00Z"/>
          <w:rFonts w:ascii="Courier New" w:hAnsi="Courier New" w:cs="Courier New"/>
        </w:rPr>
      </w:pPr>
      <w:del w:id="4372"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373"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374" w:author="VOYER Raphael" w:date="2021-06-16T11:15:00Z"/>
          <w:rFonts w:ascii="Courier New" w:hAnsi="Courier New" w:cs="Courier New"/>
        </w:rPr>
      </w:pPr>
      <w:del w:id="4375"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376" w:author="VOYER Raphael" w:date="2021-06-16T11:15:00Z"/>
          <w:rFonts w:ascii="Courier New" w:hAnsi="Courier New" w:cs="Courier New"/>
        </w:rPr>
      </w:pPr>
      <w:del w:id="4377"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378" w:author="VOYER Raphael" w:date="2021-06-16T11:15:00Z"/>
          <w:rFonts w:ascii="Courier New" w:hAnsi="Courier New" w:cs="Courier New"/>
        </w:rPr>
      </w:pPr>
      <w:del w:id="4379"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380" w:author="VOYER Raphael" w:date="2021-06-16T11:15:00Z"/>
          <w:rFonts w:ascii="Courier New" w:hAnsi="Courier New" w:cs="Courier New"/>
        </w:rPr>
      </w:pPr>
      <w:del w:id="4381"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382" w:author="VOYER Raphael" w:date="2021-06-16T11:15:00Z"/>
          <w:rFonts w:ascii="Courier New" w:hAnsi="Courier New" w:cs="Courier New"/>
        </w:rPr>
      </w:pPr>
      <w:del w:id="4383"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384" w:author="VOYER Raphael" w:date="2021-06-16T11:15:00Z"/>
          <w:rFonts w:ascii="Courier New" w:hAnsi="Courier New" w:cs="Courier New"/>
        </w:rPr>
      </w:pPr>
      <w:del w:id="4385"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386"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387" w:author="VOYER Raphael" w:date="2021-06-16T11:15:00Z"/>
          <w:rFonts w:ascii="Courier New" w:hAnsi="Courier New" w:cs="Courier New"/>
        </w:rPr>
      </w:pPr>
      <w:del w:id="4388"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389" w:author="VOYER Raphael" w:date="2021-06-16T11:15:00Z"/>
          <w:rFonts w:ascii="Courier New" w:hAnsi="Courier New" w:cs="Courier New"/>
        </w:rPr>
      </w:pPr>
      <w:del w:id="4390"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391" w:author="VOYER Raphael" w:date="2021-06-16T11:15:00Z"/>
          <w:rFonts w:ascii="Courier New" w:hAnsi="Courier New" w:cs="Courier New"/>
        </w:rPr>
      </w:pPr>
      <w:del w:id="4392"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393" w:author="VOYER Raphael" w:date="2021-06-16T11:15:00Z"/>
          <w:rFonts w:ascii="Courier New" w:hAnsi="Courier New" w:cs="Courier New"/>
        </w:rPr>
      </w:pPr>
      <w:del w:id="4394"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395" w:author="VOYER Raphael" w:date="2021-06-16T11:15:00Z"/>
          <w:rFonts w:ascii="Courier New" w:hAnsi="Courier New" w:cs="Courier New"/>
        </w:rPr>
      </w:pPr>
      <w:del w:id="4396"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397" w:author="VOYER Raphael" w:date="2021-06-16T11:15:00Z"/>
          <w:rFonts w:ascii="Courier New" w:hAnsi="Courier New" w:cs="Courier New"/>
        </w:rPr>
      </w:pPr>
      <w:del w:id="4398"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399" w:author="VOYER Raphael" w:date="2021-06-16T11:15:00Z"/>
          <w:rFonts w:ascii="Courier New" w:hAnsi="Courier New" w:cs="Courier New"/>
        </w:rPr>
      </w:pPr>
      <w:del w:id="4400"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401" w:author="VOYER Raphael" w:date="2021-06-16T11:15:00Z"/>
          <w:rFonts w:ascii="Courier New" w:hAnsi="Courier New" w:cs="Courier New"/>
        </w:rPr>
      </w:pPr>
      <w:del w:id="4402"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403" w:author="VOYER Raphael" w:date="2021-06-16T11:15:00Z"/>
          <w:rFonts w:ascii="Courier New" w:hAnsi="Courier New" w:cs="Courier New"/>
        </w:rPr>
      </w:pPr>
      <w:del w:id="4404"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405" w:author="VOYER Raphael" w:date="2021-06-16T11:15:00Z"/>
          <w:rFonts w:ascii="Courier New" w:hAnsi="Courier New" w:cs="Courier New"/>
        </w:rPr>
      </w:pPr>
      <w:del w:id="4406"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407" w:author="VOYER Raphael" w:date="2021-06-16T11:15:00Z"/>
          <w:rFonts w:ascii="Courier New" w:hAnsi="Courier New" w:cs="Courier New"/>
        </w:rPr>
      </w:pPr>
      <w:del w:id="4408"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409"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410" w:author="VOYER Raphael" w:date="2021-06-16T11:15:00Z"/>
          <w:rFonts w:ascii="Courier New" w:hAnsi="Courier New" w:cs="Courier New"/>
        </w:rPr>
      </w:pPr>
      <w:del w:id="4411"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412" w:author="VOYER Raphael" w:date="2021-06-16T11:15:00Z"/>
          <w:rFonts w:ascii="Courier New" w:hAnsi="Courier New" w:cs="Courier New"/>
        </w:rPr>
      </w:pPr>
      <w:del w:id="4413"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414" w:author="VOYER Raphael" w:date="2021-06-16T11:15:00Z"/>
          <w:rFonts w:ascii="Courier New" w:hAnsi="Courier New" w:cs="Courier New"/>
        </w:rPr>
      </w:pPr>
      <w:del w:id="4415"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416" w:author="VOYER Raphael" w:date="2021-06-16T11:15:00Z"/>
          <w:rFonts w:ascii="Courier New" w:hAnsi="Courier New" w:cs="Courier New"/>
        </w:rPr>
      </w:pPr>
      <w:del w:id="4417"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418" w:author="VOYER Raphael" w:date="2021-06-16T11:15:00Z"/>
          <w:rFonts w:ascii="Courier New" w:hAnsi="Courier New" w:cs="Courier New"/>
        </w:rPr>
      </w:pPr>
      <w:del w:id="4419"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420" w:author="VOYER Raphael" w:date="2021-06-16T11:15:00Z"/>
          <w:rFonts w:ascii="Courier New" w:hAnsi="Courier New" w:cs="Courier New"/>
        </w:rPr>
      </w:pPr>
      <w:del w:id="4421"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422" w:author="VOYER Raphael" w:date="2021-06-16T11:15:00Z"/>
          <w:rFonts w:ascii="Courier New" w:hAnsi="Courier New" w:cs="Courier New"/>
        </w:rPr>
      </w:pPr>
      <w:del w:id="4423"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424" w:author="VOYER Raphael" w:date="2021-06-16T11:15:00Z"/>
          <w:rFonts w:ascii="Courier New" w:hAnsi="Courier New" w:cs="Courier New"/>
        </w:rPr>
      </w:pPr>
      <w:del w:id="4425"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426" w:author="VOYER Raphael" w:date="2021-06-16T11:15:00Z"/>
          <w:rFonts w:ascii="Courier New" w:hAnsi="Courier New" w:cs="Courier New"/>
        </w:rPr>
      </w:pPr>
      <w:del w:id="4427"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428" w:author="VOYER Raphael" w:date="2021-06-16T11:15:00Z"/>
          <w:rFonts w:ascii="Courier New" w:hAnsi="Courier New" w:cs="Courier New"/>
        </w:rPr>
      </w:pPr>
      <w:del w:id="4429"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430" w:author="VOYER Raphael" w:date="2021-06-16T11:15:00Z"/>
          <w:rFonts w:ascii="Courier New" w:hAnsi="Courier New" w:cs="Courier New"/>
        </w:rPr>
      </w:pPr>
      <w:del w:id="4431"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432"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433" w:author="VOYER Raphael" w:date="2021-06-16T11:15:00Z"/>
          <w:rFonts w:ascii="Courier New" w:hAnsi="Courier New" w:cs="Courier New"/>
        </w:rPr>
      </w:pPr>
      <w:del w:id="4434"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435" w:author="VOYER Raphael" w:date="2021-06-16T11:15:00Z"/>
          <w:rFonts w:ascii="Courier New" w:hAnsi="Courier New" w:cs="Courier New"/>
        </w:rPr>
      </w:pPr>
    </w:p>
    <w:p w14:paraId="2B2230F2" w14:textId="77777777" w:rsidR="00855336" w:rsidDel="001111A8" w:rsidRDefault="00855336" w:rsidP="00855336">
      <w:pPr>
        <w:rPr>
          <w:del w:id="4436"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437"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438"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439" w:author="VOYER Raphael" w:date="2021-06-16T11:15:00Z"/>
        </w:rPr>
      </w:pPr>
      <w:bookmarkStart w:id="4440" w:name="_Toc381025797"/>
      <w:bookmarkStart w:id="4441" w:name="_Toc424820387"/>
      <w:del w:id="4442"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440"/>
        <w:bookmarkEnd w:id="4441"/>
      </w:del>
    </w:p>
    <w:p w14:paraId="5F8F6A5C" w14:textId="77777777" w:rsidR="00855336" w:rsidRPr="008F02B4" w:rsidDel="001111A8" w:rsidRDefault="00855336" w:rsidP="008F02B4">
      <w:pPr>
        <w:pStyle w:val="Retraitcorpsdetexte"/>
        <w:ind w:left="0"/>
        <w:rPr>
          <w:del w:id="4443" w:author="VOYER Raphael" w:date="2021-06-16T11:15:00Z"/>
          <w:b/>
        </w:rPr>
      </w:pPr>
      <w:del w:id="4444" w:author="VOYER Raphael" w:date="2021-06-16T11:15:00Z">
        <w:r w:rsidDel="001111A8">
          <w:rPr>
            <w:b/>
          </w:rPr>
          <w:delText xml:space="preserve"> </w:delText>
        </w:r>
      </w:del>
    </w:p>
    <w:p w14:paraId="1BF02DA8" w14:textId="77777777" w:rsidR="00855336" w:rsidDel="001111A8" w:rsidRDefault="00561926" w:rsidP="00855336">
      <w:pPr>
        <w:rPr>
          <w:del w:id="4445" w:author="VOYER Raphael" w:date="2021-06-16T11:15:00Z"/>
          <w:rFonts w:ascii="Courier New" w:hAnsi="Courier New" w:cs="Courier New"/>
        </w:rPr>
      </w:pPr>
      <w:del w:id="4446"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447" w:author="VOYER Raphael" w:date="2021-06-16T11:15:00Z"/>
        </w:rPr>
      </w:pPr>
      <w:del w:id="4448"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449" w:author="VOYER Raphael" w:date="2021-06-16T11:15:00Z"/>
          <w:rFonts w:ascii="Courier New" w:hAnsi="Courier New" w:cs="Courier New"/>
        </w:rPr>
      </w:pPr>
      <w:del w:id="4450"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451" w:author="VOYER Raphael" w:date="2021-06-16T11:15:00Z"/>
          <w:rFonts w:ascii="Courier New" w:hAnsi="Courier New" w:cs="Courier New"/>
        </w:rPr>
      </w:pPr>
      <w:del w:id="445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453" w:author="VOYER Raphael" w:date="2021-06-16T11:15:00Z"/>
          <w:rFonts w:ascii="Courier New" w:hAnsi="Courier New" w:cs="Courier New"/>
        </w:rPr>
      </w:pPr>
      <w:del w:id="4454"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455" w:author="VOYER Raphael" w:date="2021-06-16T11:15:00Z"/>
          <w:rFonts w:ascii="Courier New" w:hAnsi="Courier New" w:cs="Courier New"/>
        </w:rPr>
      </w:pPr>
      <w:del w:id="4456"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457" w:author="VOYER Raphael" w:date="2021-06-16T11:15:00Z"/>
          <w:rFonts w:ascii="Courier New" w:hAnsi="Courier New" w:cs="Courier New"/>
        </w:rPr>
      </w:pPr>
      <w:del w:id="4458"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459" w:author="VOYER Raphael" w:date="2021-06-16T11:15:00Z"/>
          <w:rFonts w:ascii="Courier New" w:hAnsi="Courier New" w:cs="Courier New"/>
        </w:rPr>
      </w:pPr>
      <w:del w:id="4460"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461" w:author="VOYER Raphael" w:date="2021-06-16T11:15:00Z"/>
          <w:rFonts w:ascii="Courier New" w:hAnsi="Courier New" w:cs="Courier New"/>
        </w:rPr>
      </w:pPr>
    </w:p>
    <w:p w14:paraId="0FCAC3B7" w14:textId="77777777" w:rsidR="00855336" w:rsidRPr="004D2F5D" w:rsidDel="001111A8" w:rsidRDefault="00855336" w:rsidP="00855336">
      <w:pPr>
        <w:ind w:left="360"/>
        <w:rPr>
          <w:del w:id="4462" w:author="VOYER Raphael" w:date="2021-06-16T11:15:00Z"/>
          <w:rFonts w:ascii="Courier New" w:hAnsi="Courier New" w:cs="Courier New"/>
        </w:rPr>
      </w:pPr>
      <w:del w:id="4463"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464" w:author="VOYER Raphael" w:date="2021-06-16T11:15:00Z"/>
          <w:rFonts w:ascii="Courier New" w:hAnsi="Courier New" w:cs="Courier New"/>
        </w:rPr>
      </w:pPr>
      <w:del w:id="4465"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466" w:author="VOYER Raphael" w:date="2021-06-16T11:15:00Z"/>
          <w:rFonts w:ascii="Courier New" w:hAnsi="Courier New" w:cs="Courier New"/>
        </w:rPr>
      </w:pPr>
      <w:del w:id="446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468" w:author="VOYER Raphael" w:date="2021-06-16T11:15:00Z"/>
          <w:rFonts w:ascii="Courier New" w:hAnsi="Courier New" w:cs="Courier New"/>
        </w:rPr>
      </w:pPr>
      <w:del w:id="4469"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470" w:author="VOYER Raphael" w:date="2021-06-16T11:15:00Z"/>
          <w:rFonts w:ascii="Courier New" w:hAnsi="Courier New" w:cs="Courier New"/>
        </w:rPr>
      </w:pPr>
      <w:del w:id="4471"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472" w:author="VOYER Raphael" w:date="2021-06-16T11:15:00Z"/>
          <w:rFonts w:ascii="Courier New" w:hAnsi="Courier New" w:cs="Courier New"/>
        </w:rPr>
      </w:pPr>
      <w:del w:id="4473"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474" w:author="VOYER Raphael" w:date="2021-06-16T11:15:00Z"/>
          <w:rFonts w:ascii="Courier New" w:hAnsi="Courier New" w:cs="Courier New"/>
        </w:rPr>
      </w:pPr>
      <w:del w:id="4475"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476" w:author="VOYER Raphael" w:date="2021-06-16T11:15:00Z"/>
          <w:rFonts w:ascii="Courier New" w:hAnsi="Courier New" w:cs="Courier New"/>
        </w:rPr>
      </w:pPr>
      <w:del w:id="4477"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478" w:author="VOYER Raphael" w:date="2021-06-16T11:15:00Z"/>
          <w:rFonts w:ascii="Courier New" w:hAnsi="Courier New" w:cs="Courier New"/>
        </w:rPr>
      </w:pPr>
    </w:p>
    <w:p w14:paraId="3B804A79" w14:textId="77777777" w:rsidR="00855336" w:rsidRPr="004D2F5D" w:rsidDel="001111A8" w:rsidRDefault="00855336" w:rsidP="00F37DF5">
      <w:pPr>
        <w:ind w:left="360"/>
        <w:rPr>
          <w:del w:id="4479" w:author="VOYER Raphael" w:date="2021-06-16T11:15:00Z"/>
          <w:rFonts w:ascii="Courier New" w:hAnsi="Courier New" w:cs="Courier New"/>
        </w:rPr>
      </w:pPr>
      <w:del w:id="4480"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481" w:author="VOYER Raphael" w:date="2021-06-16T11:15:00Z"/>
          <w:rFonts w:ascii="Courier New" w:hAnsi="Courier New" w:cs="Courier New"/>
        </w:rPr>
      </w:pPr>
      <w:del w:id="448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483" w:author="VOYER Raphael" w:date="2021-06-16T11:15:00Z"/>
          <w:rFonts w:ascii="Courier New" w:hAnsi="Courier New" w:cs="Courier New"/>
        </w:rPr>
      </w:pPr>
      <w:del w:id="448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485" w:author="VOYER Raphael" w:date="2021-06-16T11:15:00Z"/>
          <w:rFonts w:ascii="Courier New" w:hAnsi="Courier New" w:cs="Courier New"/>
        </w:rPr>
      </w:pPr>
      <w:del w:id="4486"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487" w:author="VOYER Raphael" w:date="2021-06-16T11:15:00Z"/>
          <w:rFonts w:ascii="Courier New" w:hAnsi="Courier New" w:cs="Courier New"/>
        </w:rPr>
      </w:pPr>
      <w:del w:id="4488"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489" w:author="VOYER Raphael" w:date="2021-06-16T11:15:00Z"/>
        </w:rPr>
      </w:pPr>
      <w:del w:id="4490"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491" w:author="VOYER Raphael" w:date="2021-06-16T11:15:00Z"/>
        </w:rPr>
      </w:pPr>
      <w:del w:id="4492" w:author="VOYER Raphael" w:date="2021-06-16T11:15:00Z">
        <w:r w:rsidDel="001111A8">
          <w:tab/>
        </w:r>
        <w:bookmarkStart w:id="4493" w:name="_Toc381025798"/>
        <w:bookmarkStart w:id="4494" w:name="_Toc424820388"/>
        <w:r w:rsidRPr="00DE7837" w:rsidDel="001111A8">
          <w:delText>INTEGER</w:delText>
        </w:r>
        <w:r w:rsidDel="001111A8">
          <w:delText>,</w:delText>
        </w:r>
        <w:bookmarkEnd w:id="4493"/>
        <w:bookmarkEnd w:id="4494"/>
      </w:del>
    </w:p>
    <w:p w14:paraId="1B91C6D9" w14:textId="77777777" w:rsidR="00D53CB9" w:rsidDel="001111A8" w:rsidRDefault="00D53CB9" w:rsidP="00D53CB9">
      <w:pPr>
        <w:ind w:left="1080" w:firstLine="360"/>
        <w:rPr>
          <w:del w:id="4495" w:author="VOYER Raphael" w:date="2021-06-16T11:15:00Z"/>
          <w:rFonts w:ascii="Courier New" w:hAnsi="Courier New" w:cs="Courier New"/>
        </w:rPr>
      </w:pPr>
      <w:del w:id="4496"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497" w:author="VOYER Raphael" w:date="2021-06-16T11:15:00Z"/>
          <w:rFonts w:ascii="Courier New" w:hAnsi="Courier New" w:cs="Courier New"/>
        </w:rPr>
      </w:pPr>
      <w:bookmarkStart w:id="4498" w:name="_Toc381025799"/>
      <w:bookmarkStart w:id="4499" w:name="_Toc424820389"/>
      <w:del w:id="4500" w:author="VOYER Raphael" w:date="2021-06-16T11:15:00Z">
        <w:r w:rsidRPr="00DE7837" w:rsidDel="001111A8">
          <w:delText>INTEGER</w:delText>
        </w:r>
        <w:bookmarkEnd w:id="4498"/>
        <w:bookmarkEnd w:id="4499"/>
      </w:del>
    </w:p>
    <w:p w14:paraId="330D6D1E" w14:textId="77777777" w:rsidR="00855336" w:rsidDel="001111A8" w:rsidRDefault="00855336" w:rsidP="00F37DF5">
      <w:pPr>
        <w:ind w:left="360"/>
        <w:rPr>
          <w:del w:id="4501" w:author="VOYER Raphael" w:date="2021-06-16T11:15:00Z"/>
          <w:rFonts w:ascii="Courier New" w:hAnsi="Courier New" w:cs="Courier New"/>
        </w:rPr>
      </w:pPr>
      <w:del w:id="4502"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503" w:author="VOYER Raphael" w:date="2021-06-16T11:15:00Z"/>
          <w:rFonts w:ascii="Courier New" w:hAnsi="Courier New" w:cs="Courier New"/>
        </w:rPr>
      </w:pPr>
    </w:p>
    <w:p w14:paraId="53EEA3D3" w14:textId="77777777" w:rsidR="0039629B" w:rsidRPr="004D2F5D" w:rsidDel="001111A8" w:rsidRDefault="0039629B" w:rsidP="0039629B">
      <w:pPr>
        <w:ind w:left="360"/>
        <w:rPr>
          <w:del w:id="4504" w:author="VOYER Raphael" w:date="2021-06-16T11:15:00Z"/>
          <w:rFonts w:ascii="Courier New" w:hAnsi="Courier New" w:cs="Courier New"/>
        </w:rPr>
      </w:pPr>
      <w:del w:id="4505"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506" w:author="VOYER Raphael" w:date="2021-06-16T11:15:00Z"/>
          <w:rFonts w:ascii="Courier New" w:hAnsi="Courier New" w:cs="Courier New"/>
        </w:rPr>
      </w:pPr>
      <w:del w:id="4507"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508" w:author="VOYER Raphael" w:date="2021-06-16T11:15:00Z"/>
          <w:rFonts w:ascii="Courier New" w:hAnsi="Courier New" w:cs="Courier New"/>
        </w:rPr>
      </w:pPr>
      <w:del w:id="4509"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510" w:author="VOYER Raphael" w:date="2021-06-16T11:15:00Z"/>
          <w:rFonts w:ascii="Courier New" w:hAnsi="Courier New" w:cs="Courier New"/>
        </w:rPr>
      </w:pPr>
      <w:del w:id="4511"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512" w:author="VOYER Raphael" w:date="2021-06-16T11:15:00Z"/>
          <w:rFonts w:ascii="Courier New" w:hAnsi="Courier New" w:cs="Courier New"/>
        </w:rPr>
      </w:pPr>
      <w:del w:id="4513"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514" w:author="VOYER Raphael" w:date="2021-06-16T11:15:00Z"/>
          <w:rFonts w:ascii="Courier New" w:hAnsi="Courier New" w:cs="Courier New"/>
        </w:rPr>
      </w:pPr>
      <w:del w:id="451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516" w:author="VOYER Raphael" w:date="2021-06-16T11:15:00Z"/>
          <w:rFonts w:ascii="Courier New" w:hAnsi="Courier New" w:cs="Courier New"/>
        </w:rPr>
      </w:pPr>
      <w:del w:id="4517"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518" w:author="VOYER Raphael" w:date="2021-06-16T11:15:00Z"/>
          <w:rFonts w:ascii="Courier New" w:hAnsi="Courier New" w:cs="Courier New"/>
        </w:rPr>
      </w:pPr>
      <w:del w:id="4519"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520" w:author="VOYER Raphael" w:date="2021-06-16T11:15:00Z"/>
          <w:rFonts w:ascii="Courier New" w:hAnsi="Courier New" w:cs="Courier New"/>
        </w:rPr>
      </w:pPr>
    </w:p>
    <w:p w14:paraId="26BD207B" w14:textId="77777777" w:rsidR="00CC30B6" w:rsidRPr="004D2F5D" w:rsidDel="001111A8" w:rsidRDefault="00CC30B6" w:rsidP="00CC30B6">
      <w:pPr>
        <w:ind w:left="360"/>
        <w:rPr>
          <w:del w:id="4521" w:author="VOYER Raphael" w:date="2021-06-16T11:15:00Z"/>
          <w:rFonts w:ascii="Courier New" w:hAnsi="Courier New" w:cs="Courier New"/>
        </w:rPr>
      </w:pPr>
      <w:del w:id="4522"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523" w:author="VOYER Raphael" w:date="2021-06-16T11:15:00Z"/>
          <w:rFonts w:ascii="Courier New" w:hAnsi="Courier New" w:cs="Courier New"/>
        </w:rPr>
      </w:pPr>
      <w:del w:id="4524"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525" w:author="VOYER Raphael" w:date="2021-06-16T11:15:00Z"/>
          <w:rFonts w:ascii="Courier New" w:hAnsi="Courier New" w:cs="Courier New"/>
        </w:rPr>
      </w:pPr>
      <w:del w:id="4526"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527" w:author="VOYER Raphael" w:date="2021-06-16T11:15:00Z"/>
          <w:rFonts w:ascii="Courier New" w:hAnsi="Courier New" w:cs="Courier New"/>
        </w:rPr>
      </w:pPr>
      <w:del w:id="4528"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529" w:author="VOYER Raphael" w:date="2021-06-16T11:15:00Z"/>
          <w:rFonts w:ascii="Courier New" w:hAnsi="Courier New" w:cs="Courier New"/>
        </w:rPr>
      </w:pPr>
      <w:del w:id="4530"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531" w:author="VOYER Raphael" w:date="2021-06-16T11:15:00Z"/>
          <w:rFonts w:ascii="Courier New" w:hAnsi="Courier New" w:cs="Courier New"/>
        </w:rPr>
      </w:pPr>
      <w:del w:id="4532"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533" w:author="VOYER Raphael" w:date="2021-06-16T11:15:00Z"/>
          <w:rFonts w:ascii="Courier New" w:hAnsi="Courier New" w:cs="Courier New"/>
        </w:rPr>
      </w:pPr>
      <w:del w:id="4534"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535" w:author="VOYER Raphael" w:date="2021-06-16T11:15:00Z"/>
          <w:rFonts w:ascii="Courier New" w:hAnsi="Courier New" w:cs="Courier New"/>
        </w:rPr>
      </w:pPr>
      <w:del w:id="453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537" w:author="VOYER Raphael" w:date="2021-06-16T11:15:00Z"/>
          <w:rFonts w:ascii="Courier New" w:hAnsi="Courier New" w:cs="Courier New"/>
        </w:rPr>
      </w:pPr>
    </w:p>
    <w:p w14:paraId="12477689" w14:textId="77777777" w:rsidR="00D82986" w:rsidRPr="006C5CE0" w:rsidDel="001111A8" w:rsidRDefault="008650DE" w:rsidP="00D82986">
      <w:pPr>
        <w:ind w:left="360"/>
        <w:rPr>
          <w:del w:id="4538" w:author="VOYER Raphael" w:date="2021-06-16T11:15:00Z"/>
          <w:rFonts w:ascii="Courier New" w:hAnsi="Courier New" w:cs="Courier New"/>
        </w:rPr>
      </w:pPr>
      <w:del w:id="4539"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540" w:author="VOYER Raphael" w:date="2021-06-16T11:15:00Z"/>
        </w:rPr>
      </w:pPr>
      <w:del w:id="4541"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542" w:author="VOYER Raphael" w:date="2021-06-16T11:15:00Z"/>
          <w:rFonts w:ascii="Courier New" w:hAnsi="Courier New" w:cs="Courier New"/>
        </w:rPr>
      </w:pPr>
      <w:del w:id="454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544" w:author="VOYER Raphael" w:date="2021-06-16T11:15:00Z"/>
          <w:rFonts w:ascii="Courier New" w:hAnsi="Courier New" w:cs="Courier New"/>
        </w:rPr>
      </w:pPr>
      <w:del w:id="4545"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546" w:author="VOYER Raphael" w:date="2021-06-16T11:15:00Z"/>
          <w:rFonts w:ascii="Courier New" w:hAnsi="Courier New" w:cs="Courier New"/>
        </w:rPr>
      </w:pPr>
      <w:del w:id="454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548" w:author="VOYER Raphael" w:date="2021-06-16T11:15:00Z"/>
        </w:rPr>
      </w:pPr>
      <w:del w:id="4549"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550" w:author="VOYER Raphael" w:date="2021-06-16T11:15:00Z"/>
          <w:rFonts w:ascii="Courier New" w:hAnsi="Courier New" w:cs="Courier New"/>
        </w:rPr>
      </w:pPr>
      <w:del w:id="4551" w:author="VOYER Raphael" w:date="2021-06-16T11:15:00Z">
        <w:r w:rsidRPr="006C5CE0" w:rsidDel="001111A8">
          <w:rPr>
            <w:rFonts w:ascii="Courier New" w:hAnsi="Courier New" w:cs="Courier New"/>
          </w:rPr>
          <w:tab/>
          <w:delText xml:space="preserve">    </w:delText>
        </w:r>
        <w:bookmarkStart w:id="4552" w:name="_Toc381025800"/>
        <w:bookmarkStart w:id="4553"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552"/>
        <w:bookmarkEnd w:id="4553"/>
      </w:del>
    </w:p>
    <w:p w14:paraId="3C23EDD4" w14:textId="77777777" w:rsidR="00D82986" w:rsidRPr="006C5CE0" w:rsidDel="001111A8" w:rsidRDefault="00D82986" w:rsidP="00D82986">
      <w:pPr>
        <w:rPr>
          <w:del w:id="4554" w:author="VOYER Raphael" w:date="2021-06-16T11:15:00Z"/>
          <w:rFonts w:ascii="Courier New" w:hAnsi="Courier New" w:cs="Courier New"/>
        </w:rPr>
      </w:pPr>
      <w:del w:id="4555"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556" w:author="VOYER Raphael" w:date="2021-06-16T11:15:00Z"/>
          <w:rFonts w:ascii="Courier New" w:hAnsi="Courier New" w:cs="Courier New"/>
        </w:rPr>
      </w:pPr>
      <w:del w:id="4557"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558" w:author="VOYER Raphael" w:date="2021-06-16T11:15:00Z"/>
          <w:rFonts w:ascii="Courier New" w:hAnsi="Courier New" w:cs="Courier New"/>
        </w:rPr>
      </w:pPr>
      <w:del w:id="4559"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560" w:author="VOYER Raphael" w:date="2021-06-16T11:15:00Z"/>
          <w:rFonts w:ascii="Courier New" w:hAnsi="Courier New" w:cs="Courier New"/>
        </w:rPr>
      </w:pPr>
      <w:del w:id="4561"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562" w:author="VOYER Raphael" w:date="2021-06-16T11:15:00Z"/>
          <w:rFonts w:ascii="Courier New" w:hAnsi="Courier New" w:cs="Courier New"/>
        </w:rPr>
      </w:pPr>
      <w:del w:id="4563"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564" w:author="VOYER Raphael" w:date="2021-06-16T11:15:00Z"/>
          <w:rFonts w:ascii="Courier New" w:hAnsi="Courier New" w:cs="Courier New"/>
        </w:rPr>
      </w:pPr>
    </w:p>
    <w:p w14:paraId="426172C6" w14:textId="77777777" w:rsidR="008650DE" w:rsidDel="001111A8" w:rsidRDefault="008650DE" w:rsidP="00D82986">
      <w:pPr>
        <w:rPr>
          <w:del w:id="4565" w:author="VOYER Raphael" w:date="2021-06-16T11:15:00Z"/>
          <w:rFonts w:ascii="Courier New" w:hAnsi="Courier New" w:cs="Courier New"/>
        </w:rPr>
      </w:pPr>
    </w:p>
    <w:p w14:paraId="2F7D0067" w14:textId="77777777" w:rsidR="008650DE" w:rsidRPr="006C5CE0" w:rsidDel="001111A8" w:rsidRDefault="008650DE" w:rsidP="008650DE">
      <w:pPr>
        <w:ind w:left="360"/>
        <w:rPr>
          <w:del w:id="4566" w:author="VOYER Raphael" w:date="2021-06-16T11:15:00Z"/>
          <w:rFonts w:ascii="Courier New" w:hAnsi="Courier New" w:cs="Courier New"/>
        </w:rPr>
      </w:pPr>
      <w:del w:id="4567"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568" w:author="VOYER Raphael" w:date="2021-06-16T11:15:00Z"/>
        </w:rPr>
      </w:pPr>
      <w:del w:id="4569"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570" w:author="VOYER Raphael" w:date="2021-06-16T11:15:00Z"/>
          <w:rFonts w:ascii="Courier New" w:hAnsi="Courier New" w:cs="Courier New"/>
        </w:rPr>
      </w:pPr>
      <w:del w:id="4571"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572" w:author="VOYER Raphael" w:date="2021-06-16T11:15:00Z"/>
          <w:rFonts w:ascii="Courier New" w:hAnsi="Courier New" w:cs="Courier New"/>
        </w:rPr>
      </w:pPr>
      <w:del w:id="4573"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574" w:author="VOYER Raphael" w:date="2021-06-16T11:15:00Z"/>
          <w:rFonts w:ascii="Courier New" w:hAnsi="Courier New" w:cs="Courier New"/>
        </w:rPr>
      </w:pPr>
      <w:del w:id="457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576" w:author="VOYER Raphael" w:date="2021-06-16T11:15:00Z"/>
        </w:rPr>
      </w:pPr>
      <w:del w:id="4577"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578" w:author="VOYER Raphael" w:date="2021-06-16T11:15:00Z"/>
          <w:rFonts w:ascii="Courier New" w:hAnsi="Courier New" w:cs="Courier New"/>
        </w:rPr>
      </w:pPr>
      <w:del w:id="4579" w:author="VOYER Raphael" w:date="2021-06-16T11:15:00Z">
        <w:r w:rsidRPr="006C5CE0" w:rsidDel="001111A8">
          <w:rPr>
            <w:rFonts w:ascii="Courier New" w:hAnsi="Courier New" w:cs="Courier New"/>
          </w:rPr>
          <w:tab/>
          <w:delText xml:space="preserve">    </w:delText>
        </w:r>
        <w:bookmarkStart w:id="4580" w:name="_Toc381025801"/>
        <w:bookmarkStart w:id="4581"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580"/>
        <w:bookmarkEnd w:id="4581"/>
      </w:del>
    </w:p>
    <w:p w14:paraId="5445987E" w14:textId="77777777" w:rsidR="008650DE" w:rsidRPr="006C5CE0" w:rsidDel="001111A8" w:rsidRDefault="008650DE" w:rsidP="008650DE">
      <w:pPr>
        <w:rPr>
          <w:del w:id="4582" w:author="VOYER Raphael" w:date="2021-06-16T11:15:00Z"/>
          <w:rFonts w:ascii="Courier New" w:hAnsi="Courier New" w:cs="Courier New"/>
        </w:rPr>
      </w:pPr>
      <w:del w:id="4583"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584" w:author="VOYER Raphael" w:date="2021-06-16T11:15:00Z"/>
          <w:rFonts w:ascii="Courier New" w:hAnsi="Courier New" w:cs="Courier New"/>
        </w:rPr>
      </w:pPr>
      <w:del w:id="4585"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586" w:author="VOYER Raphael" w:date="2021-06-16T11:15:00Z"/>
          <w:rFonts w:ascii="Courier New" w:hAnsi="Courier New" w:cs="Courier New"/>
        </w:rPr>
      </w:pPr>
      <w:del w:id="4587"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588" w:author="VOYER Raphael" w:date="2021-06-16T11:15:00Z"/>
          <w:rFonts w:ascii="Courier New" w:hAnsi="Courier New" w:cs="Courier New"/>
        </w:rPr>
      </w:pPr>
      <w:del w:id="4589"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590" w:author="VOYER Raphael" w:date="2021-06-16T11:15:00Z"/>
          <w:rFonts w:ascii="Courier New" w:hAnsi="Courier New" w:cs="Courier New"/>
        </w:rPr>
      </w:pPr>
      <w:del w:id="4591"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592" w:author="VOYER Raphael" w:date="2021-06-16T11:15:00Z"/>
          <w:rFonts w:ascii="Courier New" w:hAnsi="Courier New" w:cs="Courier New"/>
        </w:rPr>
      </w:pPr>
      <w:del w:id="4593"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594" w:author="VOYER Raphael" w:date="2021-06-16T11:15:00Z"/>
          <w:sz w:val="22"/>
          <w:szCs w:val="22"/>
        </w:rPr>
      </w:pPr>
      <w:bookmarkStart w:id="4595" w:name="_Toc381025802"/>
      <w:del w:id="4596" w:author="VOYER Raphael" w:date="2021-06-16T11:15:00Z">
        <w:r w:rsidRPr="00FD28FB" w:rsidDel="001111A8">
          <w:delText>Conformance</w:delText>
        </w:r>
        <w:bookmarkEnd w:id="4595"/>
        <w:r w:rsidRPr="00FD28FB" w:rsidDel="001111A8">
          <w:delText xml:space="preserve"> </w:delText>
        </w:r>
      </w:del>
    </w:p>
    <w:p w14:paraId="318F19E0" w14:textId="77777777" w:rsidR="00A73EA3" w:rsidRPr="00A73EA3" w:rsidDel="001111A8" w:rsidRDefault="00A73EA3" w:rsidP="00A73EA3">
      <w:pPr>
        <w:rPr>
          <w:del w:id="4597" w:author="VOYER Raphael" w:date="2021-06-16T11:15:00Z"/>
          <w:rFonts w:ascii="Courier New" w:hAnsi="Courier New" w:cs="Courier New"/>
        </w:rPr>
      </w:pPr>
    </w:p>
    <w:p w14:paraId="59E06EC1" w14:textId="77777777" w:rsidR="00A73EA3" w:rsidRPr="00A73EA3" w:rsidDel="001111A8" w:rsidRDefault="00A73EA3" w:rsidP="00A73EA3">
      <w:pPr>
        <w:rPr>
          <w:del w:id="4598" w:author="VOYER Raphael" w:date="2021-06-16T11:15:00Z"/>
          <w:rFonts w:ascii="Courier New" w:hAnsi="Courier New" w:cs="Courier New"/>
        </w:rPr>
      </w:pPr>
      <w:del w:id="4599"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600" w:author="VOYER Raphael" w:date="2021-06-16T11:15:00Z"/>
          <w:rFonts w:ascii="Courier New" w:hAnsi="Courier New" w:cs="Courier New"/>
        </w:rPr>
      </w:pPr>
      <w:del w:id="4601"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602" w:author="VOYER Raphael" w:date="2021-06-16T11:15:00Z"/>
          <w:rFonts w:ascii="Courier New" w:hAnsi="Courier New" w:cs="Courier New"/>
        </w:rPr>
      </w:pPr>
      <w:del w:id="4603"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604" w:author="VOYER Raphael" w:date="2021-06-16T11:15:00Z"/>
          <w:rFonts w:ascii="Courier New" w:hAnsi="Courier New" w:cs="Courier New"/>
        </w:rPr>
      </w:pPr>
      <w:del w:id="4605"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606" w:author="VOYER Raphael" w:date="2021-06-16T11:15:00Z"/>
          <w:rFonts w:ascii="Courier New" w:hAnsi="Courier New" w:cs="Courier New"/>
        </w:rPr>
      </w:pPr>
      <w:del w:id="4607"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608" w:author="VOYER Raphael" w:date="2021-06-16T11:15:00Z"/>
          <w:rFonts w:ascii="Courier New" w:hAnsi="Courier New" w:cs="Courier New"/>
        </w:rPr>
      </w:pPr>
      <w:del w:id="4609"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610" w:author="VOYER Raphael" w:date="2021-06-16T11:15:00Z"/>
          <w:rFonts w:ascii="Courier New" w:hAnsi="Courier New" w:cs="Courier New"/>
        </w:rPr>
      </w:pPr>
    </w:p>
    <w:p w14:paraId="1A2747D6" w14:textId="77777777" w:rsidR="00A73EA3" w:rsidRPr="00A73EA3" w:rsidDel="001111A8" w:rsidRDefault="00A73EA3" w:rsidP="00A73EA3">
      <w:pPr>
        <w:rPr>
          <w:del w:id="4611" w:author="VOYER Raphael" w:date="2021-06-16T11:15:00Z"/>
          <w:rFonts w:ascii="Courier New" w:hAnsi="Courier New" w:cs="Courier New"/>
        </w:rPr>
      </w:pPr>
    </w:p>
    <w:p w14:paraId="6FFBA81E" w14:textId="77777777" w:rsidR="00A73EA3" w:rsidRPr="00A73EA3" w:rsidDel="001111A8" w:rsidRDefault="00A73EA3" w:rsidP="00A73EA3">
      <w:pPr>
        <w:rPr>
          <w:del w:id="4612" w:author="VOYER Raphael" w:date="2021-06-16T11:15:00Z"/>
          <w:rFonts w:ascii="Courier New" w:hAnsi="Courier New" w:cs="Courier New"/>
        </w:rPr>
      </w:pPr>
      <w:del w:id="4613"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614" w:author="VOYER Raphael" w:date="2021-06-16T11:15:00Z"/>
          <w:rFonts w:ascii="Courier New" w:hAnsi="Courier New" w:cs="Courier New"/>
        </w:rPr>
      </w:pPr>
      <w:del w:id="4615"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616" w:author="VOYER Raphael" w:date="2021-06-16T11:15:00Z"/>
          <w:rFonts w:ascii="Courier New" w:hAnsi="Courier New" w:cs="Courier New"/>
        </w:rPr>
      </w:pPr>
      <w:del w:id="4617"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618" w:author="VOYER Raphael" w:date="2021-06-16T11:15:00Z"/>
          <w:rFonts w:ascii="Courier New" w:hAnsi="Courier New" w:cs="Courier New"/>
        </w:rPr>
      </w:pPr>
      <w:del w:id="4619"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620" w:author="VOYER Raphael" w:date="2021-06-16T11:15:00Z"/>
          <w:rFonts w:ascii="Courier New" w:hAnsi="Courier New" w:cs="Courier New"/>
        </w:rPr>
      </w:pPr>
      <w:del w:id="4621"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622" w:author="VOYER Raphael" w:date="2021-06-16T11:15:00Z"/>
          <w:rFonts w:ascii="Courier New" w:hAnsi="Courier New" w:cs="Courier New"/>
        </w:rPr>
      </w:pPr>
      <w:del w:id="462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624" w:author="VOYER Raphael" w:date="2021-06-16T11:15:00Z"/>
          <w:rFonts w:ascii="Courier New" w:hAnsi="Courier New" w:cs="Courier New"/>
        </w:rPr>
      </w:pPr>
    </w:p>
    <w:p w14:paraId="10030761" w14:textId="77777777" w:rsidR="00A73EA3" w:rsidRPr="00A73EA3" w:rsidDel="001111A8" w:rsidRDefault="00A73EA3" w:rsidP="00A73EA3">
      <w:pPr>
        <w:rPr>
          <w:del w:id="4625" w:author="VOYER Raphael" w:date="2021-06-16T11:15:00Z"/>
          <w:rFonts w:ascii="Courier New" w:hAnsi="Courier New" w:cs="Courier New"/>
        </w:rPr>
      </w:pPr>
    </w:p>
    <w:p w14:paraId="5F3ED14E" w14:textId="77777777" w:rsidR="00A73EA3" w:rsidRPr="00A73EA3" w:rsidDel="001111A8" w:rsidRDefault="00A73EA3" w:rsidP="00A73EA3">
      <w:pPr>
        <w:rPr>
          <w:del w:id="4626" w:author="VOYER Raphael" w:date="2021-06-16T11:15:00Z"/>
          <w:rFonts w:ascii="Courier New" w:hAnsi="Courier New" w:cs="Courier New"/>
        </w:rPr>
      </w:pPr>
      <w:del w:id="4627"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628" w:author="VOYER Raphael" w:date="2021-06-16T11:15:00Z"/>
          <w:rFonts w:ascii="Courier New" w:hAnsi="Courier New" w:cs="Courier New"/>
        </w:rPr>
      </w:pPr>
      <w:del w:id="4629"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630" w:author="VOYER Raphael" w:date="2021-06-16T11:15:00Z"/>
          <w:rFonts w:ascii="Courier New" w:hAnsi="Courier New" w:cs="Courier New"/>
        </w:rPr>
      </w:pPr>
      <w:del w:id="4631"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632" w:author="VOYER Raphael" w:date="2021-06-16T11:15:00Z"/>
          <w:rFonts w:ascii="Courier New" w:hAnsi="Courier New" w:cs="Courier New"/>
        </w:rPr>
      </w:pPr>
      <w:del w:id="4633"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634" w:author="VOYER Raphael" w:date="2021-06-16T11:15:00Z"/>
          <w:rFonts w:ascii="Courier New" w:hAnsi="Courier New" w:cs="Courier New"/>
        </w:rPr>
      </w:pPr>
      <w:del w:id="4635"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636" w:author="VOYER Raphael" w:date="2021-06-16T11:15:00Z"/>
          <w:rFonts w:ascii="Courier New" w:hAnsi="Courier New" w:cs="Courier New"/>
        </w:rPr>
      </w:pPr>
      <w:del w:id="4637"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638" w:author="VOYER Raphael" w:date="2021-06-16T11:15:00Z"/>
          <w:rFonts w:ascii="Courier New" w:hAnsi="Courier New" w:cs="Courier New"/>
        </w:rPr>
      </w:pPr>
    </w:p>
    <w:p w14:paraId="3C143E51" w14:textId="77777777" w:rsidR="00621028" w:rsidRPr="00621028" w:rsidDel="001111A8" w:rsidRDefault="00621028" w:rsidP="00621028">
      <w:pPr>
        <w:rPr>
          <w:del w:id="4639" w:author="VOYER Raphael" w:date="2021-06-16T11:15:00Z"/>
          <w:rFonts w:ascii="Courier New" w:hAnsi="Courier New" w:cs="Courier New"/>
        </w:rPr>
      </w:pPr>
      <w:del w:id="4640"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641" w:author="VOYER Raphael" w:date="2021-06-16T11:15:00Z"/>
          <w:rFonts w:ascii="Courier New" w:hAnsi="Courier New" w:cs="Courier New"/>
        </w:rPr>
      </w:pPr>
      <w:del w:id="4642"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643" w:author="VOYER Raphael" w:date="2021-06-16T11:15:00Z"/>
          <w:rFonts w:ascii="Courier New" w:hAnsi="Courier New" w:cs="Courier New"/>
        </w:rPr>
      </w:pPr>
      <w:del w:id="4644"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645" w:author="VOYER Raphael" w:date="2021-06-16T11:15:00Z"/>
          <w:rFonts w:ascii="Courier New" w:hAnsi="Courier New" w:cs="Courier New"/>
        </w:rPr>
      </w:pPr>
      <w:del w:id="4646"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647" w:author="VOYER Raphael" w:date="2021-06-16T11:15:00Z"/>
          <w:rFonts w:ascii="Courier New" w:hAnsi="Courier New" w:cs="Courier New"/>
        </w:rPr>
      </w:pPr>
      <w:del w:id="4648"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649" w:author="VOYER Raphael" w:date="2021-06-16T11:15:00Z"/>
          <w:rFonts w:ascii="Courier New" w:hAnsi="Courier New" w:cs="Courier New"/>
        </w:rPr>
      </w:pPr>
      <w:del w:id="4650" w:author="VOYER Raphael" w:date="2021-06-16T11:15:00Z">
        <w:r w:rsidRPr="00621028" w:rsidDel="001111A8">
          <w:rPr>
            <w:rFonts w:ascii="Courier New" w:hAnsi="Courier New" w:cs="Courier New"/>
          </w:rPr>
          <w:delText xml:space="preserve">        </w:delText>
        </w:r>
        <w:bookmarkStart w:id="4651" w:name="_Toc381025803"/>
        <w:bookmarkStart w:id="4652" w:name="_Toc424820393"/>
        <w:r w:rsidRPr="00621028" w:rsidDel="001111A8">
          <w:rPr>
            <w:rFonts w:ascii="Courier New" w:hAnsi="Courier New" w:cs="Courier New"/>
          </w:rPr>
          <w:delText>MODULE</w:delText>
        </w:r>
        <w:bookmarkEnd w:id="4651"/>
        <w:bookmarkEnd w:id="4652"/>
      </w:del>
    </w:p>
    <w:p w14:paraId="7CE07C82" w14:textId="77777777" w:rsidR="00621028" w:rsidRPr="00621028" w:rsidDel="001111A8" w:rsidRDefault="00621028" w:rsidP="00622755">
      <w:pPr>
        <w:outlineLvl w:val="0"/>
        <w:rPr>
          <w:del w:id="4653" w:author="VOYER Raphael" w:date="2021-06-16T11:15:00Z"/>
          <w:rFonts w:ascii="Courier New" w:hAnsi="Courier New" w:cs="Courier New"/>
        </w:rPr>
      </w:pPr>
      <w:del w:id="4654" w:author="VOYER Raphael" w:date="2021-06-16T11:15:00Z">
        <w:r w:rsidRPr="00621028" w:rsidDel="001111A8">
          <w:rPr>
            <w:rFonts w:ascii="Courier New" w:hAnsi="Courier New" w:cs="Courier New"/>
          </w:rPr>
          <w:delText xml:space="preserve">            </w:delText>
        </w:r>
        <w:bookmarkStart w:id="4655" w:name="_Toc381025804"/>
        <w:bookmarkStart w:id="4656" w:name="_Toc424820394"/>
        <w:r w:rsidRPr="00621028" w:rsidDel="001111A8">
          <w:rPr>
            <w:rFonts w:ascii="Courier New" w:hAnsi="Courier New" w:cs="Courier New"/>
          </w:rPr>
          <w:delText>MANDATORY-GROUPS</w:delText>
        </w:r>
        <w:bookmarkEnd w:id="4655"/>
        <w:bookmarkEnd w:id="4656"/>
      </w:del>
    </w:p>
    <w:p w14:paraId="4B159404" w14:textId="77777777" w:rsidR="00621028" w:rsidRPr="00621028" w:rsidDel="001111A8" w:rsidRDefault="00621028" w:rsidP="00621028">
      <w:pPr>
        <w:rPr>
          <w:del w:id="4657" w:author="VOYER Raphael" w:date="2021-06-16T11:15:00Z"/>
          <w:rFonts w:ascii="Courier New" w:hAnsi="Courier New" w:cs="Courier New"/>
        </w:rPr>
      </w:pPr>
      <w:del w:id="4658"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659" w:author="VOYER Raphael" w:date="2021-06-16T11:15:00Z"/>
          <w:rFonts w:ascii="Courier New" w:hAnsi="Courier New" w:cs="Courier New"/>
        </w:rPr>
      </w:pPr>
      <w:del w:id="4660"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661" w:author="VOYER Raphael" w:date="2021-06-16T11:15:00Z"/>
          <w:rFonts w:ascii="Courier New" w:hAnsi="Courier New" w:cs="Courier New"/>
        </w:rPr>
      </w:pPr>
      <w:del w:id="4662"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663" w:author="VOYER Raphael" w:date="2021-06-16T11:15:00Z"/>
          <w:rFonts w:ascii="Courier New" w:hAnsi="Courier New" w:cs="Courier New"/>
        </w:rPr>
      </w:pPr>
      <w:del w:id="4664"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665" w:author="VOYER Raphael" w:date="2021-06-16T11:15:00Z"/>
          <w:rFonts w:ascii="Courier New" w:hAnsi="Courier New" w:cs="Courier New"/>
        </w:rPr>
      </w:pPr>
    </w:p>
    <w:p w14:paraId="343FDD7E" w14:textId="77777777" w:rsidR="00621028" w:rsidDel="001111A8" w:rsidRDefault="00621028" w:rsidP="00621028">
      <w:pPr>
        <w:rPr>
          <w:del w:id="4666" w:author="VOYER Raphael" w:date="2021-06-16T11:15:00Z"/>
          <w:rFonts w:ascii="Courier New" w:hAnsi="Courier New" w:cs="Courier New"/>
        </w:rPr>
      </w:pPr>
      <w:del w:id="4667"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668" w:author="VOYER Raphael" w:date="2021-06-16T11:15:00Z"/>
          <w:rFonts w:ascii="Courier New" w:hAnsi="Courier New" w:cs="Courier New"/>
        </w:rPr>
      </w:pPr>
    </w:p>
    <w:p w14:paraId="39DD76AA" w14:textId="77777777" w:rsidR="00A73EA3" w:rsidRPr="00A73EA3" w:rsidDel="001111A8" w:rsidRDefault="00A73EA3" w:rsidP="00A73EA3">
      <w:pPr>
        <w:rPr>
          <w:del w:id="4669" w:author="VOYER Raphael" w:date="2021-06-16T11:15:00Z"/>
          <w:rFonts w:ascii="Courier New" w:hAnsi="Courier New" w:cs="Courier New"/>
        </w:rPr>
      </w:pPr>
      <w:del w:id="4670"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671" w:author="VOYER Raphael" w:date="2021-06-16T11:15:00Z"/>
          <w:rFonts w:ascii="Courier New" w:hAnsi="Courier New" w:cs="Courier New"/>
        </w:rPr>
      </w:pPr>
      <w:del w:id="4672"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673" w:author="VOYER Raphael" w:date="2021-06-16T11:15:00Z"/>
          <w:rFonts w:ascii="Courier New" w:hAnsi="Courier New" w:cs="Courier New"/>
        </w:rPr>
      </w:pPr>
      <w:del w:id="4674"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675" w:author="VOYER Raphael" w:date="2021-06-16T11:15:00Z"/>
          <w:rFonts w:ascii="Courier New" w:hAnsi="Courier New" w:cs="Courier New"/>
        </w:rPr>
      </w:pPr>
    </w:p>
    <w:p w14:paraId="314474F2" w14:textId="77777777" w:rsidR="00A73EA3" w:rsidRPr="00A73EA3" w:rsidDel="001111A8" w:rsidRDefault="00A73EA3" w:rsidP="00A73EA3">
      <w:pPr>
        <w:rPr>
          <w:del w:id="4676" w:author="VOYER Raphael" w:date="2021-06-16T11:15:00Z"/>
          <w:rFonts w:ascii="Courier New" w:hAnsi="Courier New" w:cs="Courier New"/>
        </w:rPr>
      </w:pPr>
      <w:del w:id="4677"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678" w:author="VOYER Raphael" w:date="2021-06-16T11:15:00Z"/>
          <w:rFonts w:ascii="Courier New" w:hAnsi="Courier New" w:cs="Courier New"/>
        </w:rPr>
      </w:pPr>
      <w:del w:id="4679" w:author="VOYER Raphael" w:date="2021-06-16T11:15:00Z">
        <w:r w:rsidRPr="00A73EA3" w:rsidDel="001111A8">
          <w:rPr>
            <w:rFonts w:ascii="Courier New" w:hAnsi="Courier New" w:cs="Courier New"/>
          </w:rPr>
          <w:delText xml:space="preserve">        </w:delText>
        </w:r>
        <w:bookmarkStart w:id="4680" w:name="_Toc381025805"/>
        <w:bookmarkStart w:id="4681" w:name="_Toc424820395"/>
        <w:r w:rsidRPr="00A73EA3" w:rsidDel="001111A8">
          <w:rPr>
            <w:rFonts w:ascii="Courier New" w:hAnsi="Courier New" w:cs="Courier New"/>
          </w:rPr>
          <w:delText>OBJECTS</w:delText>
        </w:r>
        <w:bookmarkEnd w:id="4680"/>
        <w:bookmarkEnd w:id="4681"/>
      </w:del>
    </w:p>
    <w:p w14:paraId="06AA74B8" w14:textId="77777777" w:rsidR="00A73EA3" w:rsidRPr="00A73EA3" w:rsidDel="001111A8" w:rsidRDefault="00A73EA3" w:rsidP="00A73EA3">
      <w:pPr>
        <w:rPr>
          <w:del w:id="4682" w:author="VOYER Raphael" w:date="2021-06-16T11:15:00Z"/>
          <w:rFonts w:ascii="Courier New" w:hAnsi="Courier New" w:cs="Courier New"/>
        </w:rPr>
      </w:pPr>
      <w:del w:id="4683"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684" w:author="VOYER Raphael" w:date="2021-06-16T11:15:00Z"/>
          <w:rFonts w:ascii="Courier New" w:hAnsi="Courier New" w:cs="Courier New"/>
        </w:rPr>
      </w:pPr>
      <w:del w:id="468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686" w:author="VOYER Raphael" w:date="2021-06-16T11:15:00Z"/>
        </w:rPr>
      </w:pPr>
      <w:del w:id="4687"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688" w:author="VOYER Raphael" w:date="2021-06-16T11:15:00Z"/>
        </w:rPr>
      </w:pPr>
      <w:del w:id="4689"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690" w:author="VOYER Raphael" w:date="2021-06-16T11:15:00Z"/>
        </w:rPr>
      </w:pPr>
      <w:del w:id="4691"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692" w:author="VOYER Raphael" w:date="2021-06-16T11:15:00Z"/>
        </w:rPr>
      </w:pPr>
      <w:del w:id="4693"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694" w:author="VOYER Raphael" w:date="2021-06-16T11:15:00Z"/>
          <w:rFonts w:ascii="Courier New" w:hAnsi="Courier New" w:cs="Courier New"/>
        </w:rPr>
      </w:pPr>
      <w:del w:id="4695"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696" w:author="VOYER Raphael" w:date="2021-06-16T11:15:00Z"/>
        </w:rPr>
      </w:pPr>
      <w:del w:id="4697"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698" w:author="VOYER Raphael" w:date="2021-06-16T11:15:00Z"/>
          <w:rFonts w:ascii="Courier New" w:hAnsi="Courier New" w:cs="Courier New"/>
        </w:rPr>
      </w:pPr>
      <w:del w:id="469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700" w:author="VOYER Raphael" w:date="2021-06-16T11:15:00Z"/>
          <w:rFonts w:ascii="Courier New" w:hAnsi="Courier New" w:cs="Courier New"/>
        </w:rPr>
      </w:pPr>
      <w:del w:id="4701"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702" w:author="VOYER Raphael" w:date="2021-06-16T11:15:00Z"/>
        </w:rPr>
      </w:pPr>
      <w:del w:id="4703"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704" w:author="VOYER Raphael" w:date="2021-06-16T11:15:00Z"/>
        </w:rPr>
      </w:pPr>
      <w:del w:id="4705"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706" w:author="VOYER Raphael" w:date="2021-06-16T11:15:00Z"/>
        </w:rPr>
      </w:pPr>
      <w:del w:id="4707"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708" w:author="VOYER Raphael" w:date="2021-06-16T11:15:00Z"/>
        </w:rPr>
      </w:pPr>
      <w:del w:id="4709"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710" w:author="VOYER Raphael" w:date="2021-06-16T11:15:00Z"/>
        </w:rPr>
      </w:pPr>
      <w:del w:id="4711"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712" w:author="VOYER Raphael" w:date="2021-06-16T11:15:00Z"/>
          <w:rFonts w:ascii="Courier New" w:hAnsi="Courier New" w:cs="Courier New"/>
        </w:rPr>
      </w:pPr>
      <w:del w:id="4713"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714" w:author="VOYER Raphael" w:date="2021-06-16T11:15:00Z"/>
          <w:rFonts w:ascii="Courier New" w:hAnsi="Courier New" w:cs="Courier New"/>
        </w:rPr>
      </w:pPr>
      <w:del w:id="4715"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716" w:author="VOYER Raphael" w:date="2021-06-16T11:15:00Z"/>
          <w:rFonts w:ascii="Courier New" w:hAnsi="Courier New" w:cs="Courier New"/>
        </w:rPr>
      </w:pPr>
      <w:del w:id="4717"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718" w:author="VOYER Raphael" w:date="2021-06-16T11:15:00Z"/>
          <w:rFonts w:ascii="Courier New" w:hAnsi="Courier New" w:cs="Courier New"/>
        </w:rPr>
      </w:pPr>
      <w:del w:id="4719"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720" w:author="VOYER Raphael" w:date="2021-06-16T11:15:00Z"/>
          <w:rFonts w:ascii="Courier New" w:hAnsi="Courier New" w:cs="Courier New"/>
        </w:rPr>
      </w:pPr>
    </w:p>
    <w:p w14:paraId="3F2CC1FC" w14:textId="77777777" w:rsidR="00A73EA3" w:rsidRPr="00A73EA3" w:rsidDel="001111A8" w:rsidRDefault="00A73EA3" w:rsidP="00A73EA3">
      <w:pPr>
        <w:rPr>
          <w:del w:id="4721" w:author="VOYER Raphael" w:date="2021-06-16T11:15:00Z"/>
          <w:rFonts w:ascii="Courier New" w:hAnsi="Courier New" w:cs="Courier New"/>
        </w:rPr>
      </w:pPr>
      <w:del w:id="4722"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723" w:author="VOYER Raphael" w:date="2021-06-16T11:15:00Z"/>
          <w:rFonts w:ascii="Courier New" w:hAnsi="Courier New" w:cs="Courier New"/>
        </w:rPr>
      </w:pPr>
      <w:del w:id="4724" w:author="VOYER Raphael" w:date="2021-06-16T11:15:00Z">
        <w:r w:rsidRPr="00A73EA3" w:rsidDel="001111A8">
          <w:rPr>
            <w:rFonts w:ascii="Courier New" w:hAnsi="Courier New" w:cs="Courier New"/>
          </w:rPr>
          <w:delText xml:space="preserve">        </w:delText>
        </w:r>
        <w:bookmarkStart w:id="4725" w:name="_Toc381025806"/>
        <w:bookmarkStart w:id="4726" w:name="_Toc424820396"/>
        <w:r w:rsidRPr="00A73EA3" w:rsidDel="001111A8">
          <w:rPr>
            <w:rFonts w:ascii="Courier New" w:hAnsi="Courier New" w:cs="Courier New"/>
          </w:rPr>
          <w:delText>STATUS  current</w:delText>
        </w:r>
        <w:bookmarkEnd w:id="4725"/>
        <w:bookmarkEnd w:id="4726"/>
      </w:del>
    </w:p>
    <w:p w14:paraId="226D6526" w14:textId="77777777" w:rsidR="00A73EA3" w:rsidRPr="00A73EA3" w:rsidDel="001111A8" w:rsidRDefault="00A73EA3" w:rsidP="00A73EA3">
      <w:pPr>
        <w:rPr>
          <w:del w:id="4727" w:author="VOYER Raphael" w:date="2021-06-16T11:15:00Z"/>
          <w:rFonts w:ascii="Courier New" w:hAnsi="Courier New" w:cs="Courier New"/>
        </w:rPr>
      </w:pPr>
      <w:del w:id="4728"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729" w:author="VOYER Raphael" w:date="2021-06-16T11:15:00Z"/>
          <w:rFonts w:ascii="Courier New" w:hAnsi="Courier New" w:cs="Courier New"/>
        </w:rPr>
      </w:pPr>
      <w:del w:id="4730"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731" w:author="VOYER Raphael" w:date="2021-06-16T11:15:00Z"/>
          <w:rFonts w:ascii="Courier New" w:hAnsi="Courier New" w:cs="Courier New"/>
        </w:rPr>
      </w:pPr>
      <w:del w:id="473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733" w:author="VOYER Raphael" w:date="2021-06-16T11:15:00Z"/>
          <w:rFonts w:ascii="Courier New" w:hAnsi="Courier New" w:cs="Courier New"/>
        </w:rPr>
      </w:pPr>
    </w:p>
    <w:p w14:paraId="74B7F3FB" w14:textId="77777777" w:rsidR="00AD19A8" w:rsidRPr="00A73EA3" w:rsidDel="001111A8" w:rsidRDefault="00AD19A8" w:rsidP="00AD19A8">
      <w:pPr>
        <w:rPr>
          <w:del w:id="4734" w:author="VOYER Raphael" w:date="2021-06-16T11:15:00Z"/>
          <w:rFonts w:ascii="Courier New" w:hAnsi="Courier New" w:cs="Courier New"/>
        </w:rPr>
      </w:pPr>
      <w:del w:id="4735"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736" w:author="VOYER Raphael" w:date="2021-06-16T11:15:00Z"/>
          <w:rFonts w:ascii="Courier New" w:hAnsi="Courier New" w:cs="Courier New"/>
        </w:rPr>
      </w:pPr>
      <w:del w:id="4737" w:author="VOYER Raphael" w:date="2021-06-16T11:15:00Z">
        <w:r w:rsidRPr="00A73EA3" w:rsidDel="001111A8">
          <w:rPr>
            <w:rFonts w:ascii="Courier New" w:hAnsi="Courier New" w:cs="Courier New"/>
          </w:rPr>
          <w:delText xml:space="preserve">        </w:delText>
        </w:r>
        <w:bookmarkStart w:id="4738" w:name="_Toc381025807"/>
        <w:bookmarkStart w:id="4739" w:name="_Toc424820397"/>
        <w:r w:rsidRPr="00A73EA3" w:rsidDel="001111A8">
          <w:rPr>
            <w:rFonts w:ascii="Courier New" w:hAnsi="Courier New" w:cs="Courier New"/>
          </w:rPr>
          <w:delText>OBJECTS</w:delText>
        </w:r>
        <w:bookmarkEnd w:id="4738"/>
        <w:bookmarkEnd w:id="4739"/>
      </w:del>
    </w:p>
    <w:p w14:paraId="3EB2E65F" w14:textId="77777777" w:rsidR="00AD19A8" w:rsidDel="001111A8" w:rsidRDefault="00AD19A8" w:rsidP="00AD19A8">
      <w:pPr>
        <w:rPr>
          <w:del w:id="4740" w:author="VOYER Raphael" w:date="2021-06-16T11:15:00Z"/>
          <w:rFonts w:ascii="Courier New" w:hAnsi="Courier New" w:cs="Courier New"/>
        </w:rPr>
      </w:pPr>
      <w:del w:id="4741"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742" w:author="VOYER Raphael" w:date="2021-06-16T11:15:00Z"/>
          <w:rFonts w:ascii="Courier New" w:hAnsi="Courier New" w:cs="Courier New"/>
        </w:rPr>
      </w:pPr>
      <w:del w:id="4743"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744" w:author="VOYER Raphael" w:date="2021-06-16T11:15:00Z"/>
        </w:rPr>
      </w:pPr>
      <w:del w:id="4745"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746" w:author="VOYER Raphael" w:date="2021-06-16T11:15:00Z"/>
        </w:rPr>
      </w:pPr>
      <w:del w:id="4747"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748" w:author="VOYER Raphael" w:date="2021-06-16T11:15:00Z"/>
          <w:rFonts w:ascii="Courier New" w:hAnsi="Courier New" w:cs="Courier New"/>
        </w:rPr>
      </w:pPr>
      <w:del w:id="4749" w:author="VOYER Raphael" w:date="2021-06-16T11:15:00Z">
        <w:r w:rsidDel="001111A8">
          <w:delText>alaHAVlanClusterPortValid</w:delText>
        </w:r>
      </w:del>
    </w:p>
    <w:p w14:paraId="79B3E2FB" w14:textId="77777777" w:rsidR="00AD19A8" w:rsidRPr="00A73EA3" w:rsidDel="001111A8" w:rsidRDefault="00AD19A8" w:rsidP="00AD19A8">
      <w:pPr>
        <w:rPr>
          <w:del w:id="4750" w:author="VOYER Raphael" w:date="2021-06-16T11:15:00Z"/>
          <w:rFonts w:ascii="Courier New" w:hAnsi="Courier New" w:cs="Courier New"/>
        </w:rPr>
      </w:pPr>
      <w:del w:id="4751"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752" w:author="VOYER Raphael" w:date="2021-06-16T11:15:00Z"/>
          <w:rFonts w:ascii="Courier New" w:hAnsi="Courier New" w:cs="Courier New"/>
        </w:rPr>
      </w:pPr>
      <w:del w:id="4753" w:author="VOYER Raphael" w:date="2021-06-16T11:15:00Z">
        <w:r w:rsidRPr="00A73EA3" w:rsidDel="001111A8">
          <w:rPr>
            <w:rFonts w:ascii="Courier New" w:hAnsi="Courier New" w:cs="Courier New"/>
          </w:rPr>
          <w:delText xml:space="preserve">        </w:delText>
        </w:r>
        <w:bookmarkStart w:id="4754" w:name="_Toc381025808"/>
        <w:bookmarkStart w:id="4755" w:name="_Toc424820398"/>
        <w:r w:rsidRPr="00A73EA3" w:rsidDel="001111A8">
          <w:rPr>
            <w:rFonts w:ascii="Courier New" w:hAnsi="Courier New" w:cs="Courier New"/>
          </w:rPr>
          <w:delText>STATUS  current</w:delText>
        </w:r>
        <w:bookmarkEnd w:id="4754"/>
        <w:bookmarkEnd w:id="4755"/>
      </w:del>
    </w:p>
    <w:p w14:paraId="7B6FD0DD" w14:textId="77777777" w:rsidR="00AD19A8" w:rsidRPr="00A73EA3" w:rsidDel="001111A8" w:rsidRDefault="00AD19A8" w:rsidP="00AD19A8">
      <w:pPr>
        <w:rPr>
          <w:del w:id="4756" w:author="VOYER Raphael" w:date="2021-06-16T11:15:00Z"/>
          <w:rFonts w:ascii="Courier New" w:hAnsi="Courier New" w:cs="Courier New"/>
        </w:rPr>
      </w:pPr>
      <w:del w:id="4757"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758" w:author="VOYER Raphael" w:date="2021-06-16T11:15:00Z"/>
          <w:rFonts w:ascii="Courier New" w:hAnsi="Courier New" w:cs="Courier New"/>
        </w:rPr>
      </w:pPr>
      <w:del w:id="4759"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760" w:author="VOYER Raphael" w:date="2021-06-16T11:15:00Z"/>
          <w:rFonts w:ascii="Courier New" w:hAnsi="Courier New" w:cs="Courier New"/>
        </w:rPr>
      </w:pPr>
      <w:del w:id="4761"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762" w:author="VOYER Raphael" w:date="2021-06-16T11:15:00Z"/>
          <w:rFonts w:ascii="Courier New" w:hAnsi="Courier New" w:cs="Courier New"/>
        </w:rPr>
      </w:pPr>
    </w:p>
    <w:p w14:paraId="55085844" w14:textId="77777777" w:rsidR="002B5E4E" w:rsidDel="001111A8" w:rsidRDefault="002B5E4E" w:rsidP="00622755">
      <w:pPr>
        <w:pStyle w:val="Titre2"/>
        <w:rPr>
          <w:del w:id="4763" w:author="VOYER Raphael" w:date="2021-06-16T11:15:00Z"/>
        </w:rPr>
      </w:pPr>
      <w:bookmarkStart w:id="4764" w:name="_Toc381025809"/>
      <w:del w:id="4765" w:author="VOYER Raphael" w:date="2021-06-16T11:15:00Z">
        <w:r w:rsidDel="001111A8">
          <w:delText>Web Interface</w:delText>
        </w:r>
        <w:bookmarkEnd w:id="4764"/>
      </w:del>
    </w:p>
    <w:p w14:paraId="3C2EF8E1" w14:textId="77777777" w:rsidR="00101E8C" w:rsidDel="001111A8" w:rsidRDefault="00CA1324" w:rsidP="00CA1324">
      <w:pPr>
        <w:pStyle w:val="Corpsdetexte"/>
        <w:rPr>
          <w:del w:id="4766" w:author="VOYER Raphael" w:date="2021-06-16T11:15:00Z"/>
        </w:rPr>
      </w:pPr>
      <w:del w:id="4767"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768" w:author="VOYER Raphael" w:date="2021-06-16T11:15:00Z"/>
        </w:rPr>
      </w:pPr>
      <w:del w:id="4769"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770" w:author="VOYER Raphael" w:date="2021-06-16T11:15:00Z"/>
        </w:rPr>
      </w:pPr>
      <w:del w:id="4771"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772" w:author="VOYER Raphael" w:date="2021-06-16T11:15:00Z"/>
        </w:rPr>
      </w:pPr>
      <w:del w:id="4773"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774" w:author="VOYER Raphael" w:date="2021-06-16T11:15:00Z"/>
        </w:rPr>
      </w:pPr>
      <w:del w:id="4775" w:author="VOYER Raphael" w:date="2021-06-16T11:15:00Z">
        <w:r w:rsidDel="001111A8">
          <w:delText>Options: Cluster Id</w:delText>
        </w:r>
      </w:del>
    </w:p>
    <w:p w14:paraId="24B1ACC2" w14:textId="77777777" w:rsidR="00C6577D" w:rsidDel="001111A8" w:rsidRDefault="00C6577D" w:rsidP="00C6577D">
      <w:pPr>
        <w:ind w:left="810"/>
        <w:rPr>
          <w:del w:id="4776" w:author="VOYER Raphael" w:date="2021-06-16T11:15:00Z"/>
        </w:rPr>
      </w:pPr>
      <w:del w:id="4777" w:author="VOYER Raphael" w:date="2021-06-16T11:15:00Z">
        <w:r w:rsidDel="001111A8">
          <w:delText xml:space="preserve">              Cluster Name</w:delText>
        </w:r>
      </w:del>
    </w:p>
    <w:p w14:paraId="4F3D63F8" w14:textId="77777777" w:rsidR="00C6577D" w:rsidDel="001111A8" w:rsidRDefault="00C6577D" w:rsidP="00C6577D">
      <w:pPr>
        <w:ind w:left="810"/>
        <w:rPr>
          <w:del w:id="4778" w:author="VOYER Raphael" w:date="2021-06-16T11:15:00Z"/>
        </w:rPr>
      </w:pPr>
      <w:del w:id="4779"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780" w:author="VOYER Raphael" w:date="2021-06-16T11:15:00Z"/>
        </w:rPr>
      </w:pPr>
      <w:del w:id="4781" w:author="VOYER Raphael" w:date="2021-06-16T11:15:00Z">
        <w:r w:rsidDel="001111A8">
          <w:delText>cluster Mode</w:delText>
        </w:r>
      </w:del>
    </w:p>
    <w:p w14:paraId="508A43D0" w14:textId="77777777" w:rsidR="00C6577D" w:rsidDel="001111A8" w:rsidRDefault="00C6577D" w:rsidP="00C6577D">
      <w:pPr>
        <w:ind w:left="810"/>
        <w:rPr>
          <w:del w:id="4782" w:author="VOYER Raphael" w:date="2021-06-16T11:15:00Z"/>
        </w:rPr>
      </w:pPr>
      <w:del w:id="4783" w:author="VOYER Raphael" w:date="2021-06-16T11:15:00Z">
        <w:r w:rsidDel="001111A8">
          <w:delText>Options: Cluster Id</w:delText>
        </w:r>
      </w:del>
    </w:p>
    <w:p w14:paraId="6358616C" w14:textId="77777777" w:rsidR="00B70F8A" w:rsidDel="001111A8" w:rsidRDefault="00C6577D" w:rsidP="00381034">
      <w:pPr>
        <w:ind w:left="810"/>
        <w:rPr>
          <w:del w:id="4784" w:author="VOYER Raphael" w:date="2021-06-16T11:15:00Z"/>
        </w:rPr>
      </w:pPr>
      <w:del w:id="4785"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786" w:author="VOYER Raphael" w:date="2021-06-16T11:15:00Z"/>
        </w:rPr>
      </w:pPr>
      <w:del w:id="4787" w:author="VOYER Raphael" w:date="2021-06-16T11:15:00Z">
        <w:r w:rsidDel="001111A8">
          <w:delText>L2 cluster Options:</w:delText>
        </w:r>
      </w:del>
    </w:p>
    <w:p w14:paraId="646BA7A1" w14:textId="77777777" w:rsidR="00B70F8A" w:rsidDel="001111A8" w:rsidRDefault="00B70F8A" w:rsidP="00B70F8A">
      <w:pPr>
        <w:rPr>
          <w:del w:id="4788" w:author="VOYER Raphael" w:date="2021-06-16T11:15:00Z"/>
        </w:rPr>
      </w:pPr>
      <w:del w:id="4789"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790" w:author="VOYER Raphael" w:date="2021-06-16T11:15:00Z"/>
        </w:rPr>
      </w:pPr>
      <w:del w:id="4791" w:author="VOYER Raphael" w:date="2021-06-16T11:15:00Z">
        <w:r w:rsidDel="001111A8">
          <w:delText>L3 cluster Options:</w:delText>
        </w:r>
      </w:del>
    </w:p>
    <w:p w14:paraId="65B97C88" w14:textId="77777777" w:rsidR="00B70F8A" w:rsidDel="001111A8" w:rsidRDefault="00B70F8A" w:rsidP="00B70F8A">
      <w:pPr>
        <w:rPr>
          <w:del w:id="4792" w:author="VOYER Raphael" w:date="2021-06-16T11:15:00Z"/>
        </w:rPr>
      </w:pPr>
      <w:del w:id="4793"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794" w:author="VOYER Raphael" w:date="2021-06-16T11:15:00Z"/>
        </w:rPr>
      </w:pPr>
      <w:del w:id="4795" w:author="VOYER Raphael" w:date="2021-06-16T11:15:00Z">
        <w:r w:rsidDel="001111A8">
          <w:delText>cluster modification</w:delText>
        </w:r>
      </w:del>
    </w:p>
    <w:p w14:paraId="3B970557" w14:textId="77777777" w:rsidR="00C6577D" w:rsidDel="001111A8" w:rsidRDefault="00C6577D" w:rsidP="00C6577D">
      <w:pPr>
        <w:ind w:left="810"/>
        <w:rPr>
          <w:del w:id="4796" w:author="VOYER Raphael" w:date="2021-06-16T11:15:00Z"/>
        </w:rPr>
      </w:pPr>
      <w:del w:id="4797" w:author="VOYER Raphael" w:date="2021-06-16T11:15:00Z">
        <w:r w:rsidDel="001111A8">
          <w:delText>Options: Cluster Id</w:delText>
        </w:r>
      </w:del>
    </w:p>
    <w:p w14:paraId="2BB4A456" w14:textId="77777777" w:rsidR="00C6577D" w:rsidDel="001111A8" w:rsidRDefault="00C6577D" w:rsidP="00C6577D">
      <w:pPr>
        <w:ind w:left="810"/>
        <w:rPr>
          <w:del w:id="4798" w:author="VOYER Raphael" w:date="2021-06-16T11:15:00Z"/>
        </w:rPr>
      </w:pPr>
      <w:del w:id="4799" w:author="VOYER Raphael" w:date="2021-06-16T11:15:00Z">
        <w:r w:rsidDel="001111A8">
          <w:delText xml:space="preserve">              Delete Port</w:delText>
        </w:r>
      </w:del>
    </w:p>
    <w:p w14:paraId="4C1146E4" w14:textId="77777777" w:rsidR="00C6577D" w:rsidDel="001111A8" w:rsidRDefault="00C6577D" w:rsidP="00C6577D">
      <w:pPr>
        <w:ind w:left="810"/>
        <w:rPr>
          <w:del w:id="4800" w:author="VOYER Raphael" w:date="2021-06-16T11:15:00Z"/>
        </w:rPr>
      </w:pPr>
      <w:del w:id="4801"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802" w:author="VOYER Raphael" w:date="2021-06-16T11:15:00Z"/>
        </w:rPr>
      </w:pPr>
      <w:del w:id="4803" w:author="VOYER Raphael" w:date="2021-06-16T11:15:00Z">
        <w:r w:rsidDel="001111A8">
          <w:delText>cluster deletion</w:delText>
        </w:r>
      </w:del>
    </w:p>
    <w:p w14:paraId="2A8C763C" w14:textId="77777777" w:rsidR="00C6577D" w:rsidDel="001111A8" w:rsidRDefault="00C6577D" w:rsidP="00C6577D">
      <w:pPr>
        <w:ind w:left="810"/>
        <w:rPr>
          <w:del w:id="4804" w:author="VOYER Raphael" w:date="2021-06-16T11:15:00Z"/>
        </w:rPr>
      </w:pPr>
      <w:del w:id="4805" w:author="VOYER Raphael" w:date="2021-06-16T11:15:00Z">
        <w:r w:rsidDel="001111A8">
          <w:delText>Options: Cluster Id</w:delText>
        </w:r>
      </w:del>
    </w:p>
    <w:p w14:paraId="69A09D6F" w14:textId="77777777" w:rsidR="002B5E4E" w:rsidDel="001111A8" w:rsidRDefault="002B5E4E" w:rsidP="002B5E4E">
      <w:pPr>
        <w:numPr>
          <w:ilvl w:val="0"/>
          <w:numId w:val="27"/>
        </w:numPr>
        <w:rPr>
          <w:del w:id="4806" w:author="VOYER Raphael" w:date="2021-06-16T11:15:00Z"/>
        </w:rPr>
      </w:pPr>
      <w:del w:id="4807" w:author="VOYER Raphael" w:date="2021-06-16T11:15:00Z">
        <w:r w:rsidDel="001111A8">
          <w:delText>Display cluster(s)</w:delText>
        </w:r>
      </w:del>
    </w:p>
    <w:p w14:paraId="51C489A8" w14:textId="77777777" w:rsidR="00C6577D" w:rsidDel="001111A8" w:rsidRDefault="00C6577D" w:rsidP="00C6577D">
      <w:pPr>
        <w:ind w:left="810"/>
        <w:rPr>
          <w:del w:id="4808" w:author="VOYER Raphael" w:date="2021-06-16T11:15:00Z"/>
        </w:rPr>
      </w:pPr>
      <w:del w:id="4809"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810" w:author="VOYER Raphael" w:date="2021-06-16T11:15:00Z"/>
        </w:rPr>
      </w:pPr>
      <w:del w:id="4811" w:author="VOYER Raphael" w:date="2021-06-16T11:15:00Z">
        <w:r w:rsidDel="001111A8">
          <w:delText xml:space="preserve">            IGMP mode/IP-Multicast Address.</w:delText>
        </w:r>
      </w:del>
    </w:p>
    <w:p w14:paraId="2447EE4B" w14:textId="77777777" w:rsidR="00A72285" w:rsidDel="001111A8" w:rsidRDefault="00A72285" w:rsidP="00C426CD">
      <w:pPr>
        <w:rPr>
          <w:del w:id="4812" w:author="VOYER Raphael" w:date="2021-06-16T11:15:00Z"/>
        </w:rPr>
      </w:pPr>
    </w:p>
    <w:p w14:paraId="768D71A9" w14:textId="77777777" w:rsidR="00C6577D" w:rsidDel="001111A8" w:rsidRDefault="00C6577D" w:rsidP="00C6577D">
      <w:pPr>
        <w:ind w:left="810"/>
        <w:rPr>
          <w:del w:id="4813" w:author="VOYER Raphael" w:date="2021-06-16T11:15:00Z"/>
        </w:rPr>
      </w:pPr>
    </w:p>
    <w:p w14:paraId="2B4E4600" w14:textId="77777777" w:rsidR="00C6577D" w:rsidRPr="002B5E4E" w:rsidDel="001111A8" w:rsidRDefault="00C6577D" w:rsidP="00C6577D">
      <w:pPr>
        <w:ind w:left="810"/>
        <w:rPr>
          <w:del w:id="4814" w:author="VOYER Raphael" w:date="2021-06-16T11:15:00Z"/>
        </w:rPr>
      </w:pPr>
      <w:del w:id="4815"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4816" w:author="VOYER Raphael" w:date="2021-06-16T11:15:00Z"/>
        </w:rPr>
      </w:pPr>
      <w:bookmarkStart w:id="4817" w:name="_Use_cases/_configuration_Examples"/>
      <w:bookmarkStart w:id="4818" w:name="_Toc381025810"/>
      <w:bookmarkEnd w:id="4817"/>
      <w:del w:id="4819" w:author="VOYER Raphael" w:date="2021-06-16T11:15:00Z">
        <w:r w:rsidDel="001111A8">
          <w:delText>Use cases/ configuration Examples</w:delText>
        </w:r>
        <w:bookmarkEnd w:id="4818"/>
      </w:del>
    </w:p>
    <w:p w14:paraId="573182D1" w14:textId="77777777" w:rsidR="00FE1AA3" w:rsidDel="001111A8" w:rsidRDefault="00FE1AA3" w:rsidP="00FE1AA3">
      <w:pPr>
        <w:rPr>
          <w:del w:id="4820" w:author="VOYER Raphael" w:date="2021-06-16T11:15:00Z"/>
        </w:rPr>
      </w:pPr>
      <w:del w:id="4821"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4822" w:author="VOYER Raphael" w:date="2021-06-16T11:15:00Z"/>
        </w:rPr>
      </w:pPr>
    </w:p>
    <w:p w14:paraId="0AC9D25C" w14:textId="77777777" w:rsidR="00FE1AA3" w:rsidDel="001111A8" w:rsidRDefault="00FE1AA3" w:rsidP="00FE1AA3">
      <w:pPr>
        <w:numPr>
          <w:ilvl w:val="0"/>
          <w:numId w:val="30"/>
        </w:numPr>
        <w:rPr>
          <w:del w:id="4823" w:author="VOYER Raphael" w:date="2021-06-16T11:15:00Z"/>
        </w:rPr>
      </w:pPr>
      <w:del w:id="4824"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4825" w:author="VOYER Raphael" w:date="2021-06-16T11:15:00Z"/>
        </w:rPr>
      </w:pPr>
      <w:del w:id="4826"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4827" w:author="VOYER Raphael" w:date="2021-06-16T11:15:00Z"/>
        </w:rPr>
      </w:pPr>
      <w:del w:id="4828"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4829" w:author="VOYER Raphael" w:date="2021-06-16T11:15:00Z"/>
        </w:rPr>
      </w:pPr>
    </w:p>
    <w:p w14:paraId="3001783B" w14:textId="77777777" w:rsidR="00FE1AA3" w:rsidDel="001111A8" w:rsidRDefault="00FE1AA3" w:rsidP="00622755">
      <w:pPr>
        <w:outlineLvl w:val="0"/>
        <w:rPr>
          <w:del w:id="4830" w:author="VOYER Raphael" w:date="2021-06-16T11:15:00Z"/>
        </w:rPr>
      </w:pPr>
      <w:bookmarkStart w:id="4831" w:name="_Toc381025811"/>
      <w:bookmarkStart w:id="4832" w:name="_Toc424820401"/>
      <w:del w:id="4833" w:author="VOYER Raphael" w:date="2021-06-16T11:15:00Z">
        <w:r w:rsidDel="001111A8">
          <w:rPr>
            <w:b/>
          </w:rPr>
          <w:delText xml:space="preserve">1. </w:delText>
        </w:r>
        <w:r w:rsidRPr="00BA2108" w:rsidDel="001111A8">
          <w:rPr>
            <w:b/>
          </w:rPr>
          <w:delText>L2 cluster scenario</w:delText>
        </w:r>
        <w:r w:rsidDel="001111A8">
          <w:delText>:</w:delText>
        </w:r>
        <w:bookmarkEnd w:id="4831"/>
        <w:bookmarkEnd w:id="4832"/>
      </w:del>
    </w:p>
    <w:p w14:paraId="436E4AEC" w14:textId="77777777" w:rsidR="00FE1AA3" w:rsidDel="001111A8" w:rsidRDefault="00FE1AA3" w:rsidP="00FE1AA3">
      <w:pPr>
        <w:rPr>
          <w:del w:id="4834" w:author="VOYER Raphael" w:date="2021-06-16T11:15:00Z"/>
        </w:rPr>
      </w:pPr>
    </w:p>
    <w:p w14:paraId="793D1141" w14:textId="77777777" w:rsidR="00FE1AA3" w:rsidDel="001111A8" w:rsidRDefault="0067445D" w:rsidP="00FE1AA3">
      <w:pPr>
        <w:keepNext/>
        <w:rPr>
          <w:del w:id="4835" w:author="VOYER Raphael" w:date="2021-06-16T11:15:00Z"/>
        </w:rPr>
      </w:pPr>
      <w:del w:id="4836"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4837" w:author="VOYER Raphael" w:date="2021-06-16T11:15:00Z"/>
        </w:rPr>
      </w:pPr>
      <w:del w:id="4838" w:author="VOYER Raphael" w:date="2021-06-16T11:15:00Z">
        <w:r w:rsidDel="001111A8">
          <w:delText xml:space="preserve">             </w:delText>
        </w:r>
        <w:bookmarkStart w:id="4839" w:name="_Toc381025812"/>
        <w:bookmarkStart w:id="4840" w:name="_Toc424820402"/>
        <w:bookmarkStart w:id="4841"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4839"/>
        <w:bookmarkEnd w:id="4840"/>
        <w:bookmarkEnd w:id="4841"/>
      </w:del>
    </w:p>
    <w:p w14:paraId="45D43E81" w14:textId="77777777" w:rsidR="00FE1AA3" w:rsidDel="001111A8" w:rsidRDefault="00FE1AA3" w:rsidP="00FE1AA3">
      <w:pPr>
        <w:rPr>
          <w:del w:id="4842" w:author="VOYER Raphael" w:date="2021-06-16T11:15:00Z"/>
        </w:rPr>
      </w:pPr>
    </w:p>
    <w:p w14:paraId="7A6EACD5" w14:textId="77777777" w:rsidR="00FE1AA3" w:rsidDel="001111A8" w:rsidRDefault="00FE1AA3" w:rsidP="00FE1AA3">
      <w:pPr>
        <w:rPr>
          <w:del w:id="4843" w:author="VOYER Raphael" w:date="2021-06-16T11:15:00Z"/>
        </w:rPr>
      </w:pPr>
    </w:p>
    <w:p w14:paraId="02E95CA5" w14:textId="77777777" w:rsidR="00FE1AA3" w:rsidDel="001111A8" w:rsidRDefault="00FE1AA3" w:rsidP="00FE1AA3">
      <w:pPr>
        <w:rPr>
          <w:del w:id="4844" w:author="VOYER Raphael" w:date="2021-06-16T11:15:00Z"/>
        </w:rPr>
      </w:pPr>
      <w:del w:id="4845" w:author="VOYER Raphael" w:date="2021-06-16T11:15:00Z">
        <w:r w:rsidDel="001111A8">
          <w:delText xml:space="preserve">                       </w:delText>
        </w:r>
      </w:del>
    </w:p>
    <w:p w14:paraId="4D93E3C2" w14:textId="77777777" w:rsidR="00FE1AA3" w:rsidDel="001111A8" w:rsidRDefault="00FE1AA3" w:rsidP="00FE1AA3">
      <w:pPr>
        <w:numPr>
          <w:ilvl w:val="0"/>
          <w:numId w:val="29"/>
        </w:numPr>
        <w:rPr>
          <w:del w:id="4846" w:author="VOYER Raphael" w:date="2021-06-16T11:15:00Z"/>
        </w:rPr>
      </w:pPr>
      <w:del w:id="4847"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4848" w:author="VOYER Raphael" w:date="2021-06-16T11:15:00Z"/>
        </w:rPr>
      </w:pPr>
      <w:del w:id="4849"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4850" w:author="VOYER Raphael" w:date="2021-06-16T11:15:00Z"/>
        </w:rPr>
      </w:pPr>
      <w:del w:id="4851"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4852" w:author="VOYER Raphael" w:date="2021-06-16T11:15:00Z"/>
        </w:rPr>
      </w:pPr>
      <w:del w:id="4853"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4854" w:author="VOYER Raphael" w:date="2021-06-16T11:15:00Z"/>
        </w:rPr>
      </w:pPr>
      <w:del w:id="4855"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4856" w:author="VOYER Raphael" w:date="2021-06-16T11:15:00Z"/>
        </w:rPr>
      </w:pPr>
      <w:del w:id="4857"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4858" w:author="VOYER Raphael" w:date="2021-06-16T11:15:00Z"/>
        </w:rPr>
      </w:pPr>
      <w:del w:id="4859" w:author="VOYER Raphael" w:date="2021-06-16T11:15:00Z">
        <w:r w:rsidDel="001111A8">
          <w:delText>Egress port can be a linkagg port as well.</w:delText>
        </w:r>
      </w:del>
    </w:p>
    <w:p w14:paraId="78BE7BD8" w14:textId="77777777" w:rsidR="00FE1AA3" w:rsidDel="001111A8" w:rsidRDefault="00FE1AA3" w:rsidP="00FE1AA3">
      <w:pPr>
        <w:rPr>
          <w:del w:id="4860" w:author="VOYER Raphael" w:date="2021-06-16T11:15:00Z"/>
        </w:rPr>
      </w:pPr>
    </w:p>
    <w:p w14:paraId="3EA2183D" w14:textId="77777777" w:rsidR="00FE1AA3" w:rsidDel="001111A8" w:rsidRDefault="00FE1AA3" w:rsidP="00FE1AA3">
      <w:pPr>
        <w:rPr>
          <w:del w:id="4861" w:author="VOYER Raphael" w:date="2021-06-16T11:15:00Z"/>
        </w:rPr>
      </w:pPr>
    </w:p>
    <w:p w14:paraId="6B889EEB" w14:textId="77777777" w:rsidR="00FE1AA3" w:rsidRPr="005F7361" w:rsidDel="001111A8" w:rsidRDefault="00534A44" w:rsidP="00622755">
      <w:pPr>
        <w:outlineLvl w:val="0"/>
        <w:rPr>
          <w:del w:id="4862" w:author="VOYER Raphael" w:date="2021-06-16T11:15:00Z"/>
          <w:b/>
          <w:rPrChange w:id="4863" w:author="VOYER Raphael" w:date="2021-07-07T15:02:00Z">
            <w:rPr>
              <w:del w:id="4864" w:author="VOYER Raphael" w:date="2021-06-16T11:15:00Z"/>
              <w:b/>
              <w:lang w:val="fr-FR"/>
            </w:rPr>
          </w:rPrChange>
        </w:rPr>
      </w:pPr>
      <w:bookmarkStart w:id="4865" w:name="_Toc381025813"/>
      <w:bookmarkStart w:id="4866" w:name="_Toc424820403"/>
      <w:del w:id="4867" w:author="VOYER Raphael" w:date="2021-06-16T11:15:00Z">
        <w:r w:rsidRPr="005F7361" w:rsidDel="001111A8">
          <w:rPr>
            <w:b/>
            <w:rPrChange w:id="4868" w:author="VOYER Raphael" w:date="2021-07-07T15:02:00Z">
              <w:rPr>
                <w:b/>
                <w:lang w:val="fr-FR"/>
              </w:rPr>
            </w:rPrChange>
          </w:rPr>
          <w:delText>Configuration Example:</w:delText>
        </w:r>
        <w:bookmarkEnd w:id="4865"/>
        <w:bookmarkEnd w:id="4866"/>
      </w:del>
    </w:p>
    <w:p w14:paraId="73459780" w14:textId="77777777" w:rsidR="00FE1AA3" w:rsidRPr="005F7361" w:rsidDel="001111A8" w:rsidRDefault="00FE1AA3" w:rsidP="00FE1AA3">
      <w:pPr>
        <w:rPr>
          <w:del w:id="4869" w:author="VOYER Raphael" w:date="2021-06-16T11:15:00Z"/>
          <w:rPrChange w:id="4870" w:author="VOYER Raphael" w:date="2021-07-07T15:02:00Z">
            <w:rPr>
              <w:del w:id="4871" w:author="VOYER Raphael" w:date="2021-06-16T11:15:00Z"/>
              <w:lang w:val="fr-FR"/>
            </w:rPr>
          </w:rPrChange>
        </w:rPr>
      </w:pPr>
    </w:p>
    <w:p w14:paraId="4FD20CB3" w14:textId="77777777" w:rsidR="00A40A8C" w:rsidRPr="005F7361" w:rsidDel="001111A8" w:rsidRDefault="00534A44" w:rsidP="00FE1AA3">
      <w:pPr>
        <w:rPr>
          <w:del w:id="4872" w:author="VOYER Raphael" w:date="2021-06-16T11:15:00Z"/>
          <w:rPrChange w:id="4873" w:author="VOYER Raphael" w:date="2021-07-07T15:02:00Z">
            <w:rPr>
              <w:del w:id="4874" w:author="VOYER Raphael" w:date="2021-06-16T11:15:00Z"/>
              <w:lang w:val="fr-FR"/>
            </w:rPr>
          </w:rPrChange>
        </w:rPr>
      </w:pPr>
      <w:del w:id="4875" w:author="VOYER Raphael" w:date="2021-06-16T11:15:00Z">
        <w:r w:rsidRPr="005F7361" w:rsidDel="001111A8">
          <w:rPr>
            <w:rPrChange w:id="4876"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4877" w:author="VOYER Raphael" w:date="2021-06-16T11:15:00Z"/>
        </w:rPr>
      </w:pPr>
      <w:del w:id="4878" w:author="VOYER Raphael" w:date="2021-06-16T11:15:00Z">
        <w:r w:rsidDel="001111A8">
          <w:delText>-&gt; vlan 10</w:delText>
        </w:r>
      </w:del>
    </w:p>
    <w:p w14:paraId="0F377AB4" w14:textId="77777777" w:rsidR="00210121" w:rsidDel="001111A8" w:rsidRDefault="00210121" w:rsidP="00210121">
      <w:pPr>
        <w:rPr>
          <w:del w:id="4879" w:author="VOYER Raphael" w:date="2021-06-16T11:15:00Z"/>
        </w:rPr>
      </w:pPr>
      <w:del w:id="4880"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4881" w:author="VOYER Raphael" w:date="2021-06-16T11:15:00Z"/>
        </w:rPr>
      </w:pPr>
      <w:del w:id="4882"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4883" w:author="VOYER Raphael" w:date="2021-06-16T11:15:00Z"/>
        </w:rPr>
      </w:pPr>
      <w:del w:id="4884"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4885" w:author="VOYER Raphael" w:date="2021-06-16T11:15:00Z"/>
        </w:rPr>
      </w:pPr>
      <w:del w:id="4886"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4887" w:author="VOYER Raphael" w:date="2021-06-16T11:15:00Z"/>
        </w:rPr>
      </w:pPr>
      <w:del w:id="4888" w:author="VOYER Raphael" w:date="2021-06-16T11:15:00Z">
        <w:r w:rsidDel="001111A8">
          <w:delText>-&gt; server-cluster 1 port 1/3-5</w:delText>
        </w:r>
      </w:del>
    </w:p>
    <w:p w14:paraId="1AB14A41" w14:textId="77777777" w:rsidR="00FE1AA3" w:rsidDel="001111A8" w:rsidRDefault="00FE1AA3" w:rsidP="00FE1AA3">
      <w:pPr>
        <w:rPr>
          <w:del w:id="4889" w:author="VOYER Raphael" w:date="2021-06-16T11:15:00Z"/>
        </w:rPr>
      </w:pPr>
      <w:del w:id="4890"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4891" w:author="VOYER Raphael" w:date="2021-06-16T11:15:00Z"/>
        </w:rPr>
      </w:pPr>
      <w:del w:id="4892" w:author="VOYER Raphael" w:date="2021-06-16T11:15:00Z">
        <w:r w:rsidDel="001111A8">
          <w:delText>-&gt; server-cluster 1 port 1/3-5</w:delText>
        </w:r>
      </w:del>
    </w:p>
    <w:p w14:paraId="55E0CA61" w14:textId="77777777" w:rsidR="00FE1AA3" w:rsidDel="001111A8" w:rsidRDefault="00FE1AA3" w:rsidP="00FE1AA3">
      <w:pPr>
        <w:rPr>
          <w:del w:id="4893" w:author="VOYER Raphael" w:date="2021-06-16T11:15:00Z"/>
        </w:rPr>
      </w:pPr>
      <w:del w:id="4894"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4895" w:author="VOYER Raphael" w:date="2021-06-16T11:15:00Z"/>
        </w:rPr>
      </w:pPr>
      <w:del w:id="4896" w:author="VOYER Raphael" w:date="2021-06-16T11:15:00Z">
        <w:r w:rsidDel="001111A8">
          <w:delText>-&gt; server-cluster 1 port 1/3-5</w:delText>
        </w:r>
      </w:del>
    </w:p>
    <w:p w14:paraId="1FED6411" w14:textId="77777777" w:rsidR="000F0811" w:rsidDel="001111A8" w:rsidRDefault="000F0811" w:rsidP="00FE1AA3">
      <w:pPr>
        <w:rPr>
          <w:del w:id="4897" w:author="VOYER Raphael" w:date="2021-06-16T11:15:00Z"/>
          <w:b/>
        </w:rPr>
      </w:pPr>
    </w:p>
    <w:p w14:paraId="71249A51" w14:textId="77777777" w:rsidR="00324663" w:rsidDel="001111A8" w:rsidRDefault="00324663" w:rsidP="00FE1AA3">
      <w:pPr>
        <w:rPr>
          <w:del w:id="4898" w:author="VOYER Raphael" w:date="2021-06-16T11:15:00Z"/>
        </w:rPr>
      </w:pPr>
    </w:p>
    <w:p w14:paraId="244113D5" w14:textId="77777777" w:rsidR="00324663" w:rsidDel="001111A8" w:rsidRDefault="00324663" w:rsidP="00FE1AA3">
      <w:pPr>
        <w:rPr>
          <w:del w:id="4899" w:author="VOYER Raphael" w:date="2021-06-16T11:15:00Z"/>
        </w:rPr>
      </w:pPr>
    </w:p>
    <w:p w14:paraId="6FA29656" w14:textId="77777777" w:rsidR="00324663" w:rsidDel="001111A8" w:rsidRDefault="00324663" w:rsidP="00FE1AA3">
      <w:pPr>
        <w:rPr>
          <w:del w:id="4900" w:author="VOYER Raphael" w:date="2021-06-16T11:15:00Z"/>
        </w:rPr>
      </w:pPr>
    </w:p>
    <w:p w14:paraId="4B6E57C7" w14:textId="77777777" w:rsidR="00324663" w:rsidDel="001111A8" w:rsidRDefault="00324663" w:rsidP="00FE1AA3">
      <w:pPr>
        <w:rPr>
          <w:del w:id="4901" w:author="VOYER Raphael" w:date="2021-06-16T11:15:00Z"/>
        </w:rPr>
      </w:pPr>
    </w:p>
    <w:p w14:paraId="632A54EB" w14:textId="77777777" w:rsidR="00324663" w:rsidDel="001111A8" w:rsidRDefault="00324663" w:rsidP="00FE1AA3">
      <w:pPr>
        <w:rPr>
          <w:del w:id="4902" w:author="VOYER Raphael" w:date="2021-06-16T11:15:00Z"/>
        </w:rPr>
      </w:pPr>
    </w:p>
    <w:p w14:paraId="6A089D3A" w14:textId="77777777" w:rsidR="00324663" w:rsidDel="001111A8" w:rsidRDefault="00324663" w:rsidP="00FE1AA3">
      <w:pPr>
        <w:rPr>
          <w:del w:id="4903" w:author="VOYER Raphael" w:date="2021-06-16T11:15:00Z"/>
        </w:rPr>
      </w:pPr>
    </w:p>
    <w:p w14:paraId="67849C73" w14:textId="77777777" w:rsidR="00324663" w:rsidDel="001111A8" w:rsidRDefault="00324663" w:rsidP="00FE1AA3">
      <w:pPr>
        <w:rPr>
          <w:del w:id="4904" w:author="VOYER Raphael" w:date="2021-06-16T11:15:00Z"/>
        </w:rPr>
      </w:pPr>
    </w:p>
    <w:p w14:paraId="6572D492" w14:textId="77777777" w:rsidR="00324663" w:rsidDel="001111A8" w:rsidRDefault="00324663" w:rsidP="00FE1AA3">
      <w:pPr>
        <w:rPr>
          <w:del w:id="4905" w:author="VOYER Raphael" w:date="2021-06-16T11:15:00Z"/>
        </w:rPr>
      </w:pPr>
    </w:p>
    <w:p w14:paraId="0151DB5B" w14:textId="77777777" w:rsidR="00324663" w:rsidDel="001111A8" w:rsidRDefault="00324663" w:rsidP="00FE1AA3">
      <w:pPr>
        <w:rPr>
          <w:del w:id="4906" w:author="VOYER Raphael" w:date="2021-06-16T11:15:00Z"/>
        </w:rPr>
      </w:pPr>
    </w:p>
    <w:p w14:paraId="3C58DE44" w14:textId="77777777" w:rsidR="004300F7" w:rsidDel="001111A8" w:rsidRDefault="004300F7" w:rsidP="00FE1AA3">
      <w:pPr>
        <w:rPr>
          <w:del w:id="4907" w:author="VOYER Raphael" w:date="2021-06-16T11:15:00Z"/>
        </w:rPr>
      </w:pPr>
    </w:p>
    <w:p w14:paraId="3853B6FD" w14:textId="77777777" w:rsidR="004300F7" w:rsidDel="001111A8" w:rsidRDefault="004300F7" w:rsidP="00FE1AA3">
      <w:pPr>
        <w:rPr>
          <w:del w:id="4908" w:author="VOYER Raphael" w:date="2021-06-16T11:15:00Z"/>
        </w:rPr>
      </w:pPr>
    </w:p>
    <w:p w14:paraId="7E9FD682" w14:textId="77777777" w:rsidR="00324663" w:rsidRPr="00A60810" w:rsidDel="001111A8" w:rsidRDefault="00324663" w:rsidP="00FE1AA3">
      <w:pPr>
        <w:rPr>
          <w:del w:id="4909" w:author="VOYER Raphael" w:date="2021-06-16T11:15:00Z"/>
        </w:rPr>
      </w:pPr>
    </w:p>
    <w:p w14:paraId="54F527D2" w14:textId="77777777" w:rsidR="00FE1AA3" w:rsidDel="001111A8" w:rsidRDefault="00FE1AA3" w:rsidP="00FE1AA3">
      <w:pPr>
        <w:rPr>
          <w:del w:id="4910" w:author="VOYER Raphael" w:date="2021-06-16T11:15:00Z"/>
        </w:rPr>
      </w:pPr>
    </w:p>
    <w:p w14:paraId="5C058106" w14:textId="77777777" w:rsidR="00FE1AA3" w:rsidRPr="001C7D2D" w:rsidDel="001111A8" w:rsidRDefault="00FE1AA3" w:rsidP="00622755">
      <w:pPr>
        <w:outlineLvl w:val="0"/>
        <w:rPr>
          <w:del w:id="4911" w:author="VOYER Raphael" w:date="2021-06-16T11:15:00Z"/>
        </w:rPr>
      </w:pPr>
      <w:bookmarkStart w:id="4912" w:name="_Toc381025814"/>
      <w:bookmarkStart w:id="4913" w:name="_Toc424820404"/>
      <w:del w:id="4914"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4912"/>
        <w:bookmarkEnd w:id="4913"/>
      </w:del>
    </w:p>
    <w:p w14:paraId="5A33A5EF" w14:textId="77777777" w:rsidR="00FE1AA3" w:rsidDel="001111A8" w:rsidRDefault="00FE1AA3" w:rsidP="00FE1AA3">
      <w:pPr>
        <w:rPr>
          <w:del w:id="4915" w:author="VOYER Raphael" w:date="2021-06-16T11:15:00Z"/>
        </w:rPr>
      </w:pPr>
    </w:p>
    <w:p w14:paraId="0A71AB1A" w14:textId="77777777" w:rsidR="00FE1AA3" w:rsidDel="001111A8" w:rsidRDefault="0067445D" w:rsidP="00FE1AA3">
      <w:pPr>
        <w:keepNext/>
        <w:rPr>
          <w:del w:id="4916" w:author="VOYER Raphael" w:date="2021-06-16T11:15:00Z"/>
        </w:rPr>
      </w:pPr>
      <w:del w:id="4917"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4918" w:author="VOYER Raphael" w:date="2021-06-16T11:15:00Z"/>
        </w:rPr>
      </w:pPr>
      <w:del w:id="4919" w:author="VOYER Raphael" w:date="2021-06-16T11:15:00Z">
        <w:r w:rsidDel="001111A8">
          <w:delText xml:space="preserve">             </w:delText>
        </w:r>
        <w:bookmarkStart w:id="4920" w:name="_Toc381025815"/>
        <w:bookmarkStart w:id="4921" w:name="_Toc424820405"/>
        <w:bookmarkStart w:id="4922"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4920"/>
        <w:bookmarkEnd w:id="4921"/>
        <w:bookmarkEnd w:id="4922"/>
      </w:del>
    </w:p>
    <w:p w14:paraId="1B737CD4" w14:textId="77777777" w:rsidR="00FE1AA3" w:rsidDel="001111A8" w:rsidRDefault="00FE1AA3" w:rsidP="00FE1AA3">
      <w:pPr>
        <w:rPr>
          <w:del w:id="4923" w:author="VOYER Raphael" w:date="2021-06-16T11:15:00Z"/>
        </w:rPr>
      </w:pPr>
    </w:p>
    <w:p w14:paraId="38889FB1" w14:textId="77777777" w:rsidR="00FE1AA3" w:rsidDel="001111A8" w:rsidRDefault="00FE1AA3" w:rsidP="00FE1AA3">
      <w:pPr>
        <w:rPr>
          <w:del w:id="4924" w:author="VOYER Raphael" w:date="2021-06-16T11:15:00Z"/>
        </w:rPr>
      </w:pPr>
    </w:p>
    <w:p w14:paraId="6C63187F" w14:textId="77777777" w:rsidR="00FE1AA3" w:rsidDel="001111A8" w:rsidRDefault="00FE1AA3" w:rsidP="00FE1AA3">
      <w:pPr>
        <w:rPr>
          <w:del w:id="4925" w:author="VOYER Raphael" w:date="2021-06-16T11:15:00Z"/>
        </w:rPr>
      </w:pPr>
      <w:del w:id="4926" w:author="VOYER Raphael" w:date="2021-06-16T11:15:00Z">
        <w:r w:rsidDel="001111A8">
          <w:delText xml:space="preserve">                                  </w:delText>
        </w:r>
      </w:del>
    </w:p>
    <w:p w14:paraId="30AFC01E" w14:textId="77777777" w:rsidR="00FE1AA3" w:rsidDel="001111A8" w:rsidRDefault="00FE1AA3" w:rsidP="00FE1AA3">
      <w:pPr>
        <w:numPr>
          <w:ilvl w:val="0"/>
          <w:numId w:val="28"/>
        </w:numPr>
        <w:rPr>
          <w:del w:id="4927" w:author="VOYER Raphael" w:date="2021-06-16T11:15:00Z"/>
        </w:rPr>
      </w:pPr>
      <w:del w:id="4928"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4929" w:author="VOYER Raphael" w:date="2021-06-16T11:15:00Z"/>
        </w:rPr>
      </w:pPr>
      <w:del w:id="4930"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4931" w:author="VOYER Raphael" w:date="2021-06-16T11:15:00Z"/>
        </w:rPr>
      </w:pPr>
      <w:del w:id="4932"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4933" w:author="VOYER Raphael" w:date="2021-06-16T11:15:00Z"/>
        </w:rPr>
      </w:pPr>
      <w:del w:id="4934"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4935" w:author="VOYER Raphael" w:date="2021-06-16T11:15:00Z"/>
        </w:rPr>
      </w:pPr>
      <w:del w:id="4936"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4937" w:author="VOYER Raphael" w:date="2021-06-16T11:15:00Z"/>
        </w:rPr>
      </w:pPr>
      <w:del w:id="4938"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4939" w:author="VOYER Raphael" w:date="2021-06-16T11:15:00Z"/>
        </w:rPr>
      </w:pPr>
      <w:del w:id="4940"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4941" w:author="VOYER Raphael" w:date="2021-06-16T11:15:00Z"/>
        </w:rPr>
      </w:pPr>
      <w:del w:id="4942"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4943" w:author="VOYER Raphael" w:date="2021-06-16T11:15:00Z"/>
        </w:rPr>
      </w:pPr>
      <w:del w:id="4944"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4945" w:author="VOYER Raphael" w:date="2021-06-16T11:15:00Z"/>
        </w:rPr>
      </w:pPr>
      <w:del w:id="4946"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4947" w:author="VOYER Raphael" w:date="2021-06-16T11:15:00Z"/>
        </w:rPr>
      </w:pPr>
      <w:del w:id="4948" w:author="VOYER Raphael" w:date="2021-06-16T11:15:00Z">
        <w:r w:rsidDel="001111A8">
          <w:delText>Egress port can be a linkagg port as well.</w:delText>
        </w:r>
      </w:del>
    </w:p>
    <w:p w14:paraId="754C7F94" w14:textId="77777777" w:rsidR="00FE1AA3" w:rsidDel="001111A8" w:rsidRDefault="00FE1AA3" w:rsidP="00FE1AA3">
      <w:pPr>
        <w:rPr>
          <w:del w:id="4949" w:author="VOYER Raphael" w:date="2021-06-16T11:15:00Z"/>
        </w:rPr>
      </w:pPr>
    </w:p>
    <w:p w14:paraId="12C74E46" w14:textId="77777777" w:rsidR="00FE1AA3" w:rsidRPr="005F7361" w:rsidDel="001111A8" w:rsidRDefault="00FE1AA3" w:rsidP="00622755">
      <w:pPr>
        <w:outlineLvl w:val="0"/>
        <w:rPr>
          <w:del w:id="4950" w:author="VOYER Raphael" w:date="2021-06-16T11:15:00Z"/>
          <w:b/>
          <w:rPrChange w:id="4951" w:author="VOYER Raphael" w:date="2021-07-07T15:02:00Z">
            <w:rPr>
              <w:del w:id="4952" w:author="VOYER Raphael" w:date="2021-06-16T11:15:00Z"/>
              <w:b/>
              <w:lang w:val="fr-FR"/>
            </w:rPr>
          </w:rPrChange>
        </w:rPr>
      </w:pPr>
      <w:bookmarkStart w:id="4953" w:name="_Toc381025816"/>
      <w:bookmarkStart w:id="4954" w:name="_Toc424820406"/>
      <w:del w:id="4955" w:author="VOYER Raphael" w:date="2021-06-16T11:15:00Z">
        <w:r w:rsidRPr="005F7361" w:rsidDel="001111A8">
          <w:rPr>
            <w:b/>
            <w:rPrChange w:id="4956" w:author="VOYER Raphael" w:date="2021-07-07T15:02:00Z">
              <w:rPr>
                <w:b/>
                <w:lang w:val="fr-FR"/>
              </w:rPr>
            </w:rPrChange>
          </w:rPr>
          <w:delText>Configuration Example:</w:delText>
        </w:r>
        <w:bookmarkEnd w:id="4953"/>
        <w:bookmarkEnd w:id="4954"/>
      </w:del>
    </w:p>
    <w:p w14:paraId="03129080" w14:textId="77777777" w:rsidR="00FE1AA3" w:rsidRPr="005F7361" w:rsidDel="001111A8" w:rsidRDefault="00FE1AA3" w:rsidP="00FE1AA3">
      <w:pPr>
        <w:rPr>
          <w:del w:id="4957" w:author="VOYER Raphael" w:date="2021-06-16T11:15:00Z"/>
          <w:rPrChange w:id="4958" w:author="VOYER Raphael" w:date="2021-07-07T15:02:00Z">
            <w:rPr>
              <w:del w:id="4959" w:author="VOYER Raphael" w:date="2021-06-16T11:15:00Z"/>
              <w:lang w:val="fr-FR"/>
            </w:rPr>
          </w:rPrChange>
        </w:rPr>
      </w:pPr>
    </w:p>
    <w:p w14:paraId="7A3E3365" w14:textId="77777777" w:rsidR="00DF795C" w:rsidRPr="005F7361" w:rsidDel="001111A8" w:rsidRDefault="00DF795C" w:rsidP="00DF795C">
      <w:pPr>
        <w:rPr>
          <w:del w:id="4960" w:author="VOYER Raphael" w:date="2021-06-16T11:15:00Z"/>
          <w:rPrChange w:id="4961" w:author="VOYER Raphael" w:date="2021-07-07T15:02:00Z">
            <w:rPr>
              <w:del w:id="4962" w:author="VOYER Raphael" w:date="2021-06-16T11:15:00Z"/>
              <w:lang w:val="fr-FR"/>
            </w:rPr>
          </w:rPrChange>
        </w:rPr>
      </w:pPr>
      <w:del w:id="4963" w:author="VOYER Raphael" w:date="2021-06-16T11:15:00Z">
        <w:r w:rsidRPr="005F7361" w:rsidDel="001111A8">
          <w:rPr>
            <w:rPrChange w:id="4964" w:author="VOYER Raphael" w:date="2021-07-07T15:02:00Z">
              <w:rPr>
                <w:lang w:val="fr-FR"/>
              </w:rPr>
            </w:rPrChange>
          </w:rPr>
          <w:delText xml:space="preserve">-&gt; </w:delText>
        </w:r>
        <w:r w:rsidR="009E053F" w:rsidRPr="005F7361" w:rsidDel="001111A8">
          <w:rPr>
            <w:rPrChange w:id="4965" w:author="VOYER Raphael" w:date="2021-07-07T15:02:00Z">
              <w:rPr>
                <w:lang w:val="fr-FR"/>
              </w:rPr>
            </w:rPrChange>
          </w:rPr>
          <w:delText>server-cluster</w:delText>
        </w:r>
        <w:r w:rsidRPr="005F7361" w:rsidDel="001111A8">
          <w:rPr>
            <w:rPrChange w:id="4966"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4967" w:author="VOYER Raphael" w:date="2021-06-16T11:15:00Z"/>
          <w:rPrChange w:id="4968" w:author="VOYER Raphael" w:date="2021-07-07T15:02:00Z">
            <w:rPr>
              <w:del w:id="4969" w:author="VOYER Raphael" w:date="2021-06-16T11:15:00Z"/>
              <w:lang w:val="fr-FR"/>
            </w:rPr>
          </w:rPrChange>
        </w:rPr>
      </w:pPr>
      <w:del w:id="4970" w:author="VOYER Raphael" w:date="2021-06-16T11:15:00Z">
        <w:r w:rsidRPr="005F7361" w:rsidDel="001111A8">
          <w:rPr>
            <w:rPrChange w:id="4971" w:author="VOYER Raphael" w:date="2021-07-07T15:02:00Z">
              <w:rPr>
                <w:lang w:val="fr-FR"/>
              </w:rPr>
            </w:rPrChange>
          </w:rPr>
          <w:delText xml:space="preserve">-&gt; </w:delText>
        </w:r>
        <w:r w:rsidR="009E053F" w:rsidRPr="005F7361" w:rsidDel="001111A8">
          <w:rPr>
            <w:rPrChange w:id="4972" w:author="VOYER Raphael" w:date="2021-07-07T15:02:00Z">
              <w:rPr>
                <w:lang w:val="fr-FR"/>
              </w:rPr>
            </w:rPrChange>
          </w:rPr>
          <w:delText>server-cluster</w:delText>
        </w:r>
        <w:r w:rsidRPr="005F7361" w:rsidDel="001111A8">
          <w:rPr>
            <w:rPrChange w:id="4973"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4974" w:author="VOYER Raphael" w:date="2021-06-16T11:15:00Z"/>
          <w:rPrChange w:id="4975" w:author="VOYER Raphael" w:date="2021-07-07T15:02:00Z">
            <w:rPr>
              <w:del w:id="4976" w:author="VOYER Raphael" w:date="2021-06-16T11:15:00Z"/>
              <w:lang w:val="fr-FR"/>
            </w:rPr>
          </w:rPrChange>
        </w:rPr>
      </w:pPr>
      <w:del w:id="4977" w:author="VOYER Raphael" w:date="2021-06-16T11:15:00Z">
        <w:r w:rsidRPr="005F7361" w:rsidDel="001111A8">
          <w:rPr>
            <w:rPrChange w:id="4978" w:author="VOYER Raphael" w:date="2021-07-07T15:02:00Z">
              <w:rPr>
                <w:lang w:val="fr-FR"/>
              </w:rPr>
            </w:rPrChange>
          </w:rPr>
          <w:delText>-&gt; vlan 10</w:delText>
        </w:r>
      </w:del>
    </w:p>
    <w:p w14:paraId="7B99F1A1" w14:textId="77777777" w:rsidR="00DF795C" w:rsidDel="001111A8" w:rsidRDefault="00DF795C" w:rsidP="00DF795C">
      <w:pPr>
        <w:rPr>
          <w:del w:id="4979" w:author="VOYER Raphael" w:date="2021-06-16T11:15:00Z"/>
        </w:rPr>
      </w:pPr>
      <w:del w:id="4980" w:author="VOYER Raphael" w:date="2021-06-16T11:15:00Z">
        <w:r w:rsidDel="001111A8">
          <w:delText>-&gt; vlan 10 members port 1/1 untagged</w:delText>
        </w:r>
      </w:del>
    </w:p>
    <w:p w14:paraId="5BD7AA3E" w14:textId="77777777" w:rsidR="00DF795C" w:rsidDel="001111A8" w:rsidRDefault="00DF795C" w:rsidP="00DF795C">
      <w:pPr>
        <w:rPr>
          <w:del w:id="4981" w:author="VOYER Raphael" w:date="2021-06-16T11:15:00Z"/>
        </w:rPr>
      </w:pPr>
      <w:del w:id="4982" w:author="VOYER Raphael" w:date="2021-06-16T11:15:00Z">
        <w:r w:rsidDel="001111A8">
          <w:delText>-&gt; vlan 12</w:delText>
        </w:r>
      </w:del>
    </w:p>
    <w:p w14:paraId="7BAAF6FE" w14:textId="77777777" w:rsidR="00DF795C" w:rsidDel="001111A8" w:rsidRDefault="00DF795C" w:rsidP="00DF795C">
      <w:pPr>
        <w:rPr>
          <w:del w:id="4983" w:author="VOYER Raphael" w:date="2021-06-16T11:15:00Z"/>
        </w:rPr>
      </w:pPr>
      <w:del w:id="4984" w:author="VOYER Raphael" w:date="2021-06-16T11:15:00Z">
        <w:r w:rsidDel="001111A8">
          <w:delText>-&gt; vlan 12 members port 1/3 untagged</w:delText>
        </w:r>
      </w:del>
    </w:p>
    <w:p w14:paraId="68D272BF" w14:textId="77777777" w:rsidR="00DF795C" w:rsidDel="001111A8" w:rsidRDefault="00DF795C" w:rsidP="00DF795C">
      <w:pPr>
        <w:rPr>
          <w:del w:id="4985" w:author="VOYER Raphael" w:date="2021-06-16T11:15:00Z"/>
        </w:rPr>
      </w:pPr>
      <w:del w:id="4986" w:author="VOYER Raphael" w:date="2021-06-16T11:15:00Z">
        <w:r w:rsidDel="001111A8">
          <w:delText>-&gt; vlan 12 members port 1/4 untagged</w:delText>
        </w:r>
      </w:del>
    </w:p>
    <w:p w14:paraId="6C88E89E" w14:textId="77777777" w:rsidR="00DF795C" w:rsidDel="001111A8" w:rsidRDefault="00DF795C" w:rsidP="00FE1AA3">
      <w:pPr>
        <w:rPr>
          <w:del w:id="4987" w:author="VOYER Raphael" w:date="2021-06-16T11:15:00Z"/>
        </w:rPr>
      </w:pPr>
      <w:del w:id="4988" w:author="VOYER Raphael" w:date="2021-06-16T11:15:00Z">
        <w:r w:rsidDel="001111A8">
          <w:delText>-&gt; vlan 12 members port 1/5 untagged</w:delText>
        </w:r>
      </w:del>
    </w:p>
    <w:p w14:paraId="5B50F06E" w14:textId="77777777" w:rsidR="00DF795C" w:rsidDel="001111A8" w:rsidRDefault="00DF795C" w:rsidP="00FE1AA3">
      <w:pPr>
        <w:rPr>
          <w:del w:id="4989" w:author="VOYER Raphael" w:date="2021-06-16T11:15:00Z"/>
        </w:rPr>
      </w:pPr>
      <w:del w:id="4990" w:author="VOYER Raphael" w:date="2021-06-16T11:15:00Z">
        <w:r w:rsidDel="001111A8">
          <w:delText>-&gt; ip interface “vlan10” address 11.135.33.13/24 vlan 10</w:delText>
        </w:r>
      </w:del>
    </w:p>
    <w:p w14:paraId="4B248FB1" w14:textId="77777777" w:rsidR="00DF795C" w:rsidDel="001111A8" w:rsidRDefault="00DF795C" w:rsidP="00FE1AA3">
      <w:pPr>
        <w:rPr>
          <w:del w:id="4991" w:author="VOYER Raphael" w:date="2021-06-16T11:15:00Z"/>
        </w:rPr>
      </w:pPr>
      <w:del w:id="4992" w:author="VOYER Raphael" w:date="2021-06-16T11:15:00Z">
        <w:r w:rsidDel="001111A8">
          <w:delText>-&gt; ip interface "vlan12” address 10.135.33.13/24 vlan 12</w:delText>
        </w:r>
      </w:del>
    </w:p>
    <w:p w14:paraId="54A94A13" w14:textId="77777777" w:rsidR="00FE1AA3" w:rsidDel="001111A8" w:rsidRDefault="00FE1AA3" w:rsidP="00FE1AA3">
      <w:pPr>
        <w:rPr>
          <w:del w:id="4993" w:author="VOYER Raphael" w:date="2021-06-16T11:15:00Z"/>
        </w:rPr>
      </w:pPr>
      <w:del w:id="4994"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4995" w:author="VOYER Raphael" w:date="2021-06-16T11:15:00Z"/>
        </w:rPr>
      </w:pPr>
      <w:del w:id="4996" w:author="VOYER Raphael" w:date="2021-06-16T11:15:00Z">
        <w:r w:rsidDel="001111A8">
          <w:delText>-&gt; server-cluster 1 port 1/3-5 (OR)</w:delText>
        </w:r>
      </w:del>
    </w:p>
    <w:p w14:paraId="6DBC5B5E" w14:textId="77777777" w:rsidR="00FE1AA3" w:rsidDel="001111A8" w:rsidRDefault="00FE1AA3" w:rsidP="00FE1AA3">
      <w:pPr>
        <w:rPr>
          <w:del w:id="4997" w:author="VOYER Raphael" w:date="2021-06-16T11:15:00Z"/>
        </w:rPr>
      </w:pPr>
      <w:del w:id="4998"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4999" w:author="VOYER Raphael" w:date="2021-06-16T11:15:00Z"/>
        </w:rPr>
      </w:pPr>
      <w:del w:id="5000" w:author="VOYER Raphael" w:date="2021-06-16T11:15:00Z">
        <w:r w:rsidDel="001111A8">
          <w:delText>-&gt; server-cluster 1 port 1/3-5 (OR)</w:delText>
        </w:r>
      </w:del>
    </w:p>
    <w:p w14:paraId="137EDF85" w14:textId="77777777" w:rsidR="00FE1AA3" w:rsidDel="001111A8" w:rsidRDefault="00FE1AA3" w:rsidP="00FE1AA3">
      <w:pPr>
        <w:rPr>
          <w:del w:id="5001" w:author="VOYER Raphael" w:date="2021-06-16T11:15:00Z"/>
        </w:rPr>
      </w:pPr>
      <w:del w:id="5002"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003" w:author="VOYER Raphael" w:date="2021-06-16T11:15:00Z"/>
        </w:rPr>
      </w:pPr>
      <w:del w:id="5004" w:author="VOYER Raphael" w:date="2021-06-16T11:15:00Z">
        <w:r w:rsidDel="001111A8">
          <w:delText>-&gt; server-cluster 1 port 1/3-5 (OR)</w:delText>
        </w:r>
      </w:del>
    </w:p>
    <w:p w14:paraId="2717DDD6" w14:textId="77777777" w:rsidR="00FE1AA3" w:rsidDel="001111A8" w:rsidRDefault="00FE1AA3" w:rsidP="00FE1AA3">
      <w:pPr>
        <w:rPr>
          <w:del w:id="5005" w:author="VOYER Raphael" w:date="2021-06-16T11:15:00Z"/>
        </w:rPr>
      </w:pPr>
      <w:del w:id="5006"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007" w:author="VOYER Raphael" w:date="2021-06-16T11:15:00Z"/>
        </w:rPr>
      </w:pPr>
      <w:del w:id="5008" w:author="VOYER Raphael" w:date="2021-06-16T11:15:00Z">
        <w:r w:rsidDel="001111A8">
          <w:delText>-&gt; server-cluster 1 port 1/3-5 (OR)</w:delText>
        </w:r>
      </w:del>
    </w:p>
    <w:p w14:paraId="5436F819" w14:textId="77777777" w:rsidR="00423C38" w:rsidDel="001111A8" w:rsidRDefault="00FE1AA3" w:rsidP="00FE1AA3">
      <w:pPr>
        <w:rPr>
          <w:del w:id="5009" w:author="VOYER Raphael" w:date="2021-06-16T11:15:00Z"/>
        </w:rPr>
      </w:pPr>
      <w:del w:id="5010"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011" w:author="VOYER Raphael" w:date="2021-06-16T11:15:00Z"/>
        </w:rPr>
      </w:pPr>
      <w:del w:id="5012"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013" w:author="VOYER Raphael" w:date="2021-06-16T11:15:00Z"/>
        </w:rPr>
      </w:pPr>
    </w:p>
    <w:p w14:paraId="4060013E" w14:textId="77777777" w:rsidR="00FE1AA3" w:rsidDel="001111A8" w:rsidRDefault="00FE1AA3" w:rsidP="00FE1AA3">
      <w:pPr>
        <w:rPr>
          <w:del w:id="5014" w:author="VOYER Raphael" w:date="2021-06-16T11:15:00Z"/>
        </w:rPr>
      </w:pPr>
    </w:p>
    <w:p w14:paraId="3E1C7E71" w14:textId="77777777" w:rsidR="00FE1AA3" w:rsidDel="001111A8" w:rsidRDefault="00FE1AA3" w:rsidP="00FE1AA3">
      <w:pPr>
        <w:rPr>
          <w:del w:id="5015" w:author="VOYER Raphael" w:date="2021-06-16T11:15:00Z"/>
        </w:rPr>
      </w:pPr>
    </w:p>
    <w:p w14:paraId="662B8380" w14:textId="77777777" w:rsidR="00FE1AA3" w:rsidDel="001111A8" w:rsidRDefault="00FE1AA3" w:rsidP="00FE1AA3">
      <w:pPr>
        <w:rPr>
          <w:del w:id="5016" w:author="VOYER Raphael" w:date="2021-06-16T11:15:00Z"/>
        </w:rPr>
      </w:pPr>
    </w:p>
    <w:p w14:paraId="2E60A629" w14:textId="77777777" w:rsidR="00FE1AA3" w:rsidDel="001111A8" w:rsidRDefault="00FE1AA3" w:rsidP="00FE1AA3">
      <w:pPr>
        <w:rPr>
          <w:del w:id="5017" w:author="VOYER Raphael" w:date="2021-06-16T11:15:00Z"/>
        </w:rPr>
      </w:pPr>
    </w:p>
    <w:p w14:paraId="4CD33282" w14:textId="77777777" w:rsidR="00FE1AA3" w:rsidDel="001111A8" w:rsidRDefault="00FE1AA3" w:rsidP="00FE1AA3">
      <w:pPr>
        <w:rPr>
          <w:del w:id="5018" w:author="VOYER Raphael" w:date="2021-06-16T11:15:00Z"/>
        </w:rPr>
      </w:pPr>
    </w:p>
    <w:p w14:paraId="5D45873B" w14:textId="77777777" w:rsidR="00FE1AA3" w:rsidDel="001111A8" w:rsidRDefault="00FE1AA3" w:rsidP="00FE1AA3">
      <w:pPr>
        <w:rPr>
          <w:del w:id="5019" w:author="VOYER Raphael" w:date="2021-06-16T11:15:00Z"/>
        </w:rPr>
      </w:pPr>
    </w:p>
    <w:p w14:paraId="4F61D2C0" w14:textId="77777777" w:rsidR="00FE1AA3" w:rsidDel="001111A8" w:rsidRDefault="00FE1AA3" w:rsidP="00FE1AA3">
      <w:pPr>
        <w:rPr>
          <w:del w:id="5020" w:author="VOYER Raphael" w:date="2021-06-16T11:15:00Z"/>
        </w:rPr>
      </w:pPr>
    </w:p>
    <w:p w14:paraId="76DEF44D" w14:textId="77777777" w:rsidR="00FE1AA3" w:rsidDel="001111A8" w:rsidRDefault="00FE1AA3" w:rsidP="00FE1AA3">
      <w:pPr>
        <w:rPr>
          <w:del w:id="5021" w:author="VOYER Raphael" w:date="2021-06-16T11:15:00Z"/>
        </w:rPr>
      </w:pPr>
    </w:p>
    <w:p w14:paraId="624F2508" w14:textId="77777777" w:rsidR="00FE1AA3" w:rsidDel="001111A8" w:rsidRDefault="00FE1AA3" w:rsidP="00FE1AA3">
      <w:pPr>
        <w:rPr>
          <w:del w:id="5022"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023" w:author="VOYER Raphael" w:date="2021-06-16T11:15:00Z"/>
          <w:b/>
        </w:rPr>
      </w:pPr>
      <w:del w:id="5024"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025" w:author="VOYER Raphael" w:date="2021-06-16T11:15:00Z"/>
          <w:b/>
        </w:rPr>
      </w:pPr>
    </w:p>
    <w:p w14:paraId="24CB7BA2" w14:textId="77777777" w:rsidR="009223ED" w:rsidDel="001111A8" w:rsidRDefault="0067445D" w:rsidP="00D071C6">
      <w:pPr>
        <w:outlineLvl w:val="0"/>
        <w:rPr>
          <w:del w:id="5026" w:author="VOYER Raphael" w:date="2021-06-16T11:15:00Z"/>
        </w:rPr>
      </w:pPr>
      <w:del w:id="5027"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028" w:author="VOYER Raphael" w:date="2021-06-16T11:15:00Z"/>
        </w:rPr>
      </w:pPr>
      <w:del w:id="5029" w:author="VOYER Raphael" w:date="2021-06-16T11:15:00Z">
        <w:r w:rsidDel="001111A8">
          <w:delText xml:space="preserve">     </w:delText>
        </w:r>
        <w:bookmarkStart w:id="5030"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030"/>
        <w:r w:rsidR="00E824B3" w:rsidDel="001111A8">
          <w:delText>VRF</w:delText>
        </w:r>
      </w:del>
    </w:p>
    <w:p w14:paraId="5C0DB572" w14:textId="77777777" w:rsidR="00D071C6" w:rsidDel="001111A8" w:rsidRDefault="00D071C6" w:rsidP="00D071C6">
      <w:pPr>
        <w:pStyle w:val="Lgende"/>
        <w:outlineLvl w:val="0"/>
        <w:rPr>
          <w:del w:id="5031" w:author="VOYER Raphael" w:date="2021-06-16T11:15:00Z"/>
        </w:rPr>
      </w:pPr>
    </w:p>
    <w:p w14:paraId="14F6CAB5" w14:textId="77777777" w:rsidR="009223ED" w:rsidDel="001111A8" w:rsidRDefault="009223ED" w:rsidP="00D071C6">
      <w:pPr>
        <w:pStyle w:val="Lgende"/>
        <w:outlineLvl w:val="0"/>
        <w:rPr>
          <w:del w:id="5032" w:author="VOYER Raphael" w:date="2021-06-16T11:15:00Z"/>
        </w:rPr>
      </w:pPr>
      <w:del w:id="5033" w:author="VOYER Raphael" w:date="2021-06-16T11:15:00Z">
        <w:r w:rsidDel="001111A8">
          <w:delText xml:space="preserve">                                 </w:delText>
        </w:r>
      </w:del>
    </w:p>
    <w:p w14:paraId="5ACB31A2" w14:textId="77777777" w:rsidR="009223ED" w:rsidDel="001111A8" w:rsidRDefault="009223ED" w:rsidP="009223ED">
      <w:pPr>
        <w:numPr>
          <w:ilvl w:val="0"/>
          <w:numId w:val="28"/>
        </w:numPr>
        <w:rPr>
          <w:del w:id="5034" w:author="VOYER Raphael" w:date="2021-06-16T11:15:00Z"/>
        </w:rPr>
      </w:pPr>
      <w:del w:id="5035"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036" w:author="VOYER Raphael" w:date="2021-06-16T11:15:00Z"/>
        </w:rPr>
      </w:pPr>
      <w:del w:id="5037"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038" w:author="VOYER Raphael" w:date="2021-06-16T11:15:00Z"/>
        </w:rPr>
      </w:pPr>
      <w:del w:id="5039"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040" w:author="VOYER Raphael" w:date="2021-06-16T11:15:00Z"/>
        </w:rPr>
      </w:pPr>
      <w:del w:id="5041"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042" w:author="VOYER Raphael" w:date="2021-06-16T11:15:00Z"/>
        </w:rPr>
      </w:pPr>
      <w:del w:id="5043"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044" w:author="VOYER Raphael" w:date="2021-06-16T11:15:00Z"/>
        </w:rPr>
      </w:pPr>
      <w:del w:id="504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046" w:author="VOYER Raphael" w:date="2021-06-16T11:15:00Z"/>
        </w:rPr>
      </w:pPr>
      <w:del w:id="5047"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048" w:author="VOYER Raphael" w:date="2021-06-16T11:15:00Z"/>
        </w:rPr>
      </w:pPr>
      <w:del w:id="5049"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050" w:author="VOYER Raphael" w:date="2021-06-16T11:15:00Z"/>
        </w:rPr>
      </w:pPr>
      <w:del w:id="5051"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052" w:author="VOYER Raphael" w:date="2021-06-16T11:15:00Z"/>
        </w:rPr>
      </w:pPr>
      <w:del w:id="5053"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054" w:author="VOYER Raphael" w:date="2021-06-16T11:15:00Z"/>
        </w:rPr>
      </w:pPr>
      <w:del w:id="5055"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056" w:author="VOYER Raphael" w:date="2021-06-16T11:15:00Z"/>
        </w:rPr>
      </w:pPr>
      <w:del w:id="5057"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058" w:author="VOYER Raphael" w:date="2021-06-16T11:15:00Z"/>
        </w:rPr>
      </w:pPr>
      <w:del w:id="5059" w:author="VOYER Raphael" w:date="2021-06-16T11:15:00Z">
        <w:r w:rsidDel="001111A8">
          <w:delText>Egress port can be a linkagg port as well.</w:delText>
        </w:r>
      </w:del>
    </w:p>
    <w:p w14:paraId="32394075" w14:textId="77777777" w:rsidR="009223ED" w:rsidDel="001111A8" w:rsidRDefault="009223ED" w:rsidP="009223ED">
      <w:pPr>
        <w:rPr>
          <w:del w:id="5060" w:author="VOYER Raphael" w:date="2021-06-16T11:15:00Z"/>
        </w:rPr>
      </w:pPr>
    </w:p>
    <w:p w14:paraId="596A8DA9" w14:textId="77777777" w:rsidR="009223ED" w:rsidRPr="00CD74ED" w:rsidDel="001111A8" w:rsidRDefault="00534A44" w:rsidP="009223ED">
      <w:pPr>
        <w:outlineLvl w:val="0"/>
        <w:rPr>
          <w:del w:id="5061" w:author="VOYER Raphael" w:date="2021-06-16T11:15:00Z"/>
          <w:b/>
        </w:rPr>
      </w:pPr>
      <w:del w:id="5062"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063" w:author="VOYER Raphael" w:date="2021-06-16T11:15:00Z"/>
        </w:rPr>
      </w:pPr>
    </w:p>
    <w:p w14:paraId="3826D225" w14:textId="77777777" w:rsidR="009223ED" w:rsidDel="001111A8" w:rsidRDefault="009223ED" w:rsidP="009223ED">
      <w:pPr>
        <w:rPr>
          <w:del w:id="5064" w:author="VOYER Raphael" w:date="2021-06-16T11:15:00Z"/>
        </w:rPr>
      </w:pPr>
      <w:del w:id="5065" w:author="VOYER Raphael" w:date="2021-06-16T11:15:00Z">
        <w:r w:rsidDel="001111A8">
          <w:delText>-&gt; vlan 10</w:delText>
        </w:r>
      </w:del>
    </w:p>
    <w:p w14:paraId="4458AF5B" w14:textId="77777777" w:rsidR="009223ED" w:rsidDel="001111A8" w:rsidRDefault="009223ED" w:rsidP="009223ED">
      <w:pPr>
        <w:rPr>
          <w:del w:id="5066" w:author="VOYER Raphael" w:date="2021-06-16T11:15:00Z"/>
        </w:rPr>
      </w:pPr>
      <w:del w:id="5067" w:author="VOYER Raphael" w:date="2021-06-16T11:15:00Z">
        <w:r w:rsidDel="001111A8">
          <w:delText>-&gt; vlan 10 members port 1/1 untagged</w:delText>
        </w:r>
      </w:del>
    </w:p>
    <w:p w14:paraId="194C0EB4" w14:textId="77777777" w:rsidR="009223ED" w:rsidDel="001111A8" w:rsidRDefault="009223ED" w:rsidP="009223ED">
      <w:pPr>
        <w:rPr>
          <w:del w:id="5068" w:author="VOYER Raphael" w:date="2021-06-16T11:15:00Z"/>
        </w:rPr>
      </w:pPr>
      <w:del w:id="5069" w:author="VOYER Raphael" w:date="2021-06-16T11:15:00Z">
        <w:r w:rsidDel="001111A8">
          <w:delText>-&gt; vlan 12</w:delText>
        </w:r>
      </w:del>
    </w:p>
    <w:p w14:paraId="15DCBE4C" w14:textId="77777777" w:rsidR="009223ED" w:rsidDel="001111A8" w:rsidRDefault="009223ED" w:rsidP="009223ED">
      <w:pPr>
        <w:rPr>
          <w:del w:id="5070" w:author="VOYER Raphael" w:date="2021-06-16T11:15:00Z"/>
        </w:rPr>
      </w:pPr>
      <w:del w:id="5071" w:author="VOYER Raphael" w:date="2021-06-16T11:15:00Z">
        <w:r w:rsidDel="001111A8">
          <w:delText>-&gt; vlan 12 members port 1/3 untagged</w:delText>
        </w:r>
      </w:del>
    </w:p>
    <w:p w14:paraId="507D3835" w14:textId="77777777" w:rsidR="009223ED" w:rsidDel="001111A8" w:rsidRDefault="009223ED" w:rsidP="009223ED">
      <w:pPr>
        <w:rPr>
          <w:del w:id="5072" w:author="VOYER Raphael" w:date="2021-06-16T11:15:00Z"/>
        </w:rPr>
      </w:pPr>
      <w:del w:id="5073" w:author="VOYER Raphael" w:date="2021-06-16T11:15:00Z">
        <w:r w:rsidDel="001111A8">
          <w:delText>-&gt; vlan 12 members port 1/4 untagged</w:delText>
        </w:r>
      </w:del>
    </w:p>
    <w:p w14:paraId="6EE237D8" w14:textId="77777777" w:rsidR="009223ED" w:rsidDel="001111A8" w:rsidRDefault="009223ED" w:rsidP="009223ED">
      <w:pPr>
        <w:rPr>
          <w:del w:id="5074" w:author="VOYER Raphael" w:date="2021-06-16T11:15:00Z"/>
        </w:rPr>
      </w:pPr>
      <w:del w:id="5075" w:author="VOYER Raphael" w:date="2021-06-16T11:15:00Z">
        <w:r w:rsidDel="001111A8">
          <w:delText>-&gt; vlan 12 members port 1/5 untagged</w:delText>
        </w:r>
      </w:del>
    </w:p>
    <w:p w14:paraId="77855D90" w14:textId="77777777" w:rsidR="009223ED" w:rsidRPr="00CD74ED" w:rsidDel="001111A8" w:rsidRDefault="009223ED" w:rsidP="009223ED">
      <w:pPr>
        <w:rPr>
          <w:del w:id="5076" w:author="VOYER Raphael" w:date="2021-06-16T11:15:00Z"/>
        </w:rPr>
      </w:pPr>
    </w:p>
    <w:p w14:paraId="52636681" w14:textId="77777777" w:rsidR="009223ED" w:rsidRPr="00CD74ED" w:rsidDel="001111A8" w:rsidRDefault="00534A44" w:rsidP="009223ED">
      <w:pPr>
        <w:rPr>
          <w:del w:id="5077" w:author="VOYER Raphael" w:date="2021-06-16T11:15:00Z"/>
        </w:rPr>
      </w:pPr>
      <w:del w:id="5078" w:author="VOYER Raphael" w:date="2021-06-16T11:15:00Z">
        <w:r w:rsidRPr="00534A44" w:rsidDel="001111A8">
          <w:delText>-&gt;vrf 2</w:delText>
        </w:r>
      </w:del>
    </w:p>
    <w:p w14:paraId="4A60532E" w14:textId="77777777" w:rsidR="009223ED" w:rsidRPr="00CD74ED" w:rsidDel="001111A8" w:rsidRDefault="00534A44" w:rsidP="009223ED">
      <w:pPr>
        <w:rPr>
          <w:del w:id="5079" w:author="VOYER Raphael" w:date="2021-06-16T11:15:00Z"/>
        </w:rPr>
      </w:pPr>
      <w:del w:id="5080"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081" w:author="VOYER Raphael" w:date="2021-06-16T11:15:00Z"/>
        </w:rPr>
      </w:pPr>
      <w:del w:id="5082"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083" w:author="VOYER Raphael" w:date="2021-06-16T11:15:00Z"/>
        </w:rPr>
      </w:pPr>
      <w:del w:id="5084"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085" w:author="VOYER Raphael" w:date="2021-06-16T11:15:00Z"/>
        </w:rPr>
      </w:pPr>
      <w:del w:id="5086"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087" w:author="VOYER Raphael" w:date="2021-06-16T11:15:00Z"/>
        </w:rPr>
      </w:pPr>
      <w:del w:id="5088"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089" w:author="VOYER Raphael" w:date="2021-06-16T11:15:00Z"/>
        </w:rPr>
      </w:pPr>
      <w:del w:id="5090"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091" w:author="VOYER Raphael" w:date="2021-06-16T11:15:00Z"/>
        </w:rPr>
      </w:pPr>
      <w:del w:id="5092"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093" w:author="VOYER Raphael" w:date="2021-06-16T11:15:00Z"/>
        </w:rPr>
      </w:pPr>
      <w:del w:id="5094"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095" w:author="VOYER Raphael" w:date="2021-06-16T11:15:00Z"/>
        </w:rPr>
      </w:pPr>
      <w:del w:id="5096"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097" w:author="VOYER Raphael" w:date="2021-06-16T11:15:00Z"/>
        </w:rPr>
      </w:pPr>
      <w:del w:id="5098"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099" w:author="VOYER Raphael" w:date="2021-06-16T11:15:00Z"/>
        </w:rPr>
      </w:pPr>
      <w:del w:id="5100"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101" w:author="VOYER Raphael" w:date="2021-06-16T11:15:00Z"/>
        </w:rPr>
      </w:pPr>
      <w:del w:id="5102"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103" w:author="VOYER Raphael" w:date="2021-06-16T11:15:00Z"/>
        </w:rPr>
      </w:pPr>
      <w:del w:id="5104"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105" w:author="VOYER Raphael" w:date="2021-06-16T11:15:00Z"/>
        </w:rPr>
      </w:pPr>
    </w:p>
    <w:p w14:paraId="1D2BF69C" w14:textId="77777777" w:rsidR="008E2602" w:rsidDel="001111A8" w:rsidRDefault="008E2602" w:rsidP="009223ED">
      <w:pPr>
        <w:rPr>
          <w:del w:id="5106" w:author="VOYER Raphael" w:date="2021-06-16T11:15:00Z"/>
        </w:rPr>
      </w:pPr>
    </w:p>
    <w:p w14:paraId="3AA0925E" w14:textId="77777777" w:rsidR="009223ED" w:rsidDel="001111A8" w:rsidRDefault="009223ED" w:rsidP="009223ED">
      <w:pPr>
        <w:rPr>
          <w:del w:id="5107" w:author="VOYER Raphael" w:date="2021-06-16T11:15:00Z"/>
        </w:rPr>
      </w:pPr>
      <w:del w:id="5108" w:author="VOYER Raphael" w:date="2021-06-16T11:15:00Z">
        <w:r w:rsidDel="001111A8">
          <w:delText xml:space="preserve"> </w:delText>
        </w:r>
      </w:del>
    </w:p>
    <w:p w14:paraId="3D1BF5DE" w14:textId="77777777" w:rsidR="009223ED" w:rsidDel="001111A8" w:rsidRDefault="009223ED" w:rsidP="009223ED">
      <w:pPr>
        <w:rPr>
          <w:del w:id="5109" w:author="VOYER Raphael" w:date="2021-06-16T11:15:00Z"/>
        </w:rPr>
      </w:pPr>
    </w:p>
    <w:p w14:paraId="74B417B1" w14:textId="77777777" w:rsidR="009223ED" w:rsidDel="001111A8" w:rsidRDefault="009223ED" w:rsidP="009223ED">
      <w:pPr>
        <w:rPr>
          <w:del w:id="5110" w:author="VOYER Raphael" w:date="2021-06-16T11:15:00Z"/>
        </w:rPr>
      </w:pPr>
    </w:p>
    <w:p w14:paraId="3BFDDD88" w14:textId="77777777" w:rsidR="009223ED" w:rsidDel="001111A8" w:rsidRDefault="009223ED" w:rsidP="009223ED">
      <w:pPr>
        <w:rPr>
          <w:del w:id="5111" w:author="VOYER Raphael" w:date="2021-06-16T11:15:00Z"/>
        </w:rPr>
      </w:pPr>
    </w:p>
    <w:p w14:paraId="15288A8B" w14:textId="77777777" w:rsidR="009223ED" w:rsidDel="001111A8" w:rsidRDefault="009223ED" w:rsidP="009223ED">
      <w:pPr>
        <w:rPr>
          <w:del w:id="5112" w:author="VOYER Raphael" w:date="2021-06-16T11:15:00Z"/>
        </w:rPr>
      </w:pPr>
    </w:p>
    <w:p w14:paraId="4F57ABB2" w14:textId="77777777" w:rsidR="009223ED" w:rsidDel="001111A8" w:rsidRDefault="009223ED" w:rsidP="009223ED">
      <w:pPr>
        <w:rPr>
          <w:del w:id="5113" w:author="VOYER Raphael" w:date="2021-06-16T11:15:00Z"/>
        </w:rPr>
      </w:pPr>
    </w:p>
    <w:p w14:paraId="7162A427" w14:textId="77777777" w:rsidR="009223ED" w:rsidDel="001111A8" w:rsidRDefault="009223ED" w:rsidP="009223ED">
      <w:pPr>
        <w:rPr>
          <w:del w:id="5114" w:author="VOYER Raphael" w:date="2021-06-16T11:15:00Z"/>
        </w:rPr>
      </w:pPr>
    </w:p>
    <w:p w14:paraId="704059DC" w14:textId="77777777" w:rsidR="009223ED" w:rsidDel="001111A8" w:rsidRDefault="009223ED" w:rsidP="009223ED">
      <w:pPr>
        <w:rPr>
          <w:del w:id="5115" w:author="VOYER Raphael" w:date="2021-06-16T11:15:00Z"/>
        </w:rPr>
      </w:pPr>
    </w:p>
    <w:p w14:paraId="6FC44A20" w14:textId="77777777" w:rsidR="009223ED" w:rsidDel="001111A8" w:rsidRDefault="009223ED" w:rsidP="009223ED">
      <w:pPr>
        <w:rPr>
          <w:del w:id="5116" w:author="VOYER Raphael" w:date="2021-06-16T11:15:00Z"/>
        </w:rPr>
      </w:pPr>
    </w:p>
    <w:p w14:paraId="585C9B8B" w14:textId="77777777" w:rsidR="009223ED" w:rsidDel="001111A8" w:rsidRDefault="009223ED" w:rsidP="009223ED">
      <w:pPr>
        <w:rPr>
          <w:del w:id="5117" w:author="VOYER Raphael" w:date="2021-06-16T11:15:00Z"/>
        </w:rPr>
      </w:pPr>
    </w:p>
    <w:p w14:paraId="73C80F51" w14:textId="77777777" w:rsidR="009223ED" w:rsidDel="001111A8" w:rsidRDefault="009223ED" w:rsidP="009223ED">
      <w:pPr>
        <w:rPr>
          <w:del w:id="5118" w:author="VOYER Raphael" w:date="2021-06-16T11:15:00Z"/>
        </w:rPr>
      </w:pPr>
    </w:p>
    <w:p w14:paraId="5D007EE0" w14:textId="77777777" w:rsidR="009223ED" w:rsidDel="001111A8" w:rsidRDefault="009223ED" w:rsidP="009223ED">
      <w:pPr>
        <w:rPr>
          <w:del w:id="5119" w:author="VOYER Raphael" w:date="2021-06-16T11:15:00Z"/>
        </w:rPr>
      </w:pPr>
    </w:p>
    <w:p w14:paraId="7710394E" w14:textId="77777777" w:rsidR="009223ED" w:rsidDel="001111A8" w:rsidRDefault="009223ED" w:rsidP="009223ED">
      <w:pPr>
        <w:rPr>
          <w:del w:id="5120" w:author="VOYER Raphael" w:date="2021-06-16T11:15:00Z"/>
        </w:rPr>
      </w:pPr>
    </w:p>
    <w:p w14:paraId="44734EAF" w14:textId="77777777" w:rsidR="004300F7" w:rsidDel="001111A8" w:rsidRDefault="004300F7" w:rsidP="00FE1AA3">
      <w:pPr>
        <w:rPr>
          <w:del w:id="5121" w:author="VOYER Raphael" w:date="2021-06-16T11:15:00Z"/>
        </w:rPr>
      </w:pPr>
    </w:p>
    <w:p w14:paraId="169E7867" w14:textId="77777777" w:rsidR="004300F7" w:rsidDel="001111A8" w:rsidRDefault="004300F7" w:rsidP="00FE1AA3">
      <w:pPr>
        <w:rPr>
          <w:del w:id="5122" w:author="VOYER Raphael" w:date="2021-06-16T11:15:00Z"/>
        </w:rPr>
      </w:pPr>
    </w:p>
    <w:p w14:paraId="587DBF50" w14:textId="77777777" w:rsidR="00CA34F4" w:rsidDel="001111A8" w:rsidRDefault="00CA34F4" w:rsidP="00FE1AA3">
      <w:pPr>
        <w:rPr>
          <w:del w:id="5123" w:author="VOYER Raphael" w:date="2021-06-16T11:15:00Z"/>
        </w:rPr>
      </w:pPr>
    </w:p>
    <w:p w14:paraId="6B214D3B" w14:textId="77777777" w:rsidR="00FE1AA3" w:rsidDel="001111A8" w:rsidRDefault="00767CCF" w:rsidP="00622755">
      <w:pPr>
        <w:outlineLvl w:val="0"/>
        <w:rPr>
          <w:del w:id="5124" w:author="VOYER Raphael" w:date="2021-06-16T11:15:00Z"/>
        </w:rPr>
      </w:pPr>
      <w:bookmarkStart w:id="5125" w:name="_Toc381025817"/>
      <w:bookmarkStart w:id="5126" w:name="_Toc424820407"/>
      <w:del w:id="5127"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125"/>
        <w:bookmarkEnd w:id="5126"/>
      </w:del>
    </w:p>
    <w:p w14:paraId="779CC338" w14:textId="77777777" w:rsidR="00FE1AA3" w:rsidDel="001111A8" w:rsidRDefault="0067445D" w:rsidP="00FE1AA3">
      <w:pPr>
        <w:keepNext/>
        <w:rPr>
          <w:del w:id="5128" w:author="VOYER Raphael" w:date="2021-06-16T11:15:00Z"/>
        </w:rPr>
      </w:pPr>
      <w:del w:id="5129"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130" w:author="VOYER Raphael" w:date="2021-06-16T11:15:00Z"/>
        </w:rPr>
      </w:pPr>
      <w:del w:id="5131" w:author="VOYER Raphael" w:date="2021-06-16T11:15:00Z">
        <w:r w:rsidDel="001111A8">
          <w:delText xml:space="preserve">     </w:delText>
        </w:r>
        <w:bookmarkStart w:id="5132" w:name="_Toc381025818"/>
        <w:bookmarkStart w:id="5133" w:name="_Toc424820408"/>
        <w:bookmarkStart w:id="5134"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132"/>
        <w:bookmarkEnd w:id="5133"/>
        <w:bookmarkEnd w:id="5134"/>
      </w:del>
    </w:p>
    <w:p w14:paraId="435DA980" w14:textId="77777777" w:rsidR="00FE1AA3" w:rsidDel="001111A8" w:rsidRDefault="00FE1AA3" w:rsidP="00FE1AA3">
      <w:pPr>
        <w:rPr>
          <w:del w:id="5135" w:author="VOYER Raphael" w:date="2021-06-16T11:15:00Z"/>
        </w:rPr>
      </w:pPr>
    </w:p>
    <w:p w14:paraId="7B3C725B" w14:textId="77777777" w:rsidR="00FE1AA3" w:rsidDel="001111A8" w:rsidRDefault="00FE1AA3" w:rsidP="00FE1AA3">
      <w:pPr>
        <w:rPr>
          <w:del w:id="5136" w:author="VOYER Raphael" w:date="2021-06-16T11:15:00Z"/>
        </w:rPr>
      </w:pPr>
      <w:del w:id="5137" w:author="VOYER Raphael" w:date="2021-06-16T11:15:00Z">
        <w:r w:rsidDel="001111A8">
          <w:delText xml:space="preserve">                            </w:delText>
        </w:r>
      </w:del>
    </w:p>
    <w:p w14:paraId="58FC0B9C" w14:textId="77777777" w:rsidR="00FE1AA3" w:rsidDel="001111A8" w:rsidRDefault="00FE1AA3" w:rsidP="00FE1AA3">
      <w:pPr>
        <w:numPr>
          <w:ilvl w:val="0"/>
          <w:numId w:val="28"/>
        </w:numPr>
        <w:rPr>
          <w:del w:id="5138" w:author="VOYER Raphael" w:date="2021-06-16T11:15:00Z"/>
        </w:rPr>
      </w:pPr>
      <w:del w:id="5139"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140" w:author="VOYER Raphael" w:date="2021-06-16T11:15:00Z"/>
        </w:rPr>
      </w:pPr>
      <w:del w:id="5141"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142" w:author="VOYER Raphael" w:date="2021-06-16T11:15:00Z"/>
        </w:rPr>
      </w:pPr>
      <w:del w:id="5143"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144" w:author="VOYER Raphael" w:date="2021-06-16T11:15:00Z"/>
        </w:rPr>
      </w:pPr>
      <w:del w:id="514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146" w:author="VOYER Raphael" w:date="2021-06-16T11:15:00Z"/>
        </w:rPr>
      </w:pPr>
      <w:del w:id="5147"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148" w:author="VOYER Raphael" w:date="2021-06-16T11:15:00Z"/>
        </w:rPr>
      </w:pPr>
      <w:del w:id="5149"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150" w:author="VOYER Raphael" w:date="2021-06-16T11:15:00Z"/>
        </w:rPr>
      </w:pPr>
      <w:del w:id="5151"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152" w:author="VOYER Raphael" w:date="2021-06-16T11:15:00Z"/>
        </w:rPr>
      </w:pPr>
      <w:del w:id="5153" w:author="VOYER Raphael" w:date="2021-06-16T11:15:00Z">
        <w:r w:rsidDel="001111A8">
          <w:delText>(IGMP v2 reports).</w:delText>
        </w:r>
      </w:del>
    </w:p>
    <w:p w14:paraId="7C1E90EE" w14:textId="77777777" w:rsidR="00FE1AA3" w:rsidDel="001111A8" w:rsidRDefault="00FE1AA3" w:rsidP="00FE1AA3">
      <w:pPr>
        <w:numPr>
          <w:ilvl w:val="0"/>
          <w:numId w:val="28"/>
        </w:numPr>
        <w:rPr>
          <w:del w:id="5154" w:author="VOYER Raphael" w:date="2021-06-16T11:15:00Z"/>
        </w:rPr>
      </w:pPr>
      <w:del w:id="5155"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156" w:author="VOYER Raphael" w:date="2021-06-16T11:15:00Z"/>
        </w:rPr>
      </w:pPr>
      <w:del w:id="5157"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158" w:author="VOYER Raphael" w:date="2021-06-16T11:15:00Z"/>
        </w:rPr>
      </w:pPr>
      <w:del w:id="5159"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160" w:author="VOYER Raphael" w:date="2021-06-16T11:15:00Z"/>
        </w:rPr>
      </w:pPr>
      <w:del w:id="5161"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162" w:author="VOYER Raphael" w:date="2021-06-16T11:15:00Z"/>
        </w:rPr>
      </w:pPr>
      <w:del w:id="5163"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164" w:author="VOYER Raphael" w:date="2021-06-16T11:15:00Z"/>
        </w:rPr>
      </w:pPr>
      <w:del w:id="5165"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166" w:author="VOYER Raphael" w:date="2021-06-16T11:15:00Z"/>
        </w:rPr>
      </w:pPr>
      <w:del w:id="5167" w:author="VOYER Raphael" w:date="2021-06-16T11:15:00Z">
        <w:r w:rsidDel="001111A8">
          <w:delText>Egress port can be a linkagg port as well.</w:delText>
        </w:r>
      </w:del>
    </w:p>
    <w:p w14:paraId="3D9642D9" w14:textId="77777777" w:rsidR="00FE1AA3" w:rsidDel="001111A8" w:rsidRDefault="00FE1AA3" w:rsidP="00FE1AA3">
      <w:pPr>
        <w:ind w:left="360"/>
        <w:rPr>
          <w:del w:id="5168" w:author="VOYER Raphael" w:date="2021-06-16T11:15:00Z"/>
        </w:rPr>
      </w:pPr>
    </w:p>
    <w:p w14:paraId="488F4AE2" w14:textId="77777777" w:rsidR="00FE1AA3" w:rsidRPr="005F7361" w:rsidDel="001111A8" w:rsidRDefault="00534A44" w:rsidP="00622755">
      <w:pPr>
        <w:outlineLvl w:val="0"/>
        <w:rPr>
          <w:del w:id="5169" w:author="VOYER Raphael" w:date="2021-06-16T11:15:00Z"/>
          <w:b/>
          <w:rPrChange w:id="5170" w:author="VOYER Raphael" w:date="2021-07-07T15:02:00Z">
            <w:rPr>
              <w:del w:id="5171" w:author="VOYER Raphael" w:date="2021-06-16T11:15:00Z"/>
              <w:b/>
              <w:lang w:val="fr-FR"/>
            </w:rPr>
          </w:rPrChange>
        </w:rPr>
      </w:pPr>
      <w:bookmarkStart w:id="5172" w:name="_Toc381025819"/>
      <w:bookmarkStart w:id="5173" w:name="_Toc424820409"/>
      <w:del w:id="5174" w:author="VOYER Raphael" w:date="2021-06-16T11:15:00Z">
        <w:r w:rsidRPr="005F7361" w:rsidDel="001111A8">
          <w:rPr>
            <w:b/>
            <w:rPrChange w:id="5175" w:author="VOYER Raphael" w:date="2021-07-07T15:02:00Z">
              <w:rPr>
                <w:b/>
                <w:lang w:val="fr-FR"/>
              </w:rPr>
            </w:rPrChange>
          </w:rPr>
          <w:delText>Configuration Example:</w:delText>
        </w:r>
        <w:bookmarkEnd w:id="5172"/>
        <w:bookmarkEnd w:id="5173"/>
      </w:del>
    </w:p>
    <w:p w14:paraId="3C38A7F4" w14:textId="77777777" w:rsidR="00FE1AA3" w:rsidRPr="005F7361" w:rsidDel="001111A8" w:rsidRDefault="00FE1AA3" w:rsidP="00FE1AA3">
      <w:pPr>
        <w:rPr>
          <w:del w:id="5176" w:author="VOYER Raphael" w:date="2021-06-16T11:15:00Z"/>
          <w:b/>
          <w:rPrChange w:id="5177" w:author="VOYER Raphael" w:date="2021-07-07T15:02:00Z">
            <w:rPr>
              <w:del w:id="5178" w:author="VOYER Raphael" w:date="2021-06-16T11:15:00Z"/>
              <w:b/>
              <w:lang w:val="fr-FR"/>
            </w:rPr>
          </w:rPrChange>
        </w:rPr>
      </w:pPr>
    </w:p>
    <w:p w14:paraId="64900C09" w14:textId="77777777" w:rsidR="00FE1AA3" w:rsidRPr="005F7361" w:rsidDel="001111A8" w:rsidRDefault="00534A44" w:rsidP="00FE1AA3">
      <w:pPr>
        <w:rPr>
          <w:del w:id="5179" w:author="VOYER Raphael" w:date="2021-06-16T11:15:00Z"/>
          <w:rPrChange w:id="5180" w:author="VOYER Raphael" w:date="2021-07-07T15:02:00Z">
            <w:rPr>
              <w:del w:id="5181" w:author="VOYER Raphael" w:date="2021-06-16T11:15:00Z"/>
              <w:lang w:val="fr-FR"/>
            </w:rPr>
          </w:rPrChange>
        </w:rPr>
      </w:pPr>
      <w:del w:id="5182" w:author="VOYER Raphael" w:date="2021-06-16T11:15:00Z">
        <w:r w:rsidRPr="005F7361" w:rsidDel="001111A8">
          <w:rPr>
            <w:rPrChange w:id="5183" w:author="VOYER Raphael" w:date="2021-07-07T15:02:00Z">
              <w:rPr>
                <w:lang w:val="fr-FR"/>
              </w:rPr>
            </w:rPrChange>
          </w:rPr>
          <w:delText>-&gt; server-cluster 1 mode L3</w:delText>
        </w:r>
      </w:del>
    </w:p>
    <w:p w14:paraId="052AB1A8" w14:textId="77777777" w:rsidR="0091587E" w:rsidDel="001111A8" w:rsidRDefault="0091587E" w:rsidP="00FE1AA3">
      <w:pPr>
        <w:rPr>
          <w:del w:id="5184" w:author="VOYER Raphael" w:date="2021-06-16T11:15:00Z"/>
        </w:rPr>
      </w:pPr>
      <w:del w:id="5185"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186" w:author="VOYER Raphael" w:date="2021-06-16T11:15:00Z"/>
        </w:rPr>
      </w:pPr>
      <w:del w:id="5187"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188" w:author="VOYER Raphael" w:date="2021-06-16T11:15:00Z"/>
        </w:rPr>
      </w:pPr>
      <w:del w:id="5189"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190" w:author="VOYER Raphael" w:date="2021-06-16T11:15:00Z"/>
        </w:rPr>
      </w:pPr>
      <w:del w:id="5191"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192" w:author="VOYER Raphael" w:date="2021-06-16T11:15:00Z"/>
        </w:rPr>
      </w:pPr>
      <w:del w:id="5193"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194" w:author="VOYER Raphael" w:date="2021-06-16T11:15:00Z"/>
        </w:rPr>
      </w:pPr>
    </w:p>
    <w:p w14:paraId="0F2BC943" w14:textId="77777777" w:rsidR="00BE1E2D" w:rsidRPr="00423C38" w:rsidDel="001111A8" w:rsidRDefault="00DE7837" w:rsidP="00622755">
      <w:pPr>
        <w:outlineLvl w:val="0"/>
        <w:rPr>
          <w:del w:id="5195" w:author="VOYER Raphael" w:date="2021-06-16T11:15:00Z"/>
          <w:b/>
        </w:rPr>
      </w:pPr>
      <w:bookmarkStart w:id="5196" w:name="_Toc381025820"/>
      <w:bookmarkStart w:id="5197" w:name="_Toc424820410"/>
      <w:del w:id="5198" w:author="VOYER Raphael" w:date="2021-06-16T11:15:00Z">
        <w:r w:rsidRPr="00423C38" w:rsidDel="001111A8">
          <w:rPr>
            <w:b/>
          </w:rPr>
          <w:delText>General Note</w:delText>
        </w:r>
        <w:r w:rsidR="009E1FE5" w:rsidRPr="00423C38" w:rsidDel="001111A8">
          <w:rPr>
            <w:b/>
          </w:rPr>
          <w:delText>:</w:delText>
        </w:r>
        <w:bookmarkEnd w:id="5196"/>
        <w:bookmarkEnd w:id="5197"/>
      </w:del>
    </w:p>
    <w:p w14:paraId="1DD4D420" w14:textId="77777777" w:rsidR="00FE1AA3" w:rsidRPr="00423C38" w:rsidDel="001111A8" w:rsidRDefault="00FE1AA3" w:rsidP="00FE1AA3">
      <w:pPr>
        <w:rPr>
          <w:del w:id="5199" w:author="VOYER Raphael" w:date="2021-06-16T11:15:00Z"/>
          <w:b/>
        </w:rPr>
      </w:pPr>
    </w:p>
    <w:p w14:paraId="08DA9FBA" w14:textId="77777777" w:rsidR="00DE7837" w:rsidRPr="00423C38" w:rsidDel="001111A8" w:rsidRDefault="00DE7837" w:rsidP="00DE7837">
      <w:pPr>
        <w:pStyle w:val="Corpsdetexte"/>
        <w:numPr>
          <w:ilvl w:val="0"/>
          <w:numId w:val="48"/>
        </w:numPr>
        <w:rPr>
          <w:del w:id="5200" w:author="VOYER Raphael" w:date="2021-06-16T11:15:00Z"/>
        </w:rPr>
      </w:pPr>
      <w:del w:id="5201"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202" w:author="VOYER Raphael" w:date="2021-06-16T11:15:00Z"/>
        </w:rPr>
      </w:pPr>
      <w:del w:id="5203"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204" w:author="VOYER Raphael" w:date="2021-06-16T11:15:00Z"/>
        </w:rPr>
      </w:pPr>
    </w:p>
    <w:p w14:paraId="6B2BC890" w14:textId="77777777" w:rsidR="00FE1AA3" w:rsidDel="001111A8" w:rsidRDefault="00FE1AA3" w:rsidP="00FE1AA3">
      <w:pPr>
        <w:rPr>
          <w:del w:id="5205" w:author="VOYER Raphael" w:date="2021-06-16T11:15:00Z"/>
        </w:rPr>
      </w:pPr>
    </w:p>
    <w:p w14:paraId="09BA2C09" w14:textId="77777777" w:rsidR="009A6F71" w:rsidDel="001111A8" w:rsidRDefault="009A6F71" w:rsidP="00855336">
      <w:pPr>
        <w:rPr>
          <w:del w:id="5206"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207" w:author="VOYER Raphael" w:date="2021-06-16T11:15:00Z"/>
        </w:rPr>
      </w:pPr>
      <w:bookmarkStart w:id="5208" w:name="_FUNCTIONAL_SPECIFICATIONS_1"/>
      <w:bookmarkStart w:id="5209" w:name="_Toc242248787"/>
      <w:bookmarkStart w:id="5210" w:name="_Toc381025821"/>
      <w:bookmarkEnd w:id="5208"/>
      <w:del w:id="5211" w:author="VOYER Raphael" w:date="2021-06-16T11:15:00Z">
        <w:r w:rsidDel="001111A8">
          <w:delText>FUNCTIONAL SPECIFICATIONS</w:delText>
        </w:r>
        <w:bookmarkEnd w:id="5209"/>
        <w:bookmarkEnd w:id="5210"/>
      </w:del>
    </w:p>
    <w:p w14:paraId="6DB76470" w14:textId="77777777" w:rsidR="00855336" w:rsidDel="001111A8" w:rsidRDefault="00855336" w:rsidP="00387307">
      <w:pPr>
        <w:pStyle w:val="Titre2"/>
        <w:rPr>
          <w:del w:id="5212" w:author="VOYER Raphael" w:date="2021-06-16T11:15:00Z"/>
        </w:rPr>
      </w:pPr>
      <w:bookmarkStart w:id="5213" w:name="_Toc242248788"/>
      <w:bookmarkStart w:id="5214" w:name="_Toc381025822"/>
      <w:del w:id="5215" w:author="VOYER Raphael" w:date="2021-06-16T11:15:00Z">
        <w:r w:rsidDel="001111A8">
          <w:delText>System Overview</w:delText>
        </w:r>
        <w:bookmarkEnd w:id="5213"/>
        <w:bookmarkEnd w:id="5214"/>
      </w:del>
    </w:p>
    <w:p w14:paraId="2F950776" w14:textId="77777777" w:rsidR="00855336" w:rsidDel="001111A8" w:rsidRDefault="00855336" w:rsidP="00855336">
      <w:pPr>
        <w:pStyle w:val="Corpsdetexte"/>
        <w:rPr>
          <w:del w:id="5216" w:author="VOYER Raphael" w:date="2021-06-16T11:15:00Z"/>
        </w:rPr>
      </w:pPr>
      <w:del w:id="5217"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218" w:author="VOYER Raphael" w:date="2021-06-16T11:15:00Z"/>
        </w:rPr>
      </w:pPr>
      <w:bookmarkStart w:id="5219" w:name="_Toc242248789"/>
      <w:bookmarkStart w:id="5220" w:name="_Toc381025823"/>
      <w:del w:id="5221" w:author="VOYER Raphael" w:date="2021-06-16T11:15:00Z">
        <w:r w:rsidDel="001111A8">
          <w:delText>Module Placement</w:delText>
        </w:r>
        <w:bookmarkEnd w:id="5219"/>
        <w:bookmarkEnd w:id="5220"/>
      </w:del>
    </w:p>
    <w:p w14:paraId="17B12309" w14:textId="77777777" w:rsidR="00855336" w:rsidDel="001111A8" w:rsidRDefault="00855336" w:rsidP="00855336">
      <w:pPr>
        <w:rPr>
          <w:del w:id="5222" w:author="VOYER Raphael" w:date="2021-06-16T11:15:00Z"/>
        </w:rPr>
      </w:pPr>
    </w:p>
    <w:p w14:paraId="0199BBF6" w14:textId="77777777" w:rsidR="0055577C" w:rsidDel="001111A8" w:rsidRDefault="00BB487C" w:rsidP="0055577C">
      <w:pPr>
        <w:keepNext/>
        <w:rPr>
          <w:del w:id="5223" w:author="VOYER Raphael" w:date="2021-06-16T11:15:00Z"/>
        </w:rPr>
      </w:pPr>
      <w:del w:id="5224"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pt;height:277.55pt" o:ole="">
              <v:imagedata r:id="rId22" o:title=""/>
            </v:shape>
            <o:OLEObject Type="Embed" ProgID="Visio.Drawing.6" ShapeID="_x0000_i1025" DrawAspect="Content" ObjectID="_1688368553" r:id="rId23"/>
          </w:object>
        </w:r>
      </w:del>
    </w:p>
    <w:p w14:paraId="01CC6C84" w14:textId="77777777" w:rsidR="00855336" w:rsidDel="001111A8" w:rsidRDefault="0055577C" w:rsidP="00622755">
      <w:pPr>
        <w:pStyle w:val="Lgende"/>
        <w:ind w:left="2160" w:firstLine="720"/>
        <w:outlineLvl w:val="0"/>
        <w:rPr>
          <w:del w:id="5225" w:author="VOYER Raphael" w:date="2021-06-16T11:15:00Z"/>
        </w:rPr>
      </w:pPr>
      <w:bookmarkStart w:id="5226" w:name="_Toc381025824"/>
      <w:bookmarkStart w:id="5227" w:name="_Toc424820414"/>
      <w:bookmarkStart w:id="5228" w:name="_Toc436661306"/>
      <w:del w:id="5229"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226"/>
        <w:bookmarkEnd w:id="5227"/>
        <w:bookmarkEnd w:id="5228"/>
      </w:del>
    </w:p>
    <w:p w14:paraId="1A6BB483" w14:textId="77777777" w:rsidR="0055577C" w:rsidRPr="0055577C" w:rsidDel="001111A8" w:rsidRDefault="0055577C" w:rsidP="0055577C">
      <w:pPr>
        <w:rPr>
          <w:del w:id="5230" w:author="VOYER Raphael" w:date="2021-06-16T11:15:00Z"/>
        </w:rPr>
      </w:pPr>
    </w:p>
    <w:p w14:paraId="30F8B92D" w14:textId="77777777" w:rsidR="00855336" w:rsidDel="001111A8" w:rsidRDefault="00855336" w:rsidP="00855336">
      <w:pPr>
        <w:pStyle w:val="Titre3"/>
        <w:ind w:left="0" w:firstLine="0"/>
        <w:jc w:val="left"/>
        <w:rPr>
          <w:del w:id="5231" w:author="VOYER Raphael" w:date="2021-06-16T11:15:00Z"/>
        </w:rPr>
      </w:pPr>
      <w:bookmarkStart w:id="5232" w:name="_Toc242248790"/>
      <w:bookmarkStart w:id="5233" w:name="_Toc381025825"/>
      <w:del w:id="5234" w:author="VOYER Raphael" w:date="2021-06-16T11:15:00Z">
        <w:r w:rsidDel="001111A8">
          <w:delText>Task Model</w:delText>
        </w:r>
        <w:bookmarkEnd w:id="5232"/>
        <w:bookmarkEnd w:id="5233"/>
        <w:r w:rsidDel="001111A8">
          <w:delText xml:space="preserve"> </w:delText>
        </w:r>
      </w:del>
    </w:p>
    <w:p w14:paraId="50E4CBA6" w14:textId="77777777" w:rsidR="00855336" w:rsidDel="001111A8" w:rsidRDefault="00855336" w:rsidP="00855336">
      <w:pPr>
        <w:pStyle w:val="Corpsdetexte"/>
        <w:rPr>
          <w:del w:id="5235" w:author="VOYER Raphael" w:date="2021-06-16T11:15:00Z"/>
        </w:rPr>
      </w:pPr>
      <w:del w:id="5236"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237" w:author="VOYER Raphael" w:date="2021-06-16T11:15:00Z"/>
        </w:rPr>
      </w:pPr>
      <w:del w:id="5238"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239" w:author="VOYER Raphael" w:date="2021-06-16T11:15:00Z"/>
        </w:rPr>
      </w:pPr>
      <w:del w:id="5240"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241" w:author="VOYER Raphael" w:date="2021-06-16T11:15:00Z"/>
        </w:rPr>
      </w:pPr>
      <w:bookmarkStart w:id="5242" w:name="_Toc381025826"/>
      <w:del w:id="5243" w:author="VOYER Raphael" w:date="2021-06-16T11:15:00Z">
        <w:r w:rsidDel="001111A8">
          <w:delText>Task Dependency Tree</w:delText>
        </w:r>
        <w:bookmarkEnd w:id="5242"/>
      </w:del>
    </w:p>
    <w:p w14:paraId="38A9AEF4" w14:textId="77777777" w:rsidR="00F85848" w:rsidDel="001111A8" w:rsidRDefault="00F85848" w:rsidP="0073656B">
      <w:pPr>
        <w:rPr>
          <w:del w:id="5244" w:author="VOYER Raphael" w:date="2021-06-16T11:15:00Z"/>
        </w:rPr>
      </w:pPr>
      <w:del w:id="5245"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246" w:author="VOYER Raphael" w:date="2021-06-16T11:15:00Z"/>
        </w:rPr>
      </w:pPr>
      <w:del w:id="5247"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248" w:author="VOYER Raphael" w:date="2021-06-16T11:15:00Z"/>
        </w:rPr>
      </w:pPr>
      <w:bookmarkStart w:id="5249" w:name="_Toc242248791"/>
      <w:bookmarkStart w:id="5250" w:name="_Toc381025827"/>
      <w:del w:id="5251" w:author="VOYER Raphael" w:date="2021-06-16T11:15:00Z">
        <w:r w:rsidDel="001111A8">
          <w:delText>System Details</w:delText>
        </w:r>
        <w:bookmarkEnd w:id="5249"/>
        <w:bookmarkEnd w:id="5250"/>
      </w:del>
    </w:p>
    <w:p w14:paraId="7C5EA82A" w14:textId="77777777" w:rsidR="00855336" w:rsidRPr="00ED3BE0" w:rsidDel="001111A8" w:rsidRDefault="00855336" w:rsidP="00855336">
      <w:pPr>
        <w:pStyle w:val="Titre3"/>
        <w:ind w:left="0" w:firstLine="0"/>
        <w:jc w:val="left"/>
        <w:rPr>
          <w:del w:id="5252" w:author="VOYER Raphael" w:date="2021-06-16T11:15:00Z"/>
        </w:rPr>
      </w:pPr>
      <w:bookmarkStart w:id="5253" w:name="_Toc242248794"/>
      <w:bookmarkStart w:id="5254" w:name="_Toc381025828"/>
      <w:del w:id="5255" w:author="VOYER Raphael" w:date="2021-06-16T11:15:00Z">
        <w:r w:rsidRPr="00ED3BE0" w:rsidDel="001111A8">
          <w:delText>System Interfaces</w:delText>
        </w:r>
        <w:bookmarkEnd w:id="5253"/>
        <w:bookmarkEnd w:id="5254"/>
      </w:del>
    </w:p>
    <w:p w14:paraId="5666600C" w14:textId="77777777" w:rsidR="00855336" w:rsidRPr="00135EF3" w:rsidDel="001111A8" w:rsidRDefault="00014FB3" w:rsidP="00622755">
      <w:pPr>
        <w:pStyle w:val="Titre4"/>
        <w:rPr>
          <w:del w:id="5256" w:author="VOYER Raphael" w:date="2021-06-16T11:15:00Z"/>
          <w:noProof/>
        </w:rPr>
      </w:pPr>
      <w:bookmarkStart w:id="5257" w:name="_Toc242248795"/>
      <w:del w:id="5258"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259" w:author="VOYER Raphael" w:date="2021-06-16T11:15:00Z"/>
          <w:noProof/>
        </w:rPr>
      </w:pPr>
      <w:bookmarkStart w:id="5260" w:name="_Toc381025829"/>
      <w:bookmarkStart w:id="5261" w:name="_Toc424820419"/>
      <w:smartTag w:uri="urn:schemas-microsoft-com:office:smarttags" w:element="stockticker">
        <w:del w:id="5262" w:author="VOYER Raphael" w:date="2021-06-16T11:15:00Z">
          <w:r w:rsidRPr="00135EF3" w:rsidDel="001111A8">
            <w:rPr>
              <w:b/>
              <w:noProof/>
            </w:rPr>
            <w:delText>AOS</w:delText>
          </w:r>
        </w:del>
      </w:smartTag>
      <w:del w:id="5263"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260"/>
        <w:bookmarkEnd w:id="5261"/>
      </w:del>
    </w:p>
    <w:p w14:paraId="290C9007" w14:textId="77777777" w:rsidR="00BB487C" w:rsidDel="001111A8" w:rsidRDefault="00BB487C" w:rsidP="00855336">
      <w:pPr>
        <w:pStyle w:val="Corpsdetexte"/>
        <w:rPr>
          <w:del w:id="5264" w:author="VOYER Raphael" w:date="2021-06-16T11:15:00Z"/>
          <w:noProof/>
        </w:rPr>
      </w:pPr>
      <w:del w:id="5265" w:author="VOYER Raphael" w:date="2021-06-16T11:15:00Z">
        <w:r w:rsidDel="001111A8">
          <w:rPr>
            <w:noProof/>
          </w:rPr>
          <w:delText>Cluster.</w:delText>
        </w:r>
      </w:del>
    </w:p>
    <w:p w14:paraId="61FE18DC" w14:textId="77777777" w:rsidR="00BB487C" w:rsidDel="001111A8" w:rsidRDefault="00BB487C" w:rsidP="00BB487C">
      <w:pPr>
        <w:pStyle w:val="Corpsdetexte"/>
        <w:rPr>
          <w:del w:id="5266" w:author="VOYER Raphael" w:date="2021-06-16T11:15:00Z"/>
          <w:noProof/>
        </w:rPr>
      </w:pPr>
      <w:smartTag w:uri="urn:schemas-microsoft-com:office:smarttags" w:element="stockticker">
        <w:del w:id="5267" w:author="VOYER Raphael" w:date="2021-06-16T11:15:00Z">
          <w:r w:rsidRPr="00135EF3" w:rsidDel="001111A8">
            <w:rPr>
              <w:b/>
              <w:noProof/>
            </w:rPr>
            <w:delText>AOS</w:delText>
          </w:r>
        </w:del>
      </w:smartTag>
      <w:del w:id="5268"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269" w:author="VOYER Raphael" w:date="2021-06-16T11:15:00Z"/>
          <w:noProof/>
        </w:rPr>
      </w:pPr>
      <w:del w:id="5270"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271" w:author="VOYER Raphael" w:date="2021-06-16T11:15:00Z"/>
          <w:noProof/>
        </w:rPr>
      </w:pPr>
      <w:del w:id="5272"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273" w:author="VOYER Raphael" w:date="2021-06-16T11:15:00Z"/>
          <w:noProof/>
        </w:rPr>
      </w:pPr>
      <w:smartTag w:uri="urn:schemas-microsoft-com:office:smarttags" w:element="stockticker">
        <w:del w:id="5274" w:author="VOYER Raphael" w:date="2021-06-16T11:15:00Z">
          <w:r w:rsidRPr="00135EF3" w:rsidDel="001111A8">
            <w:rPr>
              <w:b/>
              <w:noProof/>
            </w:rPr>
            <w:delText>AOS</w:delText>
          </w:r>
        </w:del>
      </w:smartTag>
      <w:del w:id="5275"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276" w:author="VOYER Raphael" w:date="2021-06-16T11:15:00Z"/>
          <w:noProof/>
        </w:rPr>
      </w:pPr>
      <w:del w:id="5277"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278" w:author="VOYER Raphael" w:date="2021-06-16T11:15:00Z"/>
          <w:noProof/>
        </w:rPr>
      </w:pPr>
      <w:del w:id="5279"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280" w:author="VOYER Raphael" w:date="2021-06-16T11:15:00Z"/>
          <w:noProof/>
        </w:rPr>
      </w:pPr>
      <w:smartTag w:uri="urn:schemas-microsoft-com:office:smarttags" w:element="stockticker">
        <w:del w:id="5281" w:author="VOYER Raphael" w:date="2021-06-16T11:15:00Z">
          <w:r w:rsidRPr="00135EF3" w:rsidDel="001111A8">
            <w:rPr>
              <w:b/>
              <w:noProof/>
            </w:rPr>
            <w:delText>AOS</w:delText>
          </w:r>
        </w:del>
      </w:smartTag>
      <w:del w:id="5282"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283" w:author="VOYER Raphael" w:date="2021-06-16T11:15:00Z"/>
          <w:noProof/>
        </w:rPr>
      </w:pPr>
      <w:del w:id="5284"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285" w:author="VOYER Raphael" w:date="2021-06-16T11:15:00Z"/>
          <w:noProof/>
        </w:rPr>
      </w:pPr>
      <w:del w:id="5286"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287" w:author="VOYER Raphael" w:date="2021-06-16T11:15:00Z"/>
          <w:noProof/>
        </w:rPr>
      </w:pPr>
      <w:del w:id="5288"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289" w:author="VOYER Raphael" w:date="2021-06-16T11:15:00Z"/>
          <w:noProof/>
        </w:rPr>
      </w:pPr>
      <w:bookmarkStart w:id="5290" w:name="_Toc381025830"/>
      <w:bookmarkStart w:id="5291" w:name="_Toc424820420"/>
      <w:smartTag w:uri="urn:schemas-microsoft-com:office:smarttags" w:element="stockticker">
        <w:del w:id="5292" w:author="VOYER Raphael" w:date="2021-06-16T11:15:00Z">
          <w:r w:rsidRPr="00135EF3" w:rsidDel="001111A8">
            <w:rPr>
              <w:b/>
              <w:noProof/>
            </w:rPr>
            <w:delText>AOS</w:delText>
          </w:r>
        </w:del>
      </w:smartTag>
      <w:del w:id="5293"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290"/>
        <w:bookmarkEnd w:id="5291"/>
      </w:del>
    </w:p>
    <w:p w14:paraId="2B5B144F" w14:textId="77777777" w:rsidR="00C0653D" w:rsidDel="001111A8" w:rsidRDefault="00C0653D" w:rsidP="00A43856">
      <w:pPr>
        <w:rPr>
          <w:del w:id="5294" w:author="VOYER Raphael" w:date="2021-06-16T11:15:00Z"/>
          <w:noProof/>
        </w:rPr>
      </w:pPr>
      <w:del w:id="5295"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296" w:author="VOYER Raphael" w:date="2021-06-16T11:15:00Z"/>
          <w:noProof/>
        </w:rPr>
      </w:pPr>
      <w:del w:id="5297"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298" w:author="VOYER Raphael" w:date="2021-06-16T11:15:00Z"/>
          <w:b/>
          <w:noProof/>
        </w:rPr>
      </w:pPr>
    </w:p>
    <w:p w14:paraId="167141D7" w14:textId="77777777" w:rsidR="00040756" w:rsidDel="001111A8" w:rsidRDefault="00040756" w:rsidP="00622755">
      <w:pPr>
        <w:outlineLvl w:val="0"/>
        <w:rPr>
          <w:del w:id="5299" w:author="VOYER Raphael" w:date="2021-06-16T11:15:00Z"/>
          <w:noProof/>
        </w:rPr>
      </w:pPr>
      <w:bookmarkStart w:id="5300" w:name="_Toc381025831"/>
      <w:bookmarkStart w:id="5301" w:name="_Toc424820421"/>
      <w:smartTag w:uri="urn:schemas-microsoft-com:office:smarttags" w:element="stockticker">
        <w:del w:id="5302" w:author="VOYER Raphael" w:date="2021-06-16T11:15:00Z">
          <w:r w:rsidRPr="00135EF3" w:rsidDel="001111A8">
            <w:rPr>
              <w:b/>
              <w:noProof/>
            </w:rPr>
            <w:delText>AOS</w:delText>
          </w:r>
        </w:del>
      </w:smartTag>
      <w:del w:id="5303"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300"/>
        <w:bookmarkEnd w:id="5301"/>
      </w:del>
    </w:p>
    <w:p w14:paraId="11F78896" w14:textId="77777777" w:rsidR="00040756" w:rsidDel="001111A8" w:rsidRDefault="00040756" w:rsidP="00A43856">
      <w:pPr>
        <w:rPr>
          <w:del w:id="5304" w:author="VOYER Raphael" w:date="2021-06-16T11:15:00Z"/>
          <w:noProof/>
        </w:rPr>
      </w:pPr>
      <w:del w:id="5305"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306" w:author="VOYER Raphael" w:date="2021-06-16T11:15:00Z"/>
          <w:noProof/>
        </w:rPr>
      </w:pPr>
    </w:p>
    <w:p w14:paraId="012FCADE" w14:textId="77777777" w:rsidR="00855336" w:rsidRPr="00135EF3" w:rsidDel="001111A8" w:rsidRDefault="00014FB3" w:rsidP="00622755">
      <w:pPr>
        <w:pStyle w:val="Titre4"/>
        <w:rPr>
          <w:del w:id="5307" w:author="VOYER Raphael" w:date="2021-06-16T11:15:00Z"/>
          <w:noProof/>
        </w:rPr>
      </w:pPr>
      <w:del w:id="5308"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309" w:author="VOYER Raphael" w:date="2021-06-16T11:15:00Z"/>
          <w:noProof/>
        </w:rPr>
      </w:pPr>
      <w:smartTag w:uri="urn:schemas-microsoft-com:office:smarttags" w:element="stockticker">
        <w:del w:id="5310" w:author="VOYER Raphael" w:date="2021-06-16T11:15:00Z">
          <w:r w:rsidRPr="00135EF3" w:rsidDel="001111A8">
            <w:rPr>
              <w:b/>
              <w:noProof/>
            </w:rPr>
            <w:delText>AOS</w:delText>
          </w:r>
        </w:del>
      </w:smartTag>
      <w:del w:id="5311"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312" w:author="VOYER Raphael" w:date="2021-06-16T11:15:00Z"/>
          <w:noProof/>
        </w:rPr>
      </w:pPr>
      <w:del w:id="5313"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314" w:author="VOYER Raphael" w:date="2021-06-16T11:15:00Z"/>
          <w:noProof/>
        </w:rPr>
      </w:pPr>
      <w:smartTag w:uri="urn:schemas-microsoft-com:office:smarttags" w:element="stockticker">
        <w:del w:id="5315" w:author="VOYER Raphael" w:date="2021-06-16T11:15:00Z">
          <w:r w:rsidRPr="001D267D" w:rsidDel="001111A8">
            <w:rPr>
              <w:b/>
              <w:noProof/>
            </w:rPr>
            <w:delText>AOS</w:delText>
          </w:r>
        </w:del>
      </w:smartTag>
      <w:del w:id="5316"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317" w:author="VOYER Raphael" w:date="2021-06-16T11:15:00Z"/>
          <w:noProof/>
        </w:rPr>
      </w:pPr>
      <w:del w:id="5318"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319" w:author="VOYER Raphael" w:date="2021-06-16T11:15:00Z"/>
          <w:noProof/>
        </w:rPr>
      </w:pPr>
      <w:del w:id="5320"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321" w:author="VOYER Raphael" w:date="2021-06-16T11:15:00Z"/>
          <w:noProof/>
        </w:rPr>
      </w:pPr>
      <w:smartTag w:uri="urn:schemas-microsoft-com:office:smarttags" w:element="stockticker">
        <w:del w:id="5322" w:author="VOYER Raphael" w:date="2021-06-16T11:15:00Z">
          <w:r w:rsidRPr="00135EF3" w:rsidDel="001111A8">
            <w:rPr>
              <w:b/>
              <w:noProof/>
            </w:rPr>
            <w:delText>AOS</w:delText>
          </w:r>
        </w:del>
      </w:smartTag>
      <w:del w:id="5323"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324" w:author="VOYER Raphael" w:date="2021-06-16T11:15:00Z"/>
          <w:noProof/>
        </w:rPr>
      </w:pPr>
      <w:smartTag w:uri="urn:schemas-microsoft-com:office:smarttags" w:element="stockticker">
        <w:del w:id="5325" w:author="VOYER Raphael" w:date="2021-06-16T11:15:00Z">
          <w:r w:rsidRPr="00135EF3" w:rsidDel="001111A8">
            <w:rPr>
              <w:b/>
              <w:noProof/>
            </w:rPr>
            <w:delText>AOS</w:delText>
          </w:r>
        </w:del>
      </w:smartTag>
      <w:del w:id="5326"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327" w:author="VOYER Raphael" w:date="2021-06-16T11:15:00Z"/>
          <w:noProof/>
        </w:rPr>
      </w:pPr>
      <w:smartTag w:uri="urn:schemas-microsoft-com:office:smarttags" w:element="stockticker">
        <w:del w:id="5328" w:author="VOYER Raphael" w:date="2021-06-16T11:15:00Z">
          <w:r w:rsidRPr="00135EF3" w:rsidDel="001111A8">
            <w:rPr>
              <w:b/>
              <w:noProof/>
            </w:rPr>
            <w:delText>AOS</w:delText>
          </w:r>
        </w:del>
      </w:smartTag>
      <w:del w:id="5329"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330" w:author="VOYER Raphael" w:date="2021-06-16T11:15:00Z"/>
          <w:noProof/>
        </w:rPr>
      </w:pPr>
      <w:del w:id="5331"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332" w:author="VOYER Raphael" w:date="2021-06-16T11:15:00Z"/>
        </w:rPr>
      </w:pPr>
      <w:smartTag w:uri="urn:schemas-microsoft-com:office:smarttags" w:element="stockticker">
        <w:del w:id="5333" w:author="VOYER Raphael" w:date="2021-06-16T11:15:00Z">
          <w:r w:rsidRPr="00135EF3" w:rsidDel="001111A8">
            <w:rPr>
              <w:b/>
              <w:noProof/>
            </w:rPr>
            <w:delText>AOS</w:delText>
          </w:r>
        </w:del>
      </w:smartTag>
      <w:del w:id="5334"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335" w:author="VOYER Raphael" w:date="2021-06-16T11:15:00Z"/>
        </w:rPr>
      </w:pPr>
    </w:p>
    <w:p w14:paraId="5FF66BB0" w14:textId="77777777" w:rsidR="00855336" w:rsidRPr="003A72A5" w:rsidDel="001111A8" w:rsidRDefault="00014FB3" w:rsidP="00622755">
      <w:pPr>
        <w:pStyle w:val="Corpsdetexte"/>
        <w:outlineLvl w:val="0"/>
        <w:rPr>
          <w:del w:id="5336" w:author="VOYER Raphael" w:date="2021-06-16T11:15:00Z"/>
          <w:b/>
          <w:noProof/>
        </w:rPr>
      </w:pPr>
      <w:bookmarkStart w:id="5337" w:name="_Toc381025832"/>
      <w:bookmarkStart w:id="5338" w:name="_Toc424820422"/>
      <w:del w:id="5339"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337"/>
        <w:bookmarkEnd w:id="5338"/>
      </w:del>
    </w:p>
    <w:p w14:paraId="0B8E231F" w14:textId="77777777" w:rsidR="00855336" w:rsidDel="001111A8" w:rsidRDefault="00855336" w:rsidP="00855336">
      <w:pPr>
        <w:pStyle w:val="Corpsdetexte"/>
        <w:rPr>
          <w:del w:id="5340" w:author="VOYER Raphael" w:date="2021-06-16T11:15:00Z"/>
          <w:noProof/>
        </w:rPr>
      </w:pPr>
      <w:smartTag w:uri="urn:schemas-microsoft-com:office:smarttags" w:element="stockticker">
        <w:del w:id="5341" w:author="VOYER Raphael" w:date="2021-06-16T11:15:00Z">
          <w:r w:rsidRPr="00135EF3" w:rsidDel="001111A8">
            <w:rPr>
              <w:b/>
              <w:noProof/>
            </w:rPr>
            <w:delText>AOS</w:delText>
          </w:r>
        </w:del>
      </w:smartTag>
      <w:del w:id="5342"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343" w:author="VOYER Raphael" w:date="2021-06-16T11:15:00Z"/>
          <w:noProof/>
        </w:rPr>
      </w:pPr>
      <w:smartTag w:uri="urn:schemas-microsoft-com:office:smarttags" w:element="stockticker">
        <w:del w:id="5344" w:author="VOYER Raphael" w:date="2021-06-16T11:15:00Z">
          <w:r w:rsidRPr="00135EF3" w:rsidDel="001111A8">
            <w:rPr>
              <w:b/>
              <w:noProof/>
            </w:rPr>
            <w:delText>AOS</w:delText>
          </w:r>
        </w:del>
      </w:smartTag>
      <w:del w:id="5345"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346" w:author="VOYER Raphael" w:date="2021-06-16T11:15:00Z"/>
          <w:noProof/>
        </w:rPr>
      </w:pPr>
      <w:del w:id="5347"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348" w:author="VOYER Raphael" w:date="2021-06-16T11:15:00Z"/>
          <w:noProof/>
        </w:rPr>
      </w:pPr>
      <w:smartTag w:uri="urn:schemas-microsoft-com:office:smarttags" w:element="stockticker">
        <w:del w:id="5349" w:author="VOYER Raphael" w:date="2021-06-16T11:15:00Z">
          <w:r w:rsidRPr="00135EF3" w:rsidDel="001111A8">
            <w:rPr>
              <w:b/>
              <w:noProof/>
            </w:rPr>
            <w:delText>AOS</w:delText>
          </w:r>
        </w:del>
      </w:smartTag>
      <w:del w:id="5350"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351" w:author="VOYER Raphael" w:date="2021-06-16T11:15:00Z"/>
          <w:noProof/>
        </w:rPr>
      </w:pPr>
      <w:del w:id="5352"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353" w:author="VOYER Raphael" w:date="2021-06-16T11:15:00Z"/>
          <w:noProof/>
        </w:rPr>
      </w:pPr>
      <w:del w:id="5354"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355" w:author="VOYER Raphael" w:date="2021-06-16T11:15:00Z"/>
          <w:noProof/>
        </w:rPr>
      </w:pPr>
      <w:smartTag w:uri="urn:schemas-microsoft-com:office:smarttags" w:element="stockticker">
        <w:del w:id="5356" w:author="VOYER Raphael" w:date="2021-06-16T11:15:00Z">
          <w:r w:rsidRPr="00135EF3" w:rsidDel="001111A8">
            <w:rPr>
              <w:b/>
              <w:noProof/>
            </w:rPr>
            <w:delText>AOS</w:delText>
          </w:r>
        </w:del>
      </w:smartTag>
      <w:del w:id="5357"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358" w:author="VOYER Raphael" w:date="2021-06-16T11:15:00Z"/>
          <w:noProof/>
        </w:rPr>
      </w:pPr>
      <w:del w:id="5359"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360" w:author="VOYER Raphael" w:date="2021-06-16T11:15:00Z"/>
          <w:noProof/>
        </w:rPr>
      </w:pPr>
      <w:smartTag w:uri="urn:schemas-microsoft-com:office:smarttags" w:element="stockticker">
        <w:del w:id="5361" w:author="VOYER Raphael" w:date="2021-06-16T11:15:00Z">
          <w:r w:rsidRPr="00135EF3" w:rsidDel="001111A8">
            <w:rPr>
              <w:b/>
              <w:noProof/>
            </w:rPr>
            <w:delText>AOS</w:delText>
          </w:r>
        </w:del>
      </w:smartTag>
      <w:del w:id="5362"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363" w:author="VOYER Raphael" w:date="2021-06-16T11:15:00Z"/>
          <w:noProof/>
        </w:rPr>
      </w:pPr>
    </w:p>
    <w:p w14:paraId="1446544F" w14:textId="77777777" w:rsidR="00855336" w:rsidDel="001111A8" w:rsidRDefault="00855336" w:rsidP="00855336">
      <w:pPr>
        <w:pStyle w:val="Titre3"/>
        <w:ind w:left="0" w:firstLine="0"/>
        <w:jc w:val="left"/>
        <w:rPr>
          <w:del w:id="5364" w:author="VOYER Raphael" w:date="2021-06-16T11:15:00Z"/>
        </w:rPr>
      </w:pPr>
      <w:bookmarkStart w:id="5365" w:name="_Toc381025833"/>
      <w:smartTag w:uri="urn:schemas-microsoft-com:office:smarttags" w:element="stockticker">
        <w:del w:id="5366" w:author="VOYER Raphael" w:date="2021-06-16T11:15:00Z">
          <w:r w:rsidDel="001111A8">
            <w:delText>CMM</w:delText>
          </w:r>
        </w:del>
      </w:smartTag>
      <w:del w:id="5367" w:author="VOYER Raphael" w:date="2021-06-16T11:15:00Z">
        <w:r w:rsidDel="001111A8">
          <w:delText xml:space="preserve"> Data Structures Involved</w:delText>
        </w:r>
        <w:bookmarkEnd w:id="5257"/>
        <w:bookmarkEnd w:id="5365"/>
      </w:del>
    </w:p>
    <w:p w14:paraId="691D12F8" w14:textId="77777777" w:rsidR="00610540" w:rsidRPr="0042000F" w:rsidDel="001111A8" w:rsidRDefault="00610540" w:rsidP="00610540">
      <w:pPr>
        <w:pStyle w:val="Corpsdetexte"/>
        <w:rPr>
          <w:del w:id="5368" w:author="VOYER Raphael" w:date="2021-06-16T11:15:00Z"/>
        </w:rPr>
      </w:pPr>
      <w:del w:id="5369"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370" w:author="VOYER Raphael" w:date="2021-06-16T11:15:00Z"/>
        </w:rPr>
      </w:pPr>
    </w:p>
    <w:p w14:paraId="57496035" w14:textId="77777777" w:rsidR="00182327" w:rsidDel="001111A8" w:rsidRDefault="00182327" w:rsidP="00610540">
      <w:pPr>
        <w:pStyle w:val="tablesourcecode"/>
        <w:rPr>
          <w:del w:id="5371" w:author="VOYER Raphael" w:date="2021-06-16T11:15:00Z"/>
        </w:rPr>
      </w:pPr>
      <w:del w:id="5372" w:author="VOYER Raphael" w:date="2021-06-16T11:15:00Z">
        <w:r w:rsidDel="001111A8">
          <w:delText>/* Cluster Database */</w:delText>
        </w:r>
      </w:del>
    </w:p>
    <w:p w14:paraId="34FCB775" w14:textId="77777777" w:rsidR="00610540" w:rsidDel="001111A8" w:rsidRDefault="00610540" w:rsidP="00610540">
      <w:pPr>
        <w:pStyle w:val="tablesourcecode"/>
        <w:rPr>
          <w:del w:id="5373" w:author="VOYER Raphael" w:date="2021-06-16T11:15:00Z"/>
        </w:rPr>
      </w:pPr>
      <w:del w:id="5374" w:author="VOYER Raphael" w:date="2021-06-16T11:15:00Z">
        <w:r w:rsidDel="001111A8">
          <w:delText>typedef struct {</w:delText>
        </w:r>
      </w:del>
    </w:p>
    <w:p w14:paraId="5E16D40D" w14:textId="77777777" w:rsidR="00610540" w:rsidDel="001111A8" w:rsidRDefault="00610540" w:rsidP="00610540">
      <w:pPr>
        <w:pStyle w:val="tablesourcecode"/>
        <w:rPr>
          <w:del w:id="5375" w:author="VOYER Raphael" w:date="2021-06-16T11:15:00Z"/>
        </w:rPr>
      </w:pPr>
      <w:del w:id="5376"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377" w:author="VOYER Raphael" w:date="2021-06-16T11:15:00Z"/>
        </w:rPr>
      </w:pPr>
    </w:p>
    <w:p w14:paraId="09BF0487" w14:textId="77777777" w:rsidR="00610540" w:rsidRPr="00610540" w:rsidDel="001111A8" w:rsidRDefault="00610540" w:rsidP="00610540">
      <w:pPr>
        <w:pStyle w:val="tablesourcecode"/>
        <w:rPr>
          <w:del w:id="5378" w:author="VOYER Raphael" w:date="2021-06-16T11:15:00Z"/>
        </w:rPr>
      </w:pPr>
      <w:del w:id="5379"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380" w:author="VOYER Raphael" w:date="2021-06-16T11:15:00Z"/>
        </w:rPr>
      </w:pPr>
    </w:p>
    <w:p w14:paraId="052519CA" w14:textId="77777777" w:rsidR="00610540" w:rsidDel="001111A8" w:rsidRDefault="00610540" w:rsidP="00610540">
      <w:pPr>
        <w:pStyle w:val="tablesourcecode"/>
        <w:rPr>
          <w:del w:id="5381" w:author="VOYER Raphael" w:date="2021-06-16T11:15:00Z"/>
        </w:rPr>
      </w:pPr>
      <w:del w:id="5382"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383" w:author="VOYER Raphael" w:date="2021-06-16T11:15:00Z"/>
        </w:rPr>
      </w:pPr>
      <w:del w:id="5384"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385" w:author="VOYER Raphael" w:date="2021-06-16T11:15:00Z"/>
        </w:rPr>
      </w:pPr>
      <w:del w:id="5386"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387" w:author="VOYER Raphael" w:date="2021-06-16T11:15:00Z"/>
        </w:rPr>
      </w:pPr>
      <w:del w:id="5388"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389" w:author="VOYER Raphael" w:date="2021-06-16T11:15:00Z"/>
        </w:rPr>
      </w:pPr>
    </w:p>
    <w:p w14:paraId="61E523C8" w14:textId="77777777" w:rsidR="00610540" w:rsidRPr="00CD74ED" w:rsidDel="001111A8" w:rsidRDefault="00534A44" w:rsidP="00610540">
      <w:pPr>
        <w:pStyle w:val="tablesourcecode"/>
        <w:rPr>
          <w:del w:id="5390" w:author="VOYER Raphael" w:date="2021-06-16T11:15:00Z"/>
        </w:rPr>
      </w:pPr>
      <w:del w:id="5391"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392" w:author="VOYER Raphael" w:date="2021-06-16T11:15:00Z"/>
        </w:rPr>
      </w:pPr>
    </w:p>
    <w:p w14:paraId="7E9025A5" w14:textId="77777777" w:rsidR="00182327" w:rsidRPr="00CD74ED" w:rsidDel="001111A8" w:rsidRDefault="00534A44" w:rsidP="00610540">
      <w:pPr>
        <w:pStyle w:val="tablesourcecode"/>
        <w:rPr>
          <w:del w:id="5393" w:author="VOYER Raphael" w:date="2021-06-16T11:15:00Z"/>
        </w:rPr>
      </w:pPr>
      <w:del w:id="5394"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395" w:author="VOYER Raphael" w:date="2021-06-16T11:15:00Z"/>
        </w:rPr>
      </w:pPr>
      <w:del w:id="5396"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397" w:author="VOYER Raphael" w:date="2021-06-16T11:15:00Z"/>
        </w:rPr>
      </w:pPr>
    </w:p>
    <w:p w14:paraId="22E7616D" w14:textId="77777777" w:rsidR="00944134" w:rsidDel="001111A8" w:rsidRDefault="00534A44" w:rsidP="00610540">
      <w:pPr>
        <w:pStyle w:val="tablesourcecode"/>
        <w:rPr>
          <w:del w:id="5398" w:author="VOYER Raphael" w:date="2021-06-16T11:15:00Z"/>
        </w:rPr>
      </w:pPr>
      <w:del w:id="5399"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400" w:author="VOYER Raphael" w:date="2021-06-16T11:15:00Z"/>
        </w:rPr>
      </w:pPr>
      <w:del w:id="5401"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402" w:author="VOYER Raphael" w:date="2021-06-16T11:15:00Z"/>
        </w:rPr>
      </w:pPr>
      <w:del w:id="5403" w:author="VOYER Raphael" w:date="2021-06-16T11:15:00Z">
        <w:r w:rsidDel="001111A8">
          <w:delText xml:space="preserve">    </w:delText>
        </w:r>
      </w:del>
    </w:p>
    <w:p w14:paraId="04CFC74D" w14:textId="77777777" w:rsidR="00610540" w:rsidDel="001111A8" w:rsidRDefault="00610540" w:rsidP="00610540">
      <w:pPr>
        <w:pStyle w:val="tablesourcecode"/>
        <w:rPr>
          <w:del w:id="5404" w:author="VOYER Raphael" w:date="2021-06-16T11:15:00Z"/>
        </w:rPr>
      </w:pPr>
      <w:del w:id="5405"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406" w:author="VOYER Raphael" w:date="2021-06-16T11:15:00Z"/>
        </w:rPr>
      </w:pPr>
      <w:del w:id="5407"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408" w:author="VOYER Raphael" w:date="2021-06-16T11:15:00Z"/>
        </w:rPr>
      </w:pPr>
      <w:del w:id="5409"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410" w:author="VOYER Raphael" w:date="2021-06-16T11:15:00Z"/>
        </w:rPr>
      </w:pPr>
      <w:del w:id="5411"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412" w:author="VOYER Raphael" w:date="2021-06-16T11:15:00Z"/>
        </w:rPr>
      </w:pPr>
    </w:p>
    <w:p w14:paraId="6DC6DDA9" w14:textId="77777777" w:rsidR="00610540" w:rsidDel="001111A8" w:rsidRDefault="00610540" w:rsidP="00610540">
      <w:pPr>
        <w:pStyle w:val="tablesourcecode"/>
        <w:rPr>
          <w:del w:id="5413" w:author="VOYER Raphael" w:date="2021-06-16T11:15:00Z"/>
        </w:rPr>
      </w:pPr>
      <w:del w:id="5414" w:author="VOYER Raphael" w:date="2021-06-16T11:15:00Z">
        <w:r w:rsidDel="001111A8">
          <w:delText>} cluster_info_t;</w:delText>
        </w:r>
      </w:del>
    </w:p>
    <w:p w14:paraId="01327E08" w14:textId="77777777" w:rsidR="00944134" w:rsidDel="001111A8" w:rsidRDefault="00944134" w:rsidP="00610540">
      <w:pPr>
        <w:pStyle w:val="tablesourcecode"/>
        <w:rPr>
          <w:del w:id="5415" w:author="VOYER Raphael" w:date="2021-06-16T11:15:00Z"/>
        </w:rPr>
      </w:pPr>
    </w:p>
    <w:p w14:paraId="0919A019" w14:textId="77777777" w:rsidR="00182327" w:rsidDel="001111A8" w:rsidRDefault="00944134" w:rsidP="00944134">
      <w:pPr>
        <w:pStyle w:val="tablesourcecode"/>
        <w:rPr>
          <w:del w:id="5416" w:author="VOYER Raphael" w:date="2021-06-16T11:15:00Z"/>
        </w:rPr>
      </w:pPr>
      <w:del w:id="5417" w:author="VOYER Raphael" w:date="2021-06-16T11:15:00Z">
        <w:r w:rsidDel="001111A8">
          <w:delText xml:space="preserve">  </w:delText>
        </w:r>
      </w:del>
    </w:p>
    <w:p w14:paraId="371F927C" w14:textId="77777777" w:rsidR="00182327" w:rsidDel="001111A8" w:rsidRDefault="00182327" w:rsidP="00944134">
      <w:pPr>
        <w:pStyle w:val="tablesourcecode"/>
        <w:rPr>
          <w:del w:id="5418" w:author="VOYER Raphael" w:date="2021-06-16T11:15:00Z"/>
        </w:rPr>
      </w:pPr>
    </w:p>
    <w:p w14:paraId="51437540" w14:textId="77777777" w:rsidR="00944134" w:rsidDel="001111A8" w:rsidRDefault="00944134" w:rsidP="00944134">
      <w:pPr>
        <w:pStyle w:val="tablesourcecode"/>
        <w:rPr>
          <w:del w:id="5419" w:author="VOYER Raphael" w:date="2021-06-16T11:15:00Z"/>
        </w:rPr>
      </w:pPr>
      <w:del w:id="5420"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421" w:author="VOYER Raphael" w:date="2021-06-16T11:15:00Z"/>
        </w:rPr>
      </w:pPr>
      <w:del w:id="5422" w:author="VOYER Raphael" w:date="2021-06-16T11:15:00Z">
        <w:r w:rsidDel="001111A8">
          <w:delText xml:space="preserve">    </w:delText>
        </w:r>
      </w:del>
    </w:p>
    <w:p w14:paraId="30156E58" w14:textId="77777777" w:rsidR="00944134" w:rsidDel="001111A8" w:rsidRDefault="00182327" w:rsidP="00610540">
      <w:pPr>
        <w:pStyle w:val="tablesourcecode"/>
        <w:rPr>
          <w:del w:id="5423" w:author="VOYER Raphael" w:date="2021-06-16T11:15:00Z"/>
        </w:rPr>
      </w:pPr>
      <w:del w:id="5424"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425" w:author="VOYER Raphael" w:date="2021-06-16T11:15:00Z"/>
        </w:rPr>
      </w:pPr>
    </w:p>
    <w:p w14:paraId="741AAFB9" w14:textId="77777777" w:rsidR="00182327" w:rsidDel="001111A8" w:rsidRDefault="00182327" w:rsidP="00610540">
      <w:pPr>
        <w:pStyle w:val="tablesourcecode"/>
        <w:rPr>
          <w:del w:id="5426" w:author="VOYER Raphael" w:date="2021-06-16T11:15:00Z"/>
        </w:rPr>
      </w:pPr>
    </w:p>
    <w:p w14:paraId="3ED451E1" w14:textId="77777777" w:rsidR="00182327" w:rsidDel="001111A8" w:rsidRDefault="00182327" w:rsidP="00610540">
      <w:pPr>
        <w:pStyle w:val="tablesourcecode"/>
        <w:rPr>
          <w:del w:id="5427" w:author="VOYER Raphael" w:date="2021-06-16T11:15:00Z"/>
        </w:rPr>
      </w:pPr>
    </w:p>
    <w:p w14:paraId="7256005F" w14:textId="77777777" w:rsidR="003437B0" w:rsidDel="001111A8" w:rsidRDefault="00182327" w:rsidP="00610540">
      <w:pPr>
        <w:pStyle w:val="tablesourcecode"/>
        <w:rPr>
          <w:del w:id="5428" w:author="VOYER Raphael" w:date="2021-06-16T11:15:00Z"/>
        </w:rPr>
      </w:pPr>
      <w:del w:id="5429" w:author="VOYER Raphael" w:date="2021-06-16T11:15:00Z">
        <w:r w:rsidDel="001111A8">
          <w:delText>/* L2 cluster */</w:delText>
        </w:r>
      </w:del>
    </w:p>
    <w:p w14:paraId="68594255" w14:textId="77777777" w:rsidR="003437B0" w:rsidDel="001111A8" w:rsidRDefault="003437B0" w:rsidP="003437B0">
      <w:pPr>
        <w:pStyle w:val="tablesourcecode"/>
        <w:rPr>
          <w:del w:id="5430" w:author="VOYER Raphael" w:date="2021-06-16T11:15:00Z"/>
        </w:rPr>
      </w:pPr>
      <w:del w:id="5431" w:author="VOYER Raphael" w:date="2021-06-16T11:15:00Z">
        <w:r w:rsidDel="001111A8">
          <w:delText>typedef struct {</w:delText>
        </w:r>
      </w:del>
    </w:p>
    <w:p w14:paraId="4352A09A" w14:textId="77777777" w:rsidR="003437B0" w:rsidRPr="005A0C5D" w:rsidDel="001111A8" w:rsidRDefault="003437B0" w:rsidP="003437B0">
      <w:pPr>
        <w:pStyle w:val="tablesourcecode"/>
        <w:rPr>
          <w:del w:id="5432" w:author="VOYER Raphael" w:date="2021-06-16T11:15:00Z"/>
        </w:rPr>
      </w:pPr>
      <w:del w:id="5433"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434" w:author="VOYER Raphael" w:date="2021-06-16T11:15:00Z"/>
        </w:rPr>
      </w:pPr>
      <w:del w:id="5435"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436" w:author="VOYER Raphael" w:date="2021-06-16T11:15:00Z"/>
        </w:rPr>
      </w:pPr>
      <w:del w:id="5437"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438" w:author="VOYER Raphael" w:date="2021-06-16T11:15:00Z"/>
        </w:rPr>
      </w:pPr>
      <w:del w:id="5439"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440" w:author="VOYER Raphael" w:date="2021-06-16T11:15:00Z"/>
        </w:rPr>
      </w:pPr>
      <w:del w:id="5441"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442" w:author="VOYER Raphael" w:date="2021-06-16T11:15:00Z"/>
          <w:rPrChange w:id="5443" w:author="VOYER Raphael" w:date="2021-07-07T15:02:00Z">
            <w:rPr>
              <w:del w:id="5444" w:author="VOYER Raphael" w:date="2021-06-16T11:15:00Z"/>
              <w:lang w:val="fr-FR"/>
            </w:rPr>
          </w:rPrChange>
        </w:rPr>
      </w:pPr>
      <w:del w:id="5445" w:author="VOYER Raphael" w:date="2021-06-16T11:15:00Z">
        <w:r w:rsidRPr="005A0C5D" w:rsidDel="001111A8">
          <w:delText xml:space="preserve">    </w:delText>
        </w:r>
        <w:r w:rsidRPr="005F7361" w:rsidDel="001111A8">
          <w:rPr>
            <w:rPrChange w:id="5446"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447" w:author="VOYER Raphael" w:date="2021-06-16T11:15:00Z"/>
          <w:rPrChange w:id="5448" w:author="VOYER Raphael" w:date="2021-07-07T15:02:00Z">
            <w:rPr>
              <w:del w:id="5449" w:author="VOYER Raphael" w:date="2021-06-16T11:15:00Z"/>
              <w:lang w:val="fr-FR"/>
            </w:rPr>
          </w:rPrChange>
        </w:rPr>
      </w:pPr>
    </w:p>
    <w:p w14:paraId="575FC7F0" w14:textId="77777777" w:rsidR="00D81D73" w:rsidRPr="005F7361" w:rsidDel="001111A8" w:rsidRDefault="00D81D73" w:rsidP="003437B0">
      <w:pPr>
        <w:pStyle w:val="tablesourcecode"/>
        <w:rPr>
          <w:del w:id="5450" w:author="VOYER Raphael" w:date="2021-06-16T11:15:00Z"/>
          <w:rPrChange w:id="5451" w:author="VOYER Raphael" w:date="2021-07-07T15:02:00Z">
            <w:rPr>
              <w:del w:id="5452" w:author="VOYER Raphael" w:date="2021-06-16T11:15:00Z"/>
              <w:lang w:val="fr-FR"/>
            </w:rPr>
          </w:rPrChange>
        </w:rPr>
      </w:pPr>
    </w:p>
    <w:p w14:paraId="10862911" w14:textId="77777777" w:rsidR="00182327" w:rsidRPr="005F7361" w:rsidDel="001111A8" w:rsidRDefault="00182327" w:rsidP="003437B0">
      <w:pPr>
        <w:pStyle w:val="tablesourcecode"/>
        <w:rPr>
          <w:del w:id="5453" w:author="VOYER Raphael" w:date="2021-06-16T11:15:00Z"/>
          <w:rPrChange w:id="5454" w:author="VOYER Raphael" w:date="2021-07-07T15:02:00Z">
            <w:rPr>
              <w:del w:id="5455" w:author="VOYER Raphael" w:date="2021-06-16T11:15:00Z"/>
              <w:lang w:val="fr-FR"/>
            </w:rPr>
          </w:rPrChange>
        </w:rPr>
      </w:pPr>
      <w:del w:id="5456" w:author="VOYER Raphael" w:date="2021-06-16T11:15:00Z">
        <w:r w:rsidRPr="005F7361" w:rsidDel="001111A8">
          <w:rPr>
            <w:rPrChange w:id="5457"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458" w:author="VOYER Raphael" w:date="2021-06-16T11:15:00Z"/>
        </w:rPr>
      </w:pPr>
      <w:del w:id="5459" w:author="VOYER Raphael" w:date="2021-06-16T11:15:00Z">
        <w:r w:rsidDel="001111A8">
          <w:delText>typedef struct {</w:delText>
        </w:r>
      </w:del>
    </w:p>
    <w:p w14:paraId="51E6B258" w14:textId="77777777" w:rsidR="003437B0" w:rsidDel="001111A8" w:rsidRDefault="003437B0" w:rsidP="003437B0">
      <w:pPr>
        <w:pStyle w:val="tablesourcecode"/>
        <w:rPr>
          <w:del w:id="5460" w:author="VOYER Raphael" w:date="2021-06-16T11:15:00Z"/>
        </w:rPr>
      </w:pPr>
      <w:del w:id="5461"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462" w:author="VOYER Raphael" w:date="2021-06-16T11:15:00Z"/>
        </w:rPr>
      </w:pPr>
      <w:del w:id="5463"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464" w:author="VOYER Raphael" w:date="2021-06-16T11:15:00Z"/>
        </w:rPr>
      </w:pPr>
    </w:p>
    <w:p w14:paraId="2F5C8535" w14:textId="77777777" w:rsidR="00182327" w:rsidRPr="005F7361" w:rsidDel="001111A8" w:rsidRDefault="00182327" w:rsidP="00182327">
      <w:pPr>
        <w:pStyle w:val="tablesourcecode"/>
        <w:rPr>
          <w:del w:id="5465" w:author="VOYER Raphael" w:date="2021-06-16T11:15:00Z"/>
          <w:rPrChange w:id="5466" w:author="VOYER Raphael" w:date="2021-07-07T15:02:00Z">
            <w:rPr>
              <w:del w:id="5467" w:author="VOYER Raphael" w:date="2021-06-16T11:15:00Z"/>
              <w:lang w:val="it-IT"/>
            </w:rPr>
          </w:rPrChange>
        </w:rPr>
      </w:pPr>
      <w:del w:id="5468" w:author="VOYER Raphael" w:date="2021-06-16T11:15:00Z">
        <w:r w:rsidRPr="005A0C5D" w:rsidDel="001111A8">
          <w:delText xml:space="preserve">    </w:delText>
        </w:r>
        <w:r w:rsidR="00534A44" w:rsidRPr="005F7361" w:rsidDel="001111A8">
          <w:rPr>
            <w:rPrChange w:id="5469" w:author="VOYER Raphael" w:date="2021-07-07T15:02:00Z">
              <w:rPr>
                <w:lang w:val="it-IT"/>
              </w:rPr>
            </w:rPrChange>
          </w:rPr>
          <w:delText xml:space="preserve">#define </w:delText>
        </w:r>
        <w:r w:rsidRPr="005F7361" w:rsidDel="001111A8">
          <w:rPr>
            <w:rPrChange w:id="5470"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471" w:author="VOYER Raphael" w:date="2021-06-16T11:15:00Z"/>
          <w:rPrChange w:id="5472" w:author="VOYER Raphael" w:date="2021-07-07T15:02:00Z">
            <w:rPr>
              <w:del w:id="5473" w:author="VOYER Raphael" w:date="2021-06-16T11:15:00Z"/>
              <w:lang w:val="it-IT"/>
            </w:rPr>
          </w:rPrChange>
        </w:rPr>
      </w:pPr>
      <w:del w:id="5474" w:author="VOYER Raphael" w:date="2021-06-16T11:15:00Z">
        <w:r w:rsidRPr="005F7361" w:rsidDel="001111A8">
          <w:rPr>
            <w:rPrChange w:id="5475" w:author="VOYER Raphael" w:date="2021-07-07T15:02:00Z">
              <w:rPr>
                <w:lang w:val="it-IT"/>
              </w:rPr>
            </w:rPrChange>
          </w:rPr>
          <w:delText xml:space="preserve">    </w:delText>
        </w:r>
        <w:r w:rsidR="00534A44" w:rsidRPr="005F7361" w:rsidDel="001111A8">
          <w:rPr>
            <w:rPrChange w:id="5476" w:author="VOYER Raphael" w:date="2021-07-07T15:02:00Z">
              <w:rPr>
                <w:lang w:val="it-IT"/>
              </w:rPr>
            </w:rPrChange>
          </w:rPr>
          <w:delText xml:space="preserve">#define </w:delText>
        </w:r>
        <w:r w:rsidRPr="005F7361" w:rsidDel="001111A8">
          <w:rPr>
            <w:rPrChange w:id="5477"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478" w:author="VOYER Raphael" w:date="2021-06-16T11:15:00Z"/>
        </w:rPr>
      </w:pPr>
      <w:del w:id="5479" w:author="VOYER Raphael" w:date="2021-06-16T11:15:00Z">
        <w:r w:rsidRPr="005F7361" w:rsidDel="001111A8">
          <w:rPr>
            <w:rPrChange w:id="5480"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481" w:author="VOYER Raphael" w:date="2021-06-16T11:15:00Z"/>
        </w:rPr>
      </w:pPr>
      <w:del w:id="5482" w:author="VOYER Raphael" w:date="2021-06-16T11:15:00Z">
        <w:r w:rsidDel="001111A8">
          <w:delText xml:space="preserve">    </w:delText>
        </w:r>
      </w:del>
    </w:p>
    <w:p w14:paraId="083026D2" w14:textId="77777777" w:rsidR="00182327" w:rsidDel="001111A8" w:rsidRDefault="00182327" w:rsidP="00182327">
      <w:pPr>
        <w:pStyle w:val="tablesourcecode"/>
        <w:rPr>
          <w:del w:id="5483" w:author="VOYER Raphael" w:date="2021-06-16T11:15:00Z"/>
        </w:rPr>
      </w:pPr>
      <w:del w:id="5484"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485" w:author="VOYER Raphael" w:date="2021-06-16T11:15:00Z"/>
        </w:rPr>
      </w:pPr>
      <w:del w:id="5486"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487" w:author="VOYER Raphael" w:date="2021-06-16T11:15:00Z"/>
        </w:rPr>
      </w:pPr>
    </w:p>
    <w:p w14:paraId="6FAD2D41" w14:textId="77777777" w:rsidR="00D5352E" w:rsidDel="001111A8" w:rsidRDefault="00D5352E" w:rsidP="00D5352E">
      <w:pPr>
        <w:pStyle w:val="tablesourcecode"/>
        <w:rPr>
          <w:del w:id="5488" w:author="VOYER Raphael" w:date="2021-06-16T11:15:00Z"/>
        </w:rPr>
      </w:pPr>
      <w:del w:id="5489"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490" w:author="VOYER Raphael" w:date="2021-06-16T11:15:00Z"/>
        </w:rPr>
      </w:pPr>
      <w:del w:id="5491"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492" w:author="VOYER Raphael" w:date="2021-06-16T11:15:00Z"/>
        </w:rPr>
      </w:pPr>
      <w:del w:id="5493"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494" w:author="VOYER Raphael" w:date="2021-06-16T11:15:00Z"/>
        </w:rPr>
      </w:pPr>
      <w:del w:id="5495"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496" w:author="VOYER Raphael" w:date="2021-06-16T11:15:00Z"/>
        </w:rPr>
      </w:pPr>
    </w:p>
    <w:p w14:paraId="0EA2D288" w14:textId="77777777" w:rsidR="00913F42" w:rsidDel="001111A8" w:rsidRDefault="003437B0" w:rsidP="003437B0">
      <w:pPr>
        <w:pStyle w:val="tablesourcecode"/>
        <w:rPr>
          <w:del w:id="5497" w:author="VOYER Raphael" w:date="2021-06-16T11:15:00Z"/>
        </w:rPr>
      </w:pPr>
      <w:del w:id="5498"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499" w:author="VOYER Raphael" w:date="2021-06-16T11:15:00Z"/>
          <w:rPrChange w:id="5500" w:author="VOYER Raphael" w:date="2021-07-07T15:02:00Z">
            <w:rPr>
              <w:del w:id="5501" w:author="VOYER Raphael" w:date="2021-06-16T11:15:00Z"/>
              <w:lang w:val="fr-FR"/>
            </w:rPr>
          </w:rPrChange>
        </w:rPr>
      </w:pPr>
      <w:del w:id="5502" w:author="VOYER Raphael" w:date="2021-06-16T11:15:00Z">
        <w:r w:rsidDel="001111A8">
          <w:delText xml:space="preserve">    </w:delText>
        </w:r>
        <w:r w:rsidR="00534A44" w:rsidRPr="005F7361" w:rsidDel="001111A8">
          <w:rPr>
            <w:rPrChange w:id="5503" w:author="VOYER Raphael" w:date="2021-07-07T15:02:00Z">
              <w:rPr>
                <w:lang w:val="fr-FR"/>
              </w:rPr>
            </w:rPrChange>
          </w:rPr>
          <w:delText>uint32  vrf;</w:delText>
        </w:r>
        <w:r w:rsidR="00534A44" w:rsidRPr="005F7361" w:rsidDel="001111A8">
          <w:rPr>
            <w:rPrChange w:id="5504" w:author="VOYER Raphael" w:date="2021-07-07T15:02:00Z">
              <w:rPr>
                <w:lang w:val="fr-FR"/>
              </w:rPr>
            </w:rPrChange>
          </w:rPr>
          <w:tab/>
        </w:r>
      </w:del>
    </w:p>
    <w:p w14:paraId="42227DB8" w14:textId="77777777" w:rsidR="003437B0" w:rsidRPr="005F7361" w:rsidDel="001111A8" w:rsidRDefault="00534A44" w:rsidP="003437B0">
      <w:pPr>
        <w:pStyle w:val="tablesourcecode"/>
        <w:rPr>
          <w:del w:id="5505" w:author="VOYER Raphael" w:date="2021-06-16T11:15:00Z"/>
          <w:rPrChange w:id="5506" w:author="VOYER Raphael" w:date="2021-07-07T15:02:00Z">
            <w:rPr>
              <w:del w:id="5507" w:author="VOYER Raphael" w:date="2021-06-16T11:15:00Z"/>
              <w:lang w:val="fr-FR"/>
            </w:rPr>
          </w:rPrChange>
        </w:rPr>
      </w:pPr>
      <w:del w:id="5508" w:author="VOYER Raphael" w:date="2021-06-16T11:15:00Z">
        <w:r w:rsidRPr="005F7361" w:rsidDel="001111A8">
          <w:rPr>
            <w:rPrChange w:id="5509"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510" w:author="VOYER Raphael" w:date="2021-06-16T11:15:00Z"/>
          <w:rPrChange w:id="5511" w:author="VOYER Raphael" w:date="2021-07-07T15:02:00Z">
            <w:rPr>
              <w:del w:id="5512" w:author="VOYER Raphael" w:date="2021-06-16T11:15:00Z"/>
              <w:lang w:val="fr-FR"/>
            </w:rPr>
          </w:rPrChange>
        </w:rPr>
      </w:pPr>
      <w:del w:id="5513" w:author="VOYER Raphael" w:date="2021-06-16T11:15:00Z">
        <w:r w:rsidRPr="005F7361" w:rsidDel="001111A8">
          <w:rPr>
            <w:rPrChange w:id="5514"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515" w:author="VOYER Raphael" w:date="2021-06-16T11:15:00Z"/>
          <w:rPrChange w:id="5516" w:author="VOYER Raphael" w:date="2021-07-07T15:02:00Z">
            <w:rPr>
              <w:del w:id="5517" w:author="VOYER Raphael" w:date="2021-06-16T11:15:00Z"/>
              <w:lang w:val="fr-FR"/>
            </w:rPr>
          </w:rPrChange>
        </w:rPr>
      </w:pPr>
    </w:p>
    <w:p w14:paraId="7ECE2DD6" w14:textId="77777777" w:rsidR="00D81D73" w:rsidRPr="005A0C5D" w:rsidDel="001111A8" w:rsidRDefault="00D81D73" w:rsidP="003437B0">
      <w:pPr>
        <w:pStyle w:val="tablesourcecode"/>
        <w:rPr>
          <w:del w:id="5518" w:author="VOYER Raphael" w:date="2021-06-16T11:15:00Z"/>
        </w:rPr>
      </w:pPr>
      <w:del w:id="5519"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520" w:author="VOYER Raphael" w:date="2021-06-16T11:15:00Z"/>
        </w:rPr>
      </w:pPr>
    </w:p>
    <w:p w14:paraId="03AC890D" w14:textId="77777777" w:rsidR="00944134" w:rsidRPr="00CD74ED" w:rsidDel="001111A8" w:rsidRDefault="00534A44" w:rsidP="00944134">
      <w:pPr>
        <w:pStyle w:val="tablesourcecode"/>
        <w:rPr>
          <w:del w:id="5521" w:author="VOYER Raphael" w:date="2021-06-16T11:15:00Z"/>
        </w:rPr>
      </w:pPr>
      <w:del w:id="5522"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523" w:author="VOYER Raphael" w:date="2021-06-16T11:15:00Z"/>
          <w:rPrChange w:id="5524" w:author="VOYER Raphael" w:date="2021-07-07T15:02:00Z">
            <w:rPr>
              <w:del w:id="5525" w:author="VOYER Raphael" w:date="2021-06-16T11:15:00Z"/>
              <w:lang w:val="fr-FR"/>
            </w:rPr>
          </w:rPrChange>
        </w:rPr>
      </w:pPr>
      <w:del w:id="5526" w:author="VOYER Raphael" w:date="2021-06-16T11:15:00Z">
        <w:r w:rsidRPr="005F7361" w:rsidDel="001111A8">
          <w:rPr>
            <w:rPrChange w:id="5527" w:author="VOYER Raphael" w:date="2021-07-07T15:02:00Z">
              <w:rPr>
                <w:lang w:val="fr-FR"/>
              </w:rPr>
            </w:rPrChange>
          </w:rPr>
          <w:delText xml:space="preserve">#define </w:delText>
        </w:r>
        <w:smartTag w:uri="urn:schemas-microsoft-com:office:smarttags" w:element="stockticker">
          <w:r w:rsidRPr="005F7361" w:rsidDel="001111A8">
            <w:rPr>
              <w:rPrChange w:id="5528" w:author="VOYER Raphael" w:date="2021-07-07T15:02:00Z">
                <w:rPr>
                  <w:lang w:val="fr-FR"/>
                </w:rPr>
              </w:rPrChange>
            </w:rPr>
            <w:delText>MAX</w:delText>
          </w:r>
        </w:smartTag>
        <w:r w:rsidRPr="005F7361" w:rsidDel="001111A8">
          <w:rPr>
            <w:rPrChange w:id="5529" w:author="VOYER Raphael" w:date="2021-07-07T15:02:00Z">
              <w:rPr>
                <w:lang w:val="fr-FR"/>
              </w:rPr>
            </w:rPrChange>
          </w:rPr>
          <w:delText>_</w:delText>
        </w:r>
        <w:smartTag w:uri="urn:schemas-microsoft-com:office:smarttags" w:element="stockticker">
          <w:r w:rsidRPr="005F7361" w:rsidDel="001111A8">
            <w:rPr>
              <w:rPrChange w:id="5530" w:author="VOYER Raphael" w:date="2021-07-07T15:02:00Z">
                <w:rPr>
                  <w:lang w:val="fr-FR"/>
                </w:rPr>
              </w:rPrChange>
            </w:rPr>
            <w:delText>PORT</w:delText>
          </w:r>
        </w:smartTag>
        <w:r w:rsidRPr="005F7361" w:rsidDel="001111A8">
          <w:rPr>
            <w:rPrChange w:id="5531" w:author="VOYER Raphael" w:date="2021-07-07T15:02:00Z">
              <w:rPr>
                <w:lang w:val="fr-FR"/>
              </w:rPr>
            </w:rPrChange>
          </w:rPr>
          <w:delText>_</w:delText>
        </w:r>
        <w:smartTag w:uri="urn:schemas-microsoft-com:office:smarttags" w:element="stockticker">
          <w:r w:rsidRPr="005F7361" w:rsidDel="001111A8">
            <w:rPr>
              <w:rPrChange w:id="5532" w:author="VOYER Raphael" w:date="2021-07-07T15:02:00Z">
                <w:rPr>
                  <w:lang w:val="fr-FR"/>
                </w:rPr>
              </w:rPrChange>
            </w:rPr>
            <w:delText>PER</w:delText>
          </w:r>
        </w:smartTag>
        <w:r w:rsidRPr="005F7361" w:rsidDel="001111A8">
          <w:rPr>
            <w:rPrChange w:id="5533"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534" w:author="VOYER Raphael" w:date="2021-06-16T11:15:00Z"/>
          <w:rPrChange w:id="5535" w:author="VOYER Raphael" w:date="2021-07-07T15:02:00Z">
            <w:rPr>
              <w:del w:id="5536" w:author="VOYER Raphael" w:date="2021-06-16T11:15:00Z"/>
              <w:lang w:val="fr-FR"/>
            </w:rPr>
          </w:rPrChange>
        </w:rPr>
      </w:pPr>
      <w:del w:id="5537" w:author="VOYER Raphael" w:date="2021-06-16T11:15:00Z">
        <w:r w:rsidRPr="005F7361" w:rsidDel="001111A8">
          <w:rPr>
            <w:rPrChange w:id="5538"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539" w:author="VOYER Raphael" w:date="2021-06-16T11:15:00Z"/>
        </w:rPr>
      </w:pPr>
      <w:del w:id="5540"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541" w:author="VOYER Raphael" w:date="2021-06-16T11:15:00Z"/>
        </w:rPr>
      </w:pPr>
    </w:p>
    <w:p w14:paraId="3B63C507" w14:textId="77777777" w:rsidR="00944134" w:rsidRPr="005A0C5D" w:rsidDel="001111A8" w:rsidRDefault="00944134" w:rsidP="00944134">
      <w:pPr>
        <w:pStyle w:val="tablesourcecode"/>
        <w:rPr>
          <w:del w:id="5542" w:author="VOYER Raphael" w:date="2021-06-16T11:15:00Z"/>
        </w:rPr>
      </w:pPr>
      <w:del w:id="5543"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544" w:author="VOYER Raphael" w:date="2021-06-16T11:15:00Z"/>
        </w:rPr>
      </w:pPr>
      <w:del w:id="5545"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546" w:author="VOYER Raphael" w:date="2021-06-16T11:15:00Z"/>
        </w:rPr>
      </w:pPr>
      <w:del w:id="5547"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548" w:author="VOYER Raphael" w:date="2021-06-16T11:15:00Z"/>
        </w:rPr>
      </w:pPr>
      <w:del w:id="5549"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550" w:author="VOYER Raphael" w:date="2021-06-16T11:15:00Z"/>
        </w:rPr>
      </w:pPr>
    </w:p>
    <w:p w14:paraId="4D1C7C7F" w14:textId="77777777" w:rsidR="0032569B" w:rsidRPr="005A0C5D" w:rsidDel="001111A8" w:rsidRDefault="00D5352E" w:rsidP="00944134">
      <w:pPr>
        <w:pStyle w:val="tablesourcecode"/>
        <w:rPr>
          <w:del w:id="5551" w:author="VOYER Raphael" w:date="2021-06-16T11:15:00Z"/>
        </w:rPr>
      </w:pPr>
      <w:del w:id="5552"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553" w:author="VOYER Raphael" w:date="2021-06-16T11:15:00Z"/>
        </w:rPr>
      </w:pPr>
    </w:p>
    <w:p w14:paraId="47F6C2EA" w14:textId="77777777" w:rsidR="00944134" w:rsidRPr="005F7361" w:rsidDel="001111A8" w:rsidRDefault="00534A44" w:rsidP="00610540">
      <w:pPr>
        <w:pStyle w:val="tablesourcecode"/>
        <w:rPr>
          <w:del w:id="5554" w:author="VOYER Raphael" w:date="2021-06-16T11:15:00Z"/>
          <w:rPrChange w:id="5555" w:author="VOYER Raphael" w:date="2021-07-07T15:02:00Z">
            <w:rPr>
              <w:del w:id="5556" w:author="VOYER Raphael" w:date="2021-06-16T11:15:00Z"/>
              <w:lang w:val="fr-FR"/>
            </w:rPr>
          </w:rPrChange>
        </w:rPr>
      </w:pPr>
      <w:del w:id="5557" w:author="VOYER Raphael" w:date="2021-06-16T11:15:00Z">
        <w:r w:rsidRPr="005F7361" w:rsidDel="001111A8">
          <w:rPr>
            <w:rPrChange w:id="5558" w:author="VOYER Raphael" w:date="2021-07-07T15:02:00Z">
              <w:rPr>
                <w:lang w:val="fr-FR"/>
              </w:rPr>
            </w:rPrChange>
          </w:rPr>
          <w:delText xml:space="preserve">#define </w:delText>
        </w:r>
        <w:smartTag w:uri="urn:schemas-microsoft-com:office:smarttags" w:element="stockticker">
          <w:r w:rsidRPr="005F7361" w:rsidDel="001111A8">
            <w:rPr>
              <w:rPrChange w:id="5559" w:author="VOYER Raphael" w:date="2021-07-07T15:02:00Z">
                <w:rPr>
                  <w:lang w:val="fr-FR"/>
                </w:rPr>
              </w:rPrChange>
            </w:rPr>
            <w:delText>MAX</w:delText>
          </w:r>
        </w:smartTag>
        <w:r w:rsidRPr="005F7361" w:rsidDel="001111A8">
          <w:rPr>
            <w:rPrChange w:id="5560" w:author="VOYER Raphael" w:date="2021-07-07T15:02:00Z">
              <w:rPr>
                <w:lang w:val="fr-FR"/>
              </w:rPr>
            </w:rPrChange>
          </w:rPr>
          <w:delText>_</w:delText>
        </w:r>
        <w:smartTag w:uri="urn:schemas-microsoft-com:office:smarttags" w:element="stockticker">
          <w:r w:rsidRPr="005F7361" w:rsidDel="001111A8">
            <w:rPr>
              <w:rPrChange w:id="5561" w:author="VOYER Raphael" w:date="2021-07-07T15:02:00Z">
                <w:rPr>
                  <w:lang w:val="fr-FR"/>
                </w:rPr>
              </w:rPrChange>
            </w:rPr>
            <w:delText>PORT</w:delText>
          </w:r>
        </w:smartTag>
        <w:r w:rsidRPr="005F7361" w:rsidDel="001111A8">
          <w:rPr>
            <w:rPrChange w:id="5562" w:author="VOYER Raphael" w:date="2021-07-07T15:02:00Z">
              <w:rPr>
                <w:lang w:val="fr-FR"/>
              </w:rPr>
            </w:rPrChange>
          </w:rPr>
          <w:delText>_</w:delText>
        </w:r>
        <w:smartTag w:uri="urn:schemas-microsoft-com:office:smarttags" w:element="stockticker">
          <w:r w:rsidRPr="005F7361" w:rsidDel="001111A8">
            <w:rPr>
              <w:rPrChange w:id="5563" w:author="VOYER Raphael" w:date="2021-07-07T15:02:00Z">
                <w:rPr>
                  <w:lang w:val="fr-FR"/>
                </w:rPr>
              </w:rPrChange>
            </w:rPr>
            <w:delText>PER</w:delText>
          </w:r>
        </w:smartTag>
        <w:r w:rsidRPr="005F7361" w:rsidDel="001111A8">
          <w:rPr>
            <w:rPrChange w:id="5564"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565" w:author="VOYER Raphael" w:date="2021-06-16T11:15:00Z"/>
          <w:rPrChange w:id="5566" w:author="VOYER Raphael" w:date="2021-07-07T15:02:00Z">
            <w:rPr>
              <w:del w:id="5567" w:author="VOYER Raphael" w:date="2021-06-16T11:15:00Z"/>
              <w:lang w:val="it-IT"/>
            </w:rPr>
          </w:rPrChange>
        </w:rPr>
      </w:pPr>
      <w:del w:id="5568" w:author="VOYER Raphael" w:date="2021-06-16T11:15:00Z">
        <w:r w:rsidRPr="005F7361" w:rsidDel="001111A8">
          <w:rPr>
            <w:rPrChange w:id="5569" w:author="VOYER Raphael" w:date="2021-07-07T15:02:00Z">
              <w:rPr>
                <w:lang w:val="it-IT"/>
              </w:rPr>
            </w:rPrChange>
          </w:rPr>
          <w:delText xml:space="preserve">#define </w:delText>
        </w:r>
        <w:smartTag w:uri="urn:schemas-microsoft-com:office:smarttags" w:element="stockticker">
          <w:r w:rsidRPr="005F7361" w:rsidDel="001111A8">
            <w:rPr>
              <w:rPrChange w:id="5570" w:author="VOYER Raphael" w:date="2021-07-07T15:02:00Z">
                <w:rPr>
                  <w:lang w:val="it-IT"/>
                </w:rPr>
              </w:rPrChange>
            </w:rPr>
            <w:delText>MAX</w:delText>
          </w:r>
        </w:smartTag>
        <w:r w:rsidRPr="005F7361" w:rsidDel="001111A8">
          <w:rPr>
            <w:rPrChange w:id="5571"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572" w:author="VOYER Raphael" w:date="2021-06-16T11:15:00Z"/>
          <w:rPrChange w:id="5573" w:author="VOYER Raphael" w:date="2021-07-07T15:02:00Z">
            <w:rPr>
              <w:del w:id="5574" w:author="VOYER Raphael" w:date="2021-06-16T11:15:00Z"/>
              <w:lang w:val="it-IT"/>
            </w:rPr>
          </w:rPrChange>
        </w:rPr>
      </w:pPr>
      <w:del w:id="5575" w:author="VOYER Raphael" w:date="2021-06-16T11:15:00Z">
        <w:r w:rsidRPr="005F7361" w:rsidDel="001111A8">
          <w:rPr>
            <w:rPrChange w:id="5576" w:author="VOYER Raphael" w:date="2021-07-07T15:02:00Z">
              <w:rPr>
                <w:lang w:val="it-IT"/>
              </w:rPr>
            </w:rPrChange>
          </w:rPr>
          <w:delText>#define HA_VLAN_</w:delText>
        </w:r>
        <w:smartTag w:uri="urn:schemas-microsoft-com:office:smarttags" w:element="stockticker">
          <w:r w:rsidRPr="005F7361" w:rsidDel="001111A8">
            <w:rPr>
              <w:rPrChange w:id="5577" w:author="VOYER Raphael" w:date="2021-07-07T15:02:00Z">
                <w:rPr>
                  <w:lang w:val="it-IT"/>
                </w:rPr>
              </w:rPrChange>
            </w:rPr>
            <w:delText>MAX</w:delText>
          </w:r>
        </w:smartTag>
        <w:r w:rsidRPr="005F7361" w:rsidDel="001111A8">
          <w:rPr>
            <w:rPrChange w:id="5578"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579" w:author="VOYER Raphael" w:date="2021-06-16T11:15:00Z"/>
          <w:rPrChange w:id="5580" w:author="VOYER Raphael" w:date="2021-07-07T15:02:00Z">
            <w:rPr>
              <w:del w:id="5581" w:author="VOYER Raphael" w:date="2021-06-16T11:15:00Z"/>
              <w:lang w:val="fr-FR"/>
            </w:rPr>
          </w:rPrChange>
        </w:rPr>
      </w:pPr>
      <w:del w:id="5582" w:author="VOYER Raphael" w:date="2021-06-16T11:15:00Z">
        <w:r w:rsidRPr="005F7361" w:rsidDel="001111A8">
          <w:rPr>
            <w:rPrChange w:id="5583" w:author="VOYER Raphael" w:date="2021-07-07T15:02:00Z">
              <w:rPr>
                <w:lang w:val="fr-FR"/>
              </w:rPr>
            </w:rPrChange>
          </w:rPr>
          <w:delText xml:space="preserve">#define </w:delText>
        </w:r>
        <w:smartTag w:uri="urn:schemas-microsoft-com:office:smarttags" w:element="stockticker">
          <w:r w:rsidRPr="005F7361" w:rsidDel="001111A8">
            <w:rPr>
              <w:rPrChange w:id="5584" w:author="VOYER Raphael" w:date="2021-07-07T15:02:00Z">
                <w:rPr>
                  <w:lang w:val="fr-FR"/>
                </w:rPr>
              </w:rPrChange>
            </w:rPr>
            <w:delText>MAX</w:delText>
          </w:r>
        </w:smartTag>
        <w:r w:rsidRPr="005F7361" w:rsidDel="001111A8">
          <w:rPr>
            <w:rPrChange w:id="5585" w:author="VOYER Raphael" w:date="2021-07-07T15:02:00Z">
              <w:rPr>
                <w:lang w:val="fr-FR"/>
              </w:rPr>
            </w:rPrChange>
          </w:rPr>
          <w:delText>_</w:delText>
        </w:r>
        <w:smartTag w:uri="urn:schemas-microsoft-com:office:smarttags" w:element="stockticker">
          <w:r w:rsidRPr="005F7361" w:rsidDel="001111A8">
            <w:rPr>
              <w:rPrChange w:id="5586" w:author="VOYER Raphael" w:date="2021-07-07T15:02:00Z">
                <w:rPr>
                  <w:lang w:val="fr-FR"/>
                </w:rPr>
              </w:rPrChange>
            </w:rPr>
            <w:delText>PORT</w:delText>
          </w:r>
        </w:smartTag>
        <w:r w:rsidRPr="005F7361" w:rsidDel="001111A8">
          <w:rPr>
            <w:rPrChange w:id="5587" w:author="VOYER Raphael" w:date="2021-07-07T15:02:00Z">
              <w:rPr>
                <w:lang w:val="fr-FR"/>
              </w:rPr>
            </w:rPrChange>
          </w:rPr>
          <w:delText>_</w:delText>
        </w:r>
        <w:smartTag w:uri="urn:schemas-microsoft-com:office:smarttags" w:element="stockticker">
          <w:r w:rsidRPr="005F7361" w:rsidDel="001111A8">
            <w:rPr>
              <w:rPrChange w:id="5588" w:author="VOYER Raphael" w:date="2021-07-07T15:02:00Z">
                <w:rPr>
                  <w:lang w:val="fr-FR"/>
                </w:rPr>
              </w:rPrChange>
            </w:rPr>
            <w:delText>PER</w:delText>
          </w:r>
        </w:smartTag>
        <w:r w:rsidRPr="005F7361" w:rsidDel="001111A8">
          <w:rPr>
            <w:rPrChange w:id="5589" w:author="VOYER Raphael" w:date="2021-07-07T15:02:00Z">
              <w:rPr>
                <w:lang w:val="fr-FR"/>
              </w:rPr>
            </w:rPrChange>
          </w:rPr>
          <w:delText>_SWITCH (</w:delText>
        </w:r>
        <w:smartTag w:uri="urn:schemas-microsoft-com:office:smarttags" w:element="stockticker">
          <w:r w:rsidRPr="005F7361" w:rsidDel="001111A8">
            <w:rPr>
              <w:rPrChange w:id="5590" w:author="VOYER Raphael" w:date="2021-07-07T15:02:00Z">
                <w:rPr>
                  <w:lang w:val="fr-FR"/>
                </w:rPr>
              </w:rPrChange>
            </w:rPr>
            <w:delText>MAX</w:delText>
          </w:r>
        </w:smartTag>
        <w:r w:rsidRPr="005F7361" w:rsidDel="001111A8">
          <w:rPr>
            <w:rPrChange w:id="5591" w:author="VOYER Raphael" w:date="2021-07-07T15:02:00Z">
              <w:rPr>
                <w:lang w:val="fr-FR"/>
              </w:rPr>
            </w:rPrChange>
          </w:rPr>
          <w:delText>_</w:delText>
        </w:r>
        <w:smartTag w:uri="urn:schemas-microsoft-com:office:smarttags" w:element="stockticker">
          <w:r w:rsidRPr="005F7361" w:rsidDel="001111A8">
            <w:rPr>
              <w:rPrChange w:id="5592" w:author="VOYER Raphael" w:date="2021-07-07T15:02:00Z">
                <w:rPr>
                  <w:lang w:val="fr-FR"/>
                </w:rPr>
              </w:rPrChange>
            </w:rPr>
            <w:delText>PORT</w:delText>
          </w:r>
        </w:smartTag>
        <w:r w:rsidRPr="005F7361" w:rsidDel="001111A8">
          <w:rPr>
            <w:rPrChange w:id="5593" w:author="VOYER Raphael" w:date="2021-07-07T15:02:00Z">
              <w:rPr>
                <w:lang w:val="fr-FR"/>
              </w:rPr>
            </w:rPrChange>
          </w:rPr>
          <w:delText>_</w:delText>
        </w:r>
        <w:smartTag w:uri="urn:schemas-microsoft-com:office:smarttags" w:element="stockticker">
          <w:r w:rsidRPr="005F7361" w:rsidDel="001111A8">
            <w:rPr>
              <w:rPrChange w:id="5594" w:author="VOYER Raphael" w:date="2021-07-07T15:02:00Z">
                <w:rPr>
                  <w:lang w:val="fr-FR"/>
                </w:rPr>
              </w:rPrChange>
            </w:rPr>
            <w:delText>PER</w:delText>
          </w:r>
        </w:smartTag>
        <w:r w:rsidRPr="005F7361" w:rsidDel="001111A8">
          <w:rPr>
            <w:rPrChange w:id="5595" w:author="VOYER Raphael" w:date="2021-07-07T15:02:00Z">
              <w:rPr>
                <w:lang w:val="fr-FR"/>
              </w:rPr>
            </w:rPrChange>
          </w:rPr>
          <w:delText xml:space="preserve">_NI * </w:delText>
        </w:r>
        <w:smartTag w:uri="urn:schemas-microsoft-com:office:smarttags" w:element="stockticker">
          <w:r w:rsidRPr="005F7361" w:rsidDel="001111A8">
            <w:rPr>
              <w:rPrChange w:id="5596" w:author="VOYER Raphael" w:date="2021-07-07T15:02:00Z">
                <w:rPr>
                  <w:lang w:val="fr-FR"/>
                </w:rPr>
              </w:rPrChange>
            </w:rPr>
            <w:delText>MAX</w:delText>
          </w:r>
        </w:smartTag>
        <w:r w:rsidRPr="005F7361" w:rsidDel="001111A8">
          <w:rPr>
            <w:rPrChange w:id="5597"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598" w:author="VOYER Raphael" w:date="2021-06-16T11:15:00Z"/>
        </w:rPr>
      </w:pPr>
      <w:del w:id="5599"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600" w:author="VOYER Raphael" w:date="2021-06-16T11:15:00Z"/>
        </w:rPr>
      </w:pPr>
    </w:p>
    <w:p w14:paraId="5B276AE8" w14:textId="77777777" w:rsidR="00FF0BFB" w:rsidRPr="00062A8D" w:rsidDel="001111A8" w:rsidRDefault="00FF0BFB" w:rsidP="00FF0BFB">
      <w:pPr>
        <w:pStyle w:val="tablesourcecode"/>
        <w:rPr>
          <w:del w:id="5601" w:author="VOYER Raphael" w:date="2021-06-16T11:15:00Z"/>
        </w:rPr>
      </w:pPr>
    </w:p>
    <w:p w14:paraId="123D3E9F" w14:textId="77777777" w:rsidR="00D81D73" w:rsidDel="001111A8" w:rsidRDefault="00D81D73" w:rsidP="00D81D73">
      <w:pPr>
        <w:pStyle w:val="Titre3"/>
        <w:ind w:left="0" w:firstLine="0"/>
        <w:jc w:val="left"/>
        <w:rPr>
          <w:del w:id="5602" w:author="VOYER Raphael" w:date="2021-06-16T11:15:00Z"/>
        </w:rPr>
      </w:pPr>
      <w:bookmarkStart w:id="5603" w:name="_Toc381025834"/>
      <w:del w:id="5604" w:author="VOYER Raphael" w:date="2021-06-16T11:15:00Z">
        <w:r w:rsidDel="001111A8">
          <w:delText>Message Structures Involved</w:delText>
        </w:r>
        <w:bookmarkEnd w:id="5603"/>
      </w:del>
    </w:p>
    <w:p w14:paraId="5298024C" w14:textId="77777777" w:rsidR="0088089E" w:rsidRPr="005F7361" w:rsidDel="001111A8" w:rsidRDefault="00DF6776" w:rsidP="0088089E">
      <w:pPr>
        <w:pStyle w:val="Titre5"/>
        <w:numPr>
          <w:ilvl w:val="3"/>
          <w:numId w:val="1"/>
        </w:numPr>
        <w:rPr>
          <w:del w:id="5605" w:author="VOYER Raphael" w:date="2021-06-16T11:15:00Z"/>
          <w:rPrChange w:id="5606" w:author="VOYER Raphael" w:date="2021-07-07T15:02:00Z">
            <w:rPr>
              <w:del w:id="5607" w:author="VOYER Raphael" w:date="2021-06-16T11:15:00Z"/>
              <w:lang w:val="it-IT"/>
            </w:rPr>
          </w:rPrChange>
        </w:rPr>
      </w:pPr>
      <w:bookmarkStart w:id="5608" w:name="_Ref239167419"/>
      <w:del w:id="5609" w:author="VOYER Raphael" w:date="2021-06-16T11:15:00Z">
        <w:r w:rsidRPr="005F7361" w:rsidDel="001111A8">
          <w:rPr>
            <w:b w:val="0"/>
            <w:bCs w:val="0"/>
            <w:i w:val="0"/>
            <w:iCs w:val="0"/>
            <w:rPrChange w:id="5610" w:author="VOYER Raphael" w:date="2021-07-07T15:02:00Z">
              <w:rPr>
                <w:b w:val="0"/>
                <w:bCs w:val="0"/>
                <w:i w:val="0"/>
                <w:iCs w:val="0"/>
                <w:lang w:val="it-IT"/>
              </w:rPr>
            </w:rPrChange>
          </w:rPr>
          <w:delText>HA_VLAN_</w:delText>
        </w:r>
        <w:r w:rsidR="00F176A4" w:rsidRPr="005F7361" w:rsidDel="001111A8">
          <w:rPr>
            <w:b w:val="0"/>
            <w:bCs w:val="0"/>
            <w:i w:val="0"/>
            <w:iCs w:val="0"/>
            <w:rPrChange w:id="5611" w:author="VOYER Raphael" w:date="2021-07-07T15:02:00Z">
              <w:rPr>
                <w:b w:val="0"/>
                <w:bCs w:val="0"/>
                <w:i w:val="0"/>
                <w:iCs w:val="0"/>
                <w:lang w:val="it-IT"/>
              </w:rPr>
            </w:rPrChange>
          </w:rPr>
          <w:delText>MC_INDEX_REQ</w:delText>
        </w:r>
        <w:r w:rsidR="0088089E" w:rsidRPr="005F7361" w:rsidDel="001111A8">
          <w:rPr>
            <w:b w:val="0"/>
            <w:bCs w:val="0"/>
            <w:i w:val="0"/>
            <w:iCs w:val="0"/>
            <w:rPrChange w:id="5612" w:author="VOYER Raphael" w:date="2021-07-07T15:02:00Z">
              <w:rPr>
                <w:b w:val="0"/>
                <w:bCs w:val="0"/>
                <w:i w:val="0"/>
                <w:iCs w:val="0"/>
                <w:lang w:val="it-IT"/>
              </w:rPr>
            </w:rPrChange>
          </w:rPr>
          <w:delText>_MSGID</w:delText>
        </w:r>
        <w:bookmarkEnd w:id="5608"/>
      </w:del>
    </w:p>
    <w:p w14:paraId="2C9D01B7" w14:textId="77777777" w:rsidR="00D5627A" w:rsidRPr="00213530" w:rsidDel="001111A8" w:rsidRDefault="00D5627A" w:rsidP="0088089E">
      <w:pPr>
        <w:pStyle w:val="Corpsdetexte"/>
        <w:rPr>
          <w:del w:id="5613" w:author="VOYER Raphael" w:date="2021-06-16T11:15:00Z"/>
        </w:rPr>
      </w:pPr>
      <w:del w:id="5614"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615" w:author="VOYER Raphael" w:date="2021-06-16T11:15:00Z"/>
        </w:rPr>
      </w:pPr>
      <w:del w:id="5616"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617" w:author="VOYER Raphael" w:date="2021-06-16T11:15:00Z"/>
        </w:rPr>
      </w:pPr>
      <w:del w:id="561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619" w:author="VOYER Raphael" w:date="2021-06-16T11:15:00Z"/>
        </w:rPr>
      </w:pPr>
      <w:del w:id="5620"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621" w:author="VOYER Raphael" w:date="2021-06-16T11:15:00Z"/>
          <w:rPrChange w:id="5622" w:author="VOYER Raphael" w:date="2021-07-07T15:02:00Z">
            <w:rPr>
              <w:del w:id="5623" w:author="VOYER Raphael" w:date="2021-06-16T11:15:00Z"/>
              <w:lang w:val="it-IT"/>
            </w:rPr>
          </w:rPrChange>
        </w:rPr>
      </w:pPr>
      <w:del w:id="5624" w:author="VOYER Raphael" w:date="2021-06-16T11:15:00Z">
        <w:r w:rsidRPr="00EA50DE" w:rsidDel="001111A8">
          <w:delText xml:space="preserve">        </w:delText>
        </w:r>
        <w:r w:rsidRPr="005F7361" w:rsidDel="001111A8">
          <w:rPr>
            <w:rPrChange w:id="5625" w:author="VOYER Raphael" w:date="2021-07-07T15:02:00Z">
              <w:rPr>
                <w:lang w:val="it-IT"/>
              </w:rPr>
            </w:rPrChange>
          </w:rPr>
          <w:delText>} HA_VLAN_</w:delText>
        </w:r>
        <w:r w:rsidR="00BB487C" w:rsidRPr="005F7361" w:rsidDel="001111A8">
          <w:rPr>
            <w:rPrChange w:id="5626" w:author="VOYER Raphael" w:date="2021-07-07T15:02:00Z">
              <w:rPr>
                <w:lang w:val="it-IT"/>
              </w:rPr>
            </w:rPrChange>
          </w:rPr>
          <w:delText>MC_INDEX</w:delText>
        </w:r>
        <w:r w:rsidR="00F176A4" w:rsidRPr="005F7361" w:rsidDel="001111A8">
          <w:rPr>
            <w:rPrChange w:id="5627" w:author="VOYER Raphael" w:date="2021-07-07T15:02:00Z">
              <w:rPr>
                <w:lang w:val="it-IT"/>
              </w:rPr>
            </w:rPrChange>
          </w:rPr>
          <w:delText>_REQ</w:delText>
        </w:r>
        <w:r w:rsidRPr="005F7361" w:rsidDel="001111A8">
          <w:rPr>
            <w:rPrChange w:id="5628"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629" w:author="VOYER Raphael" w:date="2021-06-16T11:15:00Z"/>
          <w:rPrChange w:id="5630" w:author="VOYER Raphael" w:date="2021-07-07T15:02:00Z">
            <w:rPr>
              <w:del w:id="5631" w:author="VOYER Raphael" w:date="2021-06-16T11:15:00Z"/>
              <w:lang w:val="it-IT"/>
            </w:rPr>
          </w:rPrChange>
        </w:rPr>
      </w:pPr>
      <w:del w:id="5632" w:author="VOYER Raphael" w:date="2021-06-16T11:15:00Z">
        <w:r w:rsidRPr="005F7361" w:rsidDel="001111A8">
          <w:rPr>
            <w:b w:val="0"/>
            <w:bCs w:val="0"/>
            <w:i w:val="0"/>
            <w:iCs w:val="0"/>
            <w:rPrChange w:id="5633"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634" w:author="VOYER Raphael" w:date="2021-06-16T11:15:00Z"/>
        </w:rPr>
      </w:pPr>
      <w:del w:id="5635"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636" w:author="VOYER Raphael" w:date="2021-06-16T11:15:00Z"/>
        </w:rPr>
      </w:pPr>
      <w:del w:id="5637"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638" w:author="VOYER Raphael" w:date="2021-06-16T11:15:00Z"/>
        </w:rPr>
      </w:pPr>
      <w:del w:id="5639"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640" w:author="VOYER Raphael" w:date="2021-06-16T11:15:00Z"/>
        </w:rPr>
      </w:pPr>
      <w:del w:id="5641"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642" w:author="VOYER Raphael" w:date="2021-06-16T11:15:00Z"/>
        </w:rPr>
      </w:pPr>
      <w:del w:id="5643"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644" w:author="VOYER Raphael" w:date="2021-06-16T11:15:00Z"/>
          <w:rPrChange w:id="5645" w:author="VOYER Raphael" w:date="2021-07-07T15:02:00Z">
            <w:rPr>
              <w:del w:id="5646" w:author="VOYER Raphael" w:date="2021-06-16T11:15:00Z"/>
              <w:lang w:val="it-IT"/>
            </w:rPr>
          </w:rPrChange>
        </w:rPr>
      </w:pPr>
      <w:del w:id="5647" w:author="VOYER Raphael" w:date="2021-06-16T11:15:00Z">
        <w:r w:rsidRPr="00F176A4" w:rsidDel="001111A8">
          <w:delText xml:space="preserve">        </w:delText>
        </w:r>
        <w:r w:rsidRPr="005F7361" w:rsidDel="001111A8">
          <w:rPr>
            <w:rPrChange w:id="5648"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649" w:author="VOYER Raphael" w:date="2021-06-16T11:15:00Z"/>
          <w:rPrChange w:id="5650" w:author="VOYER Raphael" w:date="2021-07-07T15:02:00Z">
            <w:rPr>
              <w:del w:id="5651"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652" w:author="VOYER Raphael" w:date="2021-06-16T11:15:00Z"/>
          <w:rPrChange w:id="5653" w:author="VOYER Raphael" w:date="2021-07-07T15:02:00Z">
            <w:rPr>
              <w:del w:id="5654" w:author="VOYER Raphael" w:date="2021-06-16T11:15:00Z"/>
              <w:lang w:val="it-IT"/>
            </w:rPr>
          </w:rPrChange>
        </w:rPr>
      </w:pPr>
      <w:del w:id="5655" w:author="VOYER Raphael" w:date="2021-06-16T11:15:00Z">
        <w:r w:rsidRPr="005F7361" w:rsidDel="001111A8">
          <w:rPr>
            <w:b w:val="0"/>
            <w:bCs w:val="0"/>
            <w:i w:val="0"/>
            <w:iCs w:val="0"/>
            <w:rPrChange w:id="5656"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657" w:author="VOYER Raphael" w:date="2021-07-07T15:02:00Z">
                <w:rPr>
                  <w:b w:val="0"/>
                  <w:bCs w:val="0"/>
                  <w:i w:val="0"/>
                  <w:iCs w:val="0"/>
                  <w:lang w:val="it-IT"/>
                </w:rPr>
              </w:rPrChange>
            </w:rPr>
            <w:delText>D</w:delText>
          </w:r>
          <w:r w:rsidR="00D5627A" w:rsidRPr="005F7361" w:rsidDel="001111A8">
            <w:rPr>
              <w:b w:val="0"/>
              <w:bCs w:val="0"/>
              <w:i w:val="0"/>
              <w:iCs w:val="0"/>
              <w:rPrChange w:id="5658" w:author="VOYER Raphael" w:date="2021-07-07T15:02:00Z">
                <w:rPr>
                  <w:b w:val="0"/>
                  <w:bCs w:val="0"/>
                  <w:i w:val="0"/>
                  <w:iCs w:val="0"/>
                  <w:lang w:val="it-IT"/>
                </w:rPr>
              </w:rPrChange>
            </w:rPr>
            <w:delText>EL</w:delText>
          </w:r>
        </w:smartTag>
        <w:r w:rsidRPr="005F7361" w:rsidDel="001111A8">
          <w:rPr>
            <w:b w:val="0"/>
            <w:bCs w:val="0"/>
            <w:i w:val="0"/>
            <w:iCs w:val="0"/>
            <w:rPrChange w:id="5659" w:author="VOYER Raphael" w:date="2021-07-07T15:02:00Z">
              <w:rPr>
                <w:b w:val="0"/>
                <w:bCs w:val="0"/>
                <w:i w:val="0"/>
                <w:iCs w:val="0"/>
                <w:lang w:val="it-IT"/>
              </w:rPr>
            </w:rPrChange>
          </w:rPr>
          <w:delText>_</w:delText>
        </w:r>
        <w:r w:rsidR="00F176A4" w:rsidRPr="005F7361" w:rsidDel="001111A8">
          <w:rPr>
            <w:b w:val="0"/>
            <w:bCs w:val="0"/>
            <w:i w:val="0"/>
            <w:iCs w:val="0"/>
            <w:rPrChange w:id="5660" w:author="VOYER Raphael" w:date="2021-07-07T15:02:00Z">
              <w:rPr>
                <w:b w:val="0"/>
                <w:bCs w:val="0"/>
                <w:i w:val="0"/>
                <w:iCs w:val="0"/>
                <w:lang w:val="it-IT"/>
              </w:rPr>
            </w:rPrChange>
          </w:rPr>
          <w:delText>MC_INDEX</w:delText>
        </w:r>
        <w:r w:rsidRPr="005F7361" w:rsidDel="001111A8">
          <w:rPr>
            <w:b w:val="0"/>
            <w:bCs w:val="0"/>
            <w:i w:val="0"/>
            <w:iCs w:val="0"/>
            <w:rPrChange w:id="5661"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662" w:author="VOYER Raphael" w:date="2021-06-16T11:15:00Z"/>
        </w:rPr>
      </w:pPr>
      <w:del w:id="566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664" w:author="VOYER Raphael" w:date="2021-06-16T11:15:00Z"/>
        </w:rPr>
      </w:pPr>
      <w:del w:id="5665" w:author="VOYER Raphael" w:date="2021-06-16T11:15:00Z">
        <w:r w:rsidDel="001111A8">
          <w:delText>And clear the port list.</w:delText>
        </w:r>
      </w:del>
    </w:p>
    <w:p w14:paraId="0DFEE8EA" w14:textId="77777777" w:rsidR="00D5627A" w:rsidDel="001111A8" w:rsidRDefault="00D5627A" w:rsidP="00D5627A">
      <w:pPr>
        <w:pStyle w:val="tablesourcecode"/>
        <w:rPr>
          <w:del w:id="5666" w:author="VOYER Raphael" w:date="2021-06-16T11:15:00Z"/>
        </w:rPr>
      </w:pPr>
      <w:del w:id="5667"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668" w:author="VOYER Raphael" w:date="2021-06-16T11:15:00Z"/>
        </w:rPr>
      </w:pPr>
      <w:del w:id="566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670" w:author="VOYER Raphael" w:date="2021-06-16T11:15:00Z"/>
        </w:rPr>
      </w:pPr>
      <w:del w:id="5671"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672" w:author="VOYER Raphael" w:date="2021-06-16T11:15:00Z"/>
          <w:rPrChange w:id="5673" w:author="VOYER Raphael" w:date="2021-07-07T15:02:00Z">
            <w:rPr>
              <w:del w:id="5674" w:author="VOYER Raphael" w:date="2021-06-16T11:15:00Z"/>
              <w:lang w:val="it-IT"/>
            </w:rPr>
          </w:rPrChange>
        </w:rPr>
      </w:pPr>
      <w:del w:id="5675" w:author="VOYER Raphael" w:date="2021-06-16T11:15:00Z">
        <w:r w:rsidRPr="00EA50DE" w:rsidDel="001111A8">
          <w:delText xml:space="preserve">        </w:delText>
        </w:r>
        <w:r w:rsidRPr="005F7361" w:rsidDel="001111A8">
          <w:rPr>
            <w:rPrChange w:id="5676" w:author="VOYER Raphael" w:date="2021-07-07T15:02:00Z">
              <w:rPr>
                <w:lang w:val="it-IT"/>
              </w:rPr>
            </w:rPrChange>
          </w:rPr>
          <w:delText>} HA_VLAN_</w:delText>
        </w:r>
        <w:smartTag w:uri="urn:schemas-microsoft-com:office:smarttags" w:element="stockticker">
          <w:r w:rsidR="00BB487C" w:rsidRPr="005F7361" w:rsidDel="001111A8">
            <w:rPr>
              <w:rPrChange w:id="5677" w:author="VOYER Raphael" w:date="2021-07-07T15:02:00Z">
                <w:rPr>
                  <w:lang w:val="it-IT"/>
                </w:rPr>
              </w:rPrChange>
            </w:rPr>
            <w:delText>DEL</w:delText>
          </w:r>
        </w:smartTag>
        <w:r w:rsidR="00BB487C" w:rsidRPr="005F7361" w:rsidDel="001111A8">
          <w:rPr>
            <w:rPrChange w:id="5678" w:author="VOYER Raphael" w:date="2021-07-07T15:02:00Z">
              <w:rPr>
                <w:lang w:val="it-IT"/>
              </w:rPr>
            </w:rPrChange>
          </w:rPr>
          <w:delText>_M</w:delText>
        </w:r>
        <w:r w:rsidRPr="005F7361" w:rsidDel="001111A8">
          <w:rPr>
            <w:rPrChange w:id="5679" w:author="VOYER Raphael" w:date="2021-07-07T15:02:00Z">
              <w:rPr>
                <w:lang w:val="it-IT"/>
              </w:rPr>
            </w:rPrChange>
          </w:rPr>
          <w:delText>C</w:delText>
        </w:r>
        <w:r w:rsidR="00BB487C" w:rsidRPr="005F7361" w:rsidDel="001111A8">
          <w:rPr>
            <w:rPrChange w:id="5680" w:author="VOYER Raphael" w:date="2021-07-07T15:02:00Z">
              <w:rPr>
                <w:lang w:val="it-IT"/>
              </w:rPr>
            </w:rPrChange>
          </w:rPr>
          <w:delText>_INDEX</w:delText>
        </w:r>
        <w:r w:rsidRPr="005F7361" w:rsidDel="001111A8">
          <w:rPr>
            <w:rPrChange w:id="5681"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682" w:author="VOYER Raphael" w:date="2021-06-16T11:15:00Z"/>
          <w:rPrChange w:id="5683" w:author="VOYER Raphael" w:date="2021-07-07T15:02:00Z">
            <w:rPr>
              <w:del w:id="5684" w:author="VOYER Raphael" w:date="2021-06-16T11:15:00Z"/>
              <w:lang w:val="it-IT"/>
            </w:rPr>
          </w:rPrChange>
        </w:rPr>
      </w:pPr>
      <w:del w:id="5685" w:author="VOYER Raphael" w:date="2021-06-16T11:15:00Z">
        <w:r w:rsidRPr="005F7361" w:rsidDel="001111A8">
          <w:rPr>
            <w:b w:val="0"/>
            <w:bCs w:val="0"/>
            <w:i w:val="0"/>
            <w:iCs w:val="0"/>
            <w:rPrChange w:id="5686"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687" w:author="VOYER Raphael" w:date="2021-07-07T15:02:00Z">
                <w:rPr>
                  <w:b w:val="0"/>
                  <w:bCs w:val="0"/>
                  <w:i w:val="0"/>
                  <w:iCs w:val="0"/>
                  <w:lang w:val="it-IT"/>
                </w:rPr>
              </w:rPrChange>
            </w:rPr>
            <w:delText>PORT</w:delText>
          </w:r>
        </w:smartTag>
        <w:r w:rsidRPr="005F7361" w:rsidDel="001111A8">
          <w:rPr>
            <w:b w:val="0"/>
            <w:bCs w:val="0"/>
            <w:i w:val="0"/>
            <w:iCs w:val="0"/>
            <w:rPrChange w:id="5688"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689" w:author="VOYER Raphael" w:date="2021-06-16T11:15:00Z"/>
        </w:rPr>
      </w:pPr>
      <w:del w:id="5690"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691" w:author="VOYER Raphael" w:date="2021-06-16T11:15:00Z"/>
        </w:rPr>
      </w:pPr>
      <w:del w:id="5692"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693" w:author="VOYER Raphael" w:date="2021-06-16T11:15:00Z"/>
        </w:rPr>
      </w:pPr>
      <w:del w:id="5694"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695" w:author="VOYER Raphael" w:date="2021-06-16T11:15:00Z"/>
        </w:rPr>
      </w:pPr>
      <w:del w:id="569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697" w:author="VOYER Raphael" w:date="2021-06-16T11:15:00Z"/>
        </w:rPr>
      </w:pPr>
      <w:del w:id="5698"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699" w:author="VOYER Raphael" w:date="2021-06-16T11:15:00Z"/>
        </w:rPr>
      </w:pPr>
      <w:del w:id="5700"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701" w:author="VOYER Raphael" w:date="2021-06-16T11:15:00Z"/>
          <w:rPrChange w:id="5702" w:author="VOYER Raphael" w:date="2021-07-07T15:02:00Z">
            <w:rPr>
              <w:del w:id="5703" w:author="VOYER Raphael" w:date="2021-06-16T11:15:00Z"/>
              <w:lang w:val="fr-FR"/>
            </w:rPr>
          </w:rPrChange>
        </w:rPr>
      </w:pPr>
      <w:del w:id="5704" w:author="VOYER Raphael" w:date="2021-06-16T11:15:00Z">
        <w:r w:rsidDel="001111A8">
          <w:delText xml:space="preserve">         </w:delText>
        </w:r>
        <w:r w:rsidRPr="005F7361" w:rsidDel="001111A8">
          <w:rPr>
            <w:rPrChange w:id="5705" w:author="VOYER Raphael" w:date="2021-07-07T15:02:00Z">
              <w:rPr>
                <w:lang w:val="fr-FR"/>
              </w:rPr>
            </w:rPrChange>
          </w:rPr>
          <w:delText>uint32</w:delText>
        </w:r>
        <w:r w:rsidR="00911783" w:rsidRPr="005F7361" w:rsidDel="001111A8">
          <w:rPr>
            <w:rPrChange w:id="5706" w:author="VOYER Raphael" w:date="2021-07-07T15:02:00Z">
              <w:rPr>
                <w:lang w:val="fr-FR"/>
              </w:rPr>
            </w:rPrChange>
          </w:rPr>
          <w:delText xml:space="preserve">        </w:delText>
        </w:r>
        <w:r w:rsidR="00904367" w:rsidRPr="005F7361" w:rsidDel="001111A8">
          <w:rPr>
            <w:rPrChange w:id="5707" w:author="VOYER Raphael" w:date="2021-07-07T15:02:00Z">
              <w:rPr>
                <w:lang w:val="fr-FR"/>
              </w:rPr>
            </w:rPrChange>
          </w:rPr>
          <w:delText xml:space="preserve"> </w:delText>
        </w:r>
        <w:r w:rsidRPr="005F7361" w:rsidDel="001111A8">
          <w:rPr>
            <w:rPrChange w:id="5708" w:author="VOYER Raphael" w:date="2021-07-07T15:02:00Z">
              <w:rPr>
                <w:lang w:val="fr-FR"/>
              </w:rPr>
            </w:rPrChange>
          </w:rPr>
          <w:delText>g</w:delText>
        </w:r>
        <w:r w:rsidR="00911783" w:rsidRPr="005F7361" w:rsidDel="001111A8">
          <w:rPr>
            <w:rPrChange w:id="5709" w:author="VOYER Raphael" w:date="2021-07-07T15:02:00Z">
              <w:rPr>
                <w:lang w:val="fr-FR"/>
              </w:rPr>
            </w:rPrChange>
          </w:rPr>
          <w:delText>port;</w:delText>
        </w:r>
        <w:r w:rsidR="00BF2EA2" w:rsidRPr="005F7361" w:rsidDel="001111A8">
          <w:rPr>
            <w:rPrChange w:id="5710" w:author="VOYER Raphael" w:date="2021-07-07T15:02:00Z">
              <w:rPr>
                <w:lang w:val="fr-FR"/>
              </w:rPr>
            </w:rPrChange>
          </w:rPr>
          <w:delText xml:space="preserve">     /* </w:delText>
        </w:r>
        <w:r w:rsidR="00904367" w:rsidRPr="005F7361" w:rsidDel="001111A8">
          <w:rPr>
            <w:rPrChange w:id="5711" w:author="VOYER Raphael" w:date="2021-07-07T15:02:00Z">
              <w:rPr>
                <w:lang w:val="fr-FR"/>
              </w:rPr>
            </w:rPrChange>
          </w:rPr>
          <w:delText>port/linkagg</w:delText>
        </w:r>
        <w:r w:rsidR="00BF2EA2" w:rsidRPr="005F7361" w:rsidDel="001111A8">
          <w:rPr>
            <w:rPrChange w:id="5712" w:author="VOYER Raphael" w:date="2021-07-07T15:02:00Z">
              <w:rPr>
                <w:lang w:val="fr-FR"/>
              </w:rPr>
            </w:rPrChange>
          </w:rPr>
          <w:delText xml:space="preserve"> */</w:delText>
        </w:r>
        <w:r w:rsidR="00911783" w:rsidRPr="005F7361" w:rsidDel="001111A8">
          <w:rPr>
            <w:rPrChange w:id="5713"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714" w:author="VOYER Raphael" w:date="2021-06-16T11:15:00Z"/>
          <w:rPrChange w:id="5715" w:author="VOYER Raphael" w:date="2021-07-07T15:02:00Z">
            <w:rPr>
              <w:del w:id="5716" w:author="VOYER Raphael" w:date="2021-06-16T11:15:00Z"/>
              <w:lang w:val="fr-FR"/>
            </w:rPr>
          </w:rPrChange>
        </w:rPr>
      </w:pPr>
      <w:del w:id="5717" w:author="VOYER Raphael" w:date="2021-06-16T11:15:00Z">
        <w:r w:rsidRPr="005F7361" w:rsidDel="001111A8">
          <w:rPr>
            <w:rPrChange w:id="5718" w:author="VOYER Raphael" w:date="2021-07-07T15:02:00Z">
              <w:rPr>
                <w:lang w:val="fr-FR"/>
              </w:rPr>
            </w:rPrChange>
          </w:rPr>
          <w:delText>} HA_VLAN_</w:delText>
        </w:r>
        <w:r w:rsidR="00E76552" w:rsidRPr="005F7361" w:rsidDel="001111A8">
          <w:rPr>
            <w:rPrChange w:id="5719" w:author="VOYER Raphael" w:date="2021-07-07T15:02:00Z">
              <w:rPr>
                <w:lang w:val="fr-FR"/>
              </w:rPr>
            </w:rPrChange>
          </w:rPr>
          <w:delText>MO</w:delText>
        </w:r>
        <w:r w:rsidRPr="005F7361" w:rsidDel="001111A8">
          <w:rPr>
            <w:rPrChange w:id="5720" w:author="VOYER Raphael" w:date="2021-07-07T15:02:00Z">
              <w:rPr>
                <w:lang w:val="fr-FR"/>
              </w:rPr>
            </w:rPrChange>
          </w:rPr>
          <w:delText>D_</w:delText>
        </w:r>
        <w:smartTag w:uri="urn:schemas-microsoft-com:office:smarttags" w:element="stockticker">
          <w:r w:rsidRPr="005F7361" w:rsidDel="001111A8">
            <w:rPr>
              <w:rPrChange w:id="5721" w:author="VOYER Raphael" w:date="2021-07-07T15:02:00Z">
                <w:rPr>
                  <w:lang w:val="fr-FR"/>
                </w:rPr>
              </w:rPrChange>
            </w:rPr>
            <w:delText>MAC</w:delText>
          </w:r>
        </w:smartTag>
        <w:r w:rsidRPr="005F7361" w:rsidDel="001111A8">
          <w:rPr>
            <w:rPrChange w:id="5722"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723" w:author="VOYER Raphael" w:date="2021-06-16T11:15:00Z"/>
          <w:rPrChange w:id="5724" w:author="VOYER Raphael" w:date="2021-07-07T15:02:00Z">
            <w:rPr>
              <w:del w:id="5725"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726" w:author="VOYER Raphael" w:date="2021-06-16T11:15:00Z"/>
          <w:rPrChange w:id="5727" w:author="VOYER Raphael" w:date="2021-07-07T15:02:00Z">
            <w:rPr>
              <w:del w:id="5728" w:author="VOYER Raphael" w:date="2021-06-16T11:15:00Z"/>
              <w:lang w:val="it-IT"/>
            </w:rPr>
          </w:rPrChange>
        </w:rPr>
      </w:pPr>
      <w:del w:id="5729" w:author="VOYER Raphael" w:date="2021-06-16T11:15:00Z">
        <w:r w:rsidRPr="005F7361" w:rsidDel="001111A8">
          <w:rPr>
            <w:b w:val="0"/>
            <w:bCs w:val="0"/>
            <w:i w:val="0"/>
            <w:iCs w:val="0"/>
            <w:rPrChange w:id="5730"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731" w:author="VOYER Raphael" w:date="2021-06-16T11:15:00Z"/>
        </w:rPr>
      </w:pPr>
      <w:del w:id="5732"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733" w:author="VOYER Raphael" w:date="2021-06-16T11:15:00Z"/>
        </w:rPr>
      </w:pPr>
      <w:del w:id="5734"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735" w:author="VOYER Raphael" w:date="2021-06-16T11:15:00Z"/>
        </w:rPr>
      </w:pPr>
      <w:del w:id="573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737" w:author="VOYER Raphael" w:date="2021-06-16T11:15:00Z"/>
        </w:rPr>
      </w:pPr>
      <w:del w:id="5738"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739" w:author="VOYER Raphael" w:date="2021-06-16T11:15:00Z"/>
        </w:rPr>
      </w:pPr>
      <w:del w:id="5740"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741" w:author="VOYER Raphael" w:date="2021-06-16T11:15:00Z"/>
        </w:rPr>
      </w:pPr>
      <w:del w:id="5742"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743" w:author="VOYER Raphael" w:date="2021-06-16T11:15:00Z"/>
        </w:rPr>
      </w:pPr>
      <w:del w:id="5744"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745" w:author="VOYER Raphael" w:date="2021-06-16T11:15:00Z"/>
          <w:rPrChange w:id="5746" w:author="VOYER Raphael" w:date="2021-07-07T15:02:00Z">
            <w:rPr>
              <w:del w:id="5747" w:author="VOYER Raphael" w:date="2021-06-16T11:15:00Z"/>
              <w:lang w:val="it-IT"/>
            </w:rPr>
          </w:rPrChange>
        </w:rPr>
      </w:pPr>
      <w:del w:id="5748" w:author="VOYER Raphael" w:date="2021-06-16T11:15:00Z">
        <w:r w:rsidRPr="00885490" w:rsidDel="001111A8">
          <w:delText xml:space="preserve">        </w:delText>
        </w:r>
        <w:r w:rsidRPr="005F7361" w:rsidDel="001111A8">
          <w:rPr>
            <w:rPrChange w:id="5749" w:author="VOYER Raphael" w:date="2021-07-07T15:02:00Z">
              <w:rPr>
                <w:lang w:val="it-IT"/>
              </w:rPr>
            </w:rPrChange>
          </w:rPr>
          <w:delText>} HA_VLAN_ADD_</w:delText>
        </w:r>
        <w:r w:rsidR="000669F5" w:rsidRPr="005F7361" w:rsidDel="001111A8">
          <w:rPr>
            <w:rPrChange w:id="5750" w:author="VOYER Raphael" w:date="2021-07-07T15:02:00Z">
              <w:rPr>
                <w:lang w:val="it-IT"/>
              </w:rPr>
            </w:rPrChange>
          </w:rPr>
          <w:delText>ARP</w:delText>
        </w:r>
        <w:r w:rsidRPr="005F7361" w:rsidDel="001111A8">
          <w:rPr>
            <w:rPrChange w:id="5751"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752" w:author="VOYER Raphael" w:date="2021-06-16T11:15:00Z"/>
          <w:rPrChange w:id="5753" w:author="VOYER Raphael" w:date="2021-07-07T15:02:00Z">
            <w:rPr>
              <w:del w:id="5754" w:author="VOYER Raphael" w:date="2021-06-16T11:15:00Z"/>
              <w:lang w:val="it-IT"/>
            </w:rPr>
          </w:rPrChange>
        </w:rPr>
      </w:pPr>
      <w:del w:id="5755" w:author="VOYER Raphael" w:date="2021-06-16T11:15:00Z">
        <w:r w:rsidRPr="005F7361" w:rsidDel="001111A8">
          <w:rPr>
            <w:b w:val="0"/>
            <w:bCs w:val="0"/>
            <w:i w:val="0"/>
            <w:iCs w:val="0"/>
            <w:rPrChange w:id="5756"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5757" w:author="VOYER Raphael" w:date="2021-06-16T11:15:00Z"/>
        </w:rPr>
      </w:pPr>
      <w:del w:id="5758"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759" w:author="VOYER Raphael" w:date="2021-06-16T11:15:00Z"/>
        </w:rPr>
      </w:pPr>
    </w:p>
    <w:p w14:paraId="22BA1F5E" w14:textId="77777777" w:rsidR="000669F5" w:rsidDel="001111A8" w:rsidRDefault="000669F5" w:rsidP="000669F5">
      <w:pPr>
        <w:pStyle w:val="tablesourcecode"/>
        <w:rPr>
          <w:del w:id="5760" w:author="VOYER Raphael" w:date="2021-06-16T11:15:00Z"/>
        </w:rPr>
      </w:pPr>
      <w:del w:id="5761"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762" w:author="VOYER Raphael" w:date="2021-06-16T11:15:00Z"/>
        </w:rPr>
      </w:pPr>
      <w:del w:id="576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764" w:author="VOYER Raphael" w:date="2021-06-16T11:15:00Z"/>
        </w:rPr>
      </w:pPr>
      <w:del w:id="5765"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766" w:author="VOYER Raphael" w:date="2021-06-16T11:15:00Z"/>
          <w:rPrChange w:id="5767" w:author="VOYER Raphael" w:date="2021-07-07T15:02:00Z">
            <w:rPr>
              <w:del w:id="5768" w:author="VOYER Raphael" w:date="2021-06-16T11:15:00Z"/>
              <w:lang w:val="it-IT"/>
            </w:rPr>
          </w:rPrChange>
        </w:rPr>
      </w:pPr>
      <w:del w:id="5769" w:author="VOYER Raphael" w:date="2021-06-16T11:15:00Z">
        <w:r w:rsidRPr="000669F5" w:rsidDel="001111A8">
          <w:delText xml:space="preserve">        </w:delText>
        </w:r>
        <w:r w:rsidRPr="005F7361" w:rsidDel="001111A8">
          <w:rPr>
            <w:rPrChange w:id="5770" w:author="VOYER Raphael" w:date="2021-07-07T15:02:00Z">
              <w:rPr>
                <w:lang w:val="it-IT"/>
              </w:rPr>
            </w:rPrChange>
          </w:rPr>
          <w:delText>} HA_VLAN_</w:delText>
        </w:r>
        <w:r w:rsidR="00345182" w:rsidRPr="005F7361" w:rsidDel="001111A8">
          <w:rPr>
            <w:rPrChange w:id="5771" w:author="VOYER Raphael" w:date="2021-07-07T15:02:00Z">
              <w:rPr>
                <w:lang w:val="it-IT"/>
              </w:rPr>
            </w:rPrChange>
          </w:rPr>
          <w:delText>REMOVE</w:delText>
        </w:r>
        <w:r w:rsidRPr="005F7361" w:rsidDel="001111A8">
          <w:rPr>
            <w:rPrChange w:id="5772"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773" w:author="VOYER Raphael" w:date="2021-06-16T11:15:00Z"/>
          <w:rPrChange w:id="5774" w:author="VOYER Raphael" w:date="2021-07-07T15:02:00Z">
            <w:rPr>
              <w:del w:id="5775"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776" w:author="VOYER Raphael" w:date="2021-06-16T11:15:00Z"/>
          <w:lang w:val="nl-BE"/>
        </w:rPr>
      </w:pPr>
      <w:del w:id="5777"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778" w:author="VOYER Raphael" w:date="2021-06-16T11:15:00Z"/>
        </w:rPr>
      </w:pPr>
      <w:del w:id="5779"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780" w:author="VOYER Raphael" w:date="2021-06-16T11:15:00Z"/>
        </w:rPr>
      </w:pPr>
      <w:del w:id="5781" w:author="VOYER Raphael" w:date="2021-06-16T11:15:00Z">
        <w:r w:rsidDel="001111A8">
          <w:delText>IGMP reports.</w:delText>
        </w:r>
      </w:del>
    </w:p>
    <w:p w14:paraId="7B158FCD" w14:textId="77777777" w:rsidR="00A11356" w:rsidDel="001111A8" w:rsidRDefault="00A11356" w:rsidP="00A11356">
      <w:pPr>
        <w:pStyle w:val="tablesourcecode"/>
        <w:rPr>
          <w:del w:id="5782" w:author="VOYER Raphael" w:date="2021-06-16T11:15:00Z"/>
        </w:rPr>
      </w:pPr>
      <w:del w:id="5783"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784" w:author="VOYER Raphael" w:date="2021-06-16T11:15:00Z"/>
        </w:rPr>
      </w:pPr>
      <w:del w:id="5785"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786" w:author="VOYER Raphael" w:date="2021-06-16T11:15:00Z"/>
        </w:rPr>
      </w:pPr>
      <w:del w:id="5787"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788" w:author="VOYER Raphael" w:date="2021-06-16T11:15:00Z"/>
        </w:rPr>
      </w:pPr>
      <w:del w:id="5789"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790" w:author="VOYER Raphael" w:date="2021-06-16T11:15:00Z"/>
        </w:rPr>
      </w:pPr>
      <w:del w:id="5791"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792" w:author="VOYER Raphael" w:date="2021-06-16T11:15:00Z"/>
        </w:rPr>
      </w:pPr>
      <w:del w:id="5793"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794" w:author="VOYER Raphael" w:date="2021-06-16T11:15:00Z"/>
        </w:rPr>
      </w:pPr>
    </w:p>
    <w:p w14:paraId="71D4FDF7" w14:textId="77777777" w:rsidR="00A11356" w:rsidRPr="00CD74ED" w:rsidDel="001111A8" w:rsidRDefault="00534A44" w:rsidP="00A11356">
      <w:pPr>
        <w:pStyle w:val="Titre5"/>
        <w:numPr>
          <w:ilvl w:val="3"/>
          <w:numId w:val="1"/>
        </w:numPr>
        <w:rPr>
          <w:del w:id="5795" w:author="VOYER Raphael" w:date="2021-06-16T11:15:00Z"/>
        </w:rPr>
      </w:pPr>
      <w:del w:id="5796"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797" w:author="VOYER Raphael" w:date="2021-06-16T11:15:00Z"/>
        </w:rPr>
      </w:pPr>
      <w:del w:id="5798"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799" w:author="VOYER Raphael" w:date="2021-06-16T11:15:00Z"/>
        </w:rPr>
      </w:pPr>
      <w:del w:id="580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801" w:author="VOYER Raphael" w:date="2021-06-16T11:15:00Z"/>
        </w:rPr>
      </w:pPr>
      <w:del w:id="5802"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803" w:author="VOYER Raphael" w:date="2021-06-16T11:15:00Z"/>
          <w:rPrChange w:id="5804" w:author="VOYER Raphael" w:date="2021-07-07T15:02:00Z">
            <w:rPr>
              <w:del w:id="5805" w:author="VOYER Raphael" w:date="2021-06-16T11:15:00Z"/>
              <w:lang w:val="fr-FR"/>
            </w:rPr>
          </w:rPrChange>
        </w:rPr>
      </w:pPr>
      <w:del w:id="5806" w:author="VOYER Raphael" w:date="2021-06-16T11:15:00Z">
        <w:r w:rsidDel="001111A8">
          <w:delText xml:space="preserve">         </w:delText>
        </w:r>
        <w:r w:rsidR="004B1109" w:rsidRPr="005F7361" w:rsidDel="001111A8">
          <w:rPr>
            <w:rPrChange w:id="5807" w:author="VOYER Raphael" w:date="2021-07-07T15:02:00Z">
              <w:rPr>
                <w:lang w:val="fr-FR"/>
              </w:rPr>
            </w:rPrChange>
          </w:rPr>
          <w:delText>uint32</w:delText>
        </w:r>
        <w:r w:rsidR="008965FD" w:rsidRPr="005F7361" w:rsidDel="001111A8">
          <w:rPr>
            <w:rPrChange w:id="5808" w:author="VOYER Raphael" w:date="2021-07-07T15:02:00Z">
              <w:rPr>
                <w:lang w:val="fr-FR"/>
              </w:rPr>
            </w:rPrChange>
          </w:rPr>
          <w:delText xml:space="preserve">        </w:delText>
        </w:r>
        <w:r w:rsidR="008914B3" w:rsidRPr="005F7361" w:rsidDel="001111A8">
          <w:rPr>
            <w:rPrChange w:id="5809" w:author="VOYER Raphael" w:date="2021-07-07T15:02:00Z">
              <w:rPr>
                <w:lang w:val="fr-FR"/>
              </w:rPr>
            </w:rPrChange>
          </w:rPr>
          <w:delText>port_</w:delText>
        </w:r>
        <w:r w:rsidR="008965FD" w:rsidRPr="005F7361" w:rsidDel="001111A8">
          <w:rPr>
            <w:rPrChange w:id="5810" w:author="VOYER Raphael" w:date="2021-07-07T15:02:00Z">
              <w:rPr>
                <w:lang w:val="fr-FR"/>
              </w:rPr>
            </w:rPrChange>
          </w:rPr>
          <w:delText>pbmp[</w:delText>
        </w:r>
        <w:smartTag w:uri="urn:schemas-microsoft-com:office:smarttags" w:element="stockticker">
          <w:r w:rsidR="008965FD" w:rsidRPr="005F7361" w:rsidDel="001111A8">
            <w:rPr>
              <w:rPrChange w:id="5811" w:author="VOYER Raphael" w:date="2021-07-07T15:02:00Z">
                <w:rPr>
                  <w:lang w:val="fr-FR"/>
                </w:rPr>
              </w:rPrChange>
            </w:rPr>
            <w:delText>MAX</w:delText>
          </w:r>
        </w:smartTag>
        <w:r w:rsidR="008965FD" w:rsidRPr="005F7361" w:rsidDel="001111A8">
          <w:rPr>
            <w:rPrChange w:id="5812" w:author="VOYER Raphael" w:date="2021-07-07T15:02:00Z">
              <w:rPr>
                <w:lang w:val="fr-FR"/>
              </w:rPr>
            </w:rPrChange>
          </w:rPr>
          <w:delText>_</w:delText>
        </w:r>
        <w:smartTag w:uri="urn:schemas-microsoft-com:office:smarttags" w:element="stockticker">
          <w:r w:rsidR="008965FD" w:rsidRPr="005F7361" w:rsidDel="001111A8">
            <w:rPr>
              <w:rPrChange w:id="5813" w:author="VOYER Raphael" w:date="2021-07-07T15:02:00Z">
                <w:rPr>
                  <w:lang w:val="fr-FR"/>
                </w:rPr>
              </w:rPrChange>
            </w:rPr>
            <w:delText>PORT</w:delText>
          </w:r>
        </w:smartTag>
        <w:r w:rsidR="004B1109" w:rsidRPr="005F7361" w:rsidDel="001111A8">
          <w:rPr>
            <w:rPrChange w:id="5814" w:author="VOYER Raphael" w:date="2021-07-07T15:02:00Z">
              <w:rPr>
                <w:lang w:val="fr-FR"/>
              </w:rPr>
            </w:rPrChange>
          </w:rPr>
          <w:delText>/32</w:delText>
        </w:r>
        <w:r w:rsidR="008965FD" w:rsidRPr="005F7361" w:rsidDel="001111A8">
          <w:rPr>
            <w:rPrChange w:id="5815"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5816" w:author="VOYER Raphael" w:date="2021-06-16T11:15:00Z"/>
          <w:lang w:val="nl-BE"/>
        </w:rPr>
      </w:pPr>
      <w:del w:id="5817" w:author="VOYER Raphael" w:date="2021-06-16T11:15:00Z">
        <w:r w:rsidRPr="005F7361" w:rsidDel="001111A8">
          <w:rPr>
            <w:rPrChange w:id="5818"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5819" w:author="VOYER Raphael" w:date="2021-06-16T11:15:00Z"/>
          <w:rPrChange w:id="5820" w:author="VOYER Raphael" w:date="2021-07-07T15:02:00Z">
            <w:rPr>
              <w:del w:id="5821" w:author="VOYER Raphael" w:date="2021-06-16T11:15:00Z"/>
              <w:lang w:val="fr-FR"/>
            </w:rPr>
          </w:rPrChange>
        </w:rPr>
      </w:pPr>
      <w:del w:id="5822" w:author="VOYER Raphael" w:date="2021-06-16T11:15:00Z">
        <w:r w:rsidRPr="005A0C5D" w:rsidDel="001111A8">
          <w:rPr>
            <w:lang w:val="nl-BE"/>
          </w:rPr>
          <w:delText xml:space="preserve">        </w:delText>
        </w:r>
        <w:r w:rsidR="00534A44" w:rsidRPr="005F7361" w:rsidDel="001111A8">
          <w:rPr>
            <w:rPrChange w:id="5823" w:author="VOYER Raphael" w:date="2021-07-07T15:02:00Z">
              <w:rPr>
                <w:lang w:val="fr-FR"/>
              </w:rPr>
            </w:rPrChange>
          </w:rPr>
          <w:delText>} HA_VLAN_IPMS_</w:delText>
        </w:r>
        <w:smartTag w:uri="urn:schemas-microsoft-com:office:smarttags" w:element="stockticker">
          <w:r w:rsidR="00534A44" w:rsidRPr="005F7361" w:rsidDel="001111A8">
            <w:rPr>
              <w:rPrChange w:id="5824" w:author="VOYER Raphael" w:date="2021-07-07T15:02:00Z">
                <w:rPr>
                  <w:lang w:val="fr-FR"/>
                </w:rPr>
              </w:rPrChange>
            </w:rPr>
            <w:delText>PORT</w:delText>
          </w:r>
        </w:smartTag>
        <w:r w:rsidR="00534A44" w:rsidRPr="005F7361" w:rsidDel="001111A8">
          <w:rPr>
            <w:rPrChange w:id="5825"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5826" w:author="VOYER Raphael" w:date="2021-06-16T11:15:00Z"/>
          <w:rPrChange w:id="5827" w:author="VOYER Raphael" w:date="2021-07-07T15:02:00Z">
            <w:rPr>
              <w:del w:id="5828" w:author="VOYER Raphael" w:date="2021-06-16T11:15:00Z"/>
              <w:lang w:val="fr-FR"/>
            </w:rPr>
          </w:rPrChange>
        </w:rPr>
      </w:pPr>
      <w:del w:id="5829" w:author="VOYER Raphael" w:date="2021-06-16T11:15:00Z">
        <w:r w:rsidRPr="005F7361" w:rsidDel="001111A8">
          <w:rPr>
            <w:b w:val="0"/>
            <w:bCs w:val="0"/>
            <w:i w:val="0"/>
            <w:iCs w:val="0"/>
            <w:rPrChange w:id="5830"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5831" w:author="VOYER Raphael" w:date="2021-07-07T15:02:00Z">
                <w:rPr>
                  <w:b w:val="0"/>
                  <w:bCs w:val="0"/>
                  <w:i w:val="0"/>
                  <w:iCs w:val="0"/>
                  <w:lang w:val="fr-FR"/>
                </w:rPr>
              </w:rPrChange>
            </w:rPr>
            <w:delText>PORT</w:delText>
          </w:r>
        </w:smartTag>
        <w:r w:rsidRPr="005F7361" w:rsidDel="001111A8">
          <w:rPr>
            <w:b w:val="0"/>
            <w:bCs w:val="0"/>
            <w:i w:val="0"/>
            <w:iCs w:val="0"/>
            <w:rPrChange w:id="5832"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5833" w:author="VOYER Raphael" w:date="2021-06-16T11:15:00Z"/>
        </w:rPr>
      </w:pPr>
      <w:del w:id="5834"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5835" w:author="VOYER Raphael" w:date="2021-06-16T11:15:00Z"/>
        </w:rPr>
      </w:pPr>
      <w:del w:id="583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5837" w:author="VOYER Raphael" w:date="2021-06-16T11:15:00Z"/>
        </w:rPr>
      </w:pPr>
      <w:del w:id="5838"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5839" w:author="VOYER Raphael" w:date="2021-06-16T11:15:00Z"/>
          <w:rPrChange w:id="5840" w:author="VOYER Raphael" w:date="2021-07-07T15:02:00Z">
            <w:rPr>
              <w:del w:id="5841" w:author="VOYER Raphael" w:date="2021-06-16T11:15:00Z"/>
              <w:lang w:val="fr-FR"/>
            </w:rPr>
          </w:rPrChange>
        </w:rPr>
      </w:pPr>
      <w:del w:id="5842" w:author="VOYER Raphael" w:date="2021-06-16T11:15:00Z">
        <w:r w:rsidDel="001111A8">
          <w:delText xml:space="preserve">         </w:delText>
        </w:r>
        <w:r w:rsidR="00534A44" w:rsidRPr="005F7361" w:rsidDel="001111A8">
          <w:rPr>
            <w:rPrChange w:id="5843"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5844" w:author="VOYER Raphael" w:date="2021-06-16T11:15:00Z"/>
        </w:rPr>
      </w:pPr>
      <w:del w:id="5845" w:author="VOYER Raphael" w:date="2021-06-16T11:15:00Z">
        <w:r w:rsidRPr="005F7361" w:rsidDel="001111A8">
          <w:rPr>
            <w:rPrChange w:id="5846"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5847" w:author="VOYER Raphael" w:date="2021-06-16T11:15:00Z"/>
          <w:rPrChange w:id="5848" w:author="VOYER Raphael" w:date="2021-07-07T15:02:00Z">
            <w:rPr>
              <w:del w:id="5849" w:author="VOYER Raphael" w:date="2021-06-16T11:15:00Z"/>
              <w:lang w:val="fr-FR"/>
            </w:rPr>
          </w:rPrChange>
        </w:rPr>
      </w:pPr>
      <w:del w:id="5850" w:author="VOYER Raphael" w:date="2021-06-16T11:15:00Z">
        <w:r w:rsidRPr="008965FD" w:rsidDel="001111A8">
          <w:delText xml:space="preserve">        </w:delText>
        </w:r>
        <w:r w:rsidRPr="005F7361" w:rsidDel="001111A8">
          <w:rPr>
            <w:rPrChange w:id="5851" w:author="VOYER Raphael" w:date="2021-07-07T15:02:00Z">
              <w:rPr>
                <w:lang w:val="fr-FR"/>
              </w:rPr>
            </w:rPrChange>
          </w:rPr>
          <w:delText>} HA_VLAN_IPMS_</w:delText>
        </w:r>
        <w:smartTag w:uri="urn:schemas-microsoft-com:office:smarttags" w:element="stockticker">
          <w:r w:rsidRPr="005F7361" w:rsidDel="001111A8">
            <w:rPr>
              <w:rPrChange w:id="5852" w:author="VOYER Raphael" w:date="2021-07-07T15:02:00Z">
                <w:rPr>
                  <w:lang w:val="fr-FR"/>
                </w:rPr>
              </w:rPrChange>
            </w:rPr>
            <w:delText>PORT</w:delText>
          </w:r>
        </w:smartTag>
        <w:r w:rsidRPr="005F7361" w:rsidDel="001111A8">
          <w:rPr>
            <w:rPrChange w:id="5853"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5854" w:author="VOYER Raphael" w:date="2021-06-16T11:15:00Z"/>
          <w:rPrChange w:id="5855" w:author="VOYER Raphael" w:date="2021-07-07T15:02:00Z">
            <w:rPr>
              <w:del w:id="5856"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5857" w:author="VOYER Raphael" w:date="2021-06-16T11:15:00Z"/>
          <w:b/>
          <w:bCs/>
          <w:i/>
          <w:iCs/>
          <w:sz w:val="22"/>
          <w:szCs w:val="26"/>
        </w:rPr>
      </w:pPr>
      <w:del w:id="5858"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5859" w:author="VOYER Raphael" w:date="2021-06-16T11:15:00Z"/>
        </w:rPr>
      </w:pPr>
      <w:del w:id="5860"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5861" w:author="VOYER Raphael" w:date="2021-06-16T11:15:00Z"/>
        </w:rPr>
      </w:pPr>
      <w:del w:id="5862"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5863" w:author="VOYER Raphael" w:date="2021-06-16T11:15:00Z"/>
        </w:rPr>
      </w:pPr>
      <w:del w:id="5864"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5865" w:author="VOYER Raphael" w:date="2021-06-16T11:15:00Z"/>
        </w:rPr>
      </w:pPr>
      <w:del w:id="5866"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5867" w:author="VOYER Raphael" w:date="2021-06-16T11:15:00Z"/>
        </w:rPr>
      </w:pPr>
      <w:del w:id="5868" w:author="VOYER Raphael" w:date="2021-06-16T11:15:00Z">
        <w:r w:rsidDel="001111A8">
          <w:delText xml:space="preserve">                                     or not */ </w:delText>
        </w:r>
      </w:del>
    </w:p>
    <w:p w14:paraId="334CFF8D" w14:textId="77777777" w:rsidR="000D3D88" w:rsidDel="001111A8" w:rsidRDefault="000D3D88" w:rsidP="000D3D88">
      <w:pPr>
        <w:pStyle w:val="tablesourcecode"/>
        <w:rPr>
          <w:del w:id="5869" w:author="VOYER Raphael" w:date="2021-06-16T11:15:00Z"/>
        </w:rPr>
      </w:pPr>
      <w:del w:id="5870"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5871" w:author="VOYER Raphael" w:date="2021-06-16T11:15:00Z"/>
        </w:rPr>
      </w:pPr>
      <w:del w:id="5872"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5873" w:author="VOYER Raphael" w:date="2021-06-16T11:15:00Z"/>
        </w:rPr>
      </w:pPr>
      <w:del w:id="5874"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5875" w:author="VOYER Raphael" w:date="2021-06-16T11:15:00Z"/>
        </w:rPr>
      </w:pPr>
      <w:del w:id="5876"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5877" w:author="VOYER Raphael" w:date="2021-06-16T11:15:00Z"/>
        </w:rPr>
      </w:pPr>
      <w:del w:id="5878"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5879" w:author="VOYER Raphael" w:date="2021-06-16T11:15:00Z"/>
        </w:rPr>
      </w:pPr>
    </w:p>
    <w:p w14:paraId="51E75045" w14:textId="77777777" w:rsidR="003F24A0" w:rsidRPr="00062A8D" w:rsidDel="001111A8" w:rsidRDefault="003F24A0" w:rsidP="000D3D88">
      <w:pPr>
        <w:pStyle w:val="tablesourcecode"/>
        <w:rPr>
          <w:del w:id="5880" w:author="VOYER Raphael" w:date="2021-06-16T11:15:00Z"/>
        </w:rPr>
      </w:pPr>
      <w:del w:id="5881"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5882" w:author="VOYER Raphael" w:date="2021-06-16T11:15:00Z"/>
        </w:rPr>
      </w:pPr>
      <w:del w:id="5883"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5884" w:author="VOYER Raphael" w:date="2021-06-16T11:15:00Z"/>
        </w:rPr>
      </w:pPr>
      <w:del w:id="5885"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5886" w:author="VOYER Raphael" w:date="2021-06-16T11:15:00Z"/>
        </w:rPr>
      </w:pPr>
      <w:del w:id="5887"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5888" w:author="VOYER Raphael" w:date="2021-06-16T11:15:00Z"/>
        </w:rPr>
      </w:pPr>
    </w:p>
    <w:p w14:paraId="13E20C2D" w14:textId="77777777" w:rsidR="00BF55EF" w:rsidDel="001111A8" w:rsidRDefault="00BF55EF" w:rsidP="00BF55EF">
      <w:pPr>
        <w:pStyle w:val="tablesourcecode"/>
        <w:rPr>
          <w:del w:id="5889" w:author="VOYER Raphael" w:date="2021-06-16T11:15:00Z"/>
        </w:rPr>
      </w:pPr>
      <w:del w:id="5890"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5891" w:author="VOYER Raphael" w:date="2021-06-16T11:15:00Z"/>
        </w:rPr>
      </w:pPr>
      <w:del w:id="5892"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5893" w:author="VOYER Raphael" w:date="2021-06-16T11:15:00Z"/>
          <w:rPrChange w:id="5894" w:author="VOYER Raphael" w:date="2021-07-07T15:02:00Z">
            <w:rPr>
              <w:del w:id="5895" w:author="VOYER Raphael" w:date="2021-06-16T11:15:00Z"/>
              <w:lang w:val="fr-FR"/>
            </w:rPr>
          </w:rPrChange>
        </w:rPr>
      </w:pPr>
      <w:del w:id="5896" w:author="VOYER Raphael" w:date="2021-06-16T11:15:00Z">
        <w:r w:rsidRPr="00062A8D" w:rsidDel="001111A8">
          <w:delText xml:space="preserve">                 </w:delText>
        </w:r>
        <w:r w:rsidRPr="005F7361" w:rsidDel="001111A8">
          <w:rPr>
            <w:rPrChange w:id="5897"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5898" w:author="VOYER Raphael" w:date="2021-06-16T11:15:00Z"/>
        </w:rPr>
      </w:pPr>
      <w:del w:id="5899" w:author="VOYER Raphael" w:date="2021-06-16T11:15:00Z">
        <w:r w:rsidRPr="005F7361" w:rsidDel="001111A8">
          <w:rPr>
            <w:rPrChange w:id="5900"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5901" w:author="VOYER Raphael" w:date="2021-06-16T11:15:00Z"/>
        </w:rPr>
      </w:pPr>
    </w:p>
    <w:p w14:paraId="5402730A" w14:textId="77777777" w:rsidR="002D3252" w:rsidDel="001111A8" w:rsidRDefault="002D3252" w:rsidP="002D3252">
      <w:pPr>
        <w:pStyle w:val="tablesourcecode"/>
        <w:rPr>
          <w:del w:id="5902" w:author="VOYER Raphael" w:date="2021-06-16T11:15:00Z"/>
        </w:rPr>
      </w:pPr>
      <w:del w:id="5903" w:author="VOYER Raphael" w:date="2021-06-16T11:15:00Z">
        <w:r w:rsidDel="001111A8">
          <w:delText xml:space="preserve">        typedef struct {</w:delText>
        </w:r>
      </w:del>
    </w:p>
    <w:p w14:paraId="7D041767" w14:textId="77777777" w:rsidR="002D3252" w:rsidDel="001111A8" w:rsidRDefault="002D3252" w:rsidP="002D3252">
      <w:pPr>
        <w:pStyle w:val="tablesourcecode"/>
        <w:rPr>
          <w:del w:id="5904" w:author="VOYER Raphael" w:date="2021-06-16T11:15:00Z"/>
        </w:rPr>
      </w:pPr>
      <w:del w:id="5905"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5906" w:author="VOYER Raphael" w:date="2021-06-16T11:15:00Z"/>
        </w:rPr>
      </w:pPr>
      <w:del w:id="5907"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5908" w:author="VOYER Raphael" w:date="2021-06-16T11:15:00Z"/>
        </w:rPr>
      </w:pPr>
      <w:del w:id="5909"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5910" w:author="VOYER Raphael" w:date="2021-06-16T11:15:00Z"/>
        </w:rPr>
      </w:pPr>
    </w:p>
    <w:p w14:paraId="49A41EBA" w14:textId="77777777" w:rsidR="002D3252" w:rsidDel="001111A8" w:rsidRDefault="002D3252" w:rsidP="002D3252">
      <w:pPr>
        <w:pStyle w:val="tablesourcecode"/>
        <w:rPr>
          <w:del w:id="5911" w:author="VOYER Raphael" w:date="2021-06-16T11:15:00Z"/>
        </w:rPr>
      </w:pPr>
      <w:del w:id="5912" w:author="VOYER Raphael" w:date="2021-06-16T11:15:00Z">
        <w:r w:rsidDel="001111A8">
          <w:delText xml:space="preserve">        typedef struct {</w:delText>
        </w:r>
      </w:del>
    </w:p>
    <w:p w14:paraId="383BA88D" w14:textId="77777777" w:rsidR="002D3252" w:rsidDel="001111A8" w:rsidRDefault="002D3252" w:rsidP="002D3252">
      <w:pPr>
        <w:pStyle w:val="tablesourcecode"/>
        <w:rPr>
          <w:del w:id="5913" w:author="VOYER Raphael" w:date="2021-06-16T11:15:00Z"/>
        </w:rPr>
      </w:pPr>
      <w:del w:id="5914"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5915" w:author="VOYER Raphael" w:date="2021-06-16T11:15:00Z"/>
        </w:rPr>
      </w:pPr>
      <w:del w:id="5916"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5917" w:author="VOYER Raphael" w:date="2021-06-16T11:15:00Z"/>
        </w:rPr>
      </w:pPr>
    </w:p>
    <w:p w14:paraId="65CA9963" w14:textId="77777777" w:rsidR="003F24A0" w:rsidDel="001111A8" w:rsidRDefault="003F24A0" w:rsidP="000D3D88">
      <w:pPr>
        <w:pStyle w:val="tablesourcecode"/>
        <w:rPr>
          <w:del w:id="5918" w:author="VOYER Raphael" w:date="2021-06-16T11:15:00Z"/>
        </w:rPr>
      </w:pPr>
      <w:del w:id="5919"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5920" w:author="VOYER Raphael" w:date="2021-06-16T11:15:00Z"/>
        </w:rPr>
      </w:pPr>
      <w:del w:id="5921"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5922" w:author="VOYER Raphael" w:date="2021-06-16T11:15:00Z"/>
          <w:rPrChange w:id="5923" w:author="VOYER Raphael" w:date="2021-07-07T15:02:00Z">
            <w:rPr>
              <w:del w:id="5924" w:author="VOYER Raphael" w:date="2021-06-16T11:15:00Z"/>
              <w:lang w:val="fr-FR"/>
            </w:rPr>
          </w:rPrChange>
        </w:rPr>
      </w:pPr>
      <w:del w:id="5925" w:author="VOYER Raphael" w:date="2021-06-16T11:15:00Z">
        <w:r w:rsidDel="001111A8">
          <w:delText xml:space="preserve">                </w:delText>
        </w:r>
        <w:r w:rsidRPr="005F7361" w:rsidDel="001111A8">
          <w:rPr>
            <w:rPrChange w:id="5926"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5927" w:author="VOYER Raphael" w:date="2021-06-16T11:15:00Z"/>
          <w:rPrChange w:id="5928" w:author="VOYER Raphael" w:date="2021-07-07T15:02:00Z">
            <w:rPr>
              <w:del w:id="5929" w:author="VOYER Raphael" w:date="2021-06-16T11:15:00Z"/>
              <w:lang w:val="fr-FR"/>
            </w:rPr>
          </w:rPrChange>
        </w:rPr>
      </w:pPr>
      <w:del w:id="5930" w:author="VOYER Raphael" w:date="2021-06-16T11:15:00Z">
        <w:r w:rsidRPr="005F7361" w:rsidDel="001111A8">
          <w:rPr>
            <w:rPrChange w:id="5931" w:author="VOYER Raphael" w:date="2021-07-07T15:02:00Z">
              <w:rPr>
                <w:lang w:val="fr-FR"/>
              </w:rPr>
            </w:rPrChange>
          </w:rPr>
          <w:delText xml:space="preserve">                ha_l2_condition</w:delText>
        </w:r>
        <w:r w:rsidR="002D3252" w:rsidRPr="005F7361" w:rsidDel="001111A8">
          <w:rPr>
            <w:rPrChange w:id="5932" w:author="VOYER Raphael" w:date="2021-07-07T15:02:00Z">
              <w:rPr>
                <w:lang w:val="fr-FR"/>
              </w:rPr>
            </w:rPrChange>
          </w:rPr>
          <w:delText>_t</w:delText>
        </w:r>
        <w:r w:rsidRPr="005F7361" w:rsidDel="001111A8">
          <w:rPr>
            <w:rPrChange w:id="5933"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5934" w:author="VOYER Raphael" w:date="2021-06-16T11:15:00Z"/>
          <w:rPrChange w:id="5935" w:author="VOYER Raphael" w:date="2021-07-07T15:02:00Z">
            <w:rPr>
              <w:del w:id="5936" w:author="VOYER Raphael" w:date="2021-06-16T11:15:00Z"/>
              <w:lang w:val="fr-FR"/>
            </w:rPr>
          </w:rPrChange>
        </w:rPr>
      </w:pPr>
      <w:del w:id="5937" w:author="VOYER Raphael" w:date="2021-06-16T11:15:00Z">
        <w:r w:rsidRPr="005F7361" w:rsidDel="001111A8">
          <w:rPr>
            <w:rPrChange w:id="5938" w:author="VOYER Raphael" w:date="2021-07-07T15:02:00Z">
              <w:rPr>
                <w:lang w:val="fr-FR"/>
              </w:rPr>
            </w:rPrChange>
          </w:rPr>
          <w:delText xml:space="preserve">                ha_l3_condition</w:delText>
        </w:r>
        <w:r w:rsidR="002D3252" w:rsidRPr="005F7361" w:rsidDel="001111A8">
          <w:rPr>
            <w:rPrChange w:id="5939" w:author="VOYER Raphael" w:date="2021-07-07T15:02:00Z">
              <w:rPr>
                <w:lang w:val="fr-FR"/>
              </w:rPr>
            </w:rPrChange>
          </w:rPr>
          <w:delText>_t</w:delText>
        </w:r>
        <w:r w:rsidRPr="005F7361" w:rsidDel="001111A8">
          <w:rPr>
            <w:rPrChange w:id="5940"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5941" w:author="VOYER Raphael" w:date="2021-06-16T11:15:00Z"/>
        </w:rPr>
      </w:pPr>
      <w:del w:id="5942" w:author="VOYER Raphael" w:date="2021-06-16T11:15:00Z">
        <w:r w:rsidRPr="005F7361" w:rsidDel="001111A8">
          <w:rPr>
            <w:rPrChange w:id="5943"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5944" w:author="VOYER Raphael" w:date="2021-06-16T11:15:00Z"/>
        </w:rPr>
      </w:pPr>
      <w:del w:id="5945"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5946" w:author="VOYER Raphael" w:date="2021-06-16T11:15:00Z"/>
        </w:rPr>
      </w:pPr>
    </w:p>
    <w:p w14:paraId="4190593C" w14:textId="77777777" w:rsidR="002D3252" w:rsidDel="001111A8" w:rsidRDefault="002D3252" w:rsidP="002D3252">
      <w:pPr>
        <w:pStyle w:val="tablesourcecode"/>
        <w:rPr>
          <w:del w:id="5947" w:author="VOYER Raphael" w:date="2021-06-16T11:15:00Z"/>
        </w:rPr>
      </w:pPr>
      <w:del w:id="5948" w:author="VOYER Raphael" w:date="2021-06-16T11:15:00Z">
        <w:r w:rsidDel="001111A8">
          <w:delText xml:space="preserve">        typedef struct {</w:delText>
        </w:r>
      </w:del>
    </w:p>
    <w:p w14:paraId="59BC2118" w14:textId="77777777" w:rsidR="002D3252" w:rsidDel="001111A8" w:rsidRDefault="002D3252" w:rsidP="002D3252">
      <w:pPr>
        <w:pStyle w:val="tablesourcecode"/>
        <w:rPr>
          <w:del w:id="5949" w:author="VOYER Raphael" w:date="2021-06-16T11:15:00Z"/>
        </w:rPr>
      </w:pPr>
      <w:del w:id="5950"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5951" w:author="VOYER Raphael" w:date="2021-06-16T11:15:00Z"/>
        </w:rPr>
      </w:pPr>
      <w:del w:id="5952"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5953" w:author="VOYER Raphael" w:date="2021-06-16T11:15:00Z"/>
        </w:rPr>
      </w:pPr>
    </w:p>
    <w:p w14:paraId="0C2A3390" w14:textId="77777777" w:rsidR="002D3252" w:rsidDel="001111A8" w:rsidRDefault="002D3252" w:rsidP="002D3252">
      <w:pPr>
        <w:pStyle w:val="tablesourcecode"/>
        <w:rPr>
          <w:del w:id="5954" w:author="VOYER Raphael" w:date="2021-06-16T11:15:00Z"/>
        </w:rPr>
      </w:pPr>
      <w:del w:id="5955" w:author="VOYER Raphael" w:date="2021-06-16T11:15:00Z">
        <w:r w:rsidDel="001111A8">
          <w:delText xml:space="preserve">        typedef struct {</w:delText>
        </w:r>
      </w:del>
    </w:p>
    <w:p w14:paraId="4A08C5F2" w14:textId="77777777" w:rsidR="002D3252" w:rsidDel="001111A8" w:rsidRDefault="002D3252" w:rsidP="002D3252">
      <w:pPr>
        <w:pStyle w:val="tablesourcecode"/>
        <w:rPr>
          <w:del w:id="5956" w:author="VOYER Raphael" w:date="2021-06-16T11:15:00Z"/>
        </w:rPr>
      </w:pPr>
      <w:del w:id="5957"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5958" w:author="VOYER Raphael" w:date="2021-06-16T11:15:00Z"/>
        </w:rPr>
      </w:pPr>
      <w:del w:id="5959" w:author="VOYER Raphael" w:date="2021-06-16T11:15:00Z">
        <w:r w:rsidDel="001111A8">
          <w:delText xml:space="preserve">                int    vlan ;</w:delText>
        </w:r>
      </w:del>
    </w:p>
    <w:p w14:paraId="5DAB3C60" w14:textId="77777777" w:rsidR="002D3252" w:rsidDel="001111A8" w:rsidRDefault="002D3252" w:rsidP="002D3252">
      <w:pPr>
        <w:pStyle w:val="tablesourcecode"/>
        <w:rPr>
          <w:del w:id="5960" w:author="VOYER Raphael" w:date="2021-06-16T11:15:00Z"/>
        </w:rPr>
      </w:pPr>
      <w:del w:id="5961"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5962" w:author="VOYER Raphael" w:date="2021-06-16T11:15:00Z"/>
        </w:rPr>
      </w:pPr>
      <w:del w:id="5963"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5964" w:author="VOYER Raphael" w:date="2021-06-16T11:15:00Z"/>
        </w:rPr>
      </w:pPr>
    </w:p>
    <w:p w14:paraId="5788E70D" w14:textId="77777777" w:rsidR="002D3252" w:rsidDel="001111A8" w:rsidRDefault="002D3252" w:rsidP="002D3252">
      <w:pPr>
        <w:pStyle w:val="tablesourcecode"/>
        <w:rPr>
          <w:del w:id="5965" w:author="VOYER Raphael" w:date="2021-06-16T11:15:00Z"/>
        </w:rPr>
      </w:pPr>
      <w:del w:id="5966" w:author="VOYER Raphael" w:date="2021-06-16T11:15:00Z">
        <w:r w:rsidDel="001111A8">
          <w:delText xml:space="preserve">        typedef struct {</w:delText>
        </w:r>
      </w:del>
    </w:p>
    <w:p w14:paraId="3A14C7BF" w14:textId="77777777" w:rsidR="002D3252" w:rsidDel="001111A8" w:rsidRDefault="002D3252" w:rsidP="002D3252">
      <w:pPr>
        <w:pStyle w:val="tablesourcecode"/>
        <w:rPr>
          <w:del w:id="5967" w:author="VOYER Raphael" w:date="2021-06-16T11:15:00Z"/>
        </w:rPr>
      </w:pPr>
      <w:del w:id="5968"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5969" w:author="VOYER Raphael" w:date="2021-06-16T11:15:00Z"/>
        </w:rPr>
      </w:pPr>
      <w:del w:id="5970" w:author="VOYER Raphael" w:date="2021-06-16T11:15:00Z">
        <w:r w:rsidDel="001111A8">
          <w:delText xml:space="preserve">                int    vlan ;</w:delText>
        </w:r>
      </w:del>
    </w:p>
    <w:p w14:paraId="0B775553" w14:textId="77777777" w:rsidR="002D3252" w:rsidDel="001111A8" w:rsidRDefault="002D3252" w:rsidP="002D3252">
      <w:pPr>
        <w:pStyle w:val="tablesourcecode"/>
        <w:rPr>
          <w:del w:id="5971" w:author="VOYER Raphael" w:date="2021-06-16T11:15:00Z"/>
        </w:rPr>
      </w:pPr>
      <w:del w:id="5972"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5973" w:author="VOYER Raphael" w:date="2021-06-16T11:15:00Z"/>
        </w:rPr>
      </w:pPr>
      <w:del w:id="5974" w:author="VOYER Raphael" w:date="2021-06-16T11:15:00Z">
        <w:r w:rsidDel="001111A8">
          <w:delText xml:space="preserve">                      }</w:delText>
        </w:r>
        <w:r w:rsidRPr="005F7361" w:rsidDel="001111A8">
          <w:rPr>
            <w:rPrChange w:id="5975"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5976" w:author="VOYER Raphael" w:date="2021-06-16T11:15:00Z"/>
        </w:rPr>
      </w:pPr>
    </w:p>
    <w:p w14:paraId="4380192F" w14:textId="77777777" w:rsidR="002C2776" w:rsidRPr="005F7361" w:rsidDel="001111A8" w:rsidRDefault="002C2776" w:rsidP="002C2776">
      <w:pPr>
        <w:pStyle w:val="Corpsdetexte"/>
        <w:numPr>
          <w:ilvl w:val="3"/>
          <w:numId w:val="1"/>
        </w:numPr>
        <w:rPr>
          <w:del w:id="5977" w:author="VOYER Raphael" w:date="2021-06-16T11:15:00Z"/>
          <w:b/>
          <w:bCs/>
          <w:i/>
          <w:iCs/>
          <w:sz w:val="22"/>
          <w:szCs w:val="26"/>
          <w:rPrChange w:id="5978" w:author="VOYER Raphael" w:date="2021-07-07T15:02:00Z">
            <w:rPr>
              <w:del w:id="5979" w:author="VOYER Raphael" w:date="2021-06-16T11:15:00Z"/>
              <w:b/>
              <w:bCs/>
              <w:i/>
              <w:iCs/>
              <w:sz w:val="22"/>
              <w:szCs w:val="26"/>
              <w:lang w:val="it-IT"/>
            </w:rPr>
          </w:rPrChange>
        </w:rPr>
      </w:pPr>
      <w:del w:id="5980" w:author="VOYER Raphael" w:date="2021-06-16T11:15:00Z">
        <w:r w:rsidRPr="005F7361" w:rsidDel="001111A8">
          <w:rPr>
            <w:b/>
            <w:bCs/>
            <w:i/>
            <w:iCs/>
            <w:sz w:val="22"/>
            <w:szCs w:val="26"/>
            <w:rPrChange w:id="5981" w:author="VOYER Raphael" w:date="2021-07-07T15:02:00Z">
              <w:rPr>
                <w:b/>
                <w:bCs/>
                <w:i/>
                <w:iCs/>
                <w:sz w:val="22"/>
                <w:szCs w:val="26"/>
                <w:lang w:val="it-IT"/>
              </w:rPr>
            </w:rPrChange>
          </w:rPr>
          <w:delText>HA_VLAN_QOS_FILTER_</w:delText>
        </w:r>
        <w:r w:rsidR="007275C5" w:rsidRPr="005F7361" w:rsidDel="001111A8">
          <w:rPr>
            <w:b/>
            <w:bCs/>
            <w:i/>
            <w:iCs/>
            <w:sz w:val="22"/>
            <w:szCs w:val="26"/>
            <w:rPrChange w:id="5982" w:author="VOYER Raphael" w:date="2021-07-07T15:02:00Z">
              <w:rPr>
                <w:b/>
                <w:bCs/>
                <w:i/>
                <w:iCs/>
                <w:sz w:val="22"/>
                <w:szCs w:val="26"/>
                <w:lang w:val="it-IT"/>
              </w:rPr>
            </w:rPrChange>
          </w:rPr>
          <w:delText>REMOVE</w:delText>
        </w:r>
        <w:r w:rsidRPr="005F7361" w:rsidDel="001111A8">
          <w:rPr>
            <w:b/>
            <w:bCs/>
            <w:i/>
            <w:iCs/>
            <w:sz w:val="22"/>
            <w:szCs w:val="26"/>
            <w:rPrChange w:id="5983"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5984" w:author="VOYER Raphael" w:date="2021-06-16T11:15:00Z"/>
        </w:rPr>
      </w:pPr>
      <w:del w:id="5985"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5986" w:author="VOYER Raphael" w:date="2021-06-16T11:15:00Z"/>
        </w:rPr>
      </w:pPr>
      <w:del w:id="598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5988" w:author="VOYER Raphael" w:date="2021-06-16T11:15:00Z"/>
        </w:rPr>
      </w:pPr>
      <w:del w:id="5989"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5990" w:author="VOYER Raphael" w:date="2021-06-16T11:15:00Z"/>
        </w:rPr>
      </w:pPr>
      <w:del w:id="5991"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5992" w:author="VOYER Raphael" w:date="2021-06-16T11:15:00Z"/>
        </w:rPr>
      </w:pPr>
      <w:del w:id="5993"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5994" w:author="VOYER Raphael" w:date="2021-06-16T11:15:00Z"/>
        </w:rPr>
      </w:pPr>
      <w:del w:id="5995"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5996" w:author="VOYER Raphael" w:date="2021-06-16T11:15:00Z"/>
        </w:rPr>
      </w:pPr>
    </w:p>
    <w:p w14:paraId="2D1C7E10" w14:textId="77777777" w:rsidR="005B12D5" w:rsidDel="001111A8" w:rsidRDefault="005B12D5" w:rsidP="005B12D5">
      <w:pPr>
        <w:pStyle w:val="Titre2"/>
        <w:numPr>
          <w:ilvl w:val="0"/>
          <w:numId w:val="0"/>
        </w:numPr>
        <w:rPr>
          <w:del w:id="5997" w:author="VOYER Raphael" w:date="2021-06-16T11:15:00Z"/>
        </w:rPr>
      </w:pPr>
      <w:bookmarkStart w:id="5998" w:name="_Toc242248798"/>
      <w:bookmarkStart w:id="5999" w:name="_Toc138487373"/>
    </w:p>
    <w:p w14:paraId="391CFBB0" w14:textId="77777777" w:rsidR="005B12D5" w:rsidDel="001111A8" w:rsidRDefault="005B12D5" w:rsidP="005B12D5">
      <w:pPr>
        <w:rPr>
          <w:del w:id="6000" w:author="VOYER Raphael" w:date="2021-06-16T11:15:00Z"/>
        </w:rPr>
      </w:pPr>
    </w:p>
    <w:p w14:paraId="27F05A8B" w14:textId="77777777" w:rsidR="005B12D5" w:rsidDel="001111A8" w:rsidRDefault="005B12D5" w:rsidP="005B12D5">
      <w:pPr>
        <w:rPr>
          <w:del w:id="6001" w:author="VOYER Raphael" w:date="2021-06-16T11:15:00Z"/>
        </w:rPr>
      </w:pPr>
    </w:p>
    <w:p w14:paraId="4ACE4489" w14:textId="77777777" w:rsidR="005B12D5" w:rsidDel="001111A8" w:rsidRDefault="005B12D5" w:rsidP="005B12D5">
      <w:pPr>
        <w:rPr>
          <w:del w:id="6002" w:author="VOYER Raphael" w:date="2021-06-16T11:15:00Z"/>
        </w:rPr>
      </w:pPr>
    </w:p>
    <w:p w14:paraId="662824E4" w14:textId="77777777" w:rsidR="005B12D5" w:rsidDel="001111A8" w:rsidRDefault="005B12D5" w:rsidP="005B12D5">
      <w:pPr>
        <w:rPr>
          <w:del w:id="6003" w:author="VOYER Raphael" w:date="2021-06-16T11:15:00Z"/>
        </w:rPr>
      </w:pPr>
    </w:p>
    <w:p w14:paraId="2D1C38F6" w14:textId="77777777" w:rsidR="005B12D5" w:rsidDel="001111A8" w:rsidRDefault="005B12D5" w:rsidP="005B12D5">
      <w:pPr>
        <w:rPr>
          <w:del w:id="6004" w:author="VOYER Raphael" w:date="2021-06-16T11:15:00Z"/>
        </w:rPr>
      </w:pPr>
    </w:p>
    <w:p w14:paraId="2EC2120E" w14:textId="77777777" w:rsidR="005B12D5" w:rsidDel="001111A8" w:rsidRDefault="005B12D5" w:rsidP="005B12D5">
      <w:pPr>
        <w:rPr>
          <w:del w:id="6005" w:author="VOYER Raphael" w:date="2021-06-16T11:15:00Z"/>
        </w:rPr>
      </w:pPr>
    </w:p>
    <w:p w14:paraId="663B7102" w14:textId="77777777" w:rsidR="005B12D5" w:rsidDel="001111A8" w:rsidRDefault="005B12D5" w:rsidP="005B12D5">
      <w:pPr>
        <w:rPr>
          <w:del w:id="6006" w:author="VOYER Raphael" w:date="2021-06-16T11:15:00Z"/>
        </w:rPr>
      </w:pPr>
    </w:p>
    <w:p w14:paraId="116B5656" w14:textId="77777777" w:rsidR="005B12D5" w:rsidDel="001111A8" w:rsidRDefault="005B12D5" w:rsidP="005B12D5">
      <w:pPr>
        <w:rPr>
          <w:del w:id="6007" w:author="VOYER Raphael" w:date="2021-06-16T11:15:00Z"/>
        </w:rPr>
      </w:pPr>
    </w:p>
    <w:p w14:paraId="5DDBD757" w14:textId="77777777" w:rsidR="005B12D5" w:rsidDel="001111A8" w:rsidRDefault="005B12D5" w:rsidP="005B12D5">
      <w:pPr>
        <w:rPr>
          <w:del w:id="6008" w:author="VOYER Raphael" w:date="2021-06-16T11:15:00Z"/>
        </w:rPr>
      </w:pPr>
    </w:p>
    <w:p w14:paraId="55E103FD" w14:textId="77777777" w:rsidR="005B12D5" w:rsidDel="001111A8" w:rsidRDefault="005B12D5" w:rsidP="005B12D5">
      <w:pPr>
        <w:rPr>
          <w:del w:id="6009" w:author="VOYER Raphael" w:date="2021-06-16T11:15:00Z"/>
        </w:rPr>
      </w:pPr>
    </w:p>
    <w:p w14:paraId="3462E384" w14:textId="77777777" w:rsidR="005B12D5" w:rsidDel="001111A8" w:rsidRDefault="005B12D5" w:rsidP="005B12D5">
      <w:pPr>
        <w:rPr>
          <w:del w:id="6010" w:author="VOYER Raphael" w:date="2021-06-16T11:15:00Z"/>
        </w:rPr>
      </w:pPr>
    </w:p>
    <w:p w14:paraId="50BF1A4A" w14:textId="77777777" w:rsidR="005B12D5" w:rsidDel="001111A8" w:rsidRDefault="005B12D5" w:rsidP="005B12D5">
      <w:pPr>
        <w:rPr>
          <w:del w:id="6011" w:author="VOYER Raphael" w:date="2021-06-16T11:15:00Z"/>
        </w:rPr>
      </w:pPr>
    </w:p>
    <w:p w14:paraId="4E6072D5" w14:textId="77777777" w:rsidR="00BB487C" w:rsidDel="001111A8" w:rsidRDefault="00BB487C" w:rsidP="005B12D5">
      <w:pPr>
        <w:rPr>
          <w:del w:id="6012" w:author="VOYER Raphael" w:date="2021-06-16T11:15:00Z"/>
        </w:rPr>
      </w:pPr>
    </w:p>
    <w:p w14:paraId="65222912" w14:textId="77777777" w:rsidR="00BB487C" w:rsidDel="001111A8" w:rsidRDefault="00BB487C" w:rsidP="005B12D5">
      <w:pPr>
        <w:rPr>
          <w:del w:id="6013" w:author="VOYER Raphael" w:date="2021-06-16T11:15:00Z"/>
        </w:rPr>
      </w:pPr>
    </w:p>
    <w:p w14:paraId="6A8E939E" w14:textId="77777777" w:rsidR="00BB487C" w:rsidDel="001111A8" w:rsidRDefault="00BB487C" w:rsidP="005B12D5">
      <w:pPr>
        <w:rPr>
          <w:del w:id="6014" w:author="VOYER Raphael" w:date="2021-06-16T11:15:00Z"/>
        </w:rPr>
      </w:pPr>
    </w:p>
    <w:p w14:paraId="7AC20CCE" w14:textId="77777777" w:rsidR="00855336" w:rsidDel="001111A8" w:rsidRDefault="00855336" w:rsidP="00387307">
      <w:pPr>
        <w:pStyle w:val="Titre2"/>
        <w:rPr>
          <w:del w:id="6015" w:author="VOYER Raphael" w:date="2021-06-16T11:15:00Z"/>
        </w:rPr>
      </w:pPr>
      <w:bookmarkStart w:id="6016" w:name="_Toc381025835"/>
      <w:del w:id="6017" w:author="VOYER Raphael" w:date="2021-06-16T11:15:00Z">
        <w:r w:rsidDel="001111A8">
          <w:delText>System Flows</w:delText>
        </w:r>
        <w:bookmarkEnd w:id="5998"/>
        <w:bookmarkEnd w:id="6016"/>
        <w:r w:rsidDel="001111A8">
          <w:delText xml:space="preserve"> </w:delText>
        </w:r>
      </w:del>
    </w:p>
    <w:p w14:paraId="01723712" w14:textId="77777777" w:rsidR="00855336" w:rsidDel="001111A8" w:rsidRDefault="00855336" w:rsidP="00622755">
      <w:pPr>
        <w:pStyle w:val="Titre3"/>
        <w:ind w:left="0" w:firstLine="0"/>
        <w:jc w:val="left"/>
        <w:rPr>
          <w:del w:id="6018" w:author="VOYER Raphael" w:date="2021-06-16T11:15:00Z"/>
        </w:rPr>
      </w:pPr>
      <w:bookmarkStart w:id="6019" w:name="_Toc168453664"/>
      <w:bookmarkStart w:id="6020" w:name="_Toc242248799"/>
      <w:bookmarkStart w:id="6021" w:name="_Toc381025836"/>
      <w:bookmarkEnd w:id="5999"/>
      <w:del w:id="6022" w:author="VOYER Raphael" w:date="2021-06-16T11:15:00Z">
        <w:r w:rsidRPr="00631005" w:rsidDel="001111A8">
          <w:delText>Summary of Flows</w:delText>
        </w:r>
        <w:bookmarkEnd w:id="6019"/>
        <w:bookmarkEnd w:id="6020"/>
        <w:bookmarkEnd w:id="602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023"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024" w:author="VOYER Raphael" w:date="2021-06-16T11:15:00Z"/>
              </w:rPr>
            </w:pPr>
            <w:del w:id="6025"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026" w:author="VOYER Raphael" w:date="2021-06-16T11:15:00Z"/>
              </w:rPr>
            </w:pPr>
            <w:del w:id="6027"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028" w:author="VOYER Raphael" w:date="2021-06-16T11:15:00Z"/>
              </w:rPr>
            </w:pPr>
            <w:del w:id="6029" w:author="VOYER Raphael" w:date="2021-06-16T11:15:00Z">
              <w:r w:rsidDel="001111A8">
                <w:delText>Description</w:delText>
              </w:r>
            </w:del>
          </w:p>
        </w:tc>
      </w:tr>
      <w:tr w:rsidR="00855336" w:rsidRPr="000F53EB" w:rsidDel="001111A8" w14:paraId="4B0AF5EB" w14:textId="77777777">
        <w:trPr>
          <w:trHeight w:val="345"/>
          <w:del w:id="6030"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031" w:author="VOYER Raphael" w:date="2021-06-16T11:15:00Z"/>
              </w:rPr>
            </w:pPr>
            <w:del w:id="6032" w:author="VOYER Raphael" w:date="2021-06-16T11:15:00Z">
              <w:r w:rsidDel="001111A8">
                <w:delText>Initialization Flows</w:delText>
              </w:r>
            </w:del>
          </w:p>
        </w:tc>
      </w:tr>
      <w:tr w:rsidR="00855336" w:rsidRPr="000F53EB" w:rsidDel="001111A8" w14:paraId="469D1B8F" w14:textId="77777777">
        <w:trPr>
          <w:del w:id="6033"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034" w:author="VOYER Raphael" w:date="2021-06-16T11:15:00Z"/>
              </w:rPr>
            </w:pPr>
            <w:del w:id="6035"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036" w:author="VOYER Raphael" w:date="2021-06-16T11:15:00Z"/>
                <w:u w:val="single"/>
              </w:rPr>
            </w:pPr>
            <w:del w:id="6037"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038" w:author="VOYER Raphael" w:date="2021-06-16T11:15:00Z"/>
              </w:rPr>
            </w:pPr>
            <w:del w:id="6039" w:author="VOYER Raphael" w:date="2021-06-16T11:15:00Z">
              <w:r w:rsidDel="001111A8">
                <w:delText>Boot Sequence</w:delText>
              </w:r>
            </w:del>
          </w:p>
        </w:tc>
      </w:tr>
      <w:tr w:rsidR="00855336" w:rsidRPr="000F53EB" w:rsidDel="001111A8" w14:paraId="5E98F305" w14:textId="77777777">
        <w:trPr>
          <w:del w:id="6040"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041" w:author="VOYER Raphael" w:date="2021-06-16T11:15:00Z"/>
              </w:rPr>
            </w:pPr>
            <w:del w:id="6042"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043" w:author="VOYER Raphael" w:date="2021-06-16T11:15:00Z"/>
                <w:u w:val="single"/>
              </w:rPr>
            </w:pPr>
            <w:del w:id="6044"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045" w:author="VOYER Raphael" w:date="2021-06-16T11:15:00Z"/>
              </w:rPr>
            </w:pPr>
            <w:del w:id="6046" w:author="VOYER Raphael" w:date="2021-06-16T11:15:00Z">
              <w:r w:rsidDel="001111A8">
                <w:delText>NI Down</w:delText>
              </w:r>
            </w:del>
          </w:p>
        </w:tc>
      </w:tr>
      <w:tr w:rsidR="00855336" w:rsidRPr="000F53EB" w:rsidDel="001111A8" w14:paraId="2F70EF2E" w14:textId="77777777">
        <w:trPr>
          <w:del w:id="6047"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048" w:author="VOYER Raphael" w:date="2021-06-16T11:15:00Z"/>
              </w:rPr>
            </w:pPr>
            <w:del w:id="6049"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050" w:author="VOYER Raphael" w:date="2021-06-16T11:15:00Z"/>
                <w:u w:val="single"/>
              </w:rPr>
            </w:pPr>
            <w:del w:id="6051"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052" w:author="VOYER Raphael" w:date="2021-06-16T11:15:00Z"/>
              </w:rPr>
            </w:pPr>
            <w:del w:id="6053" w:author="VOYER Raphael" w:date="2021-06-16T11:15:00Z">
              <w:r w:rsidDel="001111A8">
                <w:delText>Takeover</w:delText>
              </w:r>
            </w:del>
          </w:p>
        </w:tc>
      </w:tr>
      <w:tr w:rsidR="00855336" w:rsidRPr="000F53EB" w:rsidDel="001111A8" w14:paraId="4D95A2F1" w14:textId="77777777">
        <w:trPr>
          <w:trHeight w:val="345"/>
          <w:del w:id="6054"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055" w:author="VOYER Raphael" w:date="2021-06-16T11:15:00Z"/>
              </w:rPr>
            </w:pPr>
            <w:del w:id="6056" w:author="VOYER Raphael" w:date="2021-06-16T11:15:00Z">
              <w:r w:rsidDel="001111A8">
                <w:delText>Configuration Driven Flows</w:delText>
              </w:r>
            </w:del>
          </w:p>
        </w:tc>
      </w:tr>
      <w:tr w:rsidR="00855336" w:rsidRPr="000F53EB" w:rsidDel="001111A8" w14:paraId="2A5F7865" w14:textId="77777777">
        <w:trPr>
          <w:del w:id="6057"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058" w:author="VOYER Raphael" w:date="2021-06-16T11:15:00Z"/>
              </w:rPr>
            </w:pPr>
            <w:del w:id="6059"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060" w:author="VOYER Raphael" w:date="2021-06-16T11:15:00Z"/>
                <w:u w:val="single"/>
              </w:rPr>
            </w:pPr>
            <w:del w:id="6061"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062" w:author="VOYER Raphael" w:date="2021-06-16T11:15:00Z"/>
              </w:rPr>
            </w:pPr>
            <w:del w:id="6063" w:author="VOYER Raphael" w:date="2021-06-16T11:15:00Z">
              <w:r w:rsidDel="001111A8">
                <w:delText>Cluster Creation.</w:delText>
              </w:r>
            </w:del>
          </w:p>
        </w:tc>
      </w:tr>
      <w:tr w:rsidR="00855336" w:rsidRPr="000F53EB" w:rsidDel="001111A8" w14:paraId="7FC9C6AD" w14:textId="77777777">
        <w:trPr>
          <w:del w:id="6064"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065" w:author="VOYER Raphael" w:date="2021-06-16T11:15:00Z"/>
              </w:rPr>
            </w:pPr>
            <w:del w:id="6066"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067" w:author="VOYER Raphael" w:date="2021-06-16T11:15:00Z"/>
                <w:u w:val="single"/>
              </w:rPr>
            </w:pPr>
            <w:del w:id="6068"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069" w:author="VOYER Raphael" w:date="2021-06-16T11:15:00Z"/>
              </w:rPr>
            </w:pPr>
            <w:del w:id="6070"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071"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072" w:author="VOYER Raphael" w:date="2021-06-16T11:15:00Z"/>
              </w:rPr>
            </w:pPr>
            <w:del w:id="6073"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074" w:author="VOYER Raphael" w:date="2021-06-16T11:15:00Z"/>
                <w:u w:val="single"/>
              </w:rPr>
            </w:pPr>
            <w:del w:id="6075"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076" w:author="VOYER Raphael" w:date="2021-06-16T11:15:00Z"/>
              </w:rPr>
            </w:pPr>
            <w:del w:id="6077" w:author="VOYER Raphael" w:date="2021-06-16T11:15:00Z">
              <w:r w:rsidDel="001111A8">
                <w:delText>L2 Cluster parameters configuration</w:delText>
              </w:r>
            </w:del>
          </w:p>
        </w:tc>
      </w:tr>
      <w:tr w:rsidR="009E50E2" w:rsidRPr="000F53EB" w:rsidDel="001111A8" w14:paraId="00E5B2EC" w14:textId="77777777">
        <w:trPr>
          <w:del w:id="6078"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079" w:author="VOYER Raphael" w:date="2021-06-16T11:15:00Z"/>
              </w:rPr>
            </w:pPr>
            <w:del w:id="6080"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081" w:author="VOYER Raphael" w:date="2021-06-16T11:15:00Z"/>
                <w:u w:val="single"/>
              </w:rPr>
            </w:pPr>
            <w:del w:id="6082"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083" w:author="VOYER Raphael" w:date="2021-06-16T11:15:00Z"/>
              </w:rPr>
            </w:pPr>
            <w:del w:id="6084" w:author="VOYER Raphael" w:date="2021-06-16T11:15:00Z">
              <w:r w:rsidDel="001111A8">
                <w:delText>L3 Cluster parameters configuration</w:delText>
              </w:r>
            </w:del>
          </w:p>
        </w:tc>
      </w:tr>
      <w:tr w:rsidR="00855336" w:rsidRPr="000F53EB" w:rsidDel="001111A8" w14:paraId="55FF13EF" w14:textId="77777777">
        <w:trPr>
          <w:del w:id="6085"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086" w:author="VOYER Raphael" w:date="2021-06-16T11:15:00Z"/>
              </w:rPr>
            </w:pPr>
            <w:del w:id="6087"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088" w:author="VOYER Raphael" w:date="2021-06-16T11:15:00Z"/>
                <w:u w:val="single"/>
              </w:rPr>
            </w:pPr>
            <w:del w:id="6089"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090" w:author="VOYER Raphael" w:date="2021-06-16T11:15:00Z"/>
              </w:rPr>
            </w:pPr>
            <w:del w:id="6091" w:author="VOYER Raphael" w:date="2021-06-16T11:15:00Z">
              <w:r w:rsidDel="001111A8">
                <w:delText>Cluster parameters modification</w:delText>
              </w:r>
            </w:del>
          </w:p>
        </w:tc>
      </w:tr>
      <w:tr w:rsidR="009E50E2" w:rsidRPr="000F53EB" w:rsidDel="001111A8" w14:paraId="0FF69961" w14:textId="77777777">
        <w:trPr>
          <w:del w:id="6092"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093" w:author="VOYER Raphael" w:date="2021-06-16T11:15:00Z"/>
              </w:rPr>
            </w:pPr>
            <w:del w:id="6094"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095" w:author="VOYER Raphael" w:date="2021-06-16T11:15:00Z"/>
                <w:u w:val="single"/>
              </w:rPr>
            </w:pPr>
            <w:del w:id="6096"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097" w:author="VOYER Raphael" w:date="2021-06-16T11:15:00Z"/>
              </w:rPr>
            </w:pPr>
            <w:del w:id="6098" w:author="VOYER Raphael" w:date="2021-06-16T11:15:00Z">
              <w:r w:rsidDel="001111A8">
                <w:delText>Cluster Deletion</w:delText>
              </w:r>
            </w:del>
          </w:p>
        </w:tc>
      </w:tr>
      <w:tr w:rsidR="00D81D73" w:rsidRPr="000F53EB" w:rsidDel="001111A8" w14:paraId="51DC8D5A" w14:textId="77777777">
        <w:trPr>
          <w:del w:id="6099"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100" w:author="VOYER Raphael" w:date="2021-06-16T11:15:00Z"/>
              </w:rPr>
            </w:pPr>
            <w:del w:id="6101"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102" w:author="VOYER Raphael" w:date="2021-06-16T11:15:00Z"/>
                <w:u w:val="single"/>
              </w:rPr>
            </w:pPr>
            <w:del w:id="6103"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104" w:author="VOYER Raphael" w:date="2021-06-16T11:15:00Z"/>
              </w:rPr>
            </w:pPr>
            <w:del w:id="6105" w:author="VOYER Raphael" w:date="2021-06-16T11:15:00Z">
              <w:r w:rsidDel="001111A8">
                <w:delText>Cluster Disable</w:delText>
              </w:r>
            </w:del>
          </w:p>
        </w:tc>
      </w:tr>
      <w:tr w:rsidR="00B070E5" w:rsidRPr="000F53EB" w:rsidDel="001111A8" w14:paraId="6135A0B4" w14:textId="77777777">
        <w:trPr>
          <w:del w:id="6106"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107" w:author="VOYER Raphael" w:date="2021-06-16T11:15:00Z"/>
              </w:rPr>
            </w:pPr>
            <w:del w:id="6108"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109" w:author="VOYER Raphael" w:date="2021-06-16T11:15:00Z"/>
                <w:u w:val="single"/>
              </w:rPr>
            </w:pPr>
            <w:del w:id="6110"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111" w:author="VOYER Raphael" w:date="2021-06-16T11:15:00Z"/>
              </w:rPr>
            </w:pPr>
            <w:del w:id="6112" w:author="VOYER Raphael" w:date="2021-06-16T11:15:00Z">
              <w:r w:rsidDel="001111A8">
                <w:delText>Cluster Enable</w:delText>
              </w:r>
            </w:del>
          </w:p>
        </w:tc>
      </w:tr>
      <w:tr w:rsidR="00855336" w:rsidRPr="000F53EB" w:rsidDel="001111A8" w14:paraId="2E6CF556" w14:textId="77777777">
        <w:trPr>
          <w:trHeight w:val="345"/>
          <w:del w:id="6113"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114" w:author="VOYER Raphael" w:date="2021-06-16T11:15:00Z"/>
              </w:rPr>
            </w:pPr>
            <w:del w:id="6115" w:author="VOYER Raphael" w:date="2021-06-16T11:15:00Z">
              <w:r w:rsidDel="001111A8">
                <w:delText>Interface Flows</w:delText>
              </w:r>
            </w:del>
          </w:p>
        </w:tc>
      </w:tr>
      <w:tr w:rsidR="00855336" w:rsidRPr="000F53EB" w:rsidDel="001111A8" w14:paraId="0860906A" w14:textId="77777777">
        <w:trPr>
          <w:del w:id="6116"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117" w:author="VOYER Raphael" w:date="2021-06-16T11:15:00Z"/>
              </w:rPr>
            </w:pPr>
            <w:del w:id="6118"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119" w:author="VOYER Raphael" w:date="2021-06-16T11:15:00Z"/>
                <w:u w:val="single"/>
              </w:rPr>
            </w:pPr>
            <w:del w:id="6120"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121" w:author="VOYER Raphael" w:date="2021-06-16T11:15:00Z"/>
              </w:rPr>
            </w:pPr>
            <w:del w:id="6122" w:author="VOYER Raphael" w:date="2021-06-16T11:15:00Z">
              <w:r w:rsidDel="001111A8">
                <w:delText>Interface with PM</w:delText>
              </w:r>
            </w:del>
          </w:p>
        </w:tc>
      </w:tr>
      <w:tr w:rsidR="00855336" w:rsidRPr="000F53EB" w:rsidDel="001111A8" w14:paraId="0AA20595" w14:textId="77777777">
        <w:trPr>
          <w:del w:id="6123"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124" w:author="VOYER Raphael" w:date="2021-06-16T11:15:00Z"/>
              </w:rPr>
            </w:pPr>
            <w:del w:id="6125"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126" w:author="VOYER Raphael" w:date="2021-06-16T11:15:00Z"/>
                <w:u w:val="single"/>
              </w:rPr>
            </w:pPr>
            <w:del w:id="6127"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128" w:author="VOYER Raphael" w:date="2021-06-16T11:15:00Z"/>
              </w:rPr>
            </w:pPr>
            <w:del w:id="6129" w:author="VOYER Raphael" w:date="2021-06-16T11:15:00Z">
              <w:r w:rsidDel="001111A8">
                <w:delText>Interface with VM</w:delText>
              </w:r>
            </w:del>
          </w:p>
        </w:tc>
      </w:tr>
      <w:tr w:rsidR="00FD0274" w:rsidRPr="000F53EB" w:rsidDel="001111A8" w14:paraId="76FC59F6" w14:textId="77777777">
        <w:trPr>
          <w:del w:id="613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131" w:author="VOYER Raphael" w:date="2021-06-16T11:15:00Z"/>
              </w:rPr>
            </w:pPr>
            <w:del w:id="6132"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133" w:author="VOYER Raphael" w:date="2021-06-16T11:15:00Z"/>
                <w:u w:val="single"/>
              </w:rPr>
            </w:pPr>
            <w:del w:id="6134"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135" w:author="VOYER Raphael" w:date="2021-06-16T11:15:00Z"/>
              </w:rPr>
            </w:pPr>
            <w:del w:id="6136" w:author="VOYER Raphael" w:date="2021-06-16T11:15:00Z">
              <w:r w:rsidDel="001111A8">
                <w:delText>Interface with IP</w:delText>
              </w:r>
            </w:del>
          </w:p>
        </w:tc>
      </w:tr>
      <w:tr w:rsidR="008F3792" w:rsidRPr="000F53EB" w:rsidDel="001111A8" w14:paraId="665D3DE4" w14:textId="77777777">
        <w:trPr>
          <w:del w:id="6137"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138" w:author="VOYER Raphael" w:date="2021-06-16T11:15:00Z"/>
              </w:rPr>
            </w:pPr>
            <w:del w:id="6139"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140" w:author="VOYER Raphael" w:date="2021-06-16T11:15:00Z"/>
                <w:u w:val="single"/>
              </w:rPr>
            </w:pPr>
            <w:del w:id="6141"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142" w:author="VOYER Raphael" w:date="2021-06-16T11:15:00Z"/>
              </w:rPr>
            </w:pPr>
            <w:del w:id="6143"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144" w:author="VOYER Raphael" w:date="2021-06-16T11:15:00Z"/>
        </w:rPr>
      </w:pPr>
      <w:bookmarkStart w:id="6145" w:name="_Toc270435670"/>
      <w:del w:id="6146"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145"/>
      </w:del>
    </w:p>
    <w:p w14:paraId="2F8C39B9" w14:textId="77777777" w:rsidR="0004373C" w:rsidRPr="0004373C" w:rsidDel="001111A8" w:rsidRDefault="0004373C" w:rsidP="0004373C">
      <w:pPr>
        <w:rPr>
          <w:del w:id="6147" w:author="VOYER Raphael" w:date="2021-06-16T11:15:00Z"/>
        </w:rPr>
      </w:pPr>
    </w:p>
    <w:p w14:paraId="318F40B4" w14:textId="77777777" w:rsidR="00855336" w:rsidDel="001111A8" w:rsidRDefault="00855336" w:rsidP="00855336">
      <w:pPr>
        <w:rPr>
          <w:del w:id="6148" w:author="VOYER Raphael" w:date="2021-06-16T11:15:00Z"/>
          <w:lang w:eastAsia="ko-KR"/>
        </w:rPr>
      </w:pPr>
    </w:p>
    <w:p w14:paraId="5FB212B4" w14:textId="77777777" w:rsidR="00855336" w:rsidDel="001111A8" w:rsidRDefault="00855336" w:rsidP="00855336">
      <w:pPr>
        <w:rPr>
          <w:del w:id="6149" w:author="VOYER Raphael" w:date="2021-06-16T11:15:00Z"/>
          <w:lang w:eastAsia="ko-KR"/>
        </w:rPr>
      </w:pPr>
    </w:p>
    <w:p w14:paraId="4D847103" w14:textId="77777777" w:rsidR="00855336" w:rsidDel="001111A8" w:rsidRDefault="00855336" w:rsidP="00622755">
      <w:pPr>
        <w:pStyle w:val="Titre3"/>
        <w:ind w:left="0" w:firstLine="0"/>
        <w:jc w:val="left"/>
        <w:rPr>
          <w:del w:id="6150" w:author="VOYER Raphael" w:date="2021-06-16T11:15:00Z"/>
        </w:rPr>
      </w:pPr>
      <w:bookmarkStart w:id="6151" w:name="_Toc381025837"/>
      <w:del w:id="6152" w:author="VOYER Raphael" w:date="2021-06-16T11:15:00Z">
        <w:r w:rsidDel="001111A8">
          <w:delText>Initialization Flows</w:delText>
        </w:r>
        <w:bookmarkEnd w:id="6151"/>
      </w:del>
    </w:p>
    <w:p w14:paraId="6CF04FF6" w14:textId="77777777" w:rsidR="00F85848" w:rsidDel="001111A8" w:rsidRDefault="00F85848" w:rsidP="00622755">
      <w:pPr>
        <w:pStyle w:val="Titre4"/>
        <w:rPr>
          <w:del w:id="6153" w:author="VOYER Raphael" w:date="2021-06-16T11:15:00Z"/>
        </w:rPr>
      </w:pPr>
      <w:bookmarkStart w:id="6154" w:name="_CMM_Takeover"/>
      <w:bookmarkEnd w:id="6154"/>
      <w:del w:id="6155" w:author="VOYER Raphael" w:date="2021-06-16T11:15:00Z">
        <w:r w:rsidDel="001111A8">
          <w:delText>6.3.2.1 Boot Sequence</w:delText>
        </w:r>
      </w:del>
    </w:p>
    <w:p w14:paraId="5A388255" w14:textId="77777777" w:rsidR="00F85848" w:rsidDel="001111A8" w:rsidRDefault="00F85848" w:rsidP="00F85848">
      <w:pPr>
        <w:rPr>
          <w:del w:id="6156" w:author="VOYER Raphael" w:date="2021-06-16T11:15:00Z"/>
        </w:rPr>
      </w:pPr>
    </w:p>
    <w:p w14:paraId="44ECDB5C" w14:textId="77777777" w:rsidR="0037023E" w:rsidDel="001111A8" w:rsidRDefault="00BB487C" w:rsidP="0037023E">
      <w:pPr>
        <w:keepNext/>
        <w:rPr>
          <w:del w:id="6157" w:author="VOYER Raphael" w:date="2021-06-16T11:15:00Z"/>
        </w:rPr>
      </w:pPr>
      <w:del w:id="6158" w:author="VOYER Raphael" w:date="2021-06-16T11:15:00Z">
        <w:r w:rsidDel="001111A8">
          <w:object w:dxaOrig="9812" w:dyaOrig="4285" w14:anchorId="511C438B">
            <v:shape id="_x0000_i1026" type="#_x0000_t75" style="width:467.05pt;height:203.75pt" o:ole="">
              <v:imagedata r:id="rId24" o:title=""/>
            </v:shape>
            <o:OLEObject Type="Embed" ProgID="Visio.Drawing.6" ShapeID="_x0000_i1026" DrawAspect="Content" ObjectID="_1688368554" r:id="rId25"/>
          </w:object>
        </w:r>
      </w:del>
    </w:p>
    <w:p w14:paraId="4DA82227" w14:textId="77777777" w:rsidR="00855336" w:rsidDel="001111A8" w:rsidRDefault="0037023E" w:rsidP="00622755">
      <w:pPr>
        <w:pStyle w:val="Lgende"/>
        <w:outlineLvl w:val="0"/>
        <w:rPr>
          <w:del w:id="6159" w:author="VOYER Raphael" w:date="2021-06-16T11:15:00Z"/>
        </w:rPr>
      </w:pPr>
      <w:del w:id="6160" w:author="VOYER Raphael" w:date="2021-06-16T11:15:00Z">
        <w:r w:rsidDel="001111A8">
          <w:delText xml:space="preserve">                                                            </w:delText>
        </w:r>
        <w:bookmarkStart w:id="6161" w:name="_Toc381025838"/>
        <w:bookmarkStart w:id="6162" w:name="_Toc424820428"/>
        <w:bookmarkStart w:id="6163"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161"/>
        <w:bookmarkEnd w:id="6162"/>
        <w:bookmarkEnd w:id="6163"/>
      </w:del>
    </w:p>
    <w:p w14:paraId="463301D1" w14:textId="77777777" w:rsidR="001626E8" w:rsidDel="001111A8" w:rsidRDefault="001626E8" w:rsidP="00855336">
      <w:pPr>
        <w:rPr>
          <w:del w:id="6164" w:author="VOYER Raphael" w:date="2021-06-16T11:15:00Z"/>
        </w:rPr>
      </w:pPr>
    </w:p>
    <w:p w14:paraId="2DD98BFD" w14:textId="77777777" w:rsidR="001626E8" w:rsidDel="001111A8" w:rsidRDefault="0037023E" w:rsidP="00622755">
      <w:pPr>
        <w:outlineLvl w:val="0"/>
        <w:rPr>
          <w:del w:id="6165" w:author="VOYER Raphael" w:date="2021-06-16T11:15:00Z"/>
          <w:b/>
          <w:bCs/>
        </w:rPr>
      </w:pPr>
      <w:bookmarkStart w:id="6166" w:name="_Toc381025839"/>
      <w:bookmarkStart w:id="6167" w:name="_Toc424820429"/>
      <w:del w:id="6168" w:author="VOYER Raphael" w:date="2021-06-16T11:15:00Z">
        <w:r w:rsidRPr="00F3451D" w:rsidDel="001111A8">
          <w:rPr>
            <w:b/>
            <w:bCs/>
          </w:rPr>
          <w:delText>Detailed Steps</w:delText>
        </w:r>
        <w:r w:rsidDel="001111A8">
          <w:rPr>
            <w:b/>
            <w:bCs/>
          </w:rPr>
          <w:delText>:</w:delText>
        </w:r>
        <w:bookmarkEnd w:id="6166"/>
        <w:bookmarkEnd w:id="6167"/>
      </w:del>
    </w:p>
    <w:p w14:paraId="0DDC3351" w14:textId="77777777" w:rsidR="0037023E" w:rsidDel="001111A8" w:rsidRDefault="0037023E" w:rsidP="0037023E">
      <w:pPr>
        <w:numPr>
          <w:ilvl w:val="0"/>
          <w:numId w:val="35"/>
        </w:numPr>
        <w:rPr>
          <w:del w:id="6169" w:author="VOYER Raphael" w:date="2021-06-16T11:15:00Z"/>
        </w:rPr>
      </w:pPr>
      <w:del w:id="6170"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171" w:author="VOYER Raphael" w:date="2021-06-16T11:15:00Z"/>
        </w:rPr>
      </w:pPr>
      <w:del w:id="6172"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173" w:author="VOYER Raphael" w:date="2021-06-16T11:15:00Z"/>
        </w:rPr>
      </w:pPr>
      <w:del w:id="6174"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175" w:author="VOYER Raphael" w:date="2021-06-16T11:15:00Z"/>
        </w:rPr>
      </w:pPr>
      <w:del w:id="6176"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177" w:author="VOYER Raphael" w:date="2021-06-16T11:15:00Z"/>
        </w:rPr>
      </w:pPr>
      <w:del w:id="6178"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179" w:author="VOYER Raphael" w:date="2021-06-16T11:15:00Z"/>
        </w:rPr>
      </w:pPr>
      <w:del w:id="6180"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181" w:author="VOYER Raphael" w:date="2021-06-16T11:15:00Z"/>
        </w:rPr>
      </w:pPr>
      <w:del w:id="6182"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183" w:author="VOYER Raphael" w:date="2021-06-16T11:15:00Z"/>
        </w:rPr>
      </w:pPr>
    </w:p>
    <w:p w14:paraId="57E1D4D2" w14:textId="77777777" w:rsidR="00855336" w:rsidDel="001111A8" w:rsidRDefault="00014FB3" w:rsidP="00622755">
      <w:pPr>
        <w:pStyle w:val="Titre4"/>
        <w:rPr>
          <w:del w:id="6184" w:author="VOYER Raphael" w:date="2021-06-16T11:15:00Z"/>
        </w:rPr>
      </w:pPr>
      <w:bookmarkStart w:id="6185" w:name="_5.3.2.2_NI_Down"/>
      <w:bookmarkEnd w:id="6185"/>
      <w:del w:id="6186"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187" w:author="VOYER Raphael" w:date="2021-06-16T11:15:00Z"/>
        </w:rPr>
      </w:pPr>
    </w:p>
    <w:p w14:paraId="76054C52" w14:textId="77777777" w:rsidR="00EF63EA" w:rsidDel="001111A8" w:rsidRDefault="00CA34F4" w:rsidP="00EF63EA">
      <w:pPr>
        <w:keepNext/>
        <w:rPr>
          <w:del w:id="6188" w:author="VOYER Raphael" w:date="2021-06-16T11:15:00Z"/>
        </w:rPr>
      </w:pPr>
      <w:del w:id="6189" w:author="VOYER Raphael" w:date="2021-06-16T11:15:00Z">
        <w:r w:rsidDel="001111A8">
          <w:object w:dxaOrig="8453" w:dyaOrig="3683" w14:anchorId="44581AC4">
            <v:shape id="_x0000_i1027" type="#_x0000_t75" style="width:423.05pt;height:184.7pt" o:ole="">
              <v:imagedata r:id="rId26" o:title=""/>
            </v:shape>
            <o:OLEObject Type="Embed" ProgID="Visio.Drawing.6" ShapeID="_x0000_i1027" DrawAspect="Content" ObjectID="_1688368555" r:id="rId27"/>
          </w:object>
        </w:r>
      </w:del>
    </w:p>
    <w:p w14:paraId="444DC9BE" w14:textId="77777777" w:rsidR="00855336" w:rsidDel="001111A8" w:rsidRDefault="0037023E" w:rsidP="00622755">
      <w:pPr>
        <w:pStyle w:val="Lgende"/>
        <w:ind w:left="1440" w:firstLine="720"/>
        <w:outlineLvl w:val="0"/>
        <w:rPr>
          <w:del w:id="6190" w:author="VOYER Raphael" w:date="2021-06-16T11:15:00Z"/>
        </w:rPr>
      </w:pPr>
      <w:del w:id="6191" w:author="VOYER Raphael" w:date="2021-06-16T11:15:00Z">
        <w:r w:rsidDel="001111A8">
          <w:delText xml:space="preserve">             </w:delText>
        </w:r>
        <w:bookmarkStart w:id="6192" w:name="_Toc381025840"/>
        <w:bookmarkStart w:id="6193" w:name="_Toc424820430"/>
        <w:bookmarkStart w:id="6194"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192"/>
        <w:bookmarkEnd w:id="6193"/>
        <w:bookmarkEnd w:id="6194"/>
      </w:del>
    </w:p>
    <w:p w14:paraId="774163D9" w14:textId="77777777" w:rsidR="00855336" w:rsidDel="001111A8" w:rsidRDefault="00855336" w:rsidP="00855336">
      <w:pPr>
        <w:rPr>
          <w:del w:id="6195" w:author="VOYER Raphael" w:date="2021-06-16T11:15:00Z"/>
        </w:rPr>
      </w:pPr>
    </w:p>
    <w:p w14:paraId="22A07644" w14:textId="77777777" w:rsidR="00F3451D" w:rsidDel="001111A8" w:rsidRDefault="00F3451D" w:rsidP="00F3451D">
      <w:pPr>
        <w:rPr>
          <w:del w:id="6196" w:author="VOYER Raphael" w:date="2021-06-16T11:15:00Z"/>
        </w:rPr>
      </w:pPr>
    </w:p>
    <w:p w14:paraId="00E5E10E" w14:textId="77777777" w:rsidR="00F3451D" w:rsidDel="001111A8" w:rsidRDefault="00F3451D" w:rsidP="00622755">
      <w:pPr>
        <w:outlineLvl w:val="0"/>
        <w:rPr>
          <w:del w:id="6197" w:author="VOYER Raphael" w:date="2021-06-16T11:15:00Z"/>
          <w:b/>
          <w:bCs/>
        </w:rPr>
      </w:pPr>
      <w:bookmarkStart w:id="6198" w:name="_Toc381025841"/>
      <w:bookmarkStart w:id="6199" w:name="_Toc424820431"/>
      <w:del w:id="6200" w:author="VOYER Raphael" w:date="2021-06-16T11:15:00Z">
        <w:r w:rsidRPr="00F3451D" w:rsidDel="001111A8">
          <w:rPr>
            <w:b/>
            <w:bCs/>
          </w:rPr>
          <w:delText>Detailed Steps</w:delText>
        </w:r>
        <w:r w:rsidDel="001111A8">
          <w:rPr>
            <w:b/>
            <w:bCs/>
          </w:rPr>
          <w:delText>:</w:delText>
        </w:r>
        <w:bookmarkEnd w:id="6198"/>
        <w:bookmarkEnd w:id="6199"/>
      </w:del>
    </w:p>
    <w:p w14:paraId="0DF77B1B" w14:textId="77777777" w:rsidR="00F3451D" w:rsidDel="001111A8" w:rsidRDefault="00F3451D" w:rsidP="00F3451D">
      <w:pPr>
        <w:numPr>
          <w:ilvl w:val="0"/>
          <w:numId w:val="23"/>
        </w:numPr>
        <w:rPr>
          <w:del w:id="6201" w:author="VOYER Raphael" w:date="2021-06-16T11:15:00Z"/>
        </w:rPr>
      </w:pPr>
      <w:del w:id="6202"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203" w:author="VOYER Raphael" w:date="2021-06-16T11:15:00Z"/>
        </w:rPr>
      </w:pPr>
      <w:del w:id="6204"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205" w:author="VOYER Raphael" w:date="2021-06-16T11:15:00Z"/>
        </w:rPr>
      </w:pPr>
      <w:del w:id="6206"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207" w:author="VOYER Raphael" w:date="2021-06-16T11:15:00Z"/>
          <w:b/>
          <w:bCs/>
        </w:rPr>
      </w:pPr>
      <w:del w:id="6208" w:author="VOYER Raphael" w:date="2021-06-16T11:15:00Z">
        <w:r w:rsidDel="001111A8">
          <w:delText>.</w:delText>
        </w:r>
      </w:del>
    </w:p>
    <w:p w14:paraId="39B93D54" w14:textId="77777777" w:rsidR="00855336" w:rsidDel="001111A8" w:rsidRDefault="00855336" w:rsidP="00855336">
      <w:pPr>
        <w:rPr>
          <w:del w:id="6209" w:author="VOYER Raphael" w:date="2021-06-16T11:15:00Z"/>
        </w:rPr>
      </w:pPr>
    </w:p>
    <w:p w14:paraId="1272808E" w14:textId="77777777" w:rsidR="009B51E0" w:rsidDel="001111A8" w:rsidRDefault="009B51E0" w:rsidP="00855336">
      <w:pPr>
        <w:rPr>
          <w:del w:id="6210" w:author="VOYER Raphael" w:date="2021-06-16T11:15:00Z"/>
        </w:rPr>
      </w:pPr>
    </w:p>
    <w:p w14:paraId="4DBA9489" w14:textId="77777777" w:rsidR="009B51E0" w:rsidDel="001111A8" w:rsidRDefault="009B51E0" w:rsidP="00855336">
      <w:pPr>
        <w:rPr>
          <w:del w:id="6211" w:author="VOYER Raphael" w:date="2021-06-16T11:15:00Z"/>
        </w:rPr>
      </w:pPr>
    </w:p>
    <w:p w14:paraId="09E13A84" w14:textId="77777777" w:rsidR="009B51E0" w:rsidDel="001111A8" w:rsidRDefault="009B51E0" w:rsidP="00855336">
      <w:pPr>
        <w:rPr>
          <w:del w:id="6212" w:author="VOYER Raphael" w:date="2021-06-16T11:15:00Z"/>
        </w:rPr>
      </w:pPr>
    </w:p>
    <w:p w14:paraId="208E9F44" w14:textId="77777777" w:rsidR="009B51E0" w:rsidDel="001111A8" w:rsidRDefault="009B51E0" w:rsidP="00855336">
      <w:pPr>
        <w:rPr>
          <w:del w:id="6213" w:author="VOYER Raphael" w:date="2021-06-16T11:15:00Z"/>
        </w:rPr>
      </w:pPr>
    </w:p>
    <w:p w14:paraId="1A80A7DB" w14:textId="77777777" w:rsidR="009B51E0" w:rsidDel="001111A8" w:rsidRDefault="009B51E0" w:rsidP="00855336">
      <w:pPr>
        <w:rPr>
          <w:del w:id="6214" w:author="VOYER Raphael" w:date="2021-06-16T11:15:00Z"/>
        </w:rPr>
      </w:pPr>
    </w:p>
    <w:p w14:paraId="54B44038" w14:textId="77777777" w:rsidR="009B51E0" w:rsidDel="001111A8" w:rsidRDefault="009B51E0" w:rsidP="00855336">
      <w:pPr>
        <w:rPr>
          <w:del w:id="6215" w:author="VOYER Raphael" w:date="2021-06-16T11:15:00Z"/>
        </w:rPr>
      </w:pPr>
    </w:p>
    <w:p w14:paraId="22107F02" w14:textId="77777777" w:rsidR="009B51E0" w:rsidDel="001111A8" w:rsidRDefault="009B51E0" w:rsidP="00855336">
      <w:pPr>
        <w:rPr>
          <w:del w:id="6216" w:author="VOYER Raphael" w:date="2021-06-16T11:15:00Z"/>
        </w:rPr>
      </w:pPr>
    </w:p>
    <w:p w14:paraId="6DE54152" w14:textId="77777777" w:rsidR="009B51E0" w:rsidDel="001111A8" w:rsidRDefault="009B51E0" w:rsidP="00855336">
      <w:pPr>
        <w:rPr>
          <w:del w:id="6217" w:author="VOYER Raphael" w:date="2021-06-16T11:15:00Z"/>
        </w:rPr>
      </w:pPr>
    </w:p>
    <w:p w14:paraId="0F07DF94" w14:textId="77777777" w:rsidR="009B51E0" w:rsidDel="001111A8" w:rsidRDefault="009B51E0" w:rsidP="00855336">
      <w:pPr>
        <w:rPr>
          <w:del w:id="6218" w:author="VOYER Raphael" w:date="2021-06-16T11:15:00Z"/>
        </w:rPr>
      </w:pPr>
    </w:p>
    <w:p w14:paraId="3C18DCC0" w14:textId="77777777" w:rsidR="00F85848" w:rsidDel="001111A8" w:rsidRDefault="00F85848" w:rsidP="00622755">
      <w:pPr>
        <w:pStyle w:val="Titre4"/>
        <w:numPr>
          <w:ilvl w:val="3"/>
          <w:numId w:val="36"/>
        </w:numPr>
        <w:rPr>
          <w:del w:id="6219" w:author="VOYER Raphael" w:date="2021-06-16T11:15:00Z"/>
        </w:rPr>
      </w:pPr>
      <w:bookmarkStart w:id="6220" w:name="_5.3.2.3_Boot_Sequence"/>
      <w:bookmarkStart w:id="6221" w:name="_Ref239478784"/>
      <w:bookmarkEnd w:id="6220"/>
      <w:smartTag w:uri="urn:schemas-microsoft-com:office:smarttags" w:element="stockticker">
        <w:del w:id="6222" w:author="VOYER Raphael" w:date="2021-06-16T11:15:00Z">
          <w:r w:rsidDel="001111A8">
            <w:delText>CMM</w:delText>
          </w:r>
        </w:del>
      </w:smartTag>
      <w:del w:id="6223" w:author="VOYER Raphael" w:date="2021-06-16T11:15:00Z">
        <w:r w:rsidDel="001111A8">
          <w:delText xml:space="preserve"> Takeover</w:delText>
        </w:r>
        <w:bookmarkEnd w:id="6221"/>
      </w:del>
    </w:p>
    <w:p w14:paraId="20D97D21" w14:textId="77777777" w:rsidR="00F85848" w:rsidRPr="00EF63EA" w:rsidDel="001111A8" w:rsidRDefault="00F85848" w:rsidP="00F85848">
      <w:pPr>
        <w:rPr>
          <w:del w:id="6224" w:author="VOYER Raphael" w:date="2021-06-16T11:15:00Z"/>
        </w:rPr>
      </w:pPr>
    </w:p>
    <w:p w14:paraId="52A22A7D" w14:textId="77777777" w:rsidR="00F85848" w:rsidDel="001111A8" w:rsidRDefault="00F85848" w:rsidP="00F85848">
      <w:pPr>
        <w:keepNext/>
        <w:rPr>
          <w:del w:id="6225" w:author="VOYER Raphael" w:date="2021-06-16T11:15:00Z"/>
        </w:rPr>
      </w:pPr>
      <w:del w:id="6226" w:author="VOYER Raphael" w:date="2021-06-16T11:15:00Z">
        <w:r w:rsidDel="001111A8">
          <w:object w:dxaOrig="10142" w:dyaOrig="3662" w14:anchorId="0307A0EE">
            <v:shape id="_x0000_i1028" type="#_x0000_t75" style="width:467.05pt;height:168.65pt" o:ole="">
              <v:imagedata r:id="rId28" o:title=""/>
            </v:shape>
            <o:OLEObject Type="Embed" ProgID="Visio.Drawing.6" ShapeID="_x0000_i1028" DrawAspect="Content" ObjectID="_1688368556" r:id="rId29"/>
          </w:object>
        </w:r>
      </w:del>
    </w:p>
    <w:p w14:paraId="3244CC89" w14:textId="77777777" w:rsidR="00F85848" w:rsidDel="001111A8" w:rsidRDefault="00F85848" w:rsidP="00622755">
      <w:pPr>
        <w:pStyle w:val="Lgende"/>
        <w:ind w:left="720" w:firstLine="720"/>
        <w:outlineLvl w:val="0"/>
        <w:rPr>
          <w:del w:id="6227" w:author="VOYER Raphael" w:date="2021-06-16T11:15:00Z"/>
          <w:lang w:eastAsia="ko-KR"/>
        </w:rPr>
      </w:pPr>
      <w:del w:id="6228" w:author="VOYER Raphael" w:date="2021-06-16T11:15:00Z">
        <w:r w:rsidDel="001111A8">
          <w:delText xml:space="preserve">        </w:delText>
        </w:r>
        <w:r w:rsidR="001E4165" w:rsidDel="001111A8">
          <w:delText xml:space="preserve">                     </w:delText>
        </w:r>
        <w:bookmarkStart w:id="6229" w:name="_Toc381025842"/>
        <w:bookmarkStart w:id="6230" w:name="_Toc424820432"/>
        <w:bookmarkStart w:id="6231"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229"/>
        <w:bookmarkEnd w:id="6230"/>
        <w:bookmarkEnd w:id="6231"/>
      </w:del>
    </w:p>
    <w:p w14:paraId="1467766B" w14:textId="77777777" w:rsidR="00F85848" w:rsidDel="001111A8" w:rsidRDefault="00F85848" w:rsidP="00F85848">
      <w:pPr>
        <w:rPr>
          <w:del w:id="6232" w:author="VOYER Raphael" w:date="2021-06-16T11:15:00Z"/>
        </w:rPr>
      </w:pPr>
    </w:p>
    <w:p w14:paraId="6036A7C2" w14:textId="77777777" w:rsidR="00F85848" w:rsidDel="001111A8" w:rsidRDefault="00F85848" w:rsidP="00F85848">
      <w:pPr>
        <w:rPr>
          <w:del w:id="6233" w:author="VOYER Raphael" w:date="2021-06-16T11:15:00Z"/>
        </w:rPr>
      </w:pPr>
      <w:del w:id="6234" w:author="VOYER Raphael" w:date="2021-06-16T11:15:00Z">
        <w:r w:rsidDel="001111A8">
          <w:br w:type="textWrapping" w:clear="all"/>
        </w:r>
      </w:del>
    </w:p>
    <w:p w14:paraId="2BCEA2DB" w14:textId="77777777" w:rsidR="00F85848" w:rsidDel="001111A8" w:rsidRDefault="00F85848" w:rsidP="00F85848">
      <w:pPr>
        <w:rPr>
          <w:del w:id="6235" w:author="VOYER Raphael" w:date="2021-06-16T11:15:00Z"/>
        </w:rPr>
      </w:pPr>
    </w:p>
    <w:p w14:paraId="314A7C2F" w14:textId="77777777" w:rsidR="00F85848" w:rsidDel="001111A8" w:rsidRDefault="00F85848" w:rsidP="00622755">
      <w:pPr>
        <w:outlineLvl w:val="0"/>
        <w:rPr>
          <w:del w:id="6236" w:author="VOYER Raphael" w:date="2021-06-16T11:15:00Z"/>
          <w:b/>
          <w:bCs/>
        </w:rPr>
      </w:pPr>
      <w:bookmarkStart w:id="6237" w:name="_Toc381025843"/>
      <w:bookmarkStart w:id="6238" w:name="_Toc424820433"/>
      <w:del w:id="6239" w:author="VOYER Raphael" w:date="2021-06-16T11:15:00Z">
        <w:r w:rsidRPr="00F3451D" w:rsidDel="001111A8">
          <w:rPr>
            <w:b/>
            <w:bCs/>
          </w:rPr>
          <w:delText>Detailed Steps</w:delText>
        </w:r>
        <w:r w:rsidDel="001111A8">
          <w:rPr>
            <w:b/>
            <w:bCs/>
          </w:rPr>
          <w:delText>:</w:delText>
        </w:r>
        <w:bookmarkEnd w:id="6237"/>
        <w:bookmarkEnd w:id="6238"/>
      </w:del>
    </w:p>
    <w:p w14:paraId="118ADBA3" w14:textId="77777777" w:rsidR="00F85848" w:rsidDel="001111A8" w:rsidRDefault="00F85848" w:rsidP="00F85848">
      <w:pPr>
        <w:numPr>
          <w:ilvl w:val="0"/>
          <w:numId w:val="22"/>
        </w:numPr>
        <w:rPr>
          <w:del w:id="6240" w:author="VOYER Raphael" w:date="2021-06-16T11:15:00Z"/>
        </w:rPr>
      </w:pPr>
      <w:del w:id="6241"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242" w:author="VOYER Raphael" w:date="2021-06-16T11:15:00Z"/>
        </w:rPr>
      </w:pPr>
      <w:del w:id="6243"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244" w:author="VOYER Raphael" w:date="2021-06-16T11:15:00Z"/>
        </w:rPr>
      </w:pPr>
      <w:del w:id="6245"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246" w:author="VOYER Raphael" w:date="2021-06-16T11:15:00Z"/>
        </w:rPr>
      </w:pPr>
      <w:del w:id="6247"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248" w:author="VOYER Raphael" w:date="2021-06-16T11:15:00Z"/>
        </w:rPr>
      </w:pPr>
      <w:del w:id="6249"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250" w:author="VOYER Raphael" w:date="2021-06-16T11:15:00Z"/>
        </w:rPr>
      </w:pPr>
      <w:del w:id="6251" w:author="VOYER Raphael" w:date="2021-06-16T11:15:00Z">
        <w:r w:rsidDel="001111A8">
          <w:delText>Static Database is already in sync by Configuration Manager.</w:delText>
        </w:r>
      </w:del>
    </w:p>
    <w:p w14:paraId="5CAF833B" w14:textId="77777777" w:rsidR="00F85848" w:rsidDel="001111A8" w:rsidRDefault="00F85848" w:rsidP="00855336">
      <w:pPr>
        <w:rPr>
          <w:del w:id="6252" w:author="VOYER Raphael" w:date="2021-06-16T11:15:00Z"/>
        </w:rPr>
      </w:pPr>
    </w:p>
    <w:p w14:paraId="544A5C0E" w14:textId="77777777" w:rsidR="00F63A30" w:rsidDel="001111A8" w:rsidRDefault="00F63A30" w:rsidP="00855336">
      <w:pPr>
        <w:rPr>
          <w:del w:id="6253" w:author="VOYER Raphael" w:date="2021-06-16T11:15:00Z"/>
        </w:rPr>
      </w:pPr>
    </w:p>
    <w:p w14:paraId="43BA54F6" w14:textId="77777777" w:rsidR="00F63A30" w:rsidDel="001111A8" w:rsidRDefault="00F63A30" w:rsidP="00855336">
      <w:pPr>
        <w:rPr>
          <w:del w:id="6254" w:author="VOYER Raphael" w:date="2021-06-16T11:15:00Z"/>
        </w:rPr>
      </w:pPr>
    </w:p>
    <w:p w14:paraId="5E5A2CF8" w14:textId="77777777" w:rsidR="00F63A30" w:rsidDel="001111A8" w:rsidRDefault="00F63A30" w:rsidP="00855336">
      <w:pPr>
        <w:rPr>
          <w:del w:id="6255" w:author="VOYER Raphael" w:date="2021-06-16T11:15:00Z"/>
        </w:rPr>
      </w:pPr>
    </w:p>
    <w:p w14:paraId="447C0A7F" w14:textId="77777777" w:rsidR="00F63A30" w:rsidDel="001111A8" w:rsidRDefault="00F63A30" w:rsidP="00855336">
      <w:pPr>
        <w:rPr>
          <w:del w:id="6256" w:author="VOYER Raphael" w:date="2021-06-16T11:15:00Z"/>
        </w:rPr>
      </w:pPr>
    </w:p>
    <w:p w14:paraId="65AB9342" w14:textId="77777777" w:rsidR="00F63A30" w:rsidDel="001111A8" w:rsidRDefault="00F63A30" w:rsidP="00855336">
      <w:pPr>
        <w:rPr>
          <w:del w:id="6257" w:author="VOYER Raphael" w:date="2021-06-16T11:15:00Z"/>
        </w:rPr>
      </w:pPr>
    </w:p>
    <w:p w14:paraId="023D451D" w14:textId="77777777" w:rsidR="00855336" w:rsidDel="001111A8" w:rsidRDefault="00855336" w:rsidP="00622755">
      <w:pPr>
        <w:pStyle w:val="Titre3"/>
        <w:ind w:left="0" w:firstLine="0"/>
        <w:jc w:val="left"/>
        <w:rPr>
          <w:del w:id="6258" w:author="VOYER Raphael" w:date="2021-06-16T11:15:00Z"/>
        </w:rPr>
      </w:pPr>
      <w:bookmarkStart w:id="6259" w:name="_Toc381025844"/>
      <w:del w:id="6260" w:author="VOYER Raphael" w:date="2021-06-16T11:15:00Z">
        <w:r w:rsidDel="001111A8">
          <w:delText>Configuration Flows</w:delText>
        </w:r>
        <w:bookmarkEnd w:id="6259"/>
      </w:del>
    </w:p>
    <w:p w14:paraId="03911FDD" w14:textId="77777777" w:rsidR="00855336" w:rsidDel="001111A8" w:rsidRDefault="00014FB3" w:rsidP="00622755">
      <w:pPr>
        <w:pStyle w:val="Titre4"/>
        <w:rPr>
          <w:del w:id="6261" w:author="VOYER Raphael" w:date="2021-06-16T11:15:00Z"/>
        </w:rPr>
      </w:pPr>
      <w:bookmarkStart w:id="6262" w:name="_5.3.3.1_Cluster_Creation"/>
      <w:bookmarkEnd w:id="6262"/>
      <w:del w:id="6263"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264" w:author="VOYER Raphael" w:date="2021-06-16T11:15:00Z"/>
        </w:rPr>
      </w:pPr>
    </w:p>
    <w:p w14:paraId="57E05A11" w14:textId="77777777" w:rsidR="00EF63EA" w:rsidDel="001111A8" w:rsidRDefault="00D919EA" w:rsidP="00EF63EA">
      <w:pPr>
        <w:keepNext/>
        <w:rPr>
          <w:del w:id="6265" w:author="VOYER Raphael" w:date="2021-06-16T11:15:00Z"/>
        </w:rPr>
      </w:pPr>
      <w:del w:id="6266" w:author="VOYER Raphael" w:date="2021-06-16T11:15:00Z">
        <w:r w:rsidDel="001111A8">
          <w:object w:dxaOrig="6318" w:dyaOrig="3934" w14:anchorId="56B58820">
            <v:shape id="_x0000_i1029" type="#_x0000_t75" style="width:315.25pt;height:196.5pt" o:ole="">
              <v:imagedata r:id="rId30" o:title=""/>
            </v:shape>
            <o:OLEObject Type="Embed" ProgID="Visio.Drawing.6" ShapeID="_x0000_i1029" DrawAspect="Content" ObjectID="_1688368557" r:id="rId31"/>
          </w:object>
        </w:r>
      </w:del>
    </w:p>
    <w:p w14:paraId="54EC28CC" w14:textId="77777777" w:rsidR="00855336" w:rsidDel="001111A8" w:rsidRDefault="00EF63EA" w:rsidP="00622755">
      <w:pPr>
        <w:pStyle w:val="Lgende"/>
        <w:outlineLvl w:val="0"/>
        <w:rPr>
          <w:del w:id="6267" w:author="VOYER Raphael" w:date="2021-06-16T11:15:00Z"/>
        </w:rPr>
      </w:pPr>
      <w:del w:id="6268" w:author="VOYER Raphael" w:date="2021-06-16T11:15:00Z">
        <w:r w:rsidDel="001111A8">
          <w:delText xml:space="preserve">             </w:delText>
        </w:r>
        <w:bookmarkStart w:id="6269" w:name="_Toc381025845"/>
        <w:bookmarkStart w:id="6270" w:name="_Toc424820435"/>
        <w:bookmarkStart w:id="6271"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269"/>
        <w:bookmarkEnd w:id="6270"/>
        <w:bookmarkEnd w:id="6271"/>
      </w:del>
    </w:p>
    <w:p w14:paraId="02E60629" w14:textId="77777777" w:rsidR="00855336" w:rsidRPr="00762E5A" w:rsidDel="001111A8" w:rsidRDefault="00855336" w:rsidP="00855336">
      <w:pPr>
        <w:rPr>
          <w:del w:id="6272" w:author="VOYER Raphael" w:date="2021-06-16T11:15:00Z"/>
        </w:rPr>
      </w:pPr>
    </w:p>
    <w:p w14:paraId="4D870386" w14:textId="77777777" w:rsidR="00855336" w:rsidDel="001111A8" w:rsidRDefault="00855336" w:rsidP="00855336">
      <w:pPr>
        <w:rPr>
          <w:del w:id="6273" w:author="VOYER Raphael" w:date="2021-06-16T11:15:00Z"/>
        </w:rPr>
      </w:pPr>
    </w:p>
    <w:p w14:paraId="4F9F011A" w14:textId="77777777" w:rsidR="00F63A30" w:rsidDel="001111A8" w:rsidRDefault="00F63A30" w:rsidP="00622755">
      <w:pPr>
        <w:outlineLvl w:val="0"/>
        <w:rPr>
          <w:del w:id="6274" w:author="VOYER Raphael" w:date="2021-06-16T11:15:00Z"/>
          <w:b/>
          <w:bCs/>
        </w:rPr>
      </w:pPr>
      <w:bookmarkStart w:id="6275" w:name="_Toc381025846"/>
      <w:bookmarkStart w:id="6276" w:name="_Toc424820436"/>
      <w:del w:id="6277" w:author="VOYER Raphael" w:date="2021-06-16T11:15:00Z">
        <w:r w:rsidRPr="00F3451D" w:rsidDel="001111A8">
          <w:rPr>
            <w:b/>
            <w:bCs/>
          </w:rPr>
          <w:delText>Detailed Steps</w:delText>
        </w:r>
        <w:r w:rsidDel="001111A8">
          <w:rPr>
            <w:b/>
            <w:bCs/>
          </w:rPr>
          <w:delText>:</w:delText>
        </w:r>
        <w:bookmarkEnd w:id="6275"/>
        <w:bookmarkEnd w:id="6276"/>
      </w:del>
    </w:p>
    <w:p w14:paraId="21FA0FA0" w14:textId="77777777" w:rsidR="00F63A30" w:rsidDel="001111A8" w:rsidRDefault="00F63A30" w:rsidP="00F63A30">
      <w:pPr>
        <w:numPr>
          <w:ilvl w:val="0"/>
          <w:numId w:val="24"/>
        </w:numPr>
        <w:rPr>
          <w:del w:id="6278" w:author="VOYER Raphael" w:date="2021-06-16T11:15:00Z"/>
        </w:rPr>
      </w:pPr>
      <w:del w:id="6279"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280" w:author="VOYER Raphael" w:date="2021-06-16T11:15:00Z"/>
        </w:rPr>
      </w:pPr>
      <w:del w:id="6281"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282" w:author="VOYER Raphael" w:date="2021-06-16T11:15:00Z"/>
        </w:rPr>
      </w:pPr>
      <w:del w:id="6283"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284" w:author="VOYER Raphael" w:date="2021-06-16T11:15:00Z"/>
        </w:rPr>
      </w:pPr>
      <w:del w:id="6285"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286" w:author="VOYER Raphael" w:date="2021-06-16T11:15:00Z"/>
        </w:rPr>
      </w:pPr>
      <w:del w:id="6287"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288" w:author="VOYER Raphael" w:date="2021-06-16T11:15:00Z"/>
        </w:rPr>
      </w:pPr>
    </w:p>
    <w:p w14:paraId="517B0103" w14:textId="77777777" w:rsidR="003963F3" w:rsidDel="001111A8" w:rsidRDefault="003963F3" w:rsidP="00855336">
      <w:pPr>
        <w:rPr>
          <w:del w:id="6289" w:author="VOYER Raphael" w:date="2021-06-16T11:15:00Z"/>
        </w:rPr>
      </w:pPr>
    </w:p>
    <w:p w14:paraId="76E2B251" w14:textId="77777777" w:rsidR="003963F3" w:rsidDel="001111A8" w:rsidRDefault="003963F3" w:rsidP="00855336">
      <w:pPr>
        <w:rPr>
          <w:del w:id="6290" w:author="VOYER Raphael" w:date="2021-06-16T11:15:00Z"/>
        </w:rPr>
      </w:pPr>
    </w:p>
    <w:p w14:paraId="71DFD2A5" w14:textId="77777777" w:rsidR="003963F3" w:rsidDel="001111A8" w:rsidRDefault="003963F3" w:rsidP="00855336">
      <w:pPr>
        <w:rPr>
          <w:del w:id="6291" w:author="VOYER Raphael" w:date="2021-06-16T11:15:00Z"/>
        </w:rPr>
      </w:pPr>
    </w:p>
    <w:p w14:paraId="32A102A5" w14:textId="77777777" w:rsidR="003963F3" w:rsidDel="001111A8" w:rsidRDefault="003963F3" w:rsidP="00855336">
      <w:pPr>
        <w:rPr>
          <w:del w:id="6292" w:author="VOYER Raphael" w:date="2021-06-16T11:15:00Z"/>
        </w:rPr>
      </w:pPr>
    </w:p>
    <w:p w14:paraId="65EF53C6" w14:textId="77777777" w:rsidR="003963F3" w:rsidDel="001111A8" w:rsidRDefault="003963F3" w:rsidP="00855336">
      <w:pPr>
        <w:rPr>
          <w:del w:id="6293" w:author="VOYER Raphael" w:date="2021-06-16T11:15:00Z"/>
        </w:rPr>
      </w:pPr>
    </w:p>
    <w:p w14:paraId="296DB8FC" w14:textId="77777777" w:rsidR="00855336" w:rsidDel="001111A8" w:rsidRDefault="00014FB3" w:rsidP="00622755">
      <w:pPr>
        <w:pStyle w:val="Titre4"/>
        <w:rPr>
          <w:del w:id="6294" w:author="VOYER Raphael" w:date="2021-06-16T11:15:00Z"/>
        </w:rPr>
      </w:pPr>
      <w:bookmarkStart w:id="6295" w:name="_5.3.3.2_Cluster_Mode_Setting:"/>
      <w:bookmarkStart w:id="6296" w:name="_5.3.3.3_L2_Cluster_Configuration_Se"/>
      <w:bookmarkEnd w:id="6295"/>
      <w:bookmarkEnd w:id="6296"/>
      <w:del w:id="6297"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298" w:author="VOYER Raphael" w:date="2021-06-16T11:15:00Z"/>
        </w:rPr>
      </w:pPr>
      <w:del w:id="6299"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368558" r:id="rId33"/>
          </w:object>
        </w:r>
      </w:del>
    </w:p>
    <w:p w14:paraId="4C4F10BA" w14:textId="77777777" w:rsidR="005D1CA9" w:rsidDel="001111A8" w:rsidRDefault="00EF63EA" w:rsidP="00622755">
      <w:pPr>
        <w:pStyle w:val="Lgende"/>
        <w:ind w:left="2160" w:firstLine="720"/>
        <w:outlineLvl w:val="0"/>
        <w:rPr>
          <w:del w:id="6300" w:author="VOYER Raphael" w:date="2021-06-16T11:15:00Z"/>
        </w:rPr>
      </w:pPr>
      <w:bookmarkStart w:id="6301" w:name="_Toc381025847"/>
      <w:bookmarkStart w:id="6302" w:name="_Toc424820437"/>
      <w:bookmarkStart w:id="6303" w:name="_Toc436661311"/>
      <w:del w:id="6304"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301"/>
        <w:bookmarkEnd w:id="6302"/>
        <w:bookmarkEnd w:id="6303"/>
      </w:del>
    </w:p>
    <w:p w14:paraId="10419481" w14:textId="77777777" w:rsidR="00175691" w:rsidDel="001111A8" w:rsidRDefault="00175691" w:rsidP="00622755">
      <w:pPr>
        <w:pStyle w:val="Titre4"/>
        <w:rPr>
          <w:del w:id="6305" w:author="VOYER Raphael" w:date="2021-06-16T11:15:00Z"/>
        </w:rPr>
      </w:pPr>
      <w:del w:id="6306" w:author="VOYER Raphael" w:date="2021-06-16T11:15:00Z">
        <w:r w:rsidDel="001111A8">
          <w:delText>Detailed Steps:</w:delText>
        </w:r>
      </w:del>
    </w:p>
    <w:p w14:paraId="3EEABFAD" w14:textId="77777777" w:rsidR="00175691" w:rsidDel="001111A8" w:rsidRDefault="00175691" w:rsidP="0001376D">
      <w:pPr>
        <w:ind w:right="540"/>
        <w:rPr>
          <w:del w:id="6307" w:author="VOYER Raphael" w:date="2021-06-16T11:15:00Z"/>
        </w:rPr>
      </w:pPr>
      <w:del w:id="6308"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309" w:author="VOYER Raphael" w:date="2021-06-16T11:15:00Z"/>
        </w:rPr>
      </w:pPr>
      <w:del w:id="6310" w:author="VOYER Raphael" w:date="2021-06-16T11:15:00Z">
        <w:r w:rsidDel="001111A8">
          <w:delText>2) The following sanity checks are performed</w:delText>
        </w:r>
      </w:del>
    </w:p>
    <w:p w14:paraId="707850A8" w14:textId="77777777" w:rsidR="00175691" w:rsidDel="001111A8" w:rsidRDefault="00175691" w:rsidP="00175691">
      <w:pPr>
        <w:rPr>
          <w:del w:id="6311" w:author="VOYER Raphael" w:date="2021-06-16T11:15:00Z"/>
        </w:rPr>
      </w:pPr>
      <w:del w:id="6312" w:author="VOYER Raphael" w:date="2021-06-16T11:15:00Z">
        <w:r w:rsidDel="001111A8">
          <w:delText xml:space="preserve">     a) Cluster Id specified should be valid</w:delText>
        </w:r>
      </w:del>
    </w:p>
    <w:p w14:paraId="52BB3F08" w14:textId="77777777" w:rsidR="00175691" w:rsidDel="001111A8" w:rsidRDefault="00175691" w:rsidP="00175691">
      <w:pPr>
        <w:rPr>
          <w:del w:id="6313" w:author="VOYER Raphael" w:date="2021-06-16T11:15:00Z"/>
        </w:rPr>
      </w:pPr>
      <w:del w:id="6314"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315" w:author="VOYER Raphael" w:date="2021-06-16T11:15:00Z"/>
        </w:rPr>
      </w:pPr>
      <w:del w:id="6316"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317" w:author="VOYER Raphael" w:date="2021-06-16T11:15:00Z"/>
        </w:rPr>
      </w:pPr>
      <w:del w:id="6318"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319" w:author="VOYER Raphael" w:date="2021-06-16T11:15:00Z"/>
        </w:rPr>
      </w:pPr>
      <w:del w:id="6320"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321" w:author="VOYER Raphael" w:date="2021-06-16T11:15:00Z"/>
        </w:rPr>
      </w:pPr>
      <w:del w:id="6322"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323" w:author="VOYER Raphael" w:date="2021-06-16T11:15:00Z"/>
        </w:rPr>
      </w:pPr>
      <w:del w:id="6324" w:author="VOYER Raphael" w:date="2021-06-16T11:15:00Z">
        <w:r w:rsidDel="001111A8">
          <w:delText>3)Return error in case 2 fails.</w:delText>
        </w:r>
      </w:del>
    </w:p>
    <w:p w14:paraId="5AF9AA1F" w14:textId="77777777" w:rsidR="00074F08" w:rsidDel="001111A8" w:rsidRDefault="00C26CE6" w:rsidP="00175691">
      <w:pPr>
        <w:rPr>
          <w:del w:id="6325" w:author="VOYER Raphael" w:date="2021-06-16T11:15:00Z"/>
        </w:rPr>
      </w:pPr>
      <w:del w:id="6326"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327" w:author="VOYER Raphael" w:date="2021-06-16T11:15:00Z"/>
        </w:rPr>
      </w:pPr>
      <w:del w:id="6328" w:author="VOYER Raphael" w:date="2021-06-16T11:15:00Z">
        <w:r w:rsidDel="001111A8">
          <w:delText xml:space="preserve">    Program the given port.</w:delText>
        </w:r>
      </w:del>
    </w:p>
    <w:p w14:paraId="23E4A50B" w14:textId="77777777" w:rsidR="00074F08" w:rsidDel="001111A8" w:rsidRDefault="00074F08" w:rsidP="00175691">
      <w:pPr>
        <w:rPr>
          <w:del w:id="6329" w:author="VOYER Raphael" w:date="2021-06-16T11:15:00Z"/>
        </w:rPr>
      </w:pPr>
      <w:del w:id="6330"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331" w:author="VOYER Raphael" w:date="2021-06-16T11:15:00Z"/>
        </w:rPr>
      </w:pPr>
      <w:del w:id="6332"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333" w:author="VOYER Raphael" w:date="2021-06-16T11:15:00Z"/>
        </w:rPr>
      </w:pPr>
      <w:del w:id="6334"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335" w:author="VOYER Raphael" w:date="2021-06-16T11:15:00Z"/>
        </w:rPr>
      </w:pPr>
      <w:del w:id="6336"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337" w:author="VOYER Raphael" w:date="2021-06-16T11:15:00Z"/>
        </w:rPr>
      </w:pPr>
      <w:del w:id="6338" w:author="VOYER Raphael" w:date="2021-06-16T11:15:00Z">
        <w:r w:rsidDel="001111A8">
          <w:delText>8) On no free index QOS returns failure.</w:delText>
        </w:r>
      </w:del>
    </w:p>
    <w:p w14:paraId="4BC1BC02" w14:textId="77777777" w:rsidR="00074F08" w:rsidDel="001111A8" w:rsidRDefault="00074F08" w:rsidP="00175691">
      <w:pPr>
        <w:rPr>
          <w:del w:id="6339" w:author="VOYER Raphael" w:date="2021-06-16T11:15:00Z"/>
        </w:rPr>
      </w:pPr>
      <w:del w:id="6340"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341" w:author="VOYER Raphael" w:date="2021-06-16T11:15:00Z"/>
        </w:rPr>
      </w:pPr>
      <w:del w:id="6342"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343" w:author="VOYER Raphael" w:date="2021-06-16T11:15:00Z"/>
        </w:rPr>
      </w:pPr>
      <w:del w:id="6344"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345" w:author="VOYER Raphael" w:date="2021-06-16T11:15:00Z"/>
        </w:rPr>
      </w:pPr>
      <w:del w:id="6346"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347" w:author="VOYER Raphael" w:date="2021-06-16T11:15:00Z"/>
        </w:rPr>
      </w:pPr>
    </w:p>
    <w:p w14:paraId="1E662999" w14:textId="77777777" w:rsidR="00A90CDA" w:rsidDel="001111A8" w:rsidRDefault="00A90CDA" w:rsidP="00A90CDA">
      <w:pPr>
        <w:rPr>
          <w:del w:id="6348" w:author="VOYER Raphael" w:date="2021-06-16T11:15:00Z"/>
        </w:rPr>
      </w:pPr>
    </w:p>
    <w:p w14:paraId="50568A41" w14:textId="77777777" w:rsidR="00A90CDA" w:rsidDel="001111A8" w:rsidRDefault="00A90CDA" w:rsidP="00A90CDA">
      <w:pPr>
        <w:rPr>
          <w:del w:id="6349" w:author="VOYER Raphael" w:date="2021-06-16T11:15:00Z"/>
        </w:rPr>
      </w:pPr>
    </w:p>
    <w:p w14:paraId="2302B7E2" w14:textId="77777777" w:rsidR="00A90CDA" w:rsidDel="001111A8" w:rsidRDefault="00A90CDA" w:rsidP="00A90CDA">
      <w:pPr>
        <w:rPr>
          <w:del w:id="6350" w:author="VOYER Raphael" w:date="2021-06-16T11:15:00Z"/>
        </w:rPr>
      </w:pPr>
    </w:p>
    <w:p w14:paraId="3A550B87" w14:textId="77777777" w:rsidR="00A90CDA" w:rsidRPr="00A90CDA" w:rsidDel="001111A8" w:rsidRDefault="00A90CDA" w:rsidP="00A90CDA">
      <w:pPr>
        <w:rPr>
          <w:del w:id="6351" w:author="VOYER Raphael" w:date="2021-06-16T11:15:00Z"/>
        </w:rPr>
      </w:pPr>
    </w:p>
    <w:p w14:paraId="6BA81D3F" w14:textId="77777777" w:rsidR="002C116C" w:rsidDel="001111A8" w:rsidRDefault="002C116C" w:rsidP="005D1CA9">
      <w:pPr>
        <w:pStyle w:val="Titre4"/>
        <w:rPr>
          <w:del w:id="6352" w:author="VOYER Raphael" w:date="2021-06-16T11:15:00Z"/>
        </w:rPr>
      </w:pPr>
    </w:p>
    <w:p w14:paraId="2B76E69C" w14:textId="77777777" w:rsidR="002C116C" w:rsidRPr="002C116C" w:rsidDel="001111A8" w:rsidRDefault="002C116C" w:rsidP="002C116C">
      <w:pPr>
        <w:rPr>
          <w:del w:id="6353" w:author="VOYER Raphael" w:date="2021-06-16T11:15:00Z"/>
        </w:rPr>
      </w:pPr>
    </w:p>
    <w:p w14:paraId="0B79B7BB" w14:textId="77777777" w:rsidR="002C116C" w:rsidDel="001111A8" w:rsidRDefault="002C116C" w:rsidP="002C116C">
      <w:pPr>
        <w:rPr>
          <w:del w:id="6354" w:author="VOYER Raphael" w:date="2021-06-16T11:15:00Z"/>
        </w:rPr>
      </w:pPr>
    </w:p>
    <w:p w14:paraId="578A383B" w14:textId="77777777" w:rsidR="00814E94" w:rsidDel="001111A8" w:rsidRDefault="00814E94" w:rsidP="002C116C">
      <w:pPr>
        <w:rPr>
          <w:del w:id="6355" w:author="VOYER Raphael" w:date="2021-06-16T11:15:00Z"/>
        </w:rPr>
      </w:pPr>
    </w:p>
    <w:p w14:paraId="6C9C0B38" w14:textId="77777777" w:rsidR="00814E94" w:rsidDel="001111A8" w:rsidRDefault="00814E94" w:rsidP="002C116C">
      <w:pPr>
        <w:rPr>
          <w:del w:id="6356" w:author="VOYER Raphael" w:date="2021-06-16T11:15:00Z"/>
        </w:rPr>
      </w:pPr>
    </w:p>
    <w:p w14:paraId="396750BD" w14:textId="77777777" w:rsidR="00814E94" w:rsidRPr="002C116C" w:rsidDel="001111A8" w:rsidRDefault="00814E94" w:rsidP="002C116C">
      <w:pPr>
        <w:rPr>
          <w:del w:id="6357" w:author="VOYER Raphael" w:date="2021-06-16T11:15:00Z"/>
        </w:rPr>
      </w:pPr>
    </w:p>
    <w:p w14:paraId="4B9143FE" w14:textId="77777777" w:rsidR="005D1CA9" w:rsidDel="001111A8" w:rsidRDefault="00014FB3" w:rsidP="00622755">
      <w:pPr>
        <w:pStyle w:val="Titre4"/>
        <w:rPr>
          <w:del w:id="6358" w:author="VOYER Raphael" w:date="2021-06-16T11:15:00Z"/>
        </w:rPr>
      </w:pPr>
      <w:bookmarkStart w:id="6359" w:name="_5.3.3.4_L3_Cluster_Configuration_Se"/>
      <w:bookmarkEnd w:id="6359"/>
      <w:del w:id="6360"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361" w:author="VOYER Raphael" w:date="2021-06-16T11:15:00Z"/>
          <w:b/>
          <w:bCs/>
        </w:rPr>
      </w:pPr>
      <w:bookmarkStart w:id="6362" w:name="_Toc381025848"/>
      <w:bookmarkStart w:id="6363" w:name="_Toc424820438"/>
      <w:del w:id="6364"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362"/>
        <w:bookmarkEnd w:id="6363"/>
      </w:del>
    </w:p>
    <w:p w14:paraId="1B88EA71" w14:textId="77777777" w:rsidR="00451BD3" w:rsidRPr="002C116C" w:rsidDel="001111A8" w:rsidRDefault="00C83BFC" w:rsidP="00855336">
      <w:pPr>
        <w:rPr>
          <w:del w:id="6365" w:author="VOYER Raphael" w:date="2021-06-16T11:15:00Z"/>
          <w:b/>
          <w:bCs/>
        </w:rPr>
      </w:pPr>
      <w:del w:id="6366" w:author="VOYER Raphael" w:date="2021-06-16T11:15:00Z">
        <w:r w:rsidDel="001111A8">
          <w:object w:dxaOrig="11035" w:dyaOrig="11589" w14:anchorId="23C6F672">
            <v:shape id="_x0000_i1031" type="#_x0000_t75" style="width:467.9pt;height:491.35pt" o:ole="">
              <v:imagedata r:id="rId34" o:title=""/>
            </v:shape>
            <o:OLEObject Type="Embed" ProgID="Visio.Drawing.6" ShapeID="_x0000_i1031" DrawAspect="Content" ObjectID="_1688368559" r:id="rId35"/>
          </w:object>
        </w:r>
      </w:del>
    </w:p>
    <w:p w14:paraId="6E96BE60" w14:textId="77777777" w:rsidR="00EF63EA" w:rsidDel="001111A8" w:rsidRDefault="00EF63EA" w:rsidP="00EF63EA">
      <w:pPr>
        <w:keepNext/>
        <w:ind w:firstLine="720"/>
        <w:rPr>
          <w:del w:id="6367" w:author="VOYER Raphael" w:date="2021-06-16T11:15:00Z"/>
        </w:rPr>
      </w:pPr>
    </w:p>
    <w:p w14:paraId="28125419" w14:textId="77777777" w:rsidR="002C116C" w:rsidDel="001111A8" w:rsidRDefault="00EF63EA" w:rsidP="00622755">
      <w:pPr>
        <w:pStyle w:val="Lgende"/>
        <w:ind w:left="2160" w:firstLine="720"/>
        <w:outlineLvl w:val="0"/>
        <w:rPr>
          <w:del w:id="6368" w:author="VOYER Raphael" w:date="2021-06-16T11:15:00Z"/>
        </w:rPr>
      </w:pPr>
      <w:bookmarkStart w:id="6369" w:name="_Toc381025849"/>
      <w:bookmarkStart w:id="6370" w:name="_Toc424820439"/>
      <w:bookmarkStart w:id="6371" w:name="_Toc436661312"/>
      <w:del w:id="637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369"/>
        <w:bookmarkEnd w:id="6370"/>
        <w:bookmarkEnd w:id="6371"/>
      </w:del>
    </w:p>
    <w:p w14:paraId="62311A39" w14:textId="77777777" w:rsidR="002C116C" w:rsidDel="001111A8" w:rsidRDefault="002C116C" w:rsidP="00622755">
      <w:pPr>
        <w:pStyle w:val="Titre4"/>
        <w:rPr>
          <w:del w:id="6373" w:author="VOYER Raphael" w:date="2021-06-16T11:15:00Z"/>
        </w:rPr>
      </w:pPr>
      <w:del w:id="6374" w:author="VOYER Raphael" w:date="2021-06-16T11:15:00Z">
        <w:r w:rsidDel="001111A8">
          <w:delText>Detailed Steps:</w:delText>
        </w:r>
      </w:del>
    </w:p>
    <w:p w14:paraId="10C7E011" w14:textId="77777777" w:rsidR="002C116C" w:rsidDel="001111A8" w:rsidRDefault="002C116C" w:rsidP="002C116C">
      <w:pPr>
        <w:ind w:right="540"/>
        <w:rPr>
          <w:del w:id="6375" w:author="VOYER Raphael" w:date="2021-06-16T11:15:00Z"/>
        </w:rPr>
      </w:pPr>
      <w:del w:id="6376"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377" w:author="VOYER Raphael" w:date="2021-06-16T11:15:00Z"/>
        </w:rPr>
      </w:pPr>
      <w:del w:id="6378" w:author="VOYER Raphael" w:date="2021-06-16T11:15:00Z">
        <w:r w:rsidDel="001111A8">
          <w:delText>2) The following sanity checks are performed</w:delText>
        </w:r>
      </w:del>
    </w:p>
    <w:p w14:paraId="0F83E4EA" w14:textId="77777777" w:rsidR="002C116C" w:rsidDel="001111A8" w:rsidRDefault="002C116C" w:rsidP="002C116C">
      <w:pPr>
        <w:rPr>
          <w:del w:id="6379" w:author="VOYER Raphael" w:date="2021-06-16T11:15:00Z"/>
        </w:rPr>
      </w:pPr>
      <w:del w:id="6380" w:author="VOYER Raphael" w:date="2021-06-16T11:15:00Z">
        <w:r w:rsidDel="001111A8">
          <w:delText xml:space="preserve">     a) Cluster Id specified should be valid</w:delText>
        </w:r>
      </w:del>
    </w:p>
    <w:p w14:paraId="51F19616" w14:textId="77777777" w:rsidR="002C116C" w:rsidDel="001111A8" w:rsidRDefault="002C116C" w:rsidP="002C116C">
      <w:pPr>
        <w:rPr>
          <w:del w:id="6381" w:author="VOYER Raphael" w:date="2021-06-16T11:15:00Z"/>
        </w:rPr>
      </w:pPr>
      <w:del w:id="6382"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383" w:author="VOYER Raphael" w:date="2021-06-16T11:15:00Z"/>
        </w:rPr>
      </w:pPr>
      <w:del w:id="6384"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385" w:author="VOYER Raphael" w:date="2021-06-16T11:15:00Z"/>
        </w:rPr>
      </w:pPr>
      <w:del w:id="6386" w:author="VOYER Raphael" w:date="2021-06-16T11:15:00Z">
        <w:r w:rsidDel="001111A8">
          <w:delText xml:space="preserve">     d) Slot/Port should be valid</w:delText>
        </w:r>
      </w:del>
    </w:p>
    <w:p w14:paraId="43B00F89" w14:textId="77777777" w:rsidR="002C116C" w:rsidDel="001111A8" w:rsidRDefault="009F5A35" w:rsidP="002C116C">
      <w:pPr>
        <w:rPr>
          <w:del w:id="6387" w:author="VOYER Raphael" w:date="2021-06-16T11:15:00Z"/>
        </w:rPr>
      </w:pPr>
      <w:del w:id="6388"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389" w:author="VOYER Raphael" w:date="2021-06-16T11:15:00Z"/>
        </w:rPr>
      </w:pPr>
      <w:del w:id="6390"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391" w:author="VOYER Raphael" w:date="2021-06-16T11:15:00Z"/>
        </w:rPr>
      </w:pPr>
      <w:del w:id="6392" w:author="VOYER Raphael" w:date="2021-06-16T11:15:00Z">
        <w:r w:rsidDel="001111A8">
          <w:delText xml:space="preserve">          (Reserved mac-address cannot be input)</w:delText>
        </w:r>
      </w:del>
    </w:p>
    <w:p w14:paraId="1E23A76A" w14:textId="77777777" w:rsidR="009F5A35" w:rsidDel="001111A8" w:rsidRDefault="009F5A35" w:rsidP="002C116C">
      <w:pPr>
        <w:rPr>
          <w:del w:id="6393" w:author="VOYER Raphael" w:date="2021-06-16T11:15:00Z"/>
        </w:rPr>
      </w:pPr>
      <w:del w:id="6394" w:author="VOYER Raphael" w:date="2021-06-16T11:15:00Z">
        <w:r w:rsidDel="001111A8">
          <w:delText>3) Returns error if sanity checks fail.</w:delText>
        </w:r>
      </w:del>
    </w:p>
    <w:p w14:paraId="58DA560A" w14:textId="77777777" w:rsidR="00040BC2" w:rsidDel="001111A8" w:rsidRDefault="00451BD3" w:rsidP="00040BC2">
      <w:pPr>
        <w:rPr>
          <w:del w:id="6395" w:author="VOYER Raphael" w:date="2021-06-16T11:15:00Z"/>
        </w:rPr>
      </w:pPr>
      <w:del w:id="6396"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397" w:author="VOYER Raphael" w:date="2021-06-16T11:15:00Z"/>
        </w:rPr>
      </w:pPr>
      <w:del w:id="6398"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399" w:author="VOYER Raphael" w:date="2021-06-16T11:15:00Z"/>
        </w:rPr>
      </w:pPr>
      <w:del w:id="6400"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401" w:author="VOYER Raphael" w:date="2021-06-16T11:15:00Z"/>
        </w:rPr>
      </w:pPr>
      <w:del w:id="6402"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403" w:author="VOYER Raphael" w:date="2021-06-16T11:15:00Z"/>
        </w:rPr>
      </w:pPr>
      <w:del w:id="6404"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405" w:author="VOYER Raphael" w:date="2021-06-16T11:15:00Z"/>
        </w:rPr>
      </w:pPr>
      <w:del w:id="6406"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407" w:author="VOYER Raphael" w:date="2021-06-16T11:15:00Z"/>
        </w:rPr>
      </w:pPr>
      <w:del w:id="6408"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409" w:author="VOYER Raphael" w:date="2021-06-16T11:15:00Z"/>
        </w:rPr>
      </w:pPr>
      <w:del w:id="6410"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411" w:author="VOYER Raphael" w:date="2021-06-16T11:15:00Z"/>
        </w:rPr>
      </w:pPr>
      <w:del w:id="6412"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413" w:author="VOYER Raphael" w:date="2021-06-16T11:15:00Z"/>
        </w:rPr>
      </w:pPr>
      <w:del w:id="6414"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415" w:author="VOYER Raphael" w:date="2021-06-16T11:15:00Z"/>
        </w:rPr>
      </w:pPr>
      <w:del w:id="6416"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417" w:author="VOYER Raphael" w:date="2021-06-16T11:15:00Z"/>
        </w:rPr>
      </w:pPr>
      <w:del w:id="6418"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419" w:author="VOYER Raphael" w:date="2021-06-16T11:15:00Z"/>
        </w:rPr>
      </w:pPr>
      <w:del w:id="6420"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421" w:author="VOYER Raphael" w:date="2021-06-16T11:15:00Z"/>
        </w:rPr>
      </w:pPr>
    </w:p>
    <w:p w14:paraId="4E5B82CF" w14:textId="77777777" w:rsidR="00697FB2" w:rsidDel="001111A8" w:rsidRDefault="00697FB2" w:rsidP="00855336">
      <w:pPr>
        <w:rPr>
          <w:del w:id="6422" w:author="VOYER Raphael" w:date="2021-06-16T11:15:00Z"/>
        </w:rPr>
      </w:pPr>
    </w:p>
    <w:p w14:paraId="27B61512" w14:textId="77777777" w:rsidR="00697FB2" w:rsidDel="001111A8" w:rsidRDefault="00014FB3" w:rsidP="00622755">
      <w:pPr>
        <w:outlineLvl w:val="0"/>
        <w:rPr>
          <w:del w:id="6423" w:author="VOYER Raphael" w:date="2021-06-16T11:15:00Z"/>
          <w:b/>
          <w:bCs/>
        </w:rPr>
      </w:pPr>
      <w:bookmarkStart w:id="6424" w:name="_Toc381025850"/>
      <w:bookmarkStart w:id="6425" w:name="_Toc424820440"/>
      <w:del w:id="6426"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424"/>
        <w:bookmarkEnd w:id="6425"/>
      </w:del>
    </w:p>
    <w:p w14:paraId="0F530D2A" w14:textId="77777777" w:rsidR="00697FB2" w:rsidDel="001111A8" w:rsidRDefault="00697FB2" w:rsidP="00697FB2">
      <w:pPr>
        <w:rPr>
          <w:del w:id="6427" w:author="VOYER Raphael" w:date="2021-06-16T11:15:00Z"/>
          <w:bCs/>
        </w:rPr>
      </w:pPr>
      <w:del w:id="6428"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429" w:author="VOYER Raphael" w:date="2021-06-16T11:15:00Z"/>
          <w:bCs/>
        </w:rPr>
      </w:pPr>
      <w:del w:id="6430"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431" w:author="VOYER Raphael" w:date="2021-06-16T11:15:00Z"/>
          <w:bCs/>
        </w:rPr>
      </w:pPr>
      <w:del w:id="6432"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433" w:author="VOYER Raphael" w:date="2021-06-16T11:15:00Z"/>
          <w:bCs/>
        </w:rPr>
      </w:pPr>
      <w:del w:id="6434"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435" w:author="VOYER Raphael" w:date="2021-06-16T11:15:00Z"/>
          <w:bCs/>
        </w:rPr>
      </w:pPr>
      <w:del w:id="6436"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437" w:author="VOYER Raphael" w:date="2021-06-16T11:15:00Z"/>
        </w:rPr>
      </w:pPr>
    </w:p>
    <w:p w14:paraId="172AEF50" w14:textId="77777777" w:rsidR="002A397D" w:rsidDel="001111A8" w:rsidRDefault="002A397D" w:rsidP="00855336">
      <w:pPr>
        <w:rPr>
          <w:del w:id="6438" w:author="VOYER Raphael" w:date="2021-06-16T11:15:00Z"/>
        </w:rPr>
      </w:pPr>
    </w:p>
    <w:p w14:paraId="652B875C" w14:textId="77777777" w:rsidR="00814E94" w:rsidDel="00384699" w:rsidRDefault="00814E94" w:rsidP="00855336">
      <w:pPr>
        <w:rPr>
          <w:del w:id="6439" w:author="VOYER Raphael" w:date="2021-06-16T11:41:00Z"/>
        </w:rPr>
      </w:pPr>
    </w:p>
    <w:p w14:paraId="51F4C736" w14:textId="77777777" w:rsidR="00814E94" w:rsidDel="00384699" w:rsidRDefault="00814E94" w:rsidP="00855336">
      <w:pPr>
        <w:rPr>
          <w:del w:id="6440" w:author="VOYER Raphael" w:date="2021-06-16T11:41:00Z"/>
        </w:rPr>
      </w:pPr>
    </w:p>
    <w:p w14:paraId="368B46F2" w14:textId="77777777" w:rsidR="00814E94" w:rsidDel="00374C6A" w:rsidRDefault="00814E94" w:rsidP="00855336">
      <w:pPr>
        <w:rPr>
          <w:del w:id="6441" w:author="VOYER Raphael" w:date="2021-06-16T11:17:00Z"/>
        </w:rPr>
      </w:pPr>
    </w:p>
    <w:p w14:paraId="182D9413" w14:textId="77777777" w:rsidR="00814E94" w:rsidDel="00374C6A" w:rsidRDefault="00814E94" w:rsidP="00855336">
      <w:pPr>
        <w:rPr>
          <w:del w:id="6442" w:author="VOYER Raphael" w:date="2021-06-16T11:17:00Z"/>
        </w:rPr>
      </w:pPr>
    </w:p>
    <w:p w14:paraId="27964E6F" w14:textId="77777777" w:rsidR="00814E94" w:rsidDel="00374C6A" w:rsidRDefault="00814E94" w:rsidP="00855336">
      <w:pPr>
        <w:rPr>
          <w:del w:id="6443" w:author="VOYER Raphael" w:date="2021-06-16T11:17:00Z"/>
        </w:rPr>
      </w:pPr>
    </w:p>
    <w:p w14:paraId="4C4BAE46" w14:textId="77777777" w:rsidR="00814E94" w:rsidDel="00374C6A" w:rsidRDefault="00814E94" w:rsidP="00855336">
      <w:pPr>
        <w:rPr>
          <w:del w:id="6444" w:author="VOYER Raphael" w:date="2021-06-16T11:17:00Z"/>
        </w:rPr>
      </w:pPr>
    </w:p>
    <w:p w14:paraId="0E6984E1" w14:textId="77777777" w:rsidR="00814E94" w:rsidDel="00374C6A" w:rsidRDefault="00814E94" w:rsidP="00855336">
      <w:pPr>
        <w:rPr>
          <w:del w:id="6445" w:author="VOYER Raphael" w:date="2021-06-16T11:17:00Z"/>
        </w:rPr>
      </w:pPr>
    </w:p>
    <w:p w14:paraId="011B703A" w14:textId="77777777" w:rsidR="00814E94" w:rsidDel="00374C6A" w:rsidRDefault="00814E94" w:rsidP="00855336">
      <w:pPr>
        <w:rPr>
          <w:del w:id="6446" w:author="VOYER Raphael" w:date="2021-06-16T11:17:00Z"/>
        </w:rPr>
      </w:pPr>
    </w:p>
    <w:p w14:paraId="14AD154C" w14:textId="77777777" w:rsidR="00814E94" w:rsidDel="00374C6A" w:rsidRDefault="00814E94" w:rsidP="00855336">
      <w:pPr>
        <w:rPr>
          <w:del w:id="6447" w:author="VOYER Raphael" w:date="2021-06-16T11:17:00Z"/>
        </w:rPr>
      </w:pPr>
    </w:p>
    <w:p w14:paraId="4F16CF3D" w14:textId="77777777" w:rsidR="00814E94" w:rsidDel="00374C6A" w:rsidRDefault="00814E94" w:rsidP="00855336">
      <w:pPr>
        <w:rPr>
          <w:del w:id="6448" w:author="VOYER Raphael" w:date="2021-06-16T11:17:00Z"/>
        </w:rPr>
      </w:pPr>
    </w:p>
    <w:p w14:paraId="39193934" w14:textId="77777777" w:rsidR="00814E94" w:rsidDel="00374C6A" w:rsidRDefault="00814E94" w:rsidP="00855336">
      <w:pPr>
        <w:rPr>
          <w:del w:id="6449" w:author="VOYER Raphael" w:date="2021-06-16T11:17:00Z"/>
        </w:rPr>
      </w:pPr>
    </w:p>
    <w:p w14:paraId="17B4608D" w14:textId="77777777" w:rsidR="00814E94" w:rsidDel="00374C6A" w:rsidRDefault="00814E94" w:rsidP="00855336">
      <w:pPr>
        <w:rPr>
          <w:del w:id="6450" w:author="VOYER Raphael" w:date="2021-06-16T11:17:00Z"/>
        </w:rPr>
      </w:pPr>
    </w:p>
    <w:p w14:paraId="7DE8C0D5" w14:textId="77777777" w:rsidR="00814E94" w:rsidDel="00374C6A" w:rsidRDefault="00814E94" w:rsidP="00855336">
      <w:pPr>
        <w:rPr>
          <w:del w:id="6451" w:author="VOYER Raphael" w:date="2021-06-16T11:17:00Z"/>
        </w:rPr>
      </w:pPr>
    </w:p>
    <w:p w14:paraId="653AB3BF" w14:textId="77777777" w:rsidR="00814E94" w:rsidDel="00374C6A" w:rsidRDefault="00814E94" w:rsidP="00855336">
      <w:pPr>
        <w:rPr>
          <w:del w:id="6452" w:author="VOYER Raphael" w:date="2021-06-16T11:17:00Z"/>
        </w:rPr>
      </w:pPr>
    </w:p>
    <w:p w14:paraId="180E96B5" w14:textId="77777777" w:rsidR="00814E94" w:rsidDel="00374C6A" w:rsidRDefault="00814E94" w:rsidP="00855336">
      <w:pPr>
        <w:rPr>
          <w:del w:id="6453" w:author="VOYER Raphael" w:date="2021-06-16T11:17:00Z"/>
        </w:rPr>
      </w:pPr>
    </w:p>
    <w:p w14:paraId="02B85BF3" w14:textId="77777777" w:rsidR="00814E94" w:rsidDel="00374C6A" w:rsidRDefault="00814E94" w:rsidP="00855336">
      <w:pPr>
        <w:rPr>
          <w:del w:id="6454" w:author="VOYER Raphael" w:date="2021-06-16T11:17:00Z"/>
        </w:rPr>
      </w:pPr>
    </w:p>
    <w:p w14:paraId="75AC239C" w14:textId="77777777" w:rsidR="00814E94" w:rsidDel="00374C6A" w:rsidRDefault="00814E94" w:rsidP="00855336">
      <w:pPr>
        <w:rPr>
          <w:del w:id="6455" w:author="VOYER Raphael" w:date="2021-06-16T11:17:00Z"/>
        </w:rPr>
      </w:pPr>
    </w:p>
    <w:p w14:paraId="67DF0990" w14:textId="77777777" w:rsidR="00814E94" w:rsidDel="00374C6A" w:rsidRDefault="00814E94" w:rsidP="00855336">
      <w:pPr>
        <w:rPr>
          <w:del w:id="6456" w:author="VOYER Raphael" w:date="2021-06-16T11:17:00Z"/>
        </w:rPr>
      </w:pPr>
    </w:p>
    <w:p w14:paraId="727ECDD3" w14:textId="77777777" w:rsidR="00814E94" w:rsidDel="00374C6A" w:rsidRDefault="00814E94" w:rsidP="00855336">
      <w:pPr>
        <w:rPr>
          <w:del w:id="6457" w:author="VOYER Raphael" w:date="2021-06-16T11:17:00Z"/>
        </w:rPr>
      </w:pPr>
    </w:p>
    <w:p w14:paraId="05AB02CE" w14:textId="77777777" w:rsidR="00814E94" w:rsidDel="00374C6A" w:rsidRDefault="00814E94" w:rsidP="00855336">
      <w:pPr>
        <w:rPr>
          <w:del w:id="6458" w:author="VOYER Raphael" w:date="2021-06-16T11:17:00Z"/>
        </w:rPr>
      </w:pPr>
    </w:p>
    <w:p w14:paraId="0C9742B9" w14:textId="77777777" w:rsidR="00814E94" w:rsidDel="00374C6A" w:rsidRDefault="00814E94" w:rsidP="00855336">
      <w:pPr>
        <w:rPr>
          <w:del w:id="6459" w:author="VOYER Raphael" w:date="2021-06-16T11:17:00Z"/>
        </w:rPr>
      </w:pPr>
    </w:p>
    <w:p w14:paraId="21E77B4A" w14:textId="77777777" w:rsidR="00814E94" w:rsidDel="00374C6A" w:rsidRDefault="00814E94" w:rsidP="00855336">
      <w:pPr>
        <w:rPr>
          <w:del w:id="6460" w:author="VOYER Raphael" w:date="2021-06-16T11:17:00Z"/>
        </w:rPr>
      </w:pPr>
    </w:p>
    <w:p w14:paraId="487195AE" w14:textId="77777777" w:rsidR="00814E94" w:rsidDel="00374C6A" w:rsidRDefault="00814E94" w:rsidP="00855336">
      <w:pPr>
        <w:rPr>
          <w:del w:id="6461" w:author="VOYER Raphael" w:date="2021-06-16T11:17:00Z"/>
        </w:rPr>
      </w:pPr>
    </w:p>
    <w:p w14:paraId="48881F35" w14:textId="77777777" w:rsidR="00814E94" w:rsidDel="00374C6A" w:rsidRDefault="00814E94" w:rsidP="00855336">
      <w:pPr>
        <w:rPr>
          <w:del w:id="6462" w:author="VOYER Raphael" w:date="2021-06-16T11:17:00Z"/>
        </w:rPr>
      </w:pPr>
    </w:p>
    <w:p w14:paraId="29221CC8" w14:textId="77777777" w:rsidR="00814E94" w:rsidDel="00374C6A" w:rsidRDefault="00814E94" w:rsidP="00855336">
      <w:pPr>
        <w:rPr>
          <w:del w:id="6463" w:author="VOYER Raphael" w:date="2021-06-16T11:17:00Z"/>
        </w:rPr>
      </w:pPr>
    </w:p>
    <w:p w14:paraId="1CB6E70C" w14:textId="77777777" w:rsidR="00814E94" w:rsidDel="00374C6A" w:rsidRDefault="00814E94" w:rsidP="00855336">
      <w:pPr>
        <w:rPr>
          <w:del w:id="6464" w:author="VOYER Raphael" w:date="2021-06-16T11:17:00Z"/>
        </w:rPr>
      </w:pPr>
    </w:p>
    <w:p w14:paraId="2FCA684A" w14:textId="77777777" w:rsidR="00814E94" w:rsidDel="00374C6A" w:rsidRDefault="00814E94" w:rsidP="00855336">
      <w:pPr>
        <w:rPr>
          <w:del w:id="6465" w:author="VOYER Raphael" w:date="2021-06-16T11:17:00Z"/>
        </w:rPr>
      </w:pPr>
    </w:p>
    <w:p w14:paraId="030FA9D1" w14:textId="77777777" w:rsidR="00814E94" w:rsidDel="00374C6A" w:rsidRDefault="00814E94" w:rsidP="00855336">
      <w:pPr>
        <w:rPr>
          <w:del w:id="6466" w:author="VOYER Raphael" w:date="2021-06-16T11:17:00Z"/>
        </w:rPr>
      </w:pPr>
    </w:p>
    <w:p w14:paraId="0AF25C9E" w14:textId="77777777" w:rsidR="00814E94" w:rsidDel="00374C6A" w:rsidRDefault="00814E94" w:rsidP="00855336">
      <w:pPr>
        <w:rPr>
          <w:del w:id="6467" w:author="VOYER Raphael" w:date="2021-06-16T11:17:00Z"/>
        </w:rPr>
      </w:pPr>
    </w:p>
    <w:p w14:paraId="0ED7DAE4" w14:textId="77777777" w:rsidR="002A397D" w:rsidDel="00374C6A" w:rsidRDefault="002A397D" w:rsidP="00855336">
      <w:pPr>
        <w:rPr>
          <w:del w:id="6468" w:author="VOYER Raphael" w:date="2021-06-16T11:17:00Z"/>
        </w:rPr>
      </w:pPr>
    </w:p>
    <w:p w14:paraId="09F51DDC" w14:textId="77777777" w:rsidR="002A397D" w:rsidDel="00374C6A" w:rsidRDefault="002A397D" w:rsidP="00855336">
      <w:pPr>
        <w:rPr>
          <w:del w:id="6469" w:author="VOYER Raphael" w:date="2021-06-16T11:17:00Z"/>
        </w:rPr>
      </w:pPr>
    </w:p>
    <w:p w14:paraId="1B873EA1" w14:textId="77777777" w:rsidR="002A397D" w:rsidDel="00374C6A" w:rsidRDefault="00014FB3" w:rsidP="00622755">
      <w:pPr>
        <w:outlineLvl w:val="0"/>
        <w:rPr>
          <w:del w:id="6470" w:author="VOYER Raphael" w:date="2021-06-16T11:17:00Z"/>
          <w:b/>
          <w:bCs/>
        </w:rPr>
      </w:pPr>
      <w:bookmarkStart w:id="6471" w:name="_Toc381025851"/>
      <w:bookmarkStart w:id="6472" w:name="_Toc424820441"/>
      <w:del w:id="6473"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471"/>
        <w:bookmarkEnd w:id="6472"/>
      </w:del>
    </w:p>
    <w:p w14:paraId="2E7A5D13" w14:textId="77777777" w:rsidR="00F9324C" w:rsidDel="00374C6A" w:rsidRDefault="00F9324C" w:rsidP="002A397D">
      <w:pPr>
        <w:rPr>
          <w:del w:id="6474" w:author="VOYER Raphael" w:date="2021-06-16T11:17:00Z"/>
        </w:rPr>
      </w:pPr>
    </w:p>
    <w:p w14:paraId="2751750A" w14:textId="77777777" w:rsidR="001E4165" w:rsidDel="00374C6A" w:rsidRDefault="002D7081" w:rsidP="001E4165">
      <w:pPr>
        <w:keepNext/>
        <w:rPr>
          <w:del w:id="6475" w:author="VOYER Raphael" w:date="2021-06-16T11:17:00Z"/>
        </w:rPr>
      </w:pPr>
      <w:del w:id="6476" w:author="VOYER Raphael" w:date="2021-06-16T11:17:00Z">
        <w:r w:rsidDel="00374C6A">
          <w:object w:dxaOrig="11030" w:dyaOrig="11386" w14:anchorId="22E9452A">
            <v:shape id="_x0000_i1032" type="#_x0000_t75" style="width:468.2pt;height:482.75pt" o:ole="">
              <v:imagedata r:id="rId36" o:title=""/>
            </v:shape>
            <o:OLEObject Type="Embed" ProgID="Visio.Drawing.6" ShapeID="_x0000_i1032" DrawAspect="Content" ObjectID="_1688368560" r:id="rId37"/>
          </w:object>
        </w:r>
      </w:del>
    </w:p>
    <w:p w14:paraId="7B03B544" w14:textId="77777777" w:rsidR="00F9324C" w:rsidDel="00374C6A" w:rsidRDefault="001E4165" w:rsidP="00622755">
      <w:pPr>
        <w:pStyle w:val="Lgende"/>
        <w:outlineLvl w:val="0"/>
        <w:rPr>
          <w:del w:id="6477" w:author="VOYER Raphael" w:date="2021-06-16T11:17:00Z"/>
          <w:b w:val="0"/>
          <w:bCs w:val="0"/>
        </w:rPr>
      </w:pPr>
      <w:del w:id="6478" w:author="VOYER Raphael" w:date="2021-06-16T11:17:00Z">
        <w:r w:rsidDel="00374C6A">
          <w:delText xml:space="preserve">                                                 </w:delText>
        </w:r>
        <w:bookmarkStart w:id="6479" w:name="_Toc381025852"/>
        <w:bookmarkStart w:id="6480" w:name="_Toc424820442"/>
        <w:bookmarkStart w:id="6481"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479"/>
        <w:bookmarkEnd w:id="6480"/>
        <w:bookmarkEnd w:id="6481"/>
      </w:del>
    </w:p>
    <w:p w14:paraId="584DF5D7" w14:textId="77777777" w:rsidR="001E4165" w:rsidDel="00374C6A" w:rsidRDefault="002A397D" w:rsidP="002A397D">
      <w:pPr>
        <w:rPr>
          <w:del w:id="6482" w:author="VOYER Raphael" w:date="2021-06-16T11:17:00Z"/>
          <w:b/>
          <w:bCs/>
        </w:rPr>
      </w:pPr>
      <w:del w:id="6483"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484" w:author="VOYER Raphael" w:date="2021-06-16T11:17:00Z"/>
          <w:bCs/>
        </w:rPr>
      </w:pPr>
      <w:del w:id="6485" w:author="VOYER Raphael" w:date="2021-06-16T11:17:00Z">
        <w:r w:rsidDel="00374C6A">
          <w:rPr>
            <w:b/>
            <w:bCs/>
          </w:rPr>
          <w:delText xml:space="preserve"> </w:delText>
        </w:r>
        <w:bookmarkStart w:id="6486" w:name="_Toc381025853"/>
        <w:bookmarkStart w:id="6487" w:name="_Toc424820443"/>
        <w:r w:rsidDel="00374C6A">
          <w:rPr>
            <w:bCs/>
          </w:rPr>
          <w:delText>Same as the case of L3 cluster with static mac-address with the following exception</w:delText>
        </w:r>
        <w:r w:rsidR="00616769" w:rsidDel="00374C6A">
          <w:rPr>
            <w:bCs/>
          </w:rPr>
          <w:delText>/step</w:delText>
        </w:r>
        <w:bookmarkEnd w:id="6486"/>
        <w:bookmarkEnd w:id="6487"/>
      </w:del>
    </w:p>
    <w:p w14:paraId="5829EB39" w14:textId="77777777" w:rsidR="002A397D" w:rsidDel="00374C6A" w:rsidRDefault="003553E7" w:rsidP="00F9324C">
      <w:pPr>
        <w:ind w:left="360"/>
        <w:rPr>
          <w:del w:id="6488" w:author="VOYER Raphael" w:date="2021-06-16T11:17:00Z"/>
        </w:rPr>
      </w:pPr>
      <w:del w:id="6489"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490" w:author="VOYER Raphael" w:date="2021-06-16T11:17:00Z"/>
        </w:rPr>
      </w:pPr>
      <w:del w:id="6491" w:author="VOYER Raphael" w:date="2021-06-16T11:17:00Z">
        <w:r w:rsidDel="00374C6A">
          <w:delText>Is registered.</w:delText>
        </w:r>
      </w:del>
    </w:p>
    <w:p w14:paraId="22ED7814" w14:textId="77777777" w:rsidR="002A397D" w:rsidDel="00374C6A" w:rsidRDefault="002A397D" w:rsidP="002A397D">
      <w:pPr>
        <w:rPr>
          <w:del w:id="6492" w:author="VOYER Raphael" w:date="2021-06-16T11:17:00Z"/>
        </w:rPr>
      </w:pPr>
    </w:p>
    <w:p w14:paraId="0B246D10" w14:textId="77777777" w:rsidR="00445EC4" w:rsidDel="00374C6A" w:rsidRDefault="00445EC4" w:rsidP="002A397D">
      <w:pPr>
        <w:rPr>
          <w:del w:id="6493" w:author="VOYER Raphael" w:date="2021-06-16T11:17:00Z"/>
        </w:rPr>
      </w:pPr>
    </w:p>
    <w:p w14:paraId="0F78B178" w14:textId="77777777" w:rsidR="002A397D" w:rsidRPr="007107E1" w:rsidDel="00374C6A" w:rsidRDefault="00014FB3" w:rsidP="00622755">
      <w:pPr>
        <w:pStyle w:val="Titre4"/>
        <w:rPr>
          <w:del w:id="6494" w:author="VOYER Raphael" w:date="2021-06-16T11:17:00Z"/>
        </w:rPr>
      </w:pPr>
      <w:bookmarkStart w:id="6495" w:name="_5.3.3.5_Cluster_port_modification."/>
      <w:bookmarkEnd w:id="6495"/>
      <w:del w:id="6496"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497" w:author="VOYER Raphael" w:date="2021-06-16T11:17:00Z"/>
        </w:rPr>
      </w:pPr>
      <w:del w:id="6498"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499" w:author="VOYER Raphael" w:date="2021-06-16T11:17:00Z"/>
        </w:rPr>
      </w:pPr>
    </w:p>
    <w:p w14:paraId="358914D1" w14:textId="77777777" w:rsidR="00EF63EA" w:rsidDel="00374C6A" w:rsidRDefault="00F3451D" w:rsidP="00EF63EA">
      <w:pPr>
        <w:keepNext/>
        <w:rPr>
          <w:del w:id="6500" w:author="VOYER Raphael" w:date="2021-06-16T11:17:00Z"/>
        </w:rPr>
      </w:pPr>
      <w:del w:id="6501" w:author="VOYER Raphael" w:date="2021-06-16T11:17:00Z">
        <w:r w:rsidDel="00374C6A">
          <w:delText xml:space="preserve">      </w:delText>
        </w:r>
        <w:r w:rsidDel="00374C6A">
          <w:object w:dxaOrig="7444" w:dyaOrig="4384" w14:anchorId="6A0F1640">
            <v:shape id="_x0000_i1033" type="#_x0000_t75" style="width:371.85pt;height:218.75pt" o:ole="">
              <v:imagedata r:id="rId38" o:title=""/>
            </v:shape>
            <o:OLEObject Type="Embed" ProgID="Visio.Drawing.6" ShapeID="_x0000_i1033" DrawAspect="Content" ObjectID="_1688368561" r:id="rId39"/>
          </w:object>
        </w:r>
      </w:del>
    </w:p>
    <w:p w14:paraId="66F0620D" w14:textId="77777777" w:rsidR="00F3451D" w:rsidDel="00374C6A" w:rsidRDefault="00EF63EA" w:rsidP="00622755">
      <w:pPr>
        <w:pStyle w:val="Lgende"/>
        <w:ind w:left="1440" w:firstLine="720"/>
        <w:outlineLvl w:val="0"/>
        <w:rPr>
          <w:del w:id="6502" w:author="VOYER Raphael" w:date="2021-06-16T11:17:00Z"/>
        </w:rPr>
      </w:pPr>
      <w:bookmarkStart w:id="6503" w:name="_Toc381025854"/>
      <w:bookmarkStart w:id="6504" w:name="_Toc424820444"/>
      <w:bookmarkStart w:id="6505" w:name="_Toc436661314"/>
      <w:del w:id="6506"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503"/>
        <w:bookmarkEnd w:id="6504"/>
        <w:bookmarkEnd w:id="6505"/>
      </w:del>
    </w:p>
    <w:p w14:paraId="2EEE7B8B" w14:textId="77777777" w:rsidR="002A397D" w:rsidDel="00374C6A" w:rsidRDefault="002A397D" w:rsidP="002A397D">
      <w:pPr>
        <w:rPr>
          <w:del w:id="6507" w:author="VOYER Raphael" w:date="2021-06-16T11:17:00Z"/>
        </w:rPr>
      </w:pPr>
    </w:p>
    <w:p w14:paraId="0E064FC7" w14:textId="77777777" w:rsidR="00E47C0E" w:rsidDel="001111A8" w:rsidRDefault="00E47C0E">
      <w:pPr>
        <w:pStyle w:val="Titre4"/>
        <w:rPr>
          <w:del w:id="6508" w:author="VOYER Raphael" w:date="2021-06-16T11:15:00Z"/>
        </w:rPr>
      </w:pPr>
      <w:del w:id="6509" w:author="VOYER Raphael" w:date="2021-06-16T11:17:00Z">
        <w:r w:rsidDel="00374C6A">
          <w:delText>Detail</w:delText>
        </w:r>
      </w:del>
      <w:del w:id="6510" w:author="VOYER Raphael" w:date="2021-06-16T11:15:00Z">
        <w:r w:rsidDel="001111A8">
          <w:delText>ed Steps:</w:delText>
        </w:r>
      </w:del>
    </w:p>
    <w:p w14:paraId="232F3553" w14:textId="77777777" w:rsidR="00E47C0E" w:rsidDel="001111A8" w:rsidRDefault="00E47C0E">
      <w:pPr>
        <w:pStyle w:val="Titre4"/>
        <w:rPr>
          <w:del w:id="6511" w:author="VOYER Raphael" w:date="2021-06-16T11:15:00Z"/>
        </w:rPr>
        <w:pPrChange w:id="6512" w:author="VOYER Raphael" w:date="2021-06-16T11:15:00Z">
          <w:pPr>
            <w:ind w:right="540"/>
          </w:pPr>
        </w:pPrChange>
      </w:pPr>
      <w:del w:id="6513"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514" w:author="VOYER Raphael" w:date="2021-06-16T11:15:00Z"/>
        </w:rPr>
        <w:pPrChange w:id="6515" w:author="VOYER Raphael" w:date="2021-06-16T11:15:00Z">
          <w:pPr/>
        </w:pPrChange>
      </w:pPr>
      <w:del w:id="6516" w:author="VOYER Raphael" w:date="2021-06-16T11:15:00Z">
        <w:r w:rsidDel="001111A8">
          <w:delText>2) The following sanity checks are performed</w:delText>
        </w:r>
      </w:del>
    </w:p>
    <w:p w14:paraId="36258994" w14:textId="77777777" w:rsidR="00E47C0E" w:rsidDel="001111A8" w:rsidRDefault="00E47C0E">
      <w:pPr>
        <w:pStyle w:val="Titre4"/>
        <w:rPr>
          <w:del w:id="6517" w:author="VOYER Raphael" w:date="2021-06-16T11:15:00Z"/>
        </w:rPr>
        <w:pPrChange w:id="6518" w:author="VOYER Raphael" w:date="2021-06-16T11:15:00Z">
          <w:pPr/>
        </w:pPrChange>
      </w:pPr>
      <w:del w:id="6519" w:author="VOYER Raphael" w:date="2021-06-16T11:15:00Z">
        <w:r w:rsidDel="001111A8">
          <w:delText xml:space="preserve">     a) Cluster Id specified should be valid</w:delText>
        </w:r>
      </w:del>
    </w:p>
    <w:p w14:paraId="591BD61F" w14:textId="77777777" w:rsidR="00F3451D" w:rsidDel="001111A8" w:rsidRDefault="00E47C0E">
      <w:pPr>
        <w:pStyle w:val="Titre4"/>
        <w:rPr>
          <w:del w:id="6520" w:author="VOYER Raphael" w:date="2021-06-16T11:15:00Z"/>
        </w:rPr>
        <w:pPrChange w:id="6521" w:author="VOYER Raphael" w:date="2021-06-16T11:15:00Z">
          <w:pPr/>
        </w:pPrChange>
      </w:pPr>
      <w:del w:id="6522" w:author="VOYER Raphael" w:date="2021-06-16T11:15:00Z">
        <w:r w:rsidDel="001111A8">
          <w:delText xml:space="preserve">     b) Port list should be valid</w:delText>
        </w:r>
      </w:del>
    </w:p>
    <w:p w14:paraId="1BF2378F" w14:textId="77777777" w:rsidR="00E47C0E" w:rsidDel="001111A8" w:rsidRDefault="00E47C0E">
      <w:pPr>
        <w:pStyle w:val="Titre4"/>
        <w:rPr>
          <w:del w:id="6523" w:author="VOYER Raphael" w:date="2021-06-16T11:15:00Z"/>
        </w:rPr>
        <w:pPrChange w:id="6524" w:author="VOYER Raphael" w:date="2021-06-16T11:15:00Z">
          <w:pPr/>
        </w:pPrChange>
      </w:pPr>
      <w:del w:id="6525" w:author="VOYER Raphael" w:date="2021-06-16T11:15:00Z">
        <w:r w:rsidDel="001111A8">
          <w:delText>3) Error if sanity checks fail</w:delText>
        </w:r>
      </w:del>
    </w:p>
    <w:p w14:paraId="364A29B0" w14:textId="77777777" w:rsidR="00E47C0E" w:rsidDel="001111A8" w:rsidRDefault="00E47C0E">
      <w:pPr>
        <w:pStyle w:val="Titre4"/>
        <w:rPr>
          <w:del w:id="6526" w:author="VOYER Raphael" w:date="2021-06-16T11:15:00Z"/>
        </w:rPr>
        <w:pPrChange w:id="6527" w:author="VOYER Raphael" w:date="2021-06-16T11:15:00Z">
          <w:pPr/>
        </w:pPrChange>
      </w:pPr>
      <w:del w:id="6528"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529" w:author="VOYER Raphael" w:date="2021-06-16T11:15:00Z"/>
        </w:rPr>
        <w:pPrChange w:id="6530" w:author="VOYER Raphael" w:date="2021-06-16T11:15:00Z">
          <w:pPr/>
        </w:pPrChange>
      </w:pPr>
      <w:del w:id="6531"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532" w:author="VOYER Raphael" w:date="2021-06-16T11:15:00Z"/>
        </w:rPr>
        <w:pPrChange w:id="6533" w:author="VOYER Raphael" w:date="2021-06-16T11:15:00Z">
          <w:pPr/>
        </w:pPrChange>
      </w:pPr>
      <w:del w:id="6534"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535" w:author="VOYER Raphael" w:date="2021-06-16T11:15:00Z"/>
        </w:rPr>
        <w:pPrChange w:id="6536" w:author="VOYER Raphael" w:date="2021-06-16T11:15:00Z">
          <w:pPr/>
        </w:pPrChange>
      </w:pPr>
      <w:del w:id="6537"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538" w:author="VOYER Raphael" w:date="2021-06-16T11:15:00Z"/>
        </w:rPr>
        <w:pPrChange w:id="6539" w:author="VOYER Raphael" w:date="2021-06-16T11:15:00Z">
          <w:pPr/>
        </w:pPrChange>
      </w:pPr>
    </w:p>
    <w:p w14:paraId="1AA2945B" w14:textId="77777777" w:rsidR="004300F7" w:rsidDel="001111A8" w:rsidRDefault="004300F7">
      <w:pPr>
        <w:pStyle w:val="Titre4"/>
        <w:rPr>
          <w:del w:id="6540" w:author="VOYER Raphael" w:date="2021-06-16T11:15:00Z"/>
        </w:rPr>
        <w:pPrChange w:id="6541" w:author="VOYER Raphael" w:date="2021-06-16T11:15:00Z">
          <w:pPr/>
        </w:pPrChange>
      </w:pPr>
    </w:p>
    <w:p w14:paraId="6A223A3A" w14:textId="77777777" w:rsidR="004300F7" w:rsidDel="001111A8" w:rsidRDefault="004300F7">
      <w:pPr>
        <w:pStyle w:val="Titre4"/>
        <w:rPr>
          <w:del w:id="6542" w:author="VOYER Raphael" w:date="2021-06-16T11:15:00Z"/>
        </w:rPr>
        <w:pPrChange w:id="6543" w:author="VOYER Raphael" w:date="2021-06-16T11:15:00Z">
          <w:pPr/>
        </w:pPrChange>
      </w:pPr>
    </w:p>
    <w:p w14:paraId="3E20B4BD" w14:textId="77777777" w:rsidR="004300F7" w:rsidDel="001111A8" w:rsidRDefault="004300F7">
      <w:pPr>
        <w:pStyle w:val="Titre4"/>
        <w:rPr>
          <w:del w:id="6544" w:author="VOYER Raphael" w:date="2021-06-16T11:15:00Z"/>
        </w:rPr>
        <w:pPrChange w:id="6545" w:author="VOYER Raphael" w:date="2021-06-16T11:15:00Z">
          <w:pPr/>
        </w:pPrChange>
      </w:pPr>
    </w:p>
    <w:p w14:paraId="07C27F32" w14:textId="77777777" w:rsidR="004300F7" w:rsidDel="001111A8" w:rsidRDefault="004300F7">
      <w:pPr>
        <w:pStyle w:val="Titre4"/>
        <w:rPr>
          <w:del w:id="6546" w:author="VOYER Raphael" w:date="2021-06-16T11:15:00Z"/>
        </w:rPr>
        <w:pPrChange w:id="6547" w:author="VOYER Raphael" w:date="2021-06-16T11:15:00Z">
          <w:pPr/>
        </w:pPrChange>
      </w:pPr>
    </w:p>
    <w:p w14:paraId="4B964E0C" w14:textId="77777777" w:rsidR="004300F7" w:rsidDel="001111A8" w:rsidRDefault="004300F7">
      <w:pPr>
        <w:pStyle w:val="Titre4"/>
        <w:rPr>
          <w:del w:id="6548" w:author="VOYER Raphael" w:date="2021-06-16T11:15:00Z"/>
        </w:rPr>
        <w:pPrChange w:id="6549" w:author="VOYER Raphael" w:date="2021-06-16T11:15:00Z">
          <w:pPr/>
        </w:pPrChange>
      </w:pPr>
    </w:p>
    <w:p w14:paraId="603CF4A1" w14:textId="77777777" w:rsidR="004300F7" w:rsidDel="001111A8" w:rsidRDefault="004300F7">
      <w:pPr>
        <w:pStyle w:val="Titre4"/>
        <w:rPr>
          <w:del w:id="6550" w:author="VOYER Raphael" w:date="2021-06-16T11:15:00Z"/>
        </w:rPr>
        <w:pPrChange w:id="6551" w:author="VOYER Raphael" w:date="2021-06-16T11:15:00Z">
          <w:pPr/>
        </w:pPrChange>
      </w:pPr>
    </w:p>
    <w:p w14:paraId="1D81AF43" w14:textId="77777777" w:rsidR="004300F7" w:rsidDel="001111A8" w:rsidRDefault="004300F7">
      <w:pPr>
        <w:pStyle w:val="Titre4"/>
        <w:rPr>
          <w:del w:id="6552" w:author="VOYER Raphael" w:date="2021-06-16T11:15:00Z"/>
        </w:rPr>
        <w:pPrChange w:id="6553" w:author="VOYER Raphael" w:date="2021-06-16T11:15:00Z">
          <w:pPr/>
        </w:pPrChange>
      </w:pPr>
    </w:p>
    <w:p w14:paraId="132D70F6" w14:textId="77777777" w:rsidR="004300F7" w:rsidDel="001111A8" w:rsidRDefault="004300F7">
      <w:pPr>
        <w:pStyle w:val="Titre4"/>
        <w:rPr>
          <w:del w:id="6554" w:author="VOYER Raphael" w:date="2021-06-16T11:15:00Z"/>
        </w:rPr>
        <w:pPrChange w:id="6555" w:author="VOYER Raphael" w:date="2021-06-16T11:15:00Z">
          <w:pPr/>
        </w:pPrChange>
      </w:pPr>
    </w:p>
    <w:p w14:paraId="51535C1E" w14:textId="77777777" w:rsidR="004300F7" w:rsidDel="001111A8" w:rsidRDefault="004300F7">
      <w:pPr>
        <w:pStyle w:val="Titre4"/>
        <w:rPr>
          <w:del w:id="6556" w:author="VOYER Raphael" w:date="2021-06-16T11:15:00Z"/>
        </w:rPr>
        <w:pPrChange w:id="6557" w:author="VOYER Raphael" w:date="2021-06-16T11:15:00Z">
          <w:pPr/>
        </w:pPrChange>
      </w:pPr>
    </w:p>
    <w:p w14:paraId="0601C112" w14:textId="77777777" w:rsidR="004300F7" w:rsidDel="001111A8" w:rsidRDefault="004300F7">
      <w:pPr>
        <w:pStyle w:val="Titre4"/>
        <w:rPr>
          <w:del w:id="6558" w:author="VOYER Raphael" w:date="2021-06-16T11:15:00Z"/>
        </w:rPr>
        <w:pPrChange w:id="6559" w:author="VOYER Raphael" w:date="2021-06-16T11:15:00Z">
          <w:pPr/>
        </w:pPrChange>
      </w:pPr>
    </w:p>
    <w:p w14:paraId="0C587EAC" w14:textId="77777777" w:rsidR="004300F7" w:rsidDel="001111A8" w:rsidRDefault="004300F7">
      <w:pPr>
        <w:pStyle w:val="Titre4"/>
        <w:rPr>
          <w:del w:id="6560" w:author="VOYER Raphael" w:date="2021-06-16T11:15:00Z"/>
        </w:rPr>
        <w:pPrChange w:id="6561" w:author="VOYER Raphael" w:date="2021-06-16T11:15:00Z">
          <w:pPr/>
        </w:pPrChange>
      </w:pPr>
    </w:p>
    <w:p w14:paraId="3A0049A0" w14:textId="77777777" w:rsidR="004300F7" w:rsidDel="001111A8" w:rsidRDefault="004300F7">
      <w:pPr>
        <w:pStyle w:val="Titre4"/>
        <w:rPr>
          <w:del w:id="6562" w:author="VOYER Raphael" w:date="2021-06-16T11:15:00Z"/>
        </w:rPr>
        <w:pPrChange w:id="6563" w:author="VOYER Raphael" w:date="2021-06-16T11:15:00Z">
          <w:pPr/>
        </w:pPrChange>
      </w:pPr>
    </w:p>
    <w:p w14:paraId="3815615B" w14:textId="77777777" w:rsidR="004300F7" w:rsidDel="001111A8" w:rsidRDefault="004300F7">
      <w:pPr>
        <w:pStyle w:val="Titre4"/>
        <w:rPr>
          <w:del w:id="6564" w:author="VOYER Raphael" w:date="2021-06-16T11:15:00Z"/>
        </w:rPr>
        <w:pPrChange w:id="6565" w:author="VOYER Raphael" w:date="2021-06-16T11:15:00Z">
          <w:pPr/>
        </w:pPrChange>
      </w:pPr>
    </w:p>
    <w:p w14:paraId="2744BEEB" w14:textId="77777777" w:rsidR="004300F7" w:rsidDel="001111A8" w:rsidRDefault="004300F7">
      <w:pPr>
        <w:pStyle w:val="Titre4"/>
        <w:rPr>
          <w:del w:id="6566" w:author="VOYER Raphael" w:date="2021-06-16T11:15:00Z"/>
        </w:rPr>
        <w:pPrChange w:id="6567" w:author="VOYER Raphael" w:date="2021-06-16T11:15:00Z">
          <w:pPr/>
        </w:pPrChange>
      </w:pPr>
    </w:p>
    <w:p w14:paraId="135D1591" w14:textId="77777777" w:rsidR="004300F7" w:rsidDel="001111A8" w:rsidRDefault="004300F7">
      <w:pPr>
        <w:pStyle w:val="Titre4"/>
        <w:rPr>
          <w:del w:id="6568" w:author="VOYER Raphael" w:date="2021-06-16T11:15:00Z"/>
        </w:rPr>
        <w:pPrChange w:id="6569" w:author="VOYER Raphael" w:date="2021-06-16T11:15:00Z">
          <w:pPr/>
        </w:pPrChange>
      </w:pPr>
    </w:p>
    <w:p w14:paraId="75110722" w14:textId="77777777" w:rsidR="004300F7" w:rsidDel="001111A8" w:rsidRDefault="004300F7">
      <w:pPr>
        <w:pStyle w:val="Titre4"/>
        <w:rPr>
          <w:del w:id="6570" w:author="VOYER Raphael" w:date="2021-06-16T11:15:00Z"/>
        </w:rPr>
        <w:pPrChange w:id="6571" w:author="VOYER Raphael" w:date="2021-06-16T11:15:00Z">
          <w:pPr/>
        </w:pPrChange>
      </w:pPr>
    </w:p>
    <w:p w14:paraId="294B8AAE" w14:textId="77777777" w:rsidR="004300F7" w:rsidDel="001111A8" w:rsidRDefault="004300F7">
      <w:pPr>
        <w:pStyle w:val="Titre4"/>
        <w:rPr>
          <w:del w:id="6572" w:author="VOYER Raphael" w:date="2021-06-16T11:15:00Z"/>
        </w:rPr>
        <w:pPrChange w:id="6573" w:author="VOYER Raphael" w:date="2021-06-16T11:15:00Z">
          <w:pPr/>
        </w:pPrChange>
      </w:pPr>
    </w:p>
    <w:p w14:paraId="5213FB45" w14:textId="77777777" w:rsidR="004300F7" w:rsidDel="001111A8" w:rsidRDefault="004300F7">
      <w:pPr>
        <w:pStyle w:val="Titre4"/>
        <w:rPr>
          <w:del w:id="6574" w:author="VOYER Raphael" w:date="2021-06-16T11:15:00Z"/>
        </w:rPr>
        <w:pPrChange w:id="6575" w:author="VOYER Raphael" w:date="2021-06-16T11:15:00Z">
          <w:pPr/>
        </w:pPrChange>
      </w:pPr>
    </w:p>
    <w:p w14:paraId="639B5989" w14:textId="77777777" w:rsidR="004300F7" w:rsidDel="001111A8" w:rsidRDefault="004300F7">
      <w:pPr>
        <w:pStyle w:val="Titre4"/>
        <w:rPr>
          <w:del w:id="6576" w:author="VOYER Raphael" w:date="2021-06-16T11:15:00Z"/>
        </w:rPr>
        <w:pPrChange w:id="6577" w:author="VOYER Raphael" w:date="2021-06-16T11:15:00Z">
          <w:pPr/>
        </w:pPrChange>
      </w:pPr>
    </w:p>
    <w:p w14:paraId="59C6C3F2" w14:textId="77777777" w:rsidR="004300F7" w:rsidDel="001111A8" w:rsidRDefault="004300F7">
      <w:pPr>
        <w:pStyle w:val="Titre4"/>
        <w:rPr>
          <w:del w:id="6578" w:author="VOYER Raphael" w:date="2021-06-16T11:15:00Z"/>
        </w:rPr>
        <w:pPrChange w:id="6579" w:author="VOYER Raphael" w:date="2021-06-16T11:15:00Z">
          <w:pPr/>
        </w:pPrChange>
      </w:pPr>
    </w:p>
    <w:p w14:paraId="3957F953" w14:textId="77777777" w:rsidR="004300F7" w:rsidDel="001111A8" w:rsidRDefault="004300F7">
      <w:pPr>
        <w:pStyle w:val="Titre4"/>
        <w:rPr>
          <w:del w:id="6580" w:author="VOYER Raphael" w:date="2021-06-16T11:15:00Z"/>
        </w:rPr>
        <w:pPrChange w:id="6581" w:author="VOYER Raphael" w:date="2021-06-16T11:15:00Z">
          <w:pPr/>
        </w:pPrChange>
      </w:pPr>
    </w:p>
    <w:p w14:paraId="7F04B9E5" w14:textId="77777777" w:rsidR="004300F7" w:rsidDel="001111A8" w:rsidRDefault="004300F7">
      <w:pPr>
        <w:pStyle w:val="Titre4"/>
        <w:rPr>
          <w:del w:id="6582" w:author="VOYER Raphael" w:date="2021-06-16T11:15:00Z"/>
        </w:rPr>
        <w:pPrChange w:id="6583" w:author="VOYER Raphael" w:date="2021-06-16T11:15:00Z">
          <w:pPr/>
        </w:pPrChange>
      </w:pPr>
    </w:p>
    <w:p w14:paraId="735C70BD" w14:textId="77777777" w:rsidR="004300F7" w:rsidDel="001111A8" w:rsidRDefault="004300F7">
      <w:pPr>
        <w:pStyle w:val="Titre4"/>
        <w:rPr>
          <w:del w:id="6584" w:author="VOYER Raphael" w:date="2021-06-16T11:15:00Z"/>
        </w:rPr>
        <w:pPrChange w:id="6585" w:author="VOYER Raphael" w:date="2021-06-16T11:15:00Z">
          <w:pPr/>
        </w:pPrChange>
      </w:pPr>
    </w:p>
    <w:p w14:paraId="3C5DE7E4" w14:textId="77777777" w:rsidR="004300F7" w:rsidDel="001111A8" w:rsidRDefault="004300F7">
      <w:pPr>
        <w:pStyle w:val="Titre4"/>
        <w:rPr>
          <w:del w:id="6586" w:author="VOYER Raphael" w:date="2021-06-16T11:15:00Z"/>
        </w:rPr>
        <w:pPrChange w:id="6587" w:author="VOYER Raphael" w:date="2021-06-16T11:15:00Z">
          <w:pPr/>
        </w:pPrChange>
      </w:pPr>
    </w:p>
    <w:p w14:paraId="7995D896" w14:textId="77777777" w:rsidR="004300F7" w:rsidDel="001111A8" w:rsidRDefault="004300F7">
      <w:pPr>
        <w:pStyle w:val="Titre4"/>
        <w:rPr>
          <w:del w:id="6588" w:author="VOYER Raphael" w:date="2021-06-16T11:15:00Z"/>
        </w:rPr>
        <w:pPrChange w:id="6589" w:author="VOYER Raphael" w:date="2021-06-16T11:15:00Z">
          <w:pPr/>
        </w:pPrChange>
      </w:pPr>
    </w:p>
    <w:p w14:paraId="04A2ECA1" w14:textId="77777777" w:rsidR="004300F7" w:rsidDel="001111A8" w:rsidRDefault="004300F7">
      <w:pPr>
        <w:pStyle w:val="Titre4"/>
        <w:rPr>
          <w:del w:id="6590" w:author="VOYER Raphael" w:date="2021-06-16T11:15:00Z"/>
        </w:rPr>
        <w:pPrChange w:id="6591" w:author="VOYER Raphael" w:date="2021-06-16T11:15:00Z">
          <w:pPr/>
        </w:pPrChange>
      </w:pPr>
    </w:p>
    <w:p w14:paraId="795C92F5" w14:textId="77777777" w:rsidR="004300F7" w:rsidDel="001111A8" w:rsidRDefault="004300F7">
      <w:pPr>
        <w:pStyle w:val="Titre4"/>
        <w:rPr>
          <w:del w:id="6592" w:author="VOYER Raphael" w:date="2021-06-16T11:15:00Z"/>
        </w:rPr>
        <w:pPrChange w:id="6593" w:author="VOYER Raphael" w:date="2021-06-16T11:15:00Z">
          <w:pPr/>
        </w:pPrChange>
      </w:pPr>
    </w:p>
    <w:p w14:paraId="6F7EC33A" w14:textId="77777777" w:rsidR="004300F7" w:rsidDel="001111A8" w:rsidRDefault="004300F7">
      <w:pPr>
        <w:pStyle w:val="Titre4"/>
        <w:rPr>
          <w:del w:id="6594" w:author="VOYER Raphael" w:date="2021-06-16T11:15:00Z"/>
        </w:rPr>
        <w:pPrChange w:id="6595" w:author="VOYER Raphael" w:date="2021-06-16T11:15:00Z">
          <w:pPr/>
        </w:pPrChange>
      </w:pPr>
    </w:p>
    <w:p w14:paraId="6D147C95" w14:textId="77777777" w:rsidR="002A397D" w:rsidRPr="007107E1" w:rsidDel="001111A8" w:rsidRDefault="00014FB3">
      <w:pPr>
        <w:pStyle w:val="Titre4"/>
        <w:rPr>
          <w:del w:id="6596" w:author="VOYER Raphael" w:date="2021-06-16T11:15:00Z"/>
        </w:rPr>
      </w:pPr>
      <w:bookmarkStart w:id="6597" w:name="_5.3.3.6_Cluster_Deletion"/>
      <w:bookmarkEnd w:id="6597"/>
      <w:del w:id="6598"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599" w:author="VOYER Raphael" w:date="2021-06-16T11:15:00Z"/>
        </w:rPr>
        <w:pPrChange w:id="6600" w:author="VOYER Raphael" w:date="2021-06-16T11:15:00Z">
          <w:pPr/>
        </w:pPrChange>
      </w:pPr>
      <w:del w:id="6601" w:author="VOYER Raphael" w:date="2021-06-16T11:15:00Z">
        <w:r w:rsidDel="001111A8">
          <w:rPr>
            <w:b w:val="0"/>
            <w:bCs w:val="0"/>
          </w:rPr>
          <w:delText xml:space="preserve">      </w:delText>
        </w:r>
      </w:del>
    </w:p>
    <w:p w14:paraId="7AE392D5" w14:textId="77777777" w:rsidR="00EF63EA" w:rsidDel="001111A8" w:rsidRDefault="00CC2F03">
      <w:pPr>
        <w:pStyle w:val="Titre4"/>
        <w:rPr>
          <w:del w:id="6602" w:author="VOYER Raphael" w:date="2021-06-16T11:15:00Z"/>
        </w:rPr>
        <w:pPrChange w:id="6603" w:author="VOYER Raphael" w:date="2021-06-16T11:15:00Z">
          <w:pPr>
            <w:keepNext/>
          </w:pPr>
        </w:pPrChange>
      </w:pPr>
      <w:del w:id="6604" w:author="VOYER Raphael" w:date="2021-06-16T11:15:00Z">
        <w:r w:rsidDel="001111A8">
          <w:object w:dxaOrig="10305" w:dyaOrig="6223" w14:anchorId="5FD585B7">
            <v:shape id="_x0000_i1034" type="#_x0000_t75" style="width:467.85pt;height:283.15pt" o:ole="">
              <v:imagedata r:id="rId40" o:title=""/>
            </v:shape>
            <o:OLEObject Type="Embed" ProgID="Visio.Drawing.6" ShapeID="_x0000_i1034" DrawAspect="Content" ObjectID="_1688368562" r:id="rId41"/>
          </w:object>
        </w:r>
      </w:del>
    </w:p>
    <w:p w14:paraId="0784FF1A" w14:textId="77777777" w:rsidR="002A397D" w:rsidDel="001111A8" w:rsidRDefault="00EF63EA">
      <w:pPr>
        <w:pStyle w:val="Titre4"/>
        <w:rPr>
          <w:del w:id="6605" w:author="VOYER Raphael" w:date="2021-06-16T11:15:00Z"/>
        </w:rPr>
        <w:pPrChange w:id="6606" w:author="VOYER Raphael" w:date="2021-06-16T11:15:00Z">
          <w:pPr>
            <w:pStyle w:val="Lgende"/>
            <w:ind w:left="2880" w:firstLine="720"/>
            <w:outlineLvl w:val="0"/>
          </w:pPr>
        </w:pPrChange>
      </w:pPr>
      <w:bookmarkStart w:id="6607" w:name="_Toc381025855"/>
      <w:bookmarkStart w:id="6608" w:name="_Toc424820445"/>
      <w:bookmarkStart w:id="6609" w:name="_Toc436661315"/>
      <w:del w:id="6610"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607"/>
        <w:bookmarkEnd w:id="6608"/>
        <w:bookmarkEnd w:id="6609"/>
      </w:del>
    </w:p>
    <w:p w14:paraId="143B3687" w14:textId="77777777" w:rsidR="00E47C0E" w:rsidDel="001111A8" w:rsidRDefault="00E47C0E">
      <w:pPr>
        <w:pStyle w:val="Titre4"/>
        <w:rPr>
          <w:del w:id="6611" w:author="VOYER Raphael" w:date="2021-06-16T11:15:00Z"/>
        </w:rPr>
        <w:pPrChange w:id="6612" w:author="VOYER Raphael" w:date="2021-06-16T11:15:00Z">
          <w:pPr/>
        </w:pPrChange>
      </w:pPr>
    </w:p>
    <w:p w14:paraId="3EA7A7B8" w14:textId="77777777" w:rsidR="00E47C0E" w:rsidDel="001111A8" w:rsidRDefault="00E47C0E">
      <w:pPr>
        <w:pStyle w:val="Titre4"/>
        <w:rPr>
          <w:del w:id="6613" w:author="VOYER Raphael" w:date="2021-06-16T11:15:00Z"/>
        </w:rPr>
      </w:pPr>
      <w:del w:id="6614" w:author="VOYER Raphael" w:date="2021-06-16T11:15:00Z">
        <w:r w:rsidDel="001111A8">
          <w:delText>Detailed Steps:</w:delText>
        </w:r>
      </w:del>
    </w:p>
    <w:p w14:paraId="40DA0D0B" w14:textId="77777777" w:rsidR="00E47C0E" w:rsidDel="001111A8" w:rsidRDefault="00E47C0E">
      <w:pPr>
        <w:pStyle w:val="Titre4"/>
        <w:rPr>
          <w:del w:id="6615" w:author="VOYER Raphael" w:date="2021-06-16T11:15:00Z"/>
        </w:rPr>
        <w:pPrChange w:id="6616" w:author="VOYER Raphael" w:date="2021-06-16T11:15:00Z">
          <w:pPr>
            <w:ind w:right="540"/>
          </w:pPr>
        </w:pPrChange>
      </w:pPr>
      <w:del w:id="6617"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618" w:author="VOYER Raphael" w:date="2021-06-16T11:15:00Z"/>
        </w:rPr>
        <w:pPrChange w:id="6619" w:author="VOYER Raphael" w:date="2021-06-16T11:15:00Z">
          <w:pPr/>
        </w:pPrChange>
      </w:pPr>
      <w:del w:id="6620"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621" w:author="VOYER Raphael" w:date="2021-06-16T11:15:00Z"/>
        </w:rPr>
        <w:pPrChange w:id="6622" w:author="VOYER Raphael" w:date="2021-06-16T11:15:00Z">
          <w:pPr/>
        </w:pPrChange>
      </w:pPr>
      <w:del w:id="6623" w:author="VOYER Raphael" w:date="2021-06-16T11:15:00Z">
        <w:r w:rsidDel="001111A8">
          <w:delText>3) Derives the mode of the cluster</w:delText>
        </w:r>
      </w:del>
    </w:p>
    <w:p w14:paraId="61D8ED39" w14:textId="77777777" w:rsidR="00E47C0E" w:rsidDel="001111A8" w:rsidRDefault="0043760D">
      <w:pPr>
        <w:pStyle w:val="Titre4"/>
        <w:rPr>
          <w:del w:id="6624" w:author="VOYER Raphael" w:date="2021-06-16T11:15:00Z"/>
        </w:rPr>
        <w:pPrChange w:id="6625" w:author="VOYER Raphael" w:date="2021-06-16T11:15:00Z">
          <w:pPr/>
        </w:pPrChange>
      </w:pPr>
      <w:del w:id="6626"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627" w:author="VOYER Raphael" w:date="2021-06-16T11:15:00Z"/>
        </w:rPr>
        <w:pPrChange w:id="6628" w:author="VOYER Raphael" w:date="2021-06-16T11:15:00Z">
          <w:pPr/>
        </w:pPrChange>
      </w:pPr>
      <w:del w:id="6629"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630" w:author="VOYER Raphael" w:date="2021-06-16T11:15:00Z"/>
        </w:rPr>
        <w:pPrChange w:id="6631" w:author="VOYER Raphael" w:date="2021-06-16T11:15:00Z">
          <w:pPr/>
        </w:pPrChange>
      </w:pPr>
      <w:del w:id="6632"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633" w:author="VOYER Raphael" w:date="2021-06-16T11:15:00Z"/>
        </w:rPr>
        <w:pPrChange w:id="6634" w:author="VOYER Raphael" w:date="2021-06-16T11:15:00Z">
          <w:pPr/>
        </w:pPrChange>
      </w:pPr>
      <w:del w:id="6635"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636" w:author="VOYER Raphael" w:date="2021-06-16T11:15:00Z"/>
        </w:rPr>
        <w:pPrChange w:id="6637" w:author="VOYER Raphael" w:date="2021-06-16T11:15:00Z">
          <w:pPr/>
        </w:pPrChange>
      </w:pPr>
      <w:del w:id="6638"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639" w:author="VOYER Raphael" w:date="2021-06-16T11:15:00Z"/>
        </w:rPr>
      </w:pPr>
      <w:bookmarkStart w:id="6640" w:name="_5.3.3.7_Cluster_Disable:"/>
      <w:bookmarkEnd w:id="6640"/>
    </w:p>
    <w:p w14:paraId="1FCBCB82" w14:textId="77777777" w:rsidR="00814E94" w:rsidDel="001111A8" w:rsidRDefault="00814E94">
      <w:pPr>
        <w:pStyle w:val="Titre4"/>
        <w:rPr>
          <w:del w:id="6641" w:author="VOYER Raphael" w:date="2021-06-16T11:15:00Z"/>
        </w:rPr>
        <w:pPrChange w:id="6642" w:author="VOYER Raphael" w:date="2021-06-16T11:15:00Z">
          <w:pPr/>
        </w:pPrChange>
      </w:pPr>
    </w:p>
    <w:p w14:paraId="684B0FF1" w14:textId="77777777" w:rsidR="00814E94" w:rsidDel="001111A8" w:rsidRDefault="00814E94">
      <w:pPr>
        <w:pStyle w:val="Titre4"/>
        <w:rPr>
          <w:del w:id="6643" w:author="VOYER Raphael" w:date="2021-06-16T11:15:00Z"/>
        </w:rPr>
        <w:pPrChange w:id="6644" w:author="VOYER Raphael" w:date="2021-06-16T11:15:00Z">
          <w:pPr/>
        </w:pPrChange>
      </w:pPr>
    </w:p>
    <w:p w14:paraId="22AF88F6" w14:textId="77777777" w:rsidR="00814E94" w:rsidDel="001111A8" w:rsidRDefault="00814E94">
      <w:pPr>
        <w:pStyle w:val="Titre4"/>
        <w:rPr>
          <w:del w:id="6645" w:author="VOYER Raphael" w:date="2021-06-16T11:15:00Z"/>
        </w:rPr>
        <w:pPrChange w:id="6646" w:author="VOYER Raphael" w:date="2021-06-16T11:15:00Z">
          <w:pPr/>
        </w:pPrChange>
      </w:pPr>
    </w:p>
    <w:p w14:paraId="43261B3C" w14:textId="77777777" w:rsidR="00814E94" w:rsidDel="001111A8" w:rsidRDefault="00814E94">
      <w:pPr>
        <w:pStyle w:val="Titre4"/>
        <w:rPr>
          <w:del w:id="6647" w:author="VOYER Raphael" w:date="2021-06-16T11:15:00Z"/>
        </w:rPr>
        <w:pPrChange w:id="6648" w:author="VOYER Raphael" w:date="2021-06-16T11:15:00Z">
          <w:pPr/>
        </w:pPrChange>
      </w:pPr>
    </w:p>
    <w:p w14:paraId="27EFACC8" w14:textId="77777777" w:rsidR="00814E94" w:rsidDel="001111A8" w:rsidRDefault="00814E94">
      <w:pPr>
        <w:pStyle w:val="Titre4"/>
        <w:rPr>
          <w:del w:id="6649" w:author="VOYER Raphael" w:date="2021-06-16T11:15:00Z"/>
        </w:rPr>
        <w:pPrChange w:id="6650" w:author="VOYER Raphael" w:date="2021-06-16T11:15:00Z">
          <w:pPr/>
        </w:pPrChange>
      </w:pPr>
    </w:p>
    <w:p w14:paraId="30C44249" w14:textId="77777777" w:rsidR="00814E94" w:rsidDel="001111A8" w:rsidRDefault="00814E94">
      <w:pPr>
        <w:pStyle w:val="Titre4"/>
        <w:rPr>
          <w:del w:id="6651" w:author="VOYER Raphael" w:date="2021-06-16T11:15:00Z"/>
        </w:rPr>
        <w:pPrChange w:id="6652" w:author="VOYER Raphael" w:date="2021-06-16T11:15:00Z">
          <w:pPr/>
        </w:pPrChange>
      </w:pPr>
    </w:p>
    <w:p w14:paraId="742FA4E3" w14:textId="77777777" w:rsidR="00814E94" w:rsidDel="001111A8" w:rsidRDefault="00814E94">
      <w:pPr>
        <w:pStyle w:val="Titre4"/>
        <w:rPr>
          <w:del w:id="6653" w:author="VOYER Raphael" w:date="2021-06-16T11:15:00Z"/>
        </w:rPr>
        <w:pPrChange w:id="6654" w:author="VOYER Raphael" w:date="2021-06-16T11:15:00Z">
          <w:pPr/>
        </w:pPrChange>
      </w:pPr>
    </w:p>
    <w:p w14:paraId="62D58569" w14:textId="77777777" w:rsidR="00814E94" w:rsidDel="001111A8" w:rsidRDefault="00814E94">
      <w:pPr>
        <w:pStyle w:val="Titre4"/>
        <w:rPr>
          <w:del w:id="6655" w:author="VOYER Raphael" w:date="2021-06-16T11:15:00Z"/>
        </w:rPr>
        <w:pPrChange w:id="6656" w:author="VOYER Raphael" w:date="2021-06-16T11:15:00Z">
          <w:pPr/>
        </w:pPrChange>
      </w:pPr>
    </w:p>
    <w:p w14:paraId="346BEB2E" w14:textId="77777777" w:rsidR="00814E94" w:rsidDel="001111A8" w:rsidRDefault="00814E94">
      <w:pPr>
        <w:pStyle w:val="Titre4"/>
        <w:rPr>
          <w:del w:id="6657" w:author="VOYER Raphael" w:date="2021-06-16T11:15:00Z"/>
        </w:rPr>
        <w:pPrChange w:id="6658" w:author="VOYER Raphael" w:date="2021-06-16T11:15:00Z">
          <w:pPr/>
        </w:pPrChange>
      </w:pPr>
    </w:p>
    <w:p w14:paraId="2B2A1BFA" w14:textId="77777777" w:rsidR="00814E94" w:rsidDel="001111A8" w:rsidRDefault="00814E94">
      <w:pPr>
        <w:pStyle w:val="Titre4"/>
        <w:rPr>
          <w:del w:id="6659" w:author="VOYER Raphael" w:date="2021-06-16T11:15:00Z"/>
        </w:rPr>
        <w:pPrChange w:id="6660" w:author="VOYER Raphael" w:date="2021-06-16T11:15:00Z">
          <w:pPr/>
        </w:pPrChange>
      </w:pPr>
    </w:p>
    <w:p w14:paraId="09801E9D" w14:textId="77777777" w:rsidR="00814E94" w:rsidDel="001111A8" w:rsidRDefault="00814E94">
      <w:pPr>
        <w:pStyle w:val="Titre4"/>
        <w:rPr>
          <w:del w:id="6661" w:author="VOYER Raphael" w:date="2021-06-16T11:15:00Z"/>
        </w:rPr>
        <w:pPrChange w:id="6662" w:author="VOYER Raphael" w:date="2021-06-16T11:15:00Z">
          <w:pPr/>
        </w:pPrChange>
      </w:pPr>
    </w:p>
    <w:p w14:paraId="132329E1" w14:textId="77777777" w:rsidR="00814E94" w:rsidDel="001111A8" w:rsidRDefault="00814E94">
      <w:pPr>
        <w:pStyle w:val="Titre4"/>
        <w:rPr>
          <w:del w:id="6663" w:author="VOYER Raphael" w:date="2021-06-16T11:15:00Z"/>
        </w:rPr>
        <w:pPrChange w:id="6664" w:author="VOYER Raphael" w:date="2021-06-16T11:15:00Z">
          <w:pPr/>
        </w:pPrChange>
      </w:pPr>
    </w:p>
    <w:p w14:paraId="470A6319" w14:textId="77777777" w:rsidR="00814E94" w:rsidDel="001111A8" w:rsidRDefault="00814E94">
      <w:pPr>
        <w:pStyle w:val="Titre4"/>
        <w:rPr>
          <w:del w:id="6665" w:author="VOYER Raphael" w:date="2021-06-16T11:15:00Z"/>
        </w:rPr>
        <w:pPrChange w:id="6666" w:author="VOYER Raphael" w:date="2021-06-16T11:15:00Z">
          <w:pPr/>
        </w:pPrChange>
      </w:pPr>
    </w:p>
    <w:p w14:paraId="74887F0F" w14:textId="77777777" w:rsidR="00814E94" w:rsidDel="001111A8" w:rsidRDefault="00814E94">
      <w:pPr>
        <w:pStyle w:val="Titre4"/>
        <w:rPr>
          <w:del w:id="6667" w:author="VOYER Raphael" w:date="2021-06-16T11:15:00Z"/>
        </w:rPr>
        <w:pPrChange w:id="6668" w:author="VOYER Raphael" w:date="2021-06-16T11:15:00Z">
          <w:pPr/>
        </w:pPrChange>
      </w:pPr>
    </w:p>
    <w:p w14:paraId="337F5F81" w14:textId="77777777" w:rsidR="00814E94" w:rsidDel="001111A8" w:rsidRDefault="00814E94">
      <w:pPr>
        <w:pStyle w:val="Titre4"/>
        <w:rPr>
          <w:del w:id="6669" w:author="VOYER Raphael" w:date="2021-06-16T11:15:00Z"/>
        </w:rPr>
        <w:pPrChange w:id="6670" w:author="VOYER Raphael" w:date="2021-06-16T11:15:00Z">
          <w:pPr/>
        </w:pPrChange>
      </w:pPr>
    </w:p>
    <w:p w14:paraId="387FB7D9" w14:textId="77777777" w:rsidR="00814E94" w:rsidDel="001111A8" w:rsidRDefault="00814E94">
      <w:pPr>
        <w:pStyle w:val="Titre4"/>
        <w:rPr>
          <w:del w:id="6671" w:author="VOYER Raphael" w:date="2021-06-16T11:15:00Z"/>
        </w:rPr>
        <w:pPrChange w:id="6672" w:author="VOYER Raphael" w:date="2021-06-16T11:15:00Z">
          <w:pPr/>
        </w:pPrChange>
      </w:pPr>
    </w:p>
    <w:p w14:paraId="16BCCD76" w14:textId="77777777" w:rsidR="00814E94" w:rsidDel="001111A8" w:rsidRDefault="00814E94">
      <w:pPr>
        <w:pStyle w:val="Titre4"/>
        <w:rPr>
          <w:del w:id="6673" w:author="VOYER Raphael" w:date="2021-06-16T11:15:00Z"/>
        </w:rPr>
        <w:pPrChange w:id="6674" w:author="VOYER Raphael" w:date="2021-06-16T11:15:00Z">
          <w:pPr/>
        </w:pPrChange>
      </w:pPr>
    </w:p>
    <w:p w14:paraId="6422E23C" w14:textId="77777777" w:rsidR="00814E94" w:rsidDel="001111A8" w:rsidRDefault="00814E94">
      <w:pPr>
        <w:pStyle w:val="Titre4"/>
        <w:rPr>
          <w:del w:id="6675" w:author="VOYER Raphael" w:date="2021-06-16T11:15:00Z"/>
        </w:rPr>
        <w:pPrChange w:id="6676" w:author="VOYER Raphael" w:date="2021-06-16T11:15:00Z">
          <w:pPr/>
        </w:pPrChange>
      </w:pPr>
    </w:p>
    <w:p w14:paraId="294E04BF" w14:textId="77777777" w:rsidR="00814E94" w:rsidDel="001111A8" w:rsidRDefault="00814E94">
      <w:pPr>
        <w:pStyle w:val="Titre4"/>
        <w:rPr>
          <w:del w:id="6677" w:author="VOYER Raphael" w:date="2021-06-16T11:15:00Z"/>
        </w:rPr>
        <w:pPrChange w:id="6678" w:author="VOYER Raphael" w:date="2021-06-16T11:15:00Z">
          <w:pPr/>
        </w:pPrChange>
      </w:pPr>
    </w:p>
    <w:p w14:paraId="3118CAE9" w14:textId="77777777" w:rsidR="00814E94" w:rsidDel="001111A8" w:rsidRDefault="00814E94">
      <w:pPr>
        <w:pStyle w:val="Titre4"/>
        <w:rPr>
          <w:del w:id="6679" w:author="VOYER Raphael" w:date="2021-06-16T11:15:00Z"/>
        </w:rPr>
        <w:pPrChange w:id="6680" w:author="VOYER Raphael" w:date="2021-06-16T11:15:00Z">
          <w:pPr/>
        </w:pPrChange>
      </w:pPr>
    </w:p>
    <w:p w14:paraId="1F2D16FA" w14:textId="77777777" w:rsidR="00814E94" w:rsidDel="001111A8" w:rsidRDefault="00814E94">
      <w:pPr>
        <w:pStyle w:val="Titre4"/>
        <w:rPr>
          <w:del w:id="6681" w:author="VOYER Raphael" w:date="2021-06-16T11:15:00Z"/>
        </w:rPr>
        <w:pPrChange w:id="6682" w:author="VOYER Raphael" w:date="2021-06-16T11:15:00Z">
          <w:pPr/>
        </w:pPrChange>
      </w:pPr>
    </w:p>
    <w:p w14:paraId="1FD72F7E" w14:textId="77777777" w:rsidR="00814E94" w:rsidDel="001111A8" w:rsidRDefault="00814E94">
      <w:pPr>
        <w:pStyle w:val="Titre4"/>
        <w:rPr>
          <w:del w:id="6683" w:author="VOYER Raphael" w:date="2021-06-16T11:15:00Z"/>
        </w:rPr>
        <w:pPrChange w:id="6684" w:author="VOYER Raphael" w:date="2021-06-16T11:15:00Z">
          <w:pPr/>
        </w:pPrChange>
      </w:pPr>
    </w:p>
    <w:p w14:paraId="1D45B0DE" w14:textId="77777777" w:rsidR="00814E94" w:rsidDel="001111A8" w:rsidRDefault="00814E94">
      <w:pPr>
        <w:pStyle w:val="Titre4"/>
        <w:rPr>
          <w:del w:id="6685" w:author="VOYER Raphael" w:date="2021-06-16T11:15:00Z"/>
        </w:rPr>
        <w:pPrChange w:id="6686" w:author="VOYER Raphael" w:date="2021-06-16T11:15:00Z">
          <w:pPr/>
        </w:pPrChange>
      </w:pPr>
    </w:p>
    <w:p w14:paraId="159F020D" w14:textId="77777777" w:rsidR="00814E94" w:rsidDel="001111A8" w:rsidRDefault="00814E94">
      <w:pPr>
        <w:pStyle w:val="Titre4"/>
        <w:rPr>
          <w:del w:id="6687" w:author="VOYER Raphael" w:date="2021-06-16T11:15:00Z"/>
        </w:rPr>
        <w:pPrChange w:id="6688" w:author="VOYER Raphael" w:date="2021-06-16T11:15:00Z">
          <w:pPr/>
        </w:pPrChange>
      </w:pPr>
    </w:p>
    <w:p w14:paraId="101E788E" w14:textId="77777777" w:rsidR="00814E94" w:rsidDel="001111A8" w:rsidRDefault="00814E94">
      <w:pPr>
        <w:pStyle w:val="Titre4"/>
        <w:rPr>
          <w:del w:id="6689" w:author="VOYER Raphael" w:date="2021-06-16T11:15:00Z"/>
        </w:rPr>
        <w:pPrChange w:id="6690" w:author="VOYER Raphael" w:date="2021-06-16T11:15:00Z">
          <w:pPr/>
        </w:pPrChange>
      </w:pPr>
    </w:p>
    <w:p w14:paraId="7C038C2A" w14:textId="77777777" w:rsidR="00814E94" w:rsidDel="001111A8" w:rsidRDefault="00814E94">
      <w:pPr>
        <w:pStyle w:val="Titre4"/>
        <w:rPr>
          <w:del w:id="6691" w:author="VOYER Raphael" w:date="2021-06-16T11:15:00Z"/>
        </w:rPr>
        <w:pPrChange w:id="6692" w:author="VOYER Raphael" w:date="2021-06-16T11:15:00Z">
          <w:pPr/>
        </w:pPrChange>
      </w:pPr>
    </w:p>
    <w:p w14:paraId="2F252A62" w14:textId="77777777" w:rsidR="004300F7" w:rsidDel="001111A8" w:rsidRDefault="004300F7">
      <w:pPr>
        <w:pStyle w:val="Titre4"/>
        <w:rPr>
          <w:del w:id="6693" w:author="VOYER Raphael" w:date="2021-06-16T11:15:00Z"/>
        </w:rPr>
        <w:pPrChange w:id="6694" w:author="VOYER Raphael" w:date="2021-06-16T11:15:00Z">
          <w:pPr/>
        </w:pPrChange>
      </w:pPr>
    </w:p>
    <w:p w14:paraId="3FD7C6A5" w14:textId="77777777" w:rsidR="004300F7" w:rsidDel="001111A8" w:rsidRDefault="004300F7">
      <w:pPr>
        <w:pStyle w:val="Titre4"/>
        <w:rPr>
          <w:del w:id="6695" w:author="VOYER Raphael" w:date="2021-06-16T11:15:00Z"/>
        </w:rPr>
        <w:pPrChange w:id="6696" w:author="VOYER Raphael" w:date="2021-06-16T11:15:00Z">
          <w:pPr/>
        </w:pPrChange>
      </w:pPr>
    </w:p>
    <w:p w14:paraId="53EC8800" w14:textId="77777777" w:rsidR="004300F7" w:rsidDel="001111A8" w:rsidRDefault="004300F7">
      <w:pPr>
        <w:pStyle w:val="Titre4"/>
        <w:rPr>
          <w:del w:id="6697" w:author="VOYER Raphael" w:date="2021-06-16T11:15:00Z"/>
        </w:rPr>
        <w:pPrChange w:id="6698" w:author="VOYER Raphael" w:date="2021-06-16T11:15:00Z">
          <w:pPr/>
        </w:pPrChange>
      </w:pPr>
    </w:p>
    <w:p w14:paraId="342A3C98" w14:textId="77777777" w:rsidR="004300F7" w:rsidDel="001111A8" w:rsidRDefault="004300F7">
      <w:pPr>
        <w:pStyle w:val="Titre4"/>
        <w:rPr>
          <w:del w:id="6699" w:author="VOYER Raphael" w:date="2021-06-16T11:15:00Z"/>
        </w:rPr>
        <w:pPrChange w:id="6700" w:author="VOYER Raphael" w:date="2021-06-16T11:15:00Z">
          <w:pPr/>
        </w:pPrChange>
      </w:pPr>
    </w:p>
    <w:p w14:paraId="53636FD4" w14:textId="77777777" w:rsidR="004300F7" w:rsidDel="001111A8" w:rsidRDefault="004300F7">
      <w:pPr>
        <w:pStyle w:val="Titre4"/>
        <w:rPr>
          <w:del w:id="6701" w:author="VOYER Raphael" w:date="2021-06-16T11:15:00Z"/>
        </w:rPr>
        <w:pPrChange w:id="6702" w:author="VOYER Raphael" w:date="2021-06-16T11:15:00Z">
          <w:pPr/>
        </w:pPrChange>
      </w:pPr>
    </w:p>
    <w:p w14:paraId="28C60556" w14:textId="77777777" w:rsidR="00814E94" w:rsidRPr="00814E94" w:rsidDel="001111A8" w:rsidRDefault="00814E94">
      <w:pPr>
        <w:pStyle w:val="Titre4"/>
        <w:rPr>
          <w:del w:id="6703" w:author="VOYER Raphael" w:date="2021-06-16T11:15:00Z"/>
        </w:rPr>
        <w:pPrChange w:id="6704" w:author="VOYER Raphael" w:date="2021-06-16T11:15:00Z">
          <w:pPr/>
        </w:pPrChange>
      </w:pPr>
    </w:p>
    <w:p w14:paraId="4FC78E9B" w14:textId="77777777" w:rsidR="00D81D73" w:rsidDel="001111A8" w:rsidRDefault="00014FB3">
      <w:pPr>
        <w:pStyle w:val="Titre4"/>
        <w:rPr>
          <w:del w:id="6705" w:author="VOYER Raphael" w:date="2021-06-16T11:15:00Z"/>
        </w:rPr>
      </w:pPr>
      <w:del w:id="6706"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707" w:author="VOYER Raphael" w:date="2021-06-16T11:15:00Z"/>
        </w:rPr>
        <w:pPrChange w:id="6708" w:author="VOYER Raphael" w:date="2021-06-16T11:15:00Z">
          <w:pPr/>
        </w:pPrChange>
      </w:pPr>
      <w:del w:id="6709"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710" w:author="VOYER Raphael" w:date="2021-06-16T11:15:00Z"/>
        </w:rPr>
        <w:pPrChange w:id="6711" w:author="VOYER Raphael" w:date="2021-06-16T11:15:00Z">
          <w:pPr>
            <w:tabs>
              <w:tab w:val="left" w:pos="7320"/>
            </w:tabs>
          </w:pPr>
        </w:pPrChange>
      </w:pPr>
      <w:del w:id="6712"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713" w:author="VOYER Raphael" w:date="2021-06-16T11:15:00Z"/>
        </w:rPr>
        <w:pPrChange w:id="6714" w:author="VOYER Raphael" w:date="2021-06-16T11:15:00Z">
          <w:pPr>
            <w:tabs>
              <w:tab w:val="left" w:pos="7320"/>
            </w:tabs>
          </w:pPr>
        </w:pPrChange>
      </w:pPr>
    </w:p>
    <w:p w14:paraId="7FEFA46C" w14:textId="77777777" w:rsidR="00814E94" w:rsidDel="001111A8" w:rsidRDefault="00814E94">
      <w:pPr>
        <w:pStyle w:val="Titre4"/>
        <w:rPr>
          <w:del w:id="6715" w:author="VOYER Raphael" w:date="2021-06-16T11:15:00Z"/>
        </w:rPr>
        <w:pPrChange w:id="6716" w:author="VOYER Raphael" w:date="2021-06-16T11:15:00Z">
          <w:pPr>
            <w:tabs>
              <w:tab w:val="left" w:pos="7320"/>
            </w:tabs>
          </w:pPr>
        </w:pPrChange>
      </w:pPr>
    </w:p>
    <w:p w14:paraId="2783BEF1" w14:textId="77777777" w:rsidR="00EF63EA" w:rsidDel="001111A8" w:rsidRDefault="00116661">
      <w:pPr>
        <w:pStyle w:val="Titre4"/>
        <w:rPr>
          <w:del w:id="6717" w:author="VOYER Raphael" w:date="2021-06-16T11:15:00Z"/>
        </w:rPr>
        <w:pPrChange w:id="6718" w:author="VOYER Raphael" w:date="2021-06-16T11:15:00Z">
          <w:pPr>
            <w:keepNext/>
          </w:pPr>
        </w:pPrChange>
      </w:pPr>
      <w:del w:id="6719" w:author="VOYER Raphael" w:date="2021-06-16T11:15:00Z">
        <w:r w:rsidDel="001111A8">
          <w:object w:dxaOrig="10305" w:dyaOrig="6223" w14:anchorId="1D77AFF9">
            <v:shape id="_x0000_i1035" type="#_x0000_t75" style="width:467.85pt;height:283.15pt" o:ole="">
              <v:imagedata r:id="rId42" o:title=""/>
            </v:shape>
            <o:OLEObject Type="Embed" ProgID="Visio.Drawing.6" ShapeID="_x0000_i1035" DrawAspect="Content" ObjectID="_1688368563" r:id="rId43"/>
          </w:object>
        </w:r>
      </w:del>
    </w:p>
    <w:p w14:paraId="0440F933" w14:textId="77777777" w:rsidR="00CF65AB" w:rsidRPr="00D81D73" w:rsidDel="001111A8" w:rsidRDefault="00EF63EA">
      <w:pPr>
        <w:pStyle w:val="Titre4"/>
        <w:rPr>
          <w:del w:id="6720" w:author="VOYER Raphael" w:date="2021-06-16T11:15:00Z"/>
        </w:rPr>
        <w:pPrChange w:id="6721" w:author="VOYER Raphael" w:date="2021-06-16T11:15:00Z">
          <w:pPr>
            <w:pStyle w:val="Lgende"/>
            <w:ind w:left="2880" w:firstLine="720"/>
            <w:outlineLvl w:val="0"/>
          </w:pPr>
        </w:pPrChange>
      </w:pPr>
      <w:bookmarkStart w:id="6722" w:name="_Toc381025856"/>
      <w:bookmarkStart w:id="6723" w:name="_Toc424820446"/>
      <w:bookmarkStart w:id="6724" w:name="_Toc436661316"/>
      <w:del w:id="672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722"/>
        <w:bookmarkEnd w:id="6723"/>
        <w:bookmarkEnd w:id="6724"/>
      </w:del>
    </w:p>
    <w:p w14:paraId="4BA4BE3E" w14:textId="77777777" w:rsidR="00D81D73" w:rsidDel="001111A8" w:rsidRDefault="00D81D73">
      <w:pPr>
        <w:pStyle w:val="Titre4"/>
        <w:rPr>
          <w:del w:id="6726" w:author="VOYER Raphael" w:date="2021-06-16T11:15:00Z"/>
        </w:rPr>
        <w:pPrChange w:id="6727" w:author="VOYER Raphael" w:date="2021-06-16T11:15:00Z">
          <w:pPr/>
        </w:pPrChange>
      </w:pPr>
    </w:p>
    <w:p w14:paraId="0A232A84" w14:textId="77777777" w:rsidR="00CF65AB" w:rsidDel="001111A8" w:rsidRDefault="00CF65AB">
      <w:pPr>
        <w:pStyle w:val="Titre4"/>
        <w:rPr>
          <w:del w:id="6728" w:author="VOYER Raphael" w:date="2021-06-16T11:15:00Z"/>
        </w:rPr>
        <w:pPrChange w:id="6729" w:author="VOYER Raphael" w:date="2021-06-16T11:15:00Z">
          <w:pPr/>
        </w:pPrChange>
      </w:pPr>
    </w:p>
    <w:p w14:paraId="0222C334" w14:textId="77777777" w:rsidR="00CF65AB" w:rsidDel="001111A8" w:rsidRDefault="00CF65AB">
      <w:pPr>
        <w:pStyle w:val="Titre4"/>
        <w:rPr>
          <w:del w:id="6730" w:author="VOYER Raphael" w:date="2021-06-16T11:15:00Z"/>
        </w:rPr>
        <w:pPrChange w:id="6731" w:author="VOYER Raphael" w:date="2021-06-16T11:15:00Z">
          <w:pPr/>
        </w:pPrChange>
      </w:pPr>
    </w:p>
    <w:p w14:paraId="0AA74CAE" w14:textId="77777777" w:rsidR="00814E94" w:rsidDel="001111A8" w:rsidRDefault="00814E94">
      <w:pPr>
        <w:pStyle w:val="Titre4"/>
        <w:rPr>
          <w:del w:id="6732" w:author="VOYER Raphael" w:date="2021-06-16T11:15:00Z"/>
        </w:rPr>
        <w:pPrChange w:id="6733" w:author="VOYER Raphael" w:date="2021-06-16T11:15:00Z">
          <w:pPr/>
        </w:pPrChange>
      </w:pPr>
    </w:p>
    <w:p w14:paraId="4F3557D3" w14:textId="77777777" w:rsidR="00814E94" w:rsidDel="001111A8" w:rsidRDefault="00814E94">
      <w:pPr>
        <w:pStyle w:val="Titre4"/>
        <w:rPr>
          <w:del w:id="6734" w:author="VOYER Raphael" w:date="2021-06-16T11:15:00Z"/>
        </w:rPr>
        <w:pPrChange w:id="6735" w:author="VOYER Raphael" w:date="2021-06-16T11:15:00Z">
          <w:pPr/>
        </w:pPrChange>
      </w:pPr>
    </w:p>
    <w:p w14:paraId="4C77155B" w14:textId="77777777" w:rsidR="00814E94" w:rsidDel="001111A8" w:rsidRDefault="00814E94">
      <w:pPr>
        <w:pStyle w:val="Titre4"/>
        <w:rPr>
          <w:del w:id="6736" w:author="VOYER Raphael" w:date="2021-06-16T11:15:00Z"/>
        </w:rPr>
        <w:pPrChange w:id="6737" w:author="VOYER Raphael" w:date="2021-06-16T11:15:00Z">
          <w:pPr/>
        </w:pPrChange>
      </w:pPr>
    </w:p>
    <w:p w14:paraId="0F7B1B34" w14:textId="77777777" w:rsidR="00CF65AB" w:rsidRPr="00B070E5" w:rsidDel="001111A8" w:rsidRDefault="00014FB3">
      <w:pPr>
        <w:pStyle w:val="Titre4"/>
        <w:rPr>
          <w:del w:id="6738" w:author="VOYER Raphael" w:date="2021-06-16T11:15:00Z"/>
        </w:rPr>
      </w:pPr>
      <w:bookmarkStart w:id="6739" w:name="_5.3.3.8_Cluster_Enable:"/>
      <w:bookmarkEnd w:id="6739"/>
      <w:del w:id="6740"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741" w:author="VOYER Raphael" w:date="2021-06-16T11:15:00Z"/>
        </w:rPr>
        <w:pPrChange w:id="6742" w:author="VOYER Raphael" w:date="2021-06-16T11:15:00Z">
          <w:pPr/>
        </w:pPrChange>
      </w:pPr>
      <w:del w:id="6743"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744" w:author="VOYER Raphael" w:date="2021-06-16T11:15:00Z"/>
        </w:rPr>
        <w:pPrChange w:id="6745" w:author="VOYER Raphael" w:date="2021-06-16T11:15:00Z">
          <w:pPr/>
        </w:pPrChange>
      </w:pPr>
      <w:del w:id="6746"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747" w:author="VOYER Raphael" w:date="2021-06-16T11:15:00Z"/>
        </w:rPr>
        <w:pPrChange w:id="6748" w:author="VOYER Raphael" w:date="2021-06-16T11:15:00Z">
          <w:pPr/>
        </w:pPrChange>
      </w:pPr>
      <w:del w:id="6749"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750" w:author="VOYER Raphael" w:date="2021-06-16T11:15:00Z"/>
        </w:rPr>
        <w:pPrChange w:id="6751" w:author="VOYER Raphael" w:date="2021-06-16T11:15:00Z">
          <w:pPr/>
        </w:pPrChange>
      </w:pPr>
      <w:del w:id="6752" w:author="VOYER Raphael" w:date="2021-06-16T11:15:00Z">
        <w:r w:rsidRPr="00CF65AB" w:rsidDel="001111A8">
          <w:delText xml:space="preserve">   </w:delText>
        </w:r>
      </w:del>
    </w:p>
    <w:p w14:paraId="27F75E7D" w14:textId="77777777" w:rsidR="00EF63EA" w:rsidDel="001111A8" w:rsidRDefault="00CF65AB">
      <w:pPr>
        <w:pStyle w:val="Titre4"/>
        <w:rPr>
          <w:del w:id="6753" w:author="VOYER Raphael" w:date="2021-06-16T11:15:00Z"/>
        </w:rPr>
        <w:pPrChange w:id="6754" w:author="VOYER Raphael" w:date="2021-06-16T11:15:00Z">
          <w:pPr/>
        </w:pPrChange>
      </w:pPr>
      <w:del w:id="6755" w:author="VOYER Raphael" w:date="2021-06-16T11:15:00Z">
        <w:r w:rsidDel="001111A8">
          <w:delText xml:space="preserve">       </w:delText>
        </w:r>
        <w:r w:rsidR="00116661" w:rsidDel="001111A8">
          <w:object w:dxaOrig="10305" w:dyaOrig="7596" w14:anchorId="13A6ABEA">
            <v:shape id="_x0000_i1036" type="#_x0000_t75" style="width:467.85pt;height:344.85pt" o:ole="">
              <v:imagedata r:id="rId44" o:title=""/>
            </v:shape>
            <o:OLEObject Type="Embed" ProgID="Visio.Drawing.6" ShapeID="_x0000_i1036" DrawAspect="Content" ObjectID="_1688368564" r:id="rId45"/>
          </w:object>
        </w:r>
      </w:del>
    </w:p>
    <w:p w14:paraId="57F0BC4C" w14:textId="77777777" w:rsidR="00D57736" w:rsidDel="001111A8" w:rsidRDefault="00EF63EA">
      <w:pPr>
        <w:pStyle w:val="Titre4"/>
        <w:rPr>
          <w:del w:id="6756" w:author="VOYER Raphael" w:date="2021-06-16T11:15:00Z"/>
        </w:rPr>
        <w:pPrChange w:id="6757" w:author="VOYER Raphael" w:date="2021-06-16T11:15:00Z">
          <w:pPr>
            <w:pStyle w:val="Lgende"/>
            <w:ind w:left="2880" w:firstLine="720"/>
            <w:outlineLvl w:val="0"/>
          </w:pPr>
        </w:pPrChange>
      </w:pPr>
      <w:bookmarkStart w:id="6758" w:name="_Toc381025857"/>
      <w:bookmarkStart w:id="6759" w:name="_Toc424820447"/>
      <w:bookmarkStart w:id="6760" w:name="_Toc436661317"/>
      <w:del w:id="6761"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6758"/>
        <w:bookmarkEnd w:id="6759"/>
        <w:bookmarkEnd w:id="6760"/>
      </w:del>
    </w:p>
    <w:p w14:paraId="4974961C" w14:textId="77777777" w:rsidR="007107E1" w:rsidDel="001111A8" w:rsidRDefault="007107E1">
      <w:pPr>
        <w:pStyle w:val="Titre4"/>
        <w:rPr>
          <w:del w:id="6762" w:author="VOYER Raphael" w:date="2021-06-16T11:15:00Z"/>
        </w:rPr>
        <w:pPrChange w:id="6763" w:author="VOYER Raphael" w:date="2021-06-16T11:15:00Z">
          <w:pPr>
            <w:pStyle w:val="Titre3"/>
          </w:pPr>
        </w:pPrChange>
      </w:pPr>
      <w:bookmarkStart w:id="6764" w:name="_Toc381025858"/>
      <w:del w:id="6765" w:author="VOYER Raphael" w:date="2021-06-16T11:15:00Z">
        <w:r w:rsidDel="001111A8">
          <w:delText>Interface Flows</w:delText>
        </w:r>
        <w:bookmarkEnd w:id="6764"/>
      </w:del>
    </w:p>
    <w:p w14:paraId="18AF9C99" w14:textId="77777777" w:rsidR="007107E1" w:rsidDel="001111A8" w:rsidRDefault="007107E1">
      <w:pPr>
        <w:pStyle w:val="Titre4"/>
        <w:rPr>
          <w:del w:id="6766" w:author="VOYER Raphael" w:date="2021-06-16T11:15:00Z"/>
        </w:rPr>
        <w:pPrChange w:id="6767" w:author="VOYER Raphael" w:date="2021-06-16T11:15:00Z">
          <w:pPr>
            <w:pStyle w:val="Titre4"/>
            <w:numPr>
              <w:ilvl w:val="3"/>
              <w:numId w:val="1"/>
            </w:numPr>
            <w:tabs>
              <w:tab w:val="num" w:pos="864"/>
            </w:tabs>
            <w:ind w:left="864" w:hanging="864"/>
          </w:pPr>
        </w:pPrChange>
      </w:pPr>
      <w:bookmarkStart w:id="6768" w:name="_Interface_with_PM"/>
      <w:bookmarkEnd w:id="6768"/>
      <w:del w:id="6769" w:author="VOYER Raphael" w:date="2021-06-16T11:15:00Z">
        <w:r w:rsidDel="001111A8">
          <w:delText>Interface with PM</w:delText>
        </w:r>
      </w:del>
    </w:p>
    <w:p w14:paraId="241746B1" w14:textId="77777777" w:rsidR="007107E1" w:rsidDel="001111A8" w:rsidRDefault="007107E1">
      <w:pPr>
        <w:pStyle w:val="Titre4"/>
        <w:rPr>
          <w:del w:id="6770" w:author="VOYER Raphael" w:date="2021-06-16T11:15:00Z"/>
        </w:rPr>
        <w:pPrChange w:id="6771" w:author="VOYER Raphael" w:date="2021-06-16T11:15:00Z">
          <w:pPr/>
        </w:pPrChange>
      </w:pPr>
    </w:p>
    <w:p w14:paraId="2BFFB51E" w14:textId="77777777" w:rsidR="00EF63EA" w:rsidDel="001111A8" w:rsidRDefault="00CA2D14">
      <w:pPr>
        <w:pStyle w:val="Titre4"/>
        <w:rPr>
          <w:del w:id="6772" w:author="VOYER Raphael" w:date="2021-06-16T11:15:00Z"/>
        </w:rPr>
        <w:pPrChange w:id="6773" w:author="VOYER Raphael" w:date="2021-06-16T11:15:00Z">
          <w:pPr>
            <w:keepNext/>
          </w:pPr>
        </w:pPrChange>
      </w:pPr>
      <w:del w:id="6774"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368565" r:id="rId47"/>
          </w:object>
        </w:r>
      </w:del>
    </w:p>
    <w:p w14:paraId="0BD3F7F3" w14:textId="77777777" w:rsidR="007107E1" w:rsidDel="001111A8" w:rsidRDefault="00EF63EA">
      <w:pPr>
        <w:pStyle w:val="Titre4"/>
        <w:rPr>
          <w:del w:id="6775" w:author="VOYER Raphael" w:date="2021-06-16T11:15:00Z"/>
        </w:rPr>
        <w:pPrChange w:id="6776" w:author="VOYER Raphael" w:date="2021-06-16T11:15:00Z">
          <w:pPr>
            <w:pStyle w:val="Lgende"/>
            <w:ind w:firstLine="720"/>
            <w:outlineLvl w:val="0"/>
          </w:pPr>
        </w:pPrChange>
      </w:pPr>
      <w:del w:id="6777" w:author="VOYER Raphael" w:date="2021-06-16T11:15:00Z">
        <w:r w:rsidDel="001111A8">
          <w:delText xml:space="preserve">   </w:delText>
        </w:r>
        <w:bookmarkStart w:id="6778" w:name="_Toc381025859"/>
        <w:bookmarkStart w:id="6779" w:name="_Toc424820449"/>
        <w:bookmarkStart w:id="6780"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6778"/>
        <w:bookmarkEnd w:id="6779"/>
        <w:bookmarkEnd w:id="6780"/>
      </w:del>
    </w:p>
    <w:p w14:paraId="5DDBD3A8" w14:textId="77777777" w:rsidR="007107E1" w:rsidDel="001111A8" w:rsidRDefault="007107E1">
      <w:pPr>
        <w:pStyle w:val="Titre4"/>
        <w:rPr>
          <w:del w:id="6781" w:author="VOYER Raphael" w:date="2021-06-16T11:15:00Z"/>
        </w:rPr>
        <w:pPrChange w:id="6782" w:author="VOYER Raphael" w:date="2021-06-16T11:15:00Z">
          <w:pPr/>
        </w:pPrChange>
      </w:pPr>
    </w:p>
    <w:p w14:paraId="5553BE94" w14:textId="77777777" w:rsidR="007107E1" w:rsidDel="001111A8" w:rsidRDefault="007107E1">
      <w:pPr>
        <w:pStyle w:val="Titre4"/>
        <w:rPr>
          <w:del w:id="6783" w:author="VOYER Raphael" w:date="2021-06-16T11:15:00Z"/>
        </w:rPr>
        <w:pPrChange w:id="6784" w:author="VOYER Raphael" w:date="2021-06-16T11:15:00Z">
          <w:pPr/>
        </w:pPrChange>
      </w:pPr>
    </w:p>
    <w:p w14:paraId="08C318D9" w14:textId="77777777" w:rsidR="007107E1" w:rsidRPr="007107E1" w:rsidDel="001111A8" w:rsidRDefault="007107E1">
      <w:pPr>
        <w:pStyle w:val="Titre4"/>
        <w:rPr>
          <w:del w:id="6785" w:author="VOYER Raphael" w:date="2021-06-16T11:15:00Z"/>
        </w:rPr>
      </w:pPr>
      <w:del w:id="6786" w:author="VOYER Raphael" w:date="2021-06-16T11:15:00Z">
        <w:r w:rsidDel="001111A8">
          <w:delText>Detailed Steps:</w:delText>
        </w:r>
      </w:del>
    </w:p>
    <w:p w14:paraId="3F9CF195" w14:textId="77777777" w:rsidR="007107E1" w:rsidDel="001111A8" w:rsidRDefault="007107E1">
      <w:pPr>
        <w:pStyle w:val="Titre4"/>
        <w:rPr>
          <w:del w:id="6787" w:author="VOYER Raphael" w:date="2021-06-16T11:15:00Z"/>
        </w:rPr>
        <w:pPrChange w:id="6788" w:author="VOYER Raphael" w:date="2021-06-16T11:15:00Z">
          <w:pPr>
            <w:numPr>
              <w:numId w:val="25"/>
            </w:numPr>
            <w:tabs>
              <w:tab w:val="num" w:pos="420"/>
            </w:tabs>
            <w:ind w:left="420" w:hanging="360"/>
          </w:pPr>
        </w:pPrChange>
      </w:pPr>
      <w:del w:id="6789"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790" w:author="VOYER Raphael" w:date="2021-06-16T11:15:00Z"/>
        </w:rPr>
        <w:pPrChange w:id="6791" w:author="VOYER Raphael" w:date="2021-06-16T11:15:00Z">
          <w:pPr>
            <w:numPr>
              <w:numId w:val="25"/>
            </w:numPr>
            <w:tabs>
              <w:tab w:val="num" w:pos="420"/>
            </w:tabs>
            <w:ind w:left="420" w:hanging="360"/>
          </w:pPr>
        </w:pPrChange>
      </w:pPr>
      <w:del w:id="6792"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793" w:author="VOYER Raphael" w:date="2021-06-16T11:15:00Z"/>
        </w:rPr>
        <w:pPrChange w:id="6794" w:author="VOYER Raphael" w:date="2021-06-16T11:15:00Z">
          <w:pPr/>
        </w:pPrChange>
      </w:pPr>
    </w:p>
    <w:p w14:paraId="2D29F898" w14:textId="77777777" w:rsidR="0003119D" w:rsidDel="001111A8" w:rsidRDefault="0003119D">
      <w:pPr>
        <w:pStyle w:val="Titre4"/>
        <w:rPr>
          <w:del w:id="6795" w:author="VOYER Raphael" w:date="2021-06-16T11:15:00Z"/>
        </w:rPr>
        <w:pPrChange w:id="6796" w:author="VOYER Raphael" w:date="2021-06-16T11:15:00Z">
          <w:pPr/>
        </w:pPrChange>
      </w:pPr>
    </w:p>
    <w:p w14:paraId="3E32AC78" w14:textId="77777777" w:rsidR="0003119D" w:rsidDel="001111A8" w:rsidRDefault="0003119D">
      <w:pPr>
        <w:pStyle w:val="Titre4"/>
        <w:rPr>
          <w:del w:id="6797" w:author="VOYER Raphael" w:date="2021-06-16T11:15:00Z"/>
        </w:rPr>
        <w:pPrChange w:id="6798" w:author="VOYER Raphael" w:date="2021-06-16T11:15:00Z">
          <w:pPr/>
        </w:pPrChange>
      </w:pPr>
    </w:p>
    <w:p w14:paraId="390F5BD9" w14:textId="77777777" w:rsidR="0003119D" w:rsidDel="001111A8" w:rsidRDefault="0003119D">
      <w:pPr>
        <w:pStyle w:val="Titre4"/>
        <w:rPr>
          <w:del w:id="6799" w:author="VOYER Raphael" w:date="2021-06-16T11:15:00Z"/>
        </w:rPr>
        <w:pPrChange w:id="6800" w:author="VOYER Raphael" w:date="2021-06-16T11:15:00Z">
          <w:pPr/>
        </w:pPrChange>
      </w:pPr>
    </w:p>
    <w:p w14:paraId="1D436F06" w14:textId="77777777" w:rsidR="0003119D" w:rsidDel="001111A8" w:rsidRDefault="0003119D">
      <w:pPr>
        <w:pStyle w:val="Titre4"/>
        <w:rPr>
          <w:del w:id="6801" w:author="VOYER Raphael" w:date="2021-06-16T11:15:00Z"/>
        </w:rPr>
        <w:pPrChange w:id="6802" w:author="VOYER Raphael" w:date="2021-06-16T11:15:00Z">
          <w:pPr/>
        </w:pPrChange>
      </w:pPr>
    </w:p>
    <w:p w14:paraId="3F06EED4" w14:textId="77777777" w:rsidR="0003119D" w:rsidDel="001111A8" w:rsidRDefault="0003119D">
      <w:pPr>
        <w:pStyle w:val="Titre4"/>
        <w:rPr>
          <w:del w:id="6803" w:author="VOYER Raphael" w:date="2021-06-16T11:15:00Z"/>
        </w:rPr>
        <w:pPrChange w:id="6804" w:author="VOYER Raphael" w:date="2021-06-16T11:15:00Z">
          <w:pPr/>
        </w:pPrChange>
      </w:pPr>
    </w:p>
    <w:p w14:paraId="080516F5" w14:textId="77777777" w:rsidR="0003119D" w:rsidDel="001111A8" w:rsidRDefault="0003119D">
      <w:pPr>
        <w:pStyle w:val="Titre4"/>
        <w:rPr>
          <w:del w:id="6805" w:author="VOYER Raphael" w:date="2021-06-16T11:15:00Z"/>
        </w:rPr>
        <w:pPrChange w:id="6806" w:author="VOYER Raphael" w:date="2021-06-16T11:15:00Z">
          <w:pPr/>
        </w:pPrChange>
      </w:pPr>
    </w:p>
    <w:p w14:paraId="464E639C" w14:textId="77777777" w:rsidR="00E6734B" w:rsidDel="001111A8" w:rsidRDefault="00E6734B">
      <w:pPr>
        <w:pStyle w:val="Titre4"/>
        <w:rPr>
          <w:del w:id="6807" w:author="VOYER Raphael" w:date="2021-06-16T11:15:00Z"/>
        </w:rPr>
        <w:pPrChange w:id="6808" w:author="VOYER Raphael" w:date="2021-06-16T11:15:00Z">
          <w:pPr>
            <w:pStyle w:val="Titre4"/>
            <w:numPr>
              <w:ilvl w:val="3"/>
              <w:numId w:val="1"/>
            </w:numPr>
            <w:tabs>
              <w:tab w:val="num" w:pos="864"/>
            </w:tabs>
            <w:ind w:left="864" w:hanging="864"/>
          </w:pPr>
        </w:pPrChange>
      </w:pPr>
      <w:bookmarkStart w:id="6809" w:name="_Interface_with_VM"/>
      <w:bookmarkEnd w:id="6809"/>
      <w:del w:id="6810"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811" w:author="VOYER Raphael" w:date="2021-06-16T11:15:00Z"/>
        </w:rPr>
        <w:pPrChange w:id="6812" w:author="VOYER Raphael" w:date="2021-06-16T11:15:00Z">
          <w:pPr/>
        </w:pPrChange>
      </w:pPr>
    </w:p>
    <w:p w14:paraId="476B818E" w14:textId="77777777" w:rsidR="00EF63EA" w:rsidDel="001111A8" w:rsidRDefault="0003119D">
      <w:pPr>
        <w:pStyle w:val="Titre4"/>
        <w:rPr>
          <w:del w:id="6813" w:author="VOYER Raphael" w:date="2021-06-16T11:15:00Z"/>
        </w:rPr>
        <w:pPrChange w:id="6814" w:author="VOYER Raphael" w:date="2021-06-16T11:15:00Z">
          <w:pPr>
            <w:keepNext/>
          </w:pPr>
        </w:pPrChange>
      </w:pPr>
      <w:del w:id="6815"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368566" r:id="rId49"/>
          </w:object>
        </w:r>
      </w:del>
    </w:p>
    <w:p w14:paraId="025600D4" w14:textId="77777777" w:rsidR="0003119D" w:rsidRPr="0003119D" w:rsidDel="001111A8" w:rsidRDefault="00EF63EA">
      <w:pPr>
        <w:pStyle w:val="Titre4"/>
        <w:rPr>
          <w:del w:id="6816" w:author="VOYER Raphael" w:date="2021-06-16T11:15:00Z"/>
        </w:rPr>
        <w:pPrChange w:id="6817" w:author="VOYER Raphael" w:date="2021-06-16T11:15:00Z">
          <w:pPr>
            <w:pStyle w:val="Lgende"/>
            <w:ind w:left="720"/>
            <w:outlineLvl w:val="0"/>
          </w:pPr>
        </w:pPrChange>
      </w:pPr>
      <w:del w:id="6818" w:author="VOYER Raphael" w:date="2021-06-16T11:15:00Z">
        <w:r w:rsidDel="001111A8">
          <w:delText xml:space="preserve">    </w:delText>
        </w:r>
        <w:bookmarkStart w:id="6819" w:name="_Toc381025860"/>
        <w:bookmarkStart w:id="6820" w:name="_Toc424820450"/>
        <w:bookmarkStart w:id="6821"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6819"/>
        <w:bookmarkEnd w:id="6820"/>
        <w:bookmarkEnd w:id="6821"/>
      </w:del>
    </w:p>
    <w:p w14:paraId="386A6922" w14:textId="77777777" w:rsidR="00E6734B" w:rsidRPr="007107E1" w:rsidDel="001111A8" w:rsidRDefault="00E6734B">
      <w:pPr>
        <w:pStyle w:val="Titre4"/>
        <w:rPr>
          <w:del w:id="6822" w:author="VOYER Raphael" w:date="2021-06-16T11:15:00Z"/>
        </w:rPr>
        <w:pPrChange w:id="6823" w:author="VOYER Raphael" w:date="2021-06-16T11:15:00Z">
          <w:pPr/>
        </w:pPrChange>
      </w:pPr>
    </w:p>
    <w:p w14:paraId="655005F5" w14:textId="77777777" w:rsidR="0003119D" w:rsidRPr="007107E1" w:rsidDel="001111A8" w:rsidRDefault="0003119D">
      <w:pPr>
        <w:pStyle w:val="Titre4"/>
        <w:rPr>
          <w:del w:id="6824" w:author="VOYER Raphael" w:date="2021-06-16T11:15:00Z"/>
        </w:rPr>
      </w:pPr>
      <w:del w:id="6825" w:author="VOYER Raphael" w:date="2021-06-16T11:15:00Z">
        <w:r w:rsidDel="001111A8">
          <w:delText>Detailed Steps:</w:delText>
        </w:r>
      </w:del>
    </w:p>
    <w:p w14:paraId="4A017938" w14:textId="77777777" w:rsidR="0003119D" w:rsidDel="001111A8" w:rsidRDefault="0003119D">
      <w:pPr>
        <w:pStyle w:val="Titre4"/>
        <w:rPr>
          <w:del w:id="6826" w:author="VOYER Raphael" w:date="2021-06-16T11:15:00Z"/>
        </w:rPr>
        <w:pPrChange w:id="6827" w:author="VOYER Raphael" w:date="2021-06-16T11:15:00Z">
          <w:pPr>
            <w:numPr>
              <w:numId w:val="26"/>
            </w:numPr>
            <w:tabs>
              <w:tab w:val="num" w:pos="420"/>
            </w:tabs>
            <w:ind w:left="420" w:hanging="360"/>
          </w:pPr>
        </w:pPrChange>
      </w:pPr>
      <w:del w:id="6828"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6829" w:author="VOYER Raphael" w:date="2021-06-16T11:15:00Z"/>
        </w:rPr>
        <w:pPrChange w:id="6830" w:author="VOYER Raphael" w:date="2021-06-16T11:15:00Z">
          <w:pPr>
            <w:numPr>
              <w:numId w:val="26"/>
            </w:numPr>
            <w:tabs>
              <w:tab w:val="num" w:pos="420"/>
            </w:tabs>
            <w:ind w:left="420" w:hanging="360"/>
          </w:pPr>
        </w:pPrChange>
      </w:pPr>
      <w:del w:id="6831"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6832" w:author="VOYER Raphael" w:date="2021-06-16T11:15:00Z"/>
        </w:rPr>
        <w:pPrChange w:id="6833" w:author="VOYER Raphael" w:date="2021-06-16T11:15:00Z">
          <w:pPr>
            <w:numPr>
              <w:numId w:val="26"/>
            </w:numPr>
            <w:tabs>
              <w:tab w:val="num" w:pos="420"/>
            </w:tabs>
            <w:ind w:left="420" w:hanging="360"/>
          </w:pPr>
        </w:pPrChange>
      </w:pPr>
      <w:del w:id="6834"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6835" w:author="VOYER Raphael" w:date="2021-06-16T11:15:00Z"/>
        </w:rPr>
        <w:pPrChange w:id="6836" w:author="VOYER Raphael" w:date="2021-06-16T11:15:00Z">
          <w:pPr>
            <w:numPr>
              <w:numId w:val="26"/>
            </w:numPr>
            <w:tabs>
              <w:tab w:val="num" w:pos="420"/>
            </w:tabs>
            <w:ind w:left="420" w:hanging="360"/>
          </w:pPr>
        </w:pPrChange>
      </w:pPr>
      <w:del w:id="6837"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6838" w:author="VOYER Raphael" w:date="2021-06-16T11:15:00Z"/>
        </w:rPr>
        <w:pPrChange w:id="6839" w:author="VOYER Raphael" w:date="2021-06-16T11:15:00Z">
          <w:pPr>
            <w:numPr>
              <w:numId w:val="26"/>
            </w:numPr>
            <w:tabs>
              <w:tab w:val="num" w:pos="420"/>
            </w:tabs>
            <w:ind w:left="420" w:hanging="360"/>
          </w:pPr>
        </w:pPrChange>
      </w:pPr>
      <w:del w:id="6840"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6841" w:author="VOYER Raphael" w:date="2021-06-16T11:15:00Z"/>
        </w:rPr>
      </w:pPr>
    </w:p>
    <w:p w14:paraId="7BF74687" w14:textId="77777777" w:rsidR="00FD0274" w:rsidDel="001111A8" w:rsidRDefault="00FD0274">
      <w:pPr>
        <w:pStyle w:val="Titre4"/>
        <w:rPr>
          <w:del w:id="6842" w:author="VOYER Raphael" w:date="2021-06-16T11:15:00Z"/>
        </w:rPr>
        <w:pPrChange w:id="6843" w:author="VOYER Raphael" w:date="2021-06-16T11:15:00Z">
          <w:pPr/>
        </w:pPrChange>
      </w:pPr>
    </w:p>
    <w:p w14:paraId="58599C35" w14:textId="77777777" w:rsidR="00FD0274" w:rsidDel="001111A8" w:rsidRDefault="00FD0274">
      <w:pPr>
        <w:pStyle w:val="Titre4"/>
        <w:rPr>
          <w:del w:id="6844" w:author="VOYER Raphael" w:date="2021-06-16T11:15:00Z"/>
        </w:rPr>
        <w:pPrChange w:id="6845" w:author="VOYER Raphael" w:date="2021-06-16T11:15:00Z">
          <w:pPr/>
        </w:pPrChange>
      </w:pPr>
    </w:p>
    <w:p w14:paraId="00CA7E24" w14:textId="77777777" w:rsidR="00FD0274" w:rsidDel="001111A8" w:rsidRDefault="00FD0274">
      <w:pPr>
        <w:pStyle w:val="Titre4"/>
        <w:rPr>
          <w:del w:id="6846" w:author="VOYER Raphael" w:date="2021-06-16T11:15:00Z"/>
        </w:rPr>
        <w:pPrChange w:id="6847" w:author="VOYER Raphael" w:date="2021-06-16T11:15:00Z">
          <w:pPr/>
        </w:pPrChange>
      </w:pPr>
    </w:p>
    <w:p w14:paraId="7355D93B" w14:textId="77777777" w:rsidR="00FD0274" w:rsidDel="001111A8" w:rsidRDefault="00FD0274">
      <w:pPr>
        <w:pStyle w:val="Titre4"/>
        <w:rPr>
          <w:del w:id="6848" w:author="VOYER Raphael" w:date="2021-06-16T11:15:00Z"/>
        </w:rPr>
        <w:pPrChange w:id="6849" w:author="VOYER Raphael" w:date="2021-06-16T11:15:00Z">
          <w:pPr/>
        </w:pPrChange>
      </w:pPr>
    </w:p>
    <w:p w14:paraId="3F7BA871" w14:textId="77777777" w:rsidR="00FD0274" w:rsidRPr="00FD0274" w:rsidDel="001111A8" w:rsidRDefault="00FD0274">
      <w:pPr>
        <w:pStyle w:val="Titre4"/>
        <w:rPr>
          <w:del w:id="6850" w:author="VOYER Raphael" w:date="2021-06-16T11:15:00Z"/>
        </w:rPr>
        <w:pPrChange w:id="6851" w:author="VOYER Raphael" w:date="2021-06-16T11:15:00Z">
          <w:pPr/>
        </w:pPrChange>
      </w:pPr>
    </w:p>
    <w:p w14:paraId="05F9CDBF" w14:textId="77777777" w:rsidR="00FD0274" w:rsidDel="001111A8" w:rsidRDefault="00FD0274">
      <w:pPr>
        <w:pStyle w:val="Titre4"/>
        <w:rPr>
          <w:del w:id="6852" w:author="VOYER Raphael" w:date="2021-06-16T11:15:00Z"/>
        </w:rPr>
        <w:pPrChange w:id="6853" w:author="VOYER Raphael" w:date="2021-06-16T11:15:00Z">
          <w:pPr>
            <w:pStyle w:val="Titre4"/>
            <w:numPr>
              <w:ilvl w:val="3"/>
              <w:numId w:val="1"/>
            </w:numPr>
            <w:tabs>
              <w:tab w:val="num" w:pos="864"/>
            </w:tabs>
            <w:ind w:left="864" w:hanging="864"/>
          </w:pPr>
        </w:pPrChange>
      </w:pPr>
      <w:bookmarkStart w:id="6854" w:name="_Interface_with_IP_CMM"/>
      <w:bookmarkEnd w:id="6854"/>
      <w:del w:id="6855"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6856" w:author="VOYER Raphael" w:date="2021-06-16T11:15:00Z"/>
        </w:rPr>
        <w:pPrChange w:id="6857" w:author="VOYER Raphael" w:date="2021-06-16T11:15:00Z">
          <w:pPr/>
        </w:pPrChange>
      </w:pPr>
    </w:p>
    <w:p w14:paraId="2CC0847C" w14:textId="77777777" w:rsidR="00FD0274" w:rsidDel="001111A8" w:rsidRDefault="00FD0274">
      <w:pPr>
        <w:pStyle w:val="Titre4"/>
        <w:rPr>
          <w:del w:id="6858" w:author="VOYER Raphael" w:date="2021-06-16T11:15:00Z"/>
        </w:rPr>
        <w:pPrChange w:id="6859" w:author="VOYER Raphael" w:date="2021-06-16T11:15:00Z">
          <w:pPr>
            <w:keepNext/>
          </w:pPr>
        </w:pPrChange>
      </w:pPr>
      <w:del w:id="6860"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368567" r:id="rId51"/>
          </w:object>
        </w:r>
      </w:del>
    </w:p>
    <w:p w14:paraId="70A74789" w14:textId="77777777" w:rsidR="00FD0274" w:rsidDel="001111A8" w:rsidRDefault="00FD0274">
      <w:pPr>
        <w:pStyle w:val="Titre4"/>
        <w:rPr>
          <w:del w:id="6861" w:author="VOYER Raphael" w:date="2021-06-16T11:15:00Z"/>
        </w:rPr>
        <w:pPrChange w:id="6862" w:author="VOYER Raphael" w:date="2021-06-16T11:15:00Z">
          <w:pPr>
            <w:pStyle w:val="Lgende"/>
            <w:outlineLvl w:val="0"/>
          </w:pPr>
        </w:pPrChange>
      </w:pPr>
      <w:del w:id="6863" w:author="VOYER Raphael" w:date="2021-06-16T11:15:00Z">
        <w:r w:rsidDel="001111A8">
          <w:delText xml:space="preserve">                         </w:delText>
        </w:r>
        <w:bookmarkStart w:id="6864" w:name="_Toc381025861"/>
        <w:bookmarkStart w:id="6865" w:name="_Toc424820451"/>
        <w:bookmarkStart w:id="6866"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864"/>
        <w:bookmarkEnd w:id="6865"/>
        <w:bookmarkEnd w:id="6866"/>
      </w:del>
    </w:p>
    <w:p w14:paraId="5C703F57" w14:textId="77777777" w:rsidR="00FD0274" w:rsidRPr="007107E1" w:rsidDel="001111A8" w:rsidRDefault="00FD0274">
      <w:pPr>
        <w:pStyle w:val="Titre4"/>
        <w:rPr>
          <w:del w:id="6867" w:author="VOYER Raphael" w:date="2021-06-16T11:15:00Z"/>
        </w:rPr>
        <w:pPrChange w:id="6868" w:author="VOYER Raphael" w:date="2021-06-16T11:15:00Z">
          <w:pPr/>
        </w:pPrChange>
      </w:pPr>
    </w:p>
    <w:p w14:paraId="593ACE16" w14:textId="77777777" w:rsidR="00FD0274" w:rsidRPr="007107E1" w:rsidDel="001111A8" w:rsidRDefault="00FD0274">
      <w:pPr>
        <w:pStyle w:val="Titre4"/>
        <w:rPr>
          <w:del w:id="6869" w:author="VOYER Raphael" w:date="2021-06-16T11:15:00Z"/>
        </w:rPr>
      </w:pPr>
      <w:del w:id="6870" w:author="VOYER Raphael" w:date="2021-06-16T11:15:00Z">
        <w:r w:rsidDel="001111A8">
          <w:delText>Detailed Steps:</w:delText>
        </w:r>
      </w:del>
    </w:p>
    <w:p w14:paraId="400107E5" w14:textId="77777777" w:rsidR="00FD0274" w:rsidDel="001111A8" w:rsidRDefault="00FD0274">
      <w:pPr>
        <w:pStyle w:val="Titre4"/>
        <w:rPr>
          <w:del w:id="6871" w:author="VOYER Raphael" w:date="2021-06-16T11:15:00Z"/>
        </w:rPr>
        <w:pPrChange w:id="6872" w:author="VOYER Raphael" w:date="2021-06-16T11:15:00Z">
          <w:pPr>
            <w:numPr>
              <w:numId w:val="40"/>
            </w:numPr>
            <w:tabs>
              <w:tab w:val="num" w:pos="420"/>
            </w:tabs>
            <w:ind w:left="420" w:hanging="360"/>
          </w:pPr>
        </w:pPrChange>
      </w:pPr>
      <w:del w:id="6873" w:author="VOYER Raphael" w:date="2021-06-16T11:15:00Z">
        <w:r w:rsidDel="001111A8">
          <w:delText>Connects to the IP shared memory.</w:delText>
        </w:r>
      </w:del>
    </w:p>
    <w:p w14:paraId="0298B73C" w14:textId="77777777" w:rsidR="00FD0274" w:rsidDel="001111A8" w:rsidRDefault="00FD0274">
      <w:pPr>
        <w:pStyle w:val="Titre4"/>
        <w:rPr>
          <w:del w:id="6874" w:author="VOYER Raphael" w:date="2021-06-16T11:15:00Z"/>
        </w:rPr>
        <w:pPrChange w:id="6875" w:author="VOYER Raphael" w:date="2021-06-16T11:15:00Z">
          <w:pPr>
            <w:numPr>
              <w:numId w:val="40"/>
            </w:numPr>
            <w:tabs>
              <w:tab w:val="num" w:pos="420"/>
            </w:tabs>
            <w:ind w:left="420" w:hanging="360"/>
          </w:pPr>
        </w:pPrChange>
      </w:pPr>
      <w:del w:id="6876"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6877" w:author="VOYER Raphael" w:date="2021-06-16T11:15:00Z"/>
        </w:rPr>
        <w:pPrChange w:id="6878" w:author="VOYER Raphael" w:date="2021-06-16T11:15:00Z">
          <w:pPr>
            <w:ind w:left="420"/>
          </w:pPr>
        </w:pPrChange>
      </w:pPr>
      <w:del w:id="6879" w:author="VOYER Raphael" w:date="2021-06-16T11:15:00Z">
        <w:r w:rsidDel="001111A8">
          <w:delText>Cluster with dynamic mac.</w:delText>
        </w:r>
      </w:del>
    </w:p>
    <w:p w14:paraId="7A7DFF68" w14:textId="77777777" w:rsidR="00FD0274" w:rsidDel="001111A8" w:rsidRDefault="00FD0274">
      <w:pPr>
        <w:pStyle w:val="Titre4"/>
        <w:rPr>
          <w:del w:id="6880" w:author="VOYER Raphael" w:date="2021-06-16T11:15:00Z"/>
        </w:rPr>
        <w:pPrChange w:id="6881" w:author="VOYER Raphael" w:date="2021-06-16T11:15:00Z">
          <w:pPr>
            <w:numPr>
              <w:numId w:val="40"/>
            </w:numPr>
            <w:tabs>
              <w:tab w:val="num" w:pos="420"/>
            </w:tabs>
            <w:ind w:left="420" w:hanging="360"/>
          </w:pPr>
        </w:pPrChange>
      </w:pPr>
      <w:del w:id="6882"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6883" w:author="VOYER Raphael" w:date="2021-06-16T11:15:00Z"/>
        </w:rPr>
        <w:pPrChange w:id="6884" w:author="VOYER Raphael" w:date="2021-06-16T11:15:00Z">
          <w:pPr>
            <w:numPr>
              <w:numId w:val="40"/>
            </w:numPr>
            <w:tabs>
              <w:tab w:val="num" w:pos="420"/>
            </w:tabs>
            <w:ind w:left="420" w:hanging="360"/>
          </w:pPr>
        </w:pPrChange>
      </w:pPr>
      <w:del w:id="6885"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6886" w:author="VOYER Raphael" w:date="2021-06-16T11:15:00Z"/>
        </w:rPr>
        <w:pPrChange w:id="6887" w:author="VOYER Raphael" w:date="2021-06-16T11:15:00Z">
          <w:pPr>
            <w:ind w:left="420"/>
          </w:pPr>
        </w:pPrChange>
      </w:pPr>
      <w:del w:id="6888" w:author="VOYER Raphael" w:date="2021-06-16T11:15:00Z">
        <w:r w:rsidDel="001111A8">
          <w:delText>down.</w:delText>
        </w:r>
      </w:del>
    </w:p>
    <w:p w14:paraId="70B26537" w14:textId="77777777" w:rsidR="00FD0274" w:rsidRPr="007107E1" w:rsidDel="001111A8" w:rsidRDefault="00FD0274">
      <w:pPr>
        <w:pStyle w:val="Titre4"/>
        <w:rPr>
          <w:del w:id="6889" w:author="VOYER Raphael" w:date="2021-06-16T11:15:00Z"/>
        </w:rPr>
        <w:pPrChange w:id="6890" w:author="VOYER Raphael" w:date="2021-06-16T11:15:00Z">
          <w:pPr>
            <w:numPr>
              <w:numId w:val="40"/>
            </w:numPr>
            <w:tabs>
              <w:tab w:val="num" w:pos="420"/>
            </w:tabs>
            <w:ind w:left="420" w:hanging="360"/>
          </w:pPr>
        </w:pPrChange>
      </w:pPr>
      <w:del w:id="6891"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6892" w:author="VOYER Raphael" w:date="2021-06-16T11:15:00Z"/>
        </w:rPr>
        <w:pPrChange w:id="6893" w:author="VOYER Raphael" w:date="2021-06-16T11:15:00Z">
          <w:pPr/>
        </w:pPrChange>
      </w:pPr>
    </w:p>
    <w:p w14:paraId="23CCF965" w14:textId="77777777" w:rsidR="00EA34C3" w:rsidDel="001111A8" w:rsidRDefault="00EA34C3">
      <w:pPr>
        <w:pStyle w:val="Titre4"/>
        <w:rPr>
          <w:del w:id="6894" w:author="VOYER Raphael" w:date="2021-06-16T11:15:00Z"/>
        </w:rPr>
        <w:pPrChange w:id="6895" w:author="VOYER Raphael" w:date="2021-06-16T11:15:00Z">
          <w:pPr/>
        </w:pPrChange>
      </w:pPr>
    </w:p>
    <w:p w14:paraId="09884FBE" w14:textId="77777777" w:rsidR="00EA34C3" w:rsidDel="001111A8" w:rsidRDefault="00EA34C3">
      <w:pPr>
        <w:pStyle w:val="Titre4"/>
        <w:rPr>
          <w:del w:id="6896" w:author="VOYER Raphael" w:date="2021-06-16T11:15:00Z"/>
        </w:rPr>
        <w:pPrChange w:id="6897" w:author="VOYER Raphael" w:date="2021-06-16T11:15:00Z">
          <w:pPr/>
        </w:pPrChange>
      </w:pPr>
    </w:p>
    <w:p w14:paraId="4D67DA67" w14:textId="77777777" w:rsidR="00EA34C3" w:rsidDel="001111A8" w:rsidRDefault="00EA34C3">
      <w:pPr>
        <w:pStyle w:val="Titre4"/>
        <w:rPr>
          <w:del w:id="6898" w:author="VOYER Raphael" w:date="2021-06-16T11:15:00Z"/>
        </w:rPr>
        <w:pPrChange w:id="6899" w:author="VOYER Raphael" w:date="2021-06-16T11:15:00Z">
          <w:pPr/>
        </w:pPrChange>
      </w:pPr>
    </w:p>
    <w:p w14:paraId="24328BF8" w14:textId="77777777" w:rsidR="00EA34C3" w:rsidDel="001111A8" w:rsidRDefault="00EA34C3">
      <w:pPr>
        <w:pStyle w:val="Titre4"/>
        <w:rPr>
          <w:del w:id="6900" w:author="VOYER Raphael" w:date="2021-06-16T11:15:00Z"/>
        </w:rPr>
        <w:pPrChange w:id="6901" w:author="VOYER Raphael" w:date="2021-06-16T11:15:00Z">
          <w:pPr/>
        </w:pPrChange>
      </w:pPr>
    </w:p>
    <w:p w14:paraId="423067CF" w14:textId="77777777" w:rsidR="00EA34C3" w:rsidDel="001111A8" w:rsidRDefault="00EA34C3">
      <w:pPr>
        <w:pStyle w:val="Titre4"/>
        <w:rPr>
          <w:del w:id="6902" w:author="VOYER Raphael" w:date="2021-06-16T11:15:00Z"/>
        </w:rPr>
        <w:pPrChange w:id="6903" w:author="VOYER Raphael" w:date="2021-06-16T11:15:00Z">
          <w:pPr/>
        </w:pPrChange>
      </w:pPr>
    </w:p>
    <w:p w14:paraId="560B4B50" w14:textId="77777777" w:rsidR="00EA34C3" w:rsidDel="001111A8" w:rsidRDefault="00EA34C3">
      <w:pPr>
        <w:pStyle w:val="Titre4"/>
        <w:rPr>
          <w:del w:id="6904" w:author="VOYER Raphael" w:date="2021-06-16T11:15:00Z"/>
        </w:rPr>
        <w:pPrChange w:id="6905" w:author="VOYER Raphael" w:date="2021-06-16T11:15:00Z">
          <w:pPr/>
        </w:pPrChange>
      </w:pPr>
    </w:p>
    <w:p w14:paraId="0A55111C" w14:textId="77777777" w:rsidR="00EA34C3" w:rsidDel="001111A8" w:rsidRDefault="00EA34C3">
      <w:pPr>
        <w:pStyle w:val="Titre4"/>
        <w:rPr>
          <w:del w:id="6906" w:author="VOYER Raphael" w:date="2021-06-16T11:15:00Z"/>
        </w:rPr>
        <w:pPrChange w:id="6907" w:author="VOYER Raphael" w:date="2021-06-16T11:15:00Z">
          <w:pPr/>
        </w:pPrChange>
      </w:pPr>
    </w:p>
    <w:p w14:paraId="7C7E18DD" w14:textId="77777777" w:rsidR="00EA34C3" w:rsidDel="001111A8" w:rsidRDefault="00EA34C3">
      <w:pPr>
        <w:pStyle w:val="Titre4"/>
        <w:rPr>
          <w:del w:id="6908" w:author="VOYER Raphael" w:date="2021-06-16T11:15:00Z"/>
        </w:rPr>
        <w:pPrChange w:id="6909" w:author="VOYER Raphael" w:date="2021-06-16T11:15:00Z">
          <w:pPr>
            <w:pStyle w:val="Titre4"/>
            <w:numPr>
              <w:ilvl w:val="3"/>
              <w:numId w:val="1"/>
            </w:numPr>
            <w:tabs>
              <w:tab w:val="num" w:pos="864"/>
            </w:tabs>
            <w:ind w:left="864" w:hanging="864"/>
          </w:pPr>
        </w:pPrChange>
      </w:pPr>
      <w:bookmarkStart w:id="6910" w:name="_Interface_with_IPMS_CMM"/>
      <w:bookmarkEnd w:id="6910"/>
      <w:del w:id="6911"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6912" w:author="VOYER Raphael" w:date="2021-06-16T11:15:00Z"/>
        </w:rPr>
        <w:pPrChange w:id="6913" w:author="VOYER Raphael" w:date="2021-06-16T11:15:00Z">
          <w:pPr/>
        </w:pPrChange>
      </w:pPr>
    </w:p>
    <w:p w14:paraId="11441437" w14:textId="77777777" w:rsidR="00EA34C3" w:rsidDel="001111A8" w:rsidRDefault="00EA34C3">
      <w:pPr>
        <w:pStyle w:val="Titre4"/>
        <w:rPr>
          <w:del w:id="6914" w:author="VOYER Raphael" w:date="2021-06-16T11:15:00Z"/>
        </w:rPr>
        <w:pPrChange w:id="6915" w:author="VOYER Raphael" w:date="2021-06-16T11:15:00Z">
          <w:pPr>
            <w:keepNext/>
          </w:pPr>
        </w:pPrChange>
      </w:pPr>
      <w:del w:id="6916"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368568" r:id="rId53"/>
          </w:object>
        </w:r>
      </w:del>
    </w:p>
    <w:p w14:paraId="7BC8298A" w14:textId="77777777" w:rsidR="00EA34C3" w:rsidDel="001111A8" w:rsidRDefault="00EA34C3">
      <w:pPr>
        <w:pStyle w:val="Titre4"/>
        <w:rPr>
          <w:del w:id="6917" w:author="VOYER Raphael" w:date="2021-06-16T11:15:00Z"/>
        </w:rPr>
        <w:pPrChange w:id="6918" w:author="VOYER Raphael" w:date="2021-06-16T11:15:00Z">
          <w:pPr>
            <w:pStyle w:val="Lgende"/>
            <w:outlineLvl w:val="0"/>
          </w:pPr>
        </w:pPrChange>
      </w:pPr>
      <w:del w:id="6919" w:author="VOYER Raphael" w:date="2021-06-16T11:15:00Z">
        <w:r w:rsidDel="001111A8">
          <w:delText xml:space="preserve">           </w:delText>
        </w:r>
        <w:bookmarkStart w:id="6920" w:name="_Toc381025862"/>
        <w:bookmarkStart w:id="6921" w:name="_Toc424820452"/>
        <w:bookmarkStart w:id="6922"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6920"/>
        <w:bookmarkEnd w:id="6921"/>
        <w:bookmarkEnd w:id="6922"/>
      </w:del>
    </w:p>
    <w:p w14:paraId="48EE8FBD" w14:textId="77777777" w:rsidR="00EA34C3" w:rsidDel="001111A8" w:rsidRDefault="00EA34C3">
      <w:pPr>
        <w:pStyle w:val="Titre4"/>
        <w:rPr>
          <w:del w:id="6923" w:author="VOYER Raphael" w:date="2021-06-16T11:15:00Z"/>
        </w:rPr>
        <w:pPrChange w:id="6924" w:author="VOYER Raphael" w:date="2021-06-16T11:15:00Z">
          <w:pPr/>
        </w:pPrChange>
      </w:pPr>
    </w:p>
    <w:p w14:paraId="030D2233" w14:textId="77777777" w:rsidR="00EA34C3" w:rsidDel="001111A8" w:rsidRDefault="00EA34C3">
      <w:pPr>
        <w:pStyle w:val="Titre4"/>
        <w:rPr>
          <w:del w:id="6925" w:author="VOYER Raphael" w:date="2021-06-16T11:15:00Z"/>
        </w:rPr>
        <w:pPrChange w:id="6926" w:author="VOYER Raphael" w:date="2021-06-16T11:15:00Z">
          <w:pPr/>
        </w:pPrChange>
      </w:pPr>
    </w:p>
    <w:p w14:paraId="29E5BE85" w14:textId="77777777" w:rsidR="00EA34C3" w:rsidRPr="007107E1" w:rsidDel="001111A8" w:rsidRDefault="00EA34C3">
      <w:pPr>
        <w:pStyle w:val="Titre4"/>
        <w:rPr>
          <w:del w:id="6927" w:author="VOYER Raphael" w:date="2021-06-16T11:15:00Z"/>
        </w:rPr>
      </w:pPr>
      <w:del w:id="6928" w:author="VOYER Raphael" w:date="2021-06-16T11:15:00Z">
        <w:r w:rsidDel="001111A8">
          <w:delText>Detailed Steps:</w:delText>
        </w:r>
      </w:del>
    </w:p>
    <w:p w14:paraId="6DCAAC70" w14:textId="77777777" w:rsidR="00EA34C3" w:rsidDel="001111A8" w:rsidRDefault="00EA34C3">
      <w:pPr>
        <w:pStyle w:val="Titre4"/>
        <w:rPr>
          <w:del w:id="6929" w:author="VOYER Raphael" w:date="2021-06-16T11:15:00Z"/>
        </w:rPr>
        <w:pPrChange w:id="6930" w:author="VOYER Raphael" w:date="2021-06-16T11:15:00Z">
          <w:pPr>
            <w:numPr>
              <w:numId w:val="41"/>
            </w:numPr>
            <w:tabs>
              <w:tab w:val="num" w:pos="420"/>
            </w:tabs>
            <w:ind w:left="420" w:hanging="360"/>
            <w:outlineLvl w:val="0"/>
          </w:pPr>
        </w:pPrChange>
      </w:pPr>
      <w:bookmarkStart w:id="6931" w:name="_Toc381025863"/>
      <w:bookmarkStart w:id="6932" w:name="_Toc424820453"/>
      <w:del w:id="6933" w:author="VOYER Raphael" w:date="2021-06-16T11:15:00Z">
        <w:r w:rsidDel="001111A8">
          <w:delText>Registers with IGMP memberships of cluster multicast IP.</w:delText>
        </w:r>
        <w:bookmarkEnd w:id="6931"/>
        <w:bookmarkEnd w:id="6932"/>
      </w:del>
    </w:p>
    <w:p w14:paraId="13463768" w14:textId="77777777" w:rsidR="00EA34C3" w:rsidDel="001111A8" w:rsidRDefault="00EA34C3">
      <w:pPr>
        <w:pStyle w:val="Titre4"/>
        <w:rPr>
          <w:del w:id="6934" w:author="VOYER Raphael" w:date="2021-06-16T11:15:00Z"/>
        </w:rPr>
        <w:pPrChange w:id="6935" w:author="VOYER Raphael" w:date="2021-06-16T11:15:00Z">
          <w:pPr>
            <w:numPr>
              <w:numId w:val="41"/>
            </w:numPr>
            <w:tabs>
              <w:tab w:val="num" w:pos="420"/>
            </w:tabs>
            <w:ind w:left="420" w:hanging="360"/>
            <w:outlineLvl w:val="0"/>
          </w:pPr>
        </w:pPrChange>
      </w:pPr>
      <w:bookmarkStart w:id="6936" w:name="_Toc381025864"/>
      <w:bookmarkStart w:id="6937" w:name="_Toc424820454"/>
      <w:del w:id="6938" w:author="VOYER Raphael" w:date="2021-06-16T11:15:00Z">
        <w:r w:rsidDel="001111A8">
          <w:delText>Receives the dynamic updates  from IPMS</w:delText>
        </w:r>
        <w:bookmarkEnd w:id="6936"/>
        <w:bookmarkEnd w:id="6937"/>
      </w:del>
    </w:p>
    <w:p w14:paraId="07C847DB" w14:textId="77777777" w:rsidR="00EA34C3" w:rsidDel="001111A8" w:rsidRDefault="00EA34C3">
      <w:pPr>
        <w:pStyle w:val="Titre4"/>
        <w:rPr>
          <w:del w:id="6939" w:author="VOYER Raphael" w:date="2021-06-16T11:15:00Z"/>
        </w:rPr>
        <w:pPrChange w:id="6940" w:author="VOYER Raphael" w:date="2021-06-16T11:15:00Z">
          <w:pPr>
            <w:numPr>
              <w:numId w:val="41"/>
            </w:numPr>
            <w:tabs>
              <w:tab w:val="num" w:pos="420"/>
            </w:tabs>
            <w:ind w:left="420" w:hanging="360"/>
            <w:outlineLvl w:val="0"/>
          </w:pPr>
        </w:pPrChange>
      </w:pPr>
      <w:bookmarkStart w:id="6941" w:name="_Toc381025865"/>
      <w:bookmarkStart w:id="6942" w:name="_Toc424820455"/>
      <w:del w:id="6943" w:author="VOYER Raphael" w:date="2021-06-16T11:15:00Z">
        <w:r w:rsidDel="001111A8">
          <w:delText>This shall be useful in controlling the cluster port bitmap.</w:delText>
        </w:r>
        <w:bookmarkEnd w:id="6941"/>
        <w:bookmarkEnd w:id="6942"/>
      </w:del>
    </w:p>
    <w:p w14:paraId="29796371" w14:textId="77777777" w:rsidR="00EA34C3" w:rsidRPr="007107E1" w:rsidDel="001111A8" w:rsidRDefault="00EA34C3">
      <w:pPr>
        <w:pStyle w:val="Titre4"/>
        <w:rPr>
          <w:del w:id="6944" w:author="VOYER Raphael" w:date="2021-06-16T11:15:00Z"/>
        </w:rPr>
        <w:pPrChange w:id="6945" w:author="VOYER Raphael" w:date="2021-06-16T11:15:00Z">
          <w:pPr>
            <w:numPr>
              <w:numId w:val="41"/>
            </w:numPr>
            <w:tabs>
              <w:tab w:val="num" w:pos="420"/>
            </w:tabs>
            <w:ind w:left="420" w:hanging="360"/>
            <w:outlineLvl w:val="0"/>
          </w:pPr>
        </w:pPrChange>
      </w:pPr>
      <w:bookmarkStart w:id="6946" w:name="_Toc381025866"/>
      <w:bookmarkStart w:id="6947" w:name="_Toc424820456"/>
      <w:del w:id="6948" w:author="VOYER Raphael" w:date="2021-06-16T11:15:00Z">
        <w:r w:rsidDel="001111A8">
          <w:delText>This shall also be required for maintaining the operational status of the cluster.</w:delText>
        </w:r>
        <w:bookmarkEnd w:id="6946"/>
        <w:bookmarkEnd w:id="6947"/>
      </w:del>
    </w:p>
    <w:p w14:paraId="30E8B972" w14:textId="77777777" w:rsidR="00EA34C3" w:rsidRPr="00EA34C3" w:rsidDel="001111A8" w:rsidRDefault="00EA34C3">
      <w:pPr>
        <w:pStyle w:val="Titre4"/>
        <w:rPr>
          <w:del w:id="6949" w:author="VOYER Raphael" w:date="2021-06-16T11:15:00Z"/>
        </w:rPr>
        <w:pPrChange w:id="6950" w:author="VOYER Raphael" w:date="2021-06-16T11:15:00Z">
          <w:pPr/>
        </w:pPrChange>
      </w:pPr>
    </w:p>
    <w:p w14:paraId="6B1F2A9F" w14:textId="77777777" w:rsidR="00855336" w:rsidDel="001111A8" w:rsidRDefault="00855336">
      <w:pPr>
        <w:pStyle w:val="Titre4"/>
        <w:rPr>
          <w:del w:id="6951" w:author="VOYER Raphael" w:date="2021-06-16T11:15:00Z"/>
        </w:rPr>
        <w:pPrChange w:id="6952" w:author="VOYER Raphael" w:date="2021-06-16T11:15:00Z">
          <w:pPr>
            <w:pStyle w:val="Titre1"/>
            <w:pageBreakBefore/>
            <w:tabs>
              <w:tab w:val="clear" w:pos="432"/>
              <w:tab w:val="num" w:pos="360"/>
            </w:tabs>
            <w:ind w:left="360" w:hanging="360"/>
            <w:jc w:val="left"/>
          </w:pPr>
        </w:pPrChange>
      </w:pPr>
      <w:bookmarkStart w:id="6953" w:name="_Implementation_Strategy"/>
      <w:bookmarkStart w:id="6954" w:name="_Toc381025867"/>
      <w:bookmarkEnd w:id="6953"/>
      <w:del w:id="6955" w:author="VOYER Raphael" w:date="2021-06-16T11:15:00Z">
        <w:r w:rsidDel="001111A8">
          <w:delText>Implementation Strategy</w:delText>
        </w:r>
        <w:bookmarkEnd w:id="6954"/>
      </w:del>
    </w:p>
    <w:p w14:paraId="25B2F84B" w14:textId="77777777" w:rsidR="00855336" w:rsidRPr="00962A4B" w:rsidDel="001111A8" w:rsidRDefault="00855336">
      <w:pPr>
        <w:pStyle w:val="Titre4"/>
        <w:rPr>
          <w:del w:id="6956" w:author="VOYER Raphael" w:date="2021-06-16T11:15:00Z"/>
        </w:rPr>
        <w:pPrChange w:id="6957" w:author="VOYER Raphael" w:date="2021-06-16T11:15:00Z">
          <w:pPr>
            <w:pStyle w:val="Titre2"/>
          </w:pPr>
        </w:pPrChange>
      </w:pPr>
      <w:bookmarkStart w:id="6958" w:name="_Toc381025868"/>
      <w:del w:id="6959" w:author="VOYER Raphael" w:date="2021-06-16T11:15:00Z">
        <w:r w:rsidRPr="00962A4B" w:rsidDel="001111A8">
          <w:delText>Basic Overview</w:delText>
        </w:r>
        <w:bookmarkEnd w:id="6958"/>
      </w:del>
    </w:p>
    <w:p w14:paraId="5DEC29B0" w14:textId="77777777" w:rsidR="00855336" w:rsidRPr="00962A4B" w:rsidDel="001111A8" w:rsidRDefault="00855336">
      <w:pPr>
        <w:pStyle w:val="Titre4"/>
        <w:rPr>
          <w:del w:id="6960" w:author="VOYER Raphael" w:date="2021-06-16T11:15:00Z"/>
        </w:rPr>
        <w:pPrChange w:id="6961" w:author="VOYER Raphael" w:date="2021-06-16T11:15:00Z">
          <w:pPr/>
        </w:pPrChange>
      </w:pPr>
    </w:p>
    <w:p w14:paraId="480839FA" w14:textId="77777777" w:rsidR="00855336" w:rsidDel="001111A8" w:rsidRDefault="00855336">
      <w:pPr>
        <w:pStyle w:val="Titre4"/>
        <w:rPr>
          <w:del w:id="6962" w:author="VOYER Raphael" w:date="2021-06-16T11:15:00Z"/>
        </w:rPr>
        <w:pPrChange w:id="6963" w:author="VOYER Raphael" w:date="2021-06-16T11:15:00Z">
          <w:pPr/>
        </w:pPrChange>
      </w:pPr>
      <w:del w:id="6964"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6965" w:author="VOYER Raphael" w:date="2021-06-16T11:15:00Z"/>
        </w:rPr>
        <w:pPrChange w:id="6966" w:author="VOYER Raphael" w:date="2021-06-16T11:15:00Z">
          <w:pPr>
            <w:ind w:left="360"/>
          </w:pPr>
        </w:pPrChange>
      </w:pPr>
    </w:p>
    <w:p w14:paraId="1A3EC86F" w14:textId="77777777" w:rsidR="00855336" w:rsidDel="001111A8" w:rsidRDefault="00855336">
      <w:pPr>
        <w:pStyle w:val="Titre4"/>
        <w:rPr>
          <w:del w:id="6967" w:author="VOYER Raphael" w:date="2021-06-16T11:15:00Z"/>
        </w:rPr>
        <w:pPrChange w:id="6968" w:author="VOYER Raphael" w:date="2021-06-16T11:15:00Z">
          <w:pPr>
            <w:outlineLvl w:val="0"/>
          </w:pPr>
        </w:pPrChange>
      </w:pPr>
      <w:bookmarkStart w:id="6969" w:name="_Toc381025869"/>
      <w:bookmarkStart w:id="6970" w:name="_Toc424820459"/>
      <w:del w:id="6971" w:author="VOYER Raphael" w:date="2021-06-16T11:15:00Z">
        <w:r w:rsidDel="001111A8">
          <w:delText>The L3 cluster with the IP and a mac-address is similar to the existing static arp command</w:delText>
        </w:r>
        <w:bookmarkEnd w:id="6969"/>
        <w:bookmarkEnd w:id="6970"/>
      </w:del>
    </w:p>
    <w:p w14:paraId="759C0717" w14:textId="77777777" w:rsidR="00855336" w:rsidDel="001111A8" w:rsidRDefault="00855336">
      <w:pPr>
        <w:pStyle w:val="Titre4"/>
        <w:rPr>
          <w:del w:id="6972" w:author="VOYER Raphael" w:date="2021-06-16T11:15:00Z"/>
        </w:rPr>
        <w:pPrChange w:id="6973" w:author="VOYER Raphael" w:date="2021-06-16T11:15:00Z">
          <w:pPr/>
        </w:pPrChange>
      </w:pPr>
      <w:del w:id="6974" w:author="VOYER Raphael" w:date="2021-06-16T11:15:00Z">
        <w:r w:rsidDel="001111A8">
          <w:delText>(arp &lt;ip&gt; &lt;mac-address&gt; &lt;slot/port&gt;)</w:delText>
        </w:r>
      </w:del>
    </w:p>
    <w:p w14:paraId="7DC8E31B" w14:textId="77777777" w:rsidR="00855336" w:rsidDel="001111A8" w:rsidRDefault="00855336">
      <w:pPr>
        <w:pStyle w:val="Titre4"/>
        <w:rPr>
          <w:del w:id="6975" w:author="VOYER Raphael" w:date="2021-06-16T11:15:00Z"/>
        </w:rPr>
        <w:pPrChange w:id="6976" w:author="VOYER Raphael" w:date="2021-06-16T11:15:00Z">
          <w:pPr>
            <w:ind w:left="360"/>
          </w:pPr>
        </w:pPrChange>
      </w:pPr>
    </w:p>
    <w:p w14:paraId="1EBD766D" w14:textId="77777777" w:rsidR="00855336" w:rsidDel="001111A8" w:rsidRDefault="00855336">
      <w:pPr>
        <w:pStyle w:val="Titre4"/>
        <w:rPr>
          <w:del w:id="6977" w:author="VOYER Raphael" w:date="2021-06-16T11:15:00Z"/>
        </w:rPr>
        <w:pPrChange w:id="6978" w:author="VOYER Raphael" w:date="2021-06-16T11:15:00Z">
          <w:pPr/>
        </w:pPrChange>
      </w:pPr>
      <w:del w:id="6979"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6980" w:author="VOYER Raphael" w:date="2021-06-16T11:15:00Z"/>
        </w:rPr>
        <w:pPrChange w:id="6981" w:author="VOYER Raphael" w:date="2021-06-16T11:15:00Z">
          <w:pPr/>
        </w:pPrChange>
      </w:pPr>
      <w:del w:id="6982"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6983" w:author="VOYER Raphael" w:date="2021-06-16T11:15:00Z"/>
        </w:rPr>
        <w:pPrChange w:id="6984" w:author="VOYER Raphael" w:date="2021-06-16T11:15:00Z">
          <w:pPr>
            <w:ind w:left="360"/>
            <w:outlineLvl w:val="0"/>
          </w:pPr>
        </w:pPrChange>
      </w:pPr>
      <w:bookmarkStart w:id="6985" w:name="_Toc381025870"/>
      <w:bookmarkStart w:id="6986" w:name="_Toc424820460"/>
      <w:del w:id="6987" w:author="VOYER Raphael" w:date="2021-06-16T11:15:00Z">
        <w:r w:rsidDel="001111A8">
          <w:delText xml:space="preserve">1. </w:delText>
        </w:r>
        <w:r w:rsidR="00855336" w:rsidDel="001111A8">
          <w:delText>L2 Cluster (same vlan)</w:delText>
        </w:r>
        <w:bookmarkEnd w:id="6985"/>
        <w:bookmarkEnd w:id="6986"/>
      </w:del>
    </w:p>
    <w:p w14:paraId="61E5EA7C" w14:textId="77777777" w:rsidR="00855336" w:rsidDel="001111A8" w:rsidRDefault="00855336">
      <w:pPr>
        <w:pStyle w:val="Titre4"/>
        <w:rPr>
          <w:del w:id="6988" w:author="VOYER Raphael" w:date="2021-06-16T11:15:00Z"/>
        </w:rPr>
        <w:pPrChange w:id="6989" w:author="VOYER Raphael" w:date="2021-06-16T11:15:00Z">
          <w:pPr>
            <w:numPr>
              <w:ilvl w:val="1"/>
              <w:numId w:val="12"/>
            </w:numPr>
            <w:tabs>
              <w:tab w:val="num" w:pos="1440"/>
            </w:tabs>
            <w:ind w:left="1440" w:hanging="360"/>
            <w:jc w:val="left"/>
          </w:pPr>
        </w:pPrChange>
      </w:pPr>
      <w:del w:id="6990" w:author="VOYER Raphael" w:date="2021-06-16T11:15:00Z">
        <w:r w:rsidDel="001111A8">
          <w:delText>L2 cluster with unicast mac and flooding</w:delText>
        </w:r>
      </w:del>
    </w:p>
    <w:p w14:paraId="4C61735C" w14:textId="77777777" w:rsidR="00855336" w:rsidDel="001111A8" w:rsidRDefault="00855336">
      <w:pPr>
        <w:pStyle w:val="Titre4"/>
        <w:rPr>
          <w:del w:id="6991" w:author="VOYER Raphael" w:date="2021-06-16T11:15:00Z"/>
        </w:rPr>
        <w:pPrChange w:id="6992" w:author="VOYER Raphael" w:date="2021-06-16T11:15:00Z">
          <w:pPr>
            <w:numPr>
              <w:ilvl w:val="1"/>
              <w:numId w:val="12"/>
            </w:numPr>
            <w:tabs>
              <w:tab w:val="num" w:pos="1440"/>
            </w:tabs>
            <w:ind w:left="1440" w:hanging="360"/>
            <w:jc w:val="left"/>
          </w:pPr>
        </w:pPrChange>
      </w:pPr>
      <w:del w:id="6993" w:author="VOYER Raphael" w:date="2021-06-16T11:15:00Z">
        <w:r w:rsidDel="001111A8">
          <w:delText>L2 cluster with unicast mac and explicit port list</w:delText>
        </w:r>
      </w:del>
    </w:p>
    <w:p w14:paraId="519361DE" w14:textId="77777777" w:rsidR="00855336" w:rsidDel="001111A8" w:rsidRDefault="00855336">
      <w:pPr>
        <w:pStyle w:val="Titre4"/>
        <w:rPr>
          <w:del w:id="6994" w:author="VOYER Raphael" w:date="2021-06-16T11:15:00Z"/>
        </w:rPr>
        <w:pPrChange w:id="6995" w:author="VOYER Raphael" w:date="2021-06-16T11:15:00Z">
          <w:pPr>
            <w:numPr>
              <w:ilvl w:val="1"/>
              <w:numId w:val="12"/>
            </w:numPr>
            <w:tabs>
              <w:tab w:val="num" w:pos="1440"/>
            </w:tabs>
            <w:ind w:left="1440" w:hanging="360"/>
            <w:jc w:val="left"/>
          </w:pPr>
        </w:pPrChange>
      </w:pPr>
      <w:del w:id="6996"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6997" w:author="VOYER Raphael" w:date="2021-06-16T11:15:00Z"/>
        </w:rPr>
        <w:pPrChange w:id="6998" w:author="VOYER Raphael" w:date="2021-06-16T11:15:00Z">
          <w:pPr>
            <w:numPr>
              <w:ilvl w:val="1"/>
              <w:numId w:val="12"/>
            </w:numPr>
            <w:tabs>
              <w:tab w:val="num" w:pos="1440"/>
            </w:tabs>
            <w:ind w:left="1440" w:hanging="360"/>
            <w:jc w:val="left"/>
          </w:pPr>
        </w:pPrChange>
      </w:pPr>
      <w:del w:id="6999" w:author="VOYER Raphael" w:date="2021-06-16T11:15:00Z">
        <w:r w:rsidDel="001111A8">
          <w:delText>L2 cluster with IP multicast mac and explicit port list</w:delText>
        </w:r>
      </w:del>
    </w:p>
    <w:p w14:paraId="10351EBA" w14:textId="77777777" w:rsidR="00855336" w:rsidDel="001111A8" w:rsidRDefault="00855336">
      <w:pPr>
        <w:pStyle w:val="Titre4"/>
        <w:rPr>
          <w:del w:id="7000" w:author="VOYER Raphael" w:date="2021-06-16T11:15:00Z"/>
        </w:rPr>
        <w:pPrChange w:id="7001" w:author="VOYER Raphael" w:date="2021-06-16T11:15:00Z">
          <w:pPr>
            <w:ind w:left="360"/>
            <w:jc w:val="left"/>
            <w:outlineLvl w:val="0"/>
          </w:pPr>
        </w:pPrChange>
      </w:pPr>
      <w:bookmarkStart w:id="7002" w:name="_Toc381025871"/>
      <w:bookmarkStart w:id="7003" w:name="_Toc424820461"/>
      <w:del w:id="7004" w:author="VOYER Raphael" w:date="2021-06-16T11:15:00Z">
        <w:r w:rsidDel="001111A8">
          <w:delText>2.   L3 Cluster (routing)</w:delText>
        </w:r>
        <w:bookmarkEnd w:id="7002"/>
        <w:bookmarkEnd w:id="7003"/>
      </w:del>
    </w:p>
    <w:p w14:paraId="60E89032" w14:textId="77777777" w:rsidR="00855336" w:rsidDel="001111A8" w:rsidRDefault="00855336">
      <w:pPr>
        <w:pStyle w:val="Titre4"/>
        <w:rPr>
          <w:del w:id="7005" w:author="VOYER Raphael" w:date="2021-06-16T11:15:00Z"/>
        </w:rPr>
        <w:pPrChange w:id="7006" w:author="VOYER Raphael" w:date="2021-06-16T11:15:00Z">
          <w:pPr>
            <w:numPr>
              <w:ilvl w:val="1"/>
              <w:numId w:val="12"/>
            </w:numPr>
            <w:tabs>
              <w:tab w:val="num" w:pos="1440"/>
            </w:tabs>
            <w:ind w:left="1440" w:hanging="360"/>
            <w:jc w:val="left"/>
          </w:pPr>
        </w:pPrChange>
      </w:pPr>
      <w:del w:id="7007" w:author="VOYER Raphael" w:date="2021-06-16T11:15:00Z">
        <w:r w:rsidDel="001111A8">
          <w:delText>L3 cluster with unicast mac and flooding</w:delText>
        </w:r>
      </w:del>
    </w:p>
    <w:p w14:paraId="54F0CB12" w14:textId="77777777" w:rsidR="00855336" w:rsidDel="001111A8" w:rsidRDefault="00855336">
      <w:pPr>
        <w:pStyle w:val="Titre4"/>
        <w:rPr>
          <w:del w:id="7008" w:author="VOYER Raphael" w:date="2021-06-16T11:15:00Z"/>
        </w:rPr>
        <w:pPrChange w:id="7009" w:author="VOYER Raphael" w:date="2021-06-16T11:15:00Z">
          <w:pPr>
            <w:numPr>
              <w:ilvl w:val="1"/>
              <w:numId w:val="12"/>
            </w:numPr>
            <w:tabs>
              <w:tab w:val="num" w:pos="1440"/>
            </w:tabs>
            <w:ind w:left="1440" w:hanging="360"/>
            <w:jc w:val="left"/>
          </w:pPr>
        </w:pPrChange>
      </w:pPr>
      <w:del w:id="7010"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011" w:author="VOYER Raphael" w:date="2021-06-16T11:15:00Z"/>
        </w:rPr>
        <w:pPrChange w:id="7012" w:author="VOYER Raphael" w:date="2021-06-16T11:15:00Z">
          <w:pPr>
            <w:numPr>
              <w:ilvl w:val="1"/>
              <w:numId w:val="12"/>
            </w:numPr>
            <w:tabs>
              <w:tab w:val="num" w:pos="1440"/>
            </w:tabs>
            <w:ind w:left="1440" w:hanging="360"/>
            <w:jc w:val="left"/>
          </w:pPr>
        </w:pPrChange>
      </w:pPr>
      <w:del w:id="7013" w:author="VOYER Raphael" w:date="2021-06-16T11:15:00Z">
        <w:r w:rsidDel="001111A8">
          <w:delText>L3 cluster with L2 multicast mac and flooding</w:delText>
        </w:r>
      </w:del>
    </w:p>
    <w:p w14:paraId="2949C77E" w14:textId="77777777" w:rsidR="00855336" w:rsidDel="001111A8" w:rsidRDefault="00855336">
      <w:pPr>
        <w:pStyle w:val="Titre4"/>
        <w:rPr>
          <w:del w:id="7014" w:author="VOYER Raphael" w:date="2021-06-16T11:15:00Z"/>
        </w:rPr>
        <w:pPrChange w:id="7015" w:author="VOYER Raphael" w:date="2021-06-16T11:15:00Z">
          <w:pPr>
            <w:numPr>
              <w:ilvl w:val="1"/>
              <w:numId w:val="12"/>
            </w:numPr>
            <w:tabs>
              <w:tab w:val="num" w:pos="1440"/>
            </w:tabs>
            <w:ind w:left="1440" w:hanging="360"/>
            <w:jc w:val="left"/>
          </w:pPr>
        </w:pPrChange>
      </w:pPr>
      <w:del w:id="7016" w:author="VOYER Raphael" w:date="2021-06-16T11:15:00Z">
        <w:r w:rsidDel="001111A8">
          <w:delText>L3 cluster with L2 multicast mac and explicit port list</w:delText>
        </w:r>
      </w:del>
    </w:p>
    <w:p w14:paraId="0E76EA85" w14:textId="77777777" w:rsidR="00855336" w:rsidDel="001111A8" w:rsidRDefault="00855336">
      <w:pPr>
        <w:pStyle w:val="Titre4"/>
        <w:rPr>
          <w:del w:id="7017" w:author="VOYER Raphael" w:date="2021-06-16T11:15:00Z"/>
        </w:rPr>
        <w:pPrChange w:id="7018" w:author="VOYER Raphael" w:date="2021-06-16T11:15:00Z">
          <w:pPr>
            <w:numPr>
              <w:ilvl w:val="1"/>
              <w:numId w:val="12"/>
            </w:numPr>
            <w:tabs>
              <w:tab w:val="num" w:pos="1440"/>
            </w:tabs>
            <w:ind w:left="1440" w:hanging="360"/>
            <w:jc w:val="left"/>
          </w:pPr>
        </w:pPrChange>
      </w:pPr>
      <w:del w:id="7019" w:author="VOYER Raphael" w:date="2021-06-16T11:15:00Z">
        <w:r w:rsidDel="001111A8">
          <w:delText>L3 cluster with IP multicast mac and flooding</w:delText>
        </w:r>
      </w:del>
    </w:p>
    <w:p w14:paraId="030F9735" w14:textId="77777777" w:rsidR="00855336" w:rsidDel="001111A8" w:rsidRDefault="00855336">
      <w:pPr>
        <w:pStyle w:val="Titre4"/>
        <w:rPr>
          <w:del w:id="7020" w:author="VOYER Raphael" w:date="2021-06-16T11:15:00Z"/>
        </w:rPr>
        <w:pPrChange w:id="7021" w:author="VOYER Raphael" w:date="2021-06-16T11:15:00Z">
          <w:pPr>
            <w:numPr>
              <w:ilvl w:val="1"/>
              <w:numId w:val="12"/>
            </w:numPr>
            <w:tabs>
              <w:tab w:val="num" w:pos="1440"/>
            </w:tabs>
            <w:ind w:left="1440" w:hanging="360"/>
            <w:jc w:val="left"/>
          </w:pPr>
        </w:pPrChange>
      </w:pPr>
      <w:del w:id="7022" w:author="VOYER Raphael" w:date="2021-06-16T11:15:00Z">
        <w:r w:rsidDel="001111A8">
          <w:delText>L3 cluster with IP multicast mac and explicit port list</w:delText>
        </w:r>
      </w:del>
    </w:p>
    <w:p w14:paraId="08288A26" w14:textId="77777777" w:rsidR="00855336" w:rsidDel="001111A8" w:rsidRDefault="00855336">
      <w:pPr>
        <w:pStyle w:val="Titre4"/>
        <w:rPr>
          <w:del w:id="7023" w:author="VOYER Raphael" w:date="2021-06-16T11:15:00Z"/>
        </w:rPr>
        <w:pPrChange w:id="7024" w:author="VOYER Raphael" w:date="2021-06-16T11:15:00Z">
          <w:pPr>
            <w:numPr>
              <w:ilvl w:val="1"/>
              <w:numId w:val="12"/>
            </w:numPr>
            <w:tabs>
              <w:tab w:val="num" w:pos="1440"/>
            </w:tabs>
            <w:ind w:left="1440" w:hanging="360"/>
            <w:jc w:val="left"/>
          </w:pPr>
        </w:pPrChange>
      </w:pPr>
      <w:del w:id="7025" w:author="VOYER Raphael" w:date="2021-06-16T11:15:00Z">
        <w:r w:rsidDel="001111A8">
          <w:delText>L3 cluster with IP multicast  and dynamic port list (IGMP)</w:delText>
        </w:r>
      </w:del>
    </w:p>
    <w:p w14:paraId="164888A2" w14:textId="77777777" w:rsidR="00855336" w:rsidDel="001111A8" w:rsidRDefault="00855336">
      <w:pPr>
        <w:pStyle w:val="Titre4"/>
        <w:rPr>
          <w:del w:id="7026" w:author="VOYER Raphael" w:date="2021-06-16T11:15:00Z"/>
        </w:rPr>
        <w:pPrChange w:id="7027" w:author="VOYER Raphael" w:date="2021-06-16T11:15:00Z">
          <w:pPr>
            <w:numPr>
              <w:ilvl w:val="1"/>
              <w:numId w:val="12"/>
            </w:numPr>
            <w:tabs>
              <w:tab w:val="num" w:pos="1440"/>
            </w:tabs>
            <w:ind w:left="1440" w:hanging="360"/>
            <w:jc w:val="left"/>
          </w:pPr>
        </w:pPrChange>
      </w:pPr>
      <w:del w:id="7028"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029" w:author="VOYER Raphael" w:date="2021-06-16T11:15:00Z"/>
        </w:rPr>
        <w:pPrChange w:id="7030" w:author="VOYER Raphael" w:date="2021-06-16T11:15:00Z">
          <w:pPr>
            <w:jc w:val="left"/>
          </w:pPr>
        </w:pPrChange>
      </w:pPr>
    </w:p>
    <w:p w14:paraId="7BC47AC2" w14:textId="77777777" w:rsidR="00855336" w:rsidDel="001111A8" w:rsidRDefault="00855336">
      <w:pPr>
        <w:pStyle w:val="Titre4"/>
        <w:rPr>
          <w:del w:id="7031" w:author="VOYER Raphael" w:date="2021-06-16T11:15:00Z"/>
        </w:rPr>
        <w:pPrChange w:id="7032" w:author="VOYER Raphael" w:date="2021-06-16T11:15:00Z">
          <w:pPr>
            <w:jc w:val="left"/>
          </w:pPr>
        </w:pPrChange>
      </w:pPr>
      <w:del w:id="7033"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034" w:author="VOYER Raphael" w:date="2021-06-16T11:15:00Z"/>
        </w:rPr>
        <w:pPrChange w:id="7035" w:author="VOYER Raphael" w:date="2021-06-16T11:15:00Z">
          <w:pPr>
            <w:jc w:val="left"/>
          </w:pPr>
        </w:pPrChange>
      </w:pPr>
      <w:del w:id="7036"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037" w:author="VOYER Raphael" w:date="2021-06-16T11:15:00Z"/>
        </w:rPr>
        <w:pPrChange w:id="7038" w:author="VOYER Raphael" w:date="2021-06-16T11:15:00Z">
          <w:pPr>
            <w:jc w:val="left"/>
          </w:pPr>
        </w:pPrChange>
      </w:pPr>
      <w:del w:id="7039"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040" w:author="VOYER Raphael" w:date="2021-06-16T11:15:00Z"/>
        </w:rPr>
        <w:pPrChange w:id="7041" w:author="VOYER Raphael" w:date="2021-06-16T11:15:00Z">
          <w:pPr>
            <w:jc w:val="left"/>
          </w:pPr>
        </w:pPrChange>
      </w:pPr>
      <w:del w:id="7042"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043" w:author="VOYER Raphael" w:date="2021-06-16T11:15:00Z"/>
        </w:rPr>
        <w:pPrChange w:id="7044" w:author="VOYER Raphael" w:date="2021-06-16T11:15:00Z">
          <w:pPr>
            <w:jc w:val="left"/>
          </w:pPr>
        </w:pPrChange>
      </w:pPr>
      <w:del w:id="7045"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046" w:author="VOYER Raphael" w:date="2021-06-16T11:15:00Z"/>
        </w:rPr>
        <w:pPrChange w:id="7047" w:author="VOYER Raphael" w:date="2021-06-16T11:15:00Z">
          <w:pPr>
            <w:jc w:val="left"/>
          </w:pPr>
        </w:pPrChange>
      </w:pPr>
      <w:del w:id="7048"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049" w:author="VOYER Raphael" w:date="2021-06-16T11:15:00Z"/>
        </w:rPr>
        <w:pPrChange w:id="7050" w:author="VOYER Raphael" w:date="2021-06-16T11:15:00Z">
          <w:pPr>
            <w:jc w:val="left"/>
          </w:pPr>
        </w:pPrChange>
      </w:pPr>
      <w:del w:id="7051" w:author="VOYER Raphael" w:date="2021-06-16T11:15:00Z">
        <w:r w:rsidDel="001111A8">
          <w:delText xml:space="preserve"> routed vlan.</w:delText>
        </w:r>
      </w:del>
    </w:p>
    <w:p w14:paraId="022AD35B" w14:textId="77777777" w:rsidR="00855336" w:rsidDel="001111A8" w:rsidRDefault="00855336">
      <w:pPr>
        <w:pStyle w:val="Titre4"/>
        <w:rPr>
          <w:del w:id="7052" w:author="VOYER Raphael" w:date="2021-06-16T11:15:00Z"/>
        </w:rPr>
        <w:pPrChange w:id="7053" w:author="VOYER Raphael" w:date="2021-06-16T11:15:00Z">
          <w:pPr>
            <w:pStyle w:val="Titre2"/>
          </w:pPr>
        </w:pPrChange>
      </w:pPr>
      <w:bookmarkStart w:id="7054" w:name="_Toc381025872"/>
      <w:del w:id="7055" w:author="VOYER Raphael" w:date="2021-06-16T11:15:00Z">
        <w:r w:rsidRPr="00962A4B" w:rsidDel="001111A8">
          <w:delText>Proposed Hardware Settings</w:delText>
        </w:r>
        <w:bookmarkEnd w:id="7054"/>
      </w:del>
    </w:p>
    <w:p w14:paraId="3FFAFE22" w14:textId="77777777" w:rsidR="00855336" w:rsidDel="001111A8" w:rsidRDefault="00855336">
      <w:pPr>
        <w:pStyle w:val="Titre4"/>
        <w:rPr>
          <w:del w:id="7056" w:author="VOYER Raphael" w:date="2021-06-16T11:15:00Z"/>
        </w:rPr>
        <w:pPrChange w:id="7057" w:author="VOYER Raphael" w:date="2021-06-16T11:15:00Z">
          <w:pPr>
            <w:pStyle w:val="Titre3"/>
            <w:ind w:left="0" w:firstLine="0"/>
            <w:jc w:val="left"/>
          </w:pPr>
        </w:pPrChange>
      </w:pPr>
      <w:bookmarkStart w:id="7058" w:name="_Toc381025873"/>
      <w:del w:id="7059" w:author="VOYER Raphael" w:date="2021-06-16T11:15:00Z">
        <w:r w:rsidDel="001111A8">
          <w:delText>L2 Cluster Scenarios</w:delText>
        </w:r>
        <w:bookmarkEnd w:id="7058"/>
      </w:del>
    </w:p>
    <w:p w14:paraId="1AF44169" w14:textId="77777777" w:rsidR="00855336" w:rsidRPr="00480769" w:rsidDel="001111A8" w:rsidRDefault="00855336">
      <w:pPr>
        <w:pStyle w:val="Titre4"/>
        <w:rPr>
          <w:del w:id="7060" w:author="VOYER Raphael" w:date="2021-06-16T11:15:00Z"/>
        </w:rPr>
        <w:pPrChange w:id="7061" w:author="VOYER Raphael" w:date="2021-06-16T11:15:00Z">
          <w:pPr>
            <w:outlineLvl w:val="0"/>
          </w:pPr>
        </w:pPrChange>
      </w:pPr>
      <w:bookmarkStart w:id="7062" w:name="_Toc381025874"/>
      <w:bookmarkStart w:id="7063" w:name="_Toc424820464"/>
      <w:del w:id="7064" w:author="VOYER Raphael" w:date="2021-06-16T11:15:00Z">
        <w:r w:rsidDel="001111A8">
          <w:delText xml:space="preserve">i) </w:delText>
        </w:r>
        <w:r w:rsidRPr="00480769" w:rsidDel="001111A8">
          <w:delText>L2 cluster with L2 multicast mac and explicit port list:</w:delText>
        </w:r>
        <w:bookmarkEnd w:id="7062"/>
        <w:bookmarkEnd w:id="7063"/>
      </w:del>
    </w:p>
    <w:p w14:paraId="277E2892" w14:textId="77777777" w:rsidR="00901F2D" w:rsidDel="001111A8" w:rsidRDefault="00901F2D">
      <w:pPr>
        <w:pStyle w:val="Titre4"/>
        <w:rPr>
          <w:del w:id="7065" w:author="VOYER Raphael" w:date="2021-06-16T11:15:00Z"/>
        </w:rPr>
        <w:pPrChange w:id="7066" w:author="VOYER Raphael" w:date="2021-06-16T11:15:00Z">
          <w:pPr>
            <w:numPr>
              <w:numId w:val="13"/>
            </w:numPr>
            <w:tabs>
              <w:tab w:val="num" w:pos="720"/>
            </w:tabs>
            <w:ind w:left="720" w:hanging="360"/>
          </w:pPr>
        </w:pPrChange>
      </w:pPr>
      <w:del w:id="7067"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068" w:author="VOYER Raphael" w:date="2021-06-16T11:15:00Z"/>
        </w:rPr>
        <w:pPrChange w:id="7069" w:author="VOYER Raphael" w:date="2021-06-16T11:15:00Z">
          <w:pPr>
            <w:numPr>
              <w:numId w:val="13"/>
            </w:numPr>
            <w:tabs>
              <w:tab w:val="num" w:pos="720"/>
            </w:tabs>
            <w:ind w:left="720" w:hanging="360"/>
            <w:jc w:val="left"/>
          </w:pPr>
        </w:pPrChange>
      </w:pPr>
      <w:del w:id="7070" w:author="VOYER Raphael" w:date="2021-06-16T11:15:00Z">
        <w:r w:rsidDel="001111A8">
          <w:delText>The specified port list is added to the multicast mac.</w:delText>
        </w:r>
      </w:del>
    </w:p>
    <w:p w14:paraId="195721EF" w14:textId="77777777" w:rsidR="00855336" w:rsidDel="001111A8" w:rsidRDefault="00855336">
      <w:pPr>
        <w:pStyle w:val="Titre4"/>
        <w:rPr>
          <w:del w:id="7071" w:author="VOYER Raphael" w:date="2021-06-16T11:15:00Z"/>
        </w:rPr>
        <w:pPrChange w:id="7072" w:author="VOYER Raphael" w:date="2021-06-16T11:15:00Z">
          <w:pPr>
            <w:numPr>
              <w:numId w:val="13"/>
            </w:numPr>
            <w:tabs>
              <w:tab w:val="num" w:pos="720"/>
            </w:tabs>
            <w:ind w:left="720" w:hanging="360"/>
            <w:jc w:val="left"/>
          </w:pPr>
        </w:pPrChange>
      </w:pPr>
      <w:del w:id="7073"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074" w:author="VOYER Raphael" w:date="2021-06-16T11:15:00Z"/>
        </w:rPr>
        <w:pPrChange w:id="7075" w:author="VOYER Raphael" w:date="2021-06-16T11:15:00Z">
          <w:pPr>
            <w:ind w:left="720"/>
          </w:pPr>
        </w:pPrChange>
      </w:pPr>
    </w:p>
    <w:p w14:paraId="090A6225" w14:textId="77777777" w:rsidR="00855336" w:rsidDel="001111A8" w:rsidRDefault="00855336">
      <w:pPr>
        <w:pStyle w:val="Titre4"/>
        <w:rPr>
          <w:del w:id="7076" w:author="VOYER Raphael" w:date="2021-06-16T11:15:00Z"/>
        </w:rPr>
        <w:pPrChange w:id="7077" w:author="VOYER Raphael" w:date="2021-06-16T11:15:00Z">
          <w:pPr>
            <w:ind w:left="720"/>
            <w:outlineLvl w:val="0"/>
          </w:pPr>
        </w:pPrChange>
      </w:pPr>
      <w:bookmarkStart w:id="7078" w:name="_Toc381025875"/>
      <w:bookmarkStart w:id="7079" w:name="_Toc424820465"/>
      <w:del w:id="7080" w:author="VOYER Raphael" w:date="2021-06-16T11:15:00Z">
        <w:r w:rsidDel="001111A8">
          <w:delText>Example</w:delText>
        </w:r>
        <w:bookmarkEnd w:id="7078"/>
        <w:bookmarkEnd w:id="7079"/>
      </w:del>
    </w:p>
    <w:p w14:paraId="6E63E44E" w14:textId="77777777" w:rsidR="00855336" w:rsidRPr="0019551F" w:rsidDel="001111A8" w:rsidRDefault="00855336">
      <w:pPr>
        <w:pStyle w:val="Titre4"/>
        <w:rPr>
          <w:del w:id="7081" w:author="VOYER Raphael" w:date="2021-06-16T11:15:00Z"/>
        </w:rPr>
        <w:pPrChange w:id="7082" w:author="VOYER Raphael" w:date="2021-06-16T11:15:00Z">
          <w:pPr>
            <w:ind w:left="720"/>
          </w:pPr>
        </w:pPrChange>
      </w:pPr>
      <w:del w:id="7083" w:author="VOYER Raphael" w:date="2021-06-16T11:15:00Z">
        <w:r w:rsidDel="001111A8">
          <w:delText>=========</w:delText>
        </w:r>
      </w:del>
    </w:p>
    <w:p w14:paraId="093A6D64" w14:textId="77777777" w:rsidR="00855336" w:rsidDel="001111A8" w:rsidRDefault="00855336">
      <w:pPr>
        <w:pStyle w:val="Titre4"/>
        <w:rPr>
          <w:del w:id="7084" w:author="VOYER Raphael" w:date="2021-06-16T11:15:00Z"/>
        </w:rPr>
        <w:pPrChange w:id="7085" w:author="VOYER Raphael" w:date="2021-06-16T11:15:00Z">
          <w:pPr>
            <w:ind w:left="720"/>
          </w:pPr>
        </w:pPrChange>
      </w:pPr>
      <w:del w:id="7086" w:author="VOYER Raphael" w:date="2021-06-16T11:15:00Z">
        <w:r w:rsidDel="001111A8">
          <w:delText>-&gt;vlan 101</w:delText>
        </w:r>
      </w:del>
    </w:p>
    <w:p w14:paraId="21833BEB" w14:textId="77777777" w:rsidR="00855336" w:rsidDel="001111A8" w:rsidRDefault="00855336">
      <w:pPr>
        <w:pStyle w:val="Titre4"/>
        <w:rPr>
          <w:del w:id="7087" w:author="VOYER Raphael" w:date="2021-06-16T11:15:00Z"/>
        </w:rPr>
        <w:pPrChange w:id="7088" w:author="VOYER Raphael" w:date="2021-06-16T11:15:00Z">
          <w:pPr>
            <w:ind w:left="720"/>
          </w:pPr>
        </w:pPrChange>
      </w:pPr>
      <w:del w:id="7089"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090" w:author="VOYER Raphael" w:date="2021-06-16T11:15:00Z"/>
        </w:rPr>
        <w:pPrChange w:id="7091" w:author="VOYER Raphael" w:date="2021-06-16T11:15:00Z">
          <w:pPr>
            <w:ind w:left="720"/>
          </w:pPr>
        </w:pPrChange>
      </w:pPr>
      <w:del w:id="7092"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093" w:author="VOYER Raphael" w:date="2021-06-16T11:15:00Z"/>
        </w:rPr>
        <w:pPrChange w:id="7094" w:author="VOYER Raphael" w:date="2021-06-16T11:15:00Z">
          <w:pPr>
            <w:ind w:left="720"/>
          </w:pPr>
        </w:pPrChange>
      </w:pPr>
      <w:del w:id="7095"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096" w:author="VOYER Raphael" w:date="2021-06-16T11:15:00Z"/>
        </w:rPr>
        <w:pPrChange w:id="7097" w:author="VOYER Raphael" w:date="2021-06-16T11:15:00Z">
          <w:pPr>
            <w:ind w:left="720"/>
          </w:pPr>
        </w:pPrChange>
      </w:pPr>
      <w:del w:id="7098"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099" w:author="VOYER Raphael" w:date="2021-06-16T11:15:00Z"/>
        </w:rPr>
        <w:pPrChange w:id="7100" w:author="VOYER Raphael" w:date="2021-06-16T11:15:00Z">
          <w:pPr/>
        </w:pPrChange>
      </w:pPr>
      <w:del w:id="7101"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102" w:author="VOYER Raphael" w:date="2021-06-16T11:15:00Z"/>
        </w:rPr>
        <w:pPrChange w:id="7103" w:author="VOYER Raphael" w:date="2021-06-16T11:15:00Z">
          <w:pPr/>
        </w:pPrChange>
      </w:pPr>
      <w:del w:id="7104" w:author="VOYER Raphael" w:date="2021-06-16T11:15:00Z">
        <w:r w:rsidDel="001111A8">
          <w:tab/>
          <w:delText>-&gt; server-cluster  1 port  1/21 1/23</w:delText>
        </w:r>
      </w:del>
    </w:p>
    <w:p w14:paraId="65E1754C" w14:textId="77777777" w:rsidR="00855336" w:rsidDel="001111A8" w:rsidRDefault="00855336">
      <w:pPr>
        <w:pStyle w:val="Titre4"/>
        <w:rPr>
          <w:del w:id="7105" w:author="VOYER Raphael" w:date="2021-06-16T11:15:00Z"/>
        </w:rPr>
        <w:pPrChange w:id="7106" w:author="VOYER Raphael" w:date="2021-06-16T11:15:00Z">
          <w:pPr>
            <w:ind w:left="720"/>
          </w:pPr>
        </w:pPrChange>
      </w:pPr>
    </w:p>
    <w:p w14:paraId="155DC5CB" w14:textId="77777777" w:rsidR="00855336" w:rsidDel="001111A8" w:rsidRDefault="00855336">
      <w:pPr>
        <w:pStyle w:val="Titre4"/>
        <w:rPr>
          <w:del w:id="7107" w:author="VOYER Raphael" w:date="2021-06-16T11:15:00Z"/>
        </w:rPr>
        <w:pPrChange w:id="7108" w:author="VOYER Raphael" w:date="2021-06-16T11:15:00Z">
          <w:pPr/>
        </w:pPrChange>
      </w:pPr>
      <w:del w:id="7109" w:author="VOYER Raphael" w:date="2021-06-16T11:15:00Z">
        <w:r w:rsidDel="001111A8">
          <w:delText xml:space="preserve">     </w:delText>
        </w:r>
      </w:del>
    </w:p>
    <w:p w14:paraId="4979C6C6" w14:textId="77777777" w:rsidR="00855336" w:rsidRPr="00165F73" w:rsidDel="001111A8" w:rsidRDefault="00855336">
      <w:pPr>
        <w:pStyle w:val="Titre4"/>
        <w:rPr>
          <w:del w:id="7110" w:author="VOYER Raphael" w:date="2021-06-16T11:15:00Z"/>
          <w:u w:val="single"/>
        </w:rPr>
        <w:pPrChange w:id="7111" w:author="VOYER Raphael" w:date="2021-06-16T11:15:00Z">
          <w:pPr>
            <w:outlineLvl w:val="0"/>
          </w:pPr>
        </w:pPrChange>
      </w:pPr>
      <w:del w:id="7112" w:author="VOYER Raphael" w:date="2021-06-16T11:15:00Z">
        <w:r w:rsidDel="001111A8">
          <w:delText xml:space="preserve">  </w:delText>
        </w:r>
        <w:bookmarkStart w:id="7113" w:name="_Toc381025876"/>
        <w:bookmarkStart w:id="7114"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113"/>
        <w:bookmarkEnd w:id="7114"/>
      </w:del>
    </w:p>
    <w:p w14:paraId="5FCB8573" w14:textId="77777777" w:rsidR="00901F2D" w:rsidDel="001111A8" w:rsidRDefault="00901F2D">
      <w:pPr>
        <w:pStyle w:val="Titre4"/>
        <w:rPr>
          <w:del w:id="7115" w:author="VOYER Raphael" w:date="2021-06-16T11:15:00Z"/>
        </w:rPr>
        <w:pPrChange w:id="7116" w:author="VOYER Raphael" w:date="2021-06-16T11:15:00Z">
          <w:pPr>
            <w:numPr>
              <w:numId w:val="14"/>
            </w:numPr>
            <w:tabs>
              <w:tab w:val="num" w:pos="720"/>
            </w:tabs>
            <w:ind w:left="720" w:hanging="360"/>
          </w:pPr>
        </w:pPrChange>
      </w:pPr>
      <w:del w:id="7117"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118" w:author="VOYER Raphael" w:date="2021-06-16T11:15:00Z"/>
        </w:rPr>
        <w:pPrChange w:id="7119" w:author="VOYER Raphael" w:date="2021-06-16T11:15:00Z">
          <w:pPr>
            <w:numPr>
              <w:numId w:val="14"/>
            </w:numPr>
            <w:tabs>
              <w:tab w:val="num" w:pos="720"/>
            </w:tabs>
            <w:ind w:left="720" w:hanging="360"/>
            <w:jc w:val="left"/>
          </w:pPr>
        </w:pPrChange>
      </w:pPr>
      <w:del w:id="7120" w:author="VOYER Raphael" w:date="2021-06-16T11:15:00Z">
        <w:r w:rsidDel="001111A8">
          <w:delText>The specified port list is added to the IP multicast mac.</w:delText>
        </w:r>
      </w:del>
    </w:p>
    <w:p w14:paraId="22EF81C0" w14:textId="77777777" w:rsidR="00855336" w:rsidDel="001111A8" w:rsidRDefault="00855336">
      <w:pPr>
        <w:pStyle w:val="Titre4"/>
        <w:rPr>
          <w:del w:id="7121" w:author="VOYER Raphael" w:date="2021-06-16T11:15:00Z"/>
        </w:rPr>
        <w:pPrChange w:id="7122" w:author="VOYER Raphael" w:date="2021-06-16T11:15:00Z">
          <w:pPr>
            <w:numPr>
              <w:numId w:val="14"/>
            </w:numPr>
            <w:tabs>
              <w:tab w:val="num" w:pos="720"/>
            </w:tabs>
            <w:ind w:left="720" w:hanging="360"/>
            <w:jc w:val="left"/>
          </w:pPr>
        </w:pPrChange>
      </w:pPr>
      <w:del w:id="7123" w:author="VOYER Raphael" w:date="2021-06-16T11:15:00Z">
        <w:r w:rsidDel="001111A8">
          <w:delText xml:space="preserve">An IFP entry is created with </w:delText>
        </w:r>
      </w:del>
    </w:p>
    <w:p w14:paraId="5951564D" w14:textId="77777777" w:rsidR="00855336" w:rsidDel="001111A8" w:rsidRDefault="00855336">
      <w:pPr>
        <w:pStyle w:val="Titre4"/>
        <w:rPr>
          <w:del w:id="7124" w:author="VOYER Raphael" w:date="2021-06-16T11:15:00Z"/>
        </w:rPr>
        <w:pPrChange w:id="7125" w:author="VOYER Raphael" w:date="2021-06-16T11:15:00Z">
          <w:pPr>
            <w:ind w:left="900"/>
          </w:pPr>
        </w:pPrChange>
      </w:pPr>
      <w:del w:id="7126" w:author="VOYER Raphael" w:date="2021-06-16T11:15:00Z">
        <w:r w:rsidDel="001111A8">
          <w:delText>Condition :</w:delText>
        </w:r>
      </w:del>
    </w:p>
    <w:p w14:paraId="2068A09D" w14:textId="77777777" w:rsidR="00855336" w:rsidDel="001111A8" w:rsidRDefault="00855336">
      <w:pPr>
        <w:pStyle w:val="Titre4"/>
        <w:rPr>
          <w:del w:id="7127" w:author="VOYER Raphael" w:date="2021-06-16T11:15:00Z"/>
        </w:rPr>
        <w:pPrChange w:id="7128" w:author="VOYER Raphael" w:date="2021-06-16T11:15:00Z">
          <w:pPr>
            <w:ind w:left="900"/>
          </w:pPr>
        </w:pPrChange>
      </w:pPr>
      <w:del w:id="7129" w:author="VOYER Raphael" w:date="2021-06-16T11:15:00Z">
        <w:r w:rsidDel="001111A8">
          <w:delText>========</w:delText>
        </w:r>
      </w:del>
    </w:p>
    <w:p w14:paraId="68E67C4D" w14:textId="77777777" w:rsidR="00855336" w:rsidDel="001111A8" w:rsidRDefault="00855336">
      <w:pPr>
        <w:pStyle w:val="Titre4"/>
        <w:rPr>
          <w:del w:id="7130" w:author="VOYER Raphael" w:date="2021-06-16T11:15:00Z"/>
        </w:rPr>
        <w:pPrChange w:id="7131" w:author="VOYER Raphael" w:date="2021-06-16T11:15:00Z">
          <w:pPr>
            <w:ind w:left="900"/>
            <w:outlineLvl w:val="0"/>
          </w:pPr>
        </w:pPrChange>
      </w:pPr>
      <w:bookmarkStart w:id="7132" w:name="_Toc381025877"/>
      <w:bookmarkStart w:id="7133" w:name="_Toc424820467"/>
      <w:del w:id="7134" w:author="VOYER Raphael" w:date="2021-06-16T11:15:00Z">
        <w:r w:rsidDel="001111A8">
          <w:delText>DMAC = IP Multicast Mac and</w:delText>
        </w:r>
        <w:bookmarkEnd w:id="7132"/>
        <w:bookmarkEnd w:id="7133"/>
        <w:r w:rsidDel="001111A8">
          <w:delText xml:space="preserve"> </w:delText>
        </w:r>
      </w:del>
    </w:p>
    <w:p w14:paraId="6D3B8AEF" w14:textId="77777777" w:rsidR="00855336" w:rsidDel="001111A8" w:rsidRDefault="00855336">
      <w:pPr>
        <w:pStyle w:val="Titre4"/>
        <w:rPr>
          <w:del w:id="7135" w:author="VOYER Raphael" w:date="2021-06-16T11:15:00Z"/>
        </w:rPr>
        <w:pPrChange w:id="7136" w:author="VOYER Raphael" w:date="2021-06-16T11:15:00Z">
          <w:pPr>
            <w:ind w:left="900"/>
          </w:pPr>
        </w:pPrChange>
      </w:pPr>
      <w:del w:id="7137" w:author="VOYER Raphael" w:date="2021-06-16T11:15:00Z">
        <w:r w:rsidDel="001111A8">
          <w:delText xml:space="preserve">Vlan = configured vlan </w:delText>
        </w:r>
      </w:del>
    </w:p>
    <w:p w14:paraId="204DE16C" w14:textId="77777777" w:rsidR="00855336" w:rsidDel="001111A8" w:rsidRDefault="00855336">
      <w:pPr>
        <w:pStyle w:val="Titre4"/>
        <w:rPr>
          <w:del w:id="7138" w:author="VOYER Raphael" w:date="2021-06-16T11:15:00Z"/>
        </w:rPr>
        <w:pPrChange w:id="7139" w:author="VOYER Raphael" w:date="2021-06-16T11:15:00Z">
          <w:pPr>
            <w:ind w:left="900"/>
          </w:pPr>
        </w:pPrChange>
      </w:pPr>
      <w:del w:id="7140" w:author="VOYER Raphael" w:date="2021-06-16T11:15:00Z">
        <w:r w:rsidDel="001111A8">
          <w:delText>STP state = FWD</w:delText>
        </w:r>
      </w:del>
    </w:p>
    <w:p w14:paraId="66CDA39B" w14:textId="77777777" w:rsidR="00855336" w:rsidDel="001111A8" w:rsidRDefault="00855336">
      <w:pPr>
        <w:pStyle w:val="Titre4"/>
        <w:rPr>
          <w:del w:id="7141" w:author="VOYER Raphael" w:date="2021-06-16T11:15:00Z"/>
        </w:rPr>
        <w:pPrChange w:id="7142" w:author="VOYER Raphael" w:date="2021-06-16T11:15:00Z">
          <w:pPr>
            <w:ind w:left="900"/>
          </w:pPr>
        </w:pPrChange>
      </w:pPr>
      <w:del w:id="7143" w:author="VOYER Raphael" w:date="2021-06-16T11:15:00Z">
        <w:r w:rsidDel="001111A8">
          <w:delText>Action :</w:delText>
        </w:r>
      </w:del>
    </w:p>
    <w:p w14:paraId="7A0A5410" w14:textId="77777777" w:rsidR="00855336" w:rsidDel="001111A8" w:rsidRDefault="00855336">
      <w:pPr>
        <w:pStyle w:val="Titre4"/>
        <w:rPr>
          <w:del w:id="7144" w:author="VOYER Raphael" w:date="2021-06-16T11:15:00Z"/>
        </w:rPr>
        <w:pPrChange w:id="7145" w:author="VOYER Raphael" w:date="2021-06-16T11:15:00Z">
          <w:pPr>
            <w:ind w:left="900"/>
          </w:pPr>
        </w:pPrChange>
      </w:pPr>
      <w:del w:id="7146" w:author="VOYER Raphael" w:date="2021-06-16T11:15:00Z">
        <w:r w:rsidDel="001111A8">
          <w:delText>======</w:delText>
        </w:r>
      </w:del>
    </w:p>
    <w:p w14:paraId="7947D315" w14:textId="77777777" w:rsidR="00855336" w:rsidDel="001111A8" w:rsidRDefault="00855336">
      <w:pPr>
        <w:pStyle w:val="Titre4"/>
        <w:rPr>
          <w:del w:id="7147" w:author="VOYER Raphael" w:date="2021-06-16T11:15:00Z"/>
        </w:rPr>
        <w:pPrChange w:id="7148" w:author="VOYER Raphael" w:date="2021-06-16T11:15:00Z">
          <w:pPr>
            <w:ind w:left="900"/>
            <w:outlineLvl w:val="0"/>
          </w:pPr>
        </w:pPrChange>
      </w:pPr>
      <w:del w:id="7149" w:author="VOYER Raphael" w:date="2021-06-16T11:15:00Z">
        <w:r w:rsidDel="001111A8">
          <w:delText xml:space="preserve"> </w:delText>
        </w:r>
        <w:bookmarkStart w:id="7150" w:name="_Toc381025878"/>
        <w:bookmarkStart w:id="7151" w:name="_Toc424820468"/>
        <w:r w:rsidDel="001111A8">
          <w:delText>Redirect the packet to the L2MC index obtained from the above step.</w:delText>
        </w:r>
        <w:bookmarkEnd w:id="7150"/>
        <w:bookmarkEnd w:id="7151"/>
      </w:del>
    </w:p>
    <w:p w14:paraId="5379D4C6" w14:textId="77777777" w:rsidR="00855336" w:rsidDel="001111A8" w:rsidRDefault="00855336">
      <w:pPr>
        <w:pStyle w:val="Titre4"/>
        <w:rPr>
          <w:del w:id="7152" w:author="VOYER Raphael" w:date="2021-06-16T11:15:00Z"/>
        </w:rPr>
        <w:pPrChange w:id="7153" w:author="VOYER Raphael" w:date="2021-06-16T11:15:00Z">
          <w:pPr/>
        </w:pPrChange>
      </w:pPr>
      <w:del w:id="7154" w:author="VOYER Raphael" w:date="2021-06-16T11:15:00Z">
        <w:r w:rsidDel="001111A8">
          <w:delText xml:space="preserve">                         </w:delText>
        </w:r>
      </w:del>
    </w:p>
    <w:p w14:paraId="03E48B6C" w14:textId="77777777" w:rsidR="00855336" w:rsidDel="001111A8" w:rsidRDefault="00855336">
      <w:pPr>
        <w:pStyle w:val="Titre4"/>
        <w:rPr>
          <w:del w:id="7155" w:author="VOYER Raphael" w:date="2021-06-16T11:15:00Z"/>
        </w:rPr>
        <w:pPrChange w:id="7156" w:author="VOYER Raphael" w:date="2021-06-16T11:15:00Z">
          <w:pPr>
            <w:outlineLvl w:val="0"/>
          </w:pPr>
        </w:pPrChange>
      </w:pPr>
      <w:del w:id="7157" w:author="VOYER Raphael" w:date="2021-06-16T11:15:00Z">
        <w:r w:rsidDel="001111A8">
          <w:delText xml:space="preserve">     </w:delText>
        </w:r>
        <w:bookmarkStart w:id="7158" w:name="_Toc381025879"/>
        <w:bookmarkStart w:id="7159" w:name="_Toc424820469"/>
        <w:r w:rsidDel="001111A8">
          <w:delText>Example</w:delText>
        </w:r>
        <w:bookmarkEnd w:id="7158"/>
        <w:bookmarkEnd w:id="7159"/>
      </w:del>
    </w:p>
    <w:p w14:paraId="71C55964" w14:textId="77777777" w:rsidR="00855336" w:rsidRPr="005E0820" w:rsidDel="001111A8" w:rsidRDefault="00855336">
      <w:pPr>
        <w:pStyle w:val="Titre4"/>
        <w:rPr>
          <w:del w:id="7160" w:author="VOYER Raphael" w:date="2021-06-16T11:15:00Z"/>
        </w:rPr>
        <w:pPrChange w:id="7161" w:author="VOYER Raphael" w:date="2021-06-16T11:15:00Z">
          <w:pPr/>
        </w:pPrChange>
      </w:pPr>
      <w:del w:id="7162" w:author="VOYER Raphael" w:date="2021-06-16T11:15:00Z">
        <w:r w:rsidDel="001111A8">
          <w:delText xml:space="preserve">     ======</w:delText>
        </w:r>
      </w:del>
    </w:p>
    <w:p w14:paraId="3B034325" w14:textId="77777777" w:rsidR="003D5702" w:rsidDel="001111A8" w:rsidRDefault="00855336">
      <w:pPr>
        <w:pStyle w:val="Titre4"/>
        <w:rPr>
          <w:del w:id="7163" w:author="VOYER Raphael" w:date="2021-06-16T11:15:00Z"/>
        </w:rPr>
        <w:pPrChange w:id="7164" w:author="VOYER Raphael" w:date="2021-06-16T11:15:00Z">
          <w:pPr/>
        </w:pPrChange>
      </w:pPr>
      <w:del w:id="7165" w:author="VOYER Raphael" w:date="2021-06-16T11:15:00Z">
        <w:r w:rsidDel="001111A8">
          <w:delText xml:space="preserve">     -&gt;vlan 101</w:delText>
        </w:r>
      </w:del>
    </w:p>
    <w:p w14:paraId="0733B8FD" w14:textId="77777777" w:rsidR="003D5702" w:rsidDel="001111A8" w:rsidRDefault="003D5702">
      <w:pPr>
        <w:pStyle w:val="Titre4"/>
        <w:rPr>
          <w:del w:id="7166" w:author="VOYER Raphael" w:date="2021-06-16T11:15:00Z"/>
        </w:rPr>
        <w:pPrChange w:id="7167" w:author="VOYER Raphael" w:date="2021-06-16T11:15:00Z">
          <w:pPr/>
        </w:pPrChange>
      </w:pPr>
      <w:del w:id="7168" w:author="VOYER Raphael" w:date="2021-06-16T11:15:00Z">
        <w:r w:rsidDel="001111A8">
          <w:delText xml:space="preserve">     -&gt; vlan 101 members 1/21 tagged</w:delText>
        </w:r>
      </w:del>
    </w:p>
    <w:p w14:paraId="664C6D84" w14:textId="77777777" w:rsidR="00855336" w:rsidDel="001111A8" w:rsidRDefault="003D5702">
      <w:pPr>
        <w:pStyle w:val="Titre4"/>
        <w:rPr>
          <w:del w:id="7169" w:author="VOYER Raphael" w:date="2021-06-16T11:15:00Z"/>
        </w:rPr>
        <w:pPrChange w:id="7170" w:author="VOYER Raphael" w:date="2021-06-16T11:15:00Z">
          <w:pPr/>
        </w:pPrChange>
      </w:pPr>
      <w:del w:id="7171" w:author="VOYER Raphael" w:date="2021-06-16T11:15:00Z">
        <w:r w:rsidDel="001111A8">
          <w:delText xml:space="preserve">     -&gt; vlan 101 members 1/23 tagged</w:delText>
        </w:r>
      </w:del>
    </w:p>
    <w:p w14:paraId="1D125638" w14:textId="77777777" w:rsidR="00855336" w:rsidDel="001111A8" w:rsidRDefault="00855336">
      <w:pPr>
        <w:pStyle w:val="Titre4"/>
        <w:rPr>
          <w:del w:id="7172" w:author="VOYER Raphael" w:date="2021-06-16T11:15:00Z"/>
        </w:rPr>
        <w:pPrChange w:id="7173" w:author="VOYER Raphael" w:date="2021-06-16T11:15:00Z">
          <w:pPr/>
        </w:pPrChange>
      </w:pPr>
      <w:del w:id="7174"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175" w:author="VOYER Raphael" w:date="2021-06-16T11:15:00Z"/>
        </w:rPr>
        <w:pPrChange w:id="7176" w:author="VOYER Raphael" w:date="2021-06-16T11:15:00Z">
          <w:pPr/>
        </w:pPrChange>
      </w:pPr>
      <w:del w:id="7177"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178" w:author="VOYER Raphael" w:date="2021-06-16T11:15:00Z"/>
        </w:rPr>
        <w:pPrChange w:id="7179" w:author="VOYER Raphael" w:date="2021-06-16T11:15:00Z">
          <w:pPr/>
        </w:pPrChange>
      </w:pPr>
      <w:del w:id="7180"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181" w:author="VOYER Raphael" w:date="2021-06-16T11:15:00Z"/>
        </w:rPr>
        <w:pPrChange w:id="7182" w:author="VOYER Raphael" w:date="2021-06-16T11:15:00Z">
          <w:pPr/>
        </w:pPrChange>
      </w:pPr>
      <w:del w:id="7183" w:author="VOYER Raphael" w:date="2021-06-16T11:15:00Z">
        <w:r w:rsidDel="001111A8">
          <w:delText xml:space="preserve">     -&gt; server-cluster  1 port  1/21 1/23</w:delText>
        </w:r>
      </w:del>
    </w:p>
    <w:p w14:paraId="72B1E47A" w14:textId="77777777" w:rsidR="00855336" w:rsidDel="001111A8" w:rsidRDefault="00855336">
      <w:pPr>
        <w:pStyle w:val="Titre4"/>
        <w:rPr>
          <w:del w:id="7184" w:author="VOYER Raphael" w:date="2021-06-16T11:15:00Z"/>
        </w:rPr>
        <w:pPrChange w:id="7185" w:author="VOYER Raphael" w:date="2021-06-16T11:15:00Z">
          <w:pPr/>
        </w:pPrChange>
      </w:pPr>
    </w:p>
    <w:p w14:paraId="2D971EB2" w14:textId="77777777" w:rsidR="00855336" w:rsidDel="001111A8" w:rsidRDefault="00855336">
      <w:pPr>
        <w:pStyle w:val="Titre4"/>
        <w:rPr>
          <w:del w:id="7186" w:author="VOYER Raphael" w:date="2021-06-16T11:15:00Z"/>
        </w:rPr>
        <w:pPrChange w:id="7187" w:author="VOYER Raphael" w:date="2021-06-16T11:15:00Z">
          <w:pPr/>
        </w:pPrChange>
      </w:pPr>
    </w:p>
    <w:p w14:paraId="19816E9B" w14:textId="77777777" w:rsidR="00855336" w:rsidDel="001111A8" w:rsidRDefault="00855336">
      <w:pPr>
        <w:pStyle w:val="Titre4"/>
        <w:rPr>
          <w:del w:id="7188" w:author="VOYER Raphael" w:date="2021-06-16T11:15:00Z"/>
        </w:rPr>
        <w:pPrChange w:id="7189" w:author="VOYER Raphael" w:date="2021-06-16T11:15:00Z">
          <w:pPr>
            <w:outlineLvl w:val="0"/>
          </w:pPr>
        </w:pPrChange>
      </w:pPr>
      <w:del w:id="7190" w:author="VOYER Raphael" w:date="2021-06-16T11:15:00Z">
        <w:r w:rsidDel="001111A8">
          <w:delText xml:space="preserve">   </w:delText>
        </w:r>
        <w:bookmarkStart w:id="7191" w:name="_Toc381025880"/>
        <w:bookmarkStart w:id="7192" w:name="_Toc424820470"/>
        <w:r w:rsidDel="001111A8">
          <w:delText xml:space="preserve">iii) </w:delText>
        </w:r>
        <w:r w:rsidRPr="00165F73" w:rsidDel="001111A8">
          <w:rPr>
            <w:u w:val="single"/>
          </w:rPr>
          <w:delText>L2 cluster with unicast mac and explicit port list.</w:delText>
        </w:r>
        <w:bookmarkEnd w:id="7191"/>
        <w:bookmarkEnd w:id="7192"/>
      </w:del>
    </w:p>
    <w:p w14:paraId="157CDEEB" w14:textId="77777777" w:rsidR="00855336" w:rsidDel="001111A8" w:rsidRDefault="00855336">
      <w:pPr>
        <w:pStyle w:val="Titre4"/>
        <w:rPr>
          <w:del w:id="7193" w:author="VOYER Raphael" w:date="2021-06-16T11:15:00Z"/>
        </w:rPr>
        <w:pPrChange w:id="7194" w:author="VOYER Raphael" w:date="2021-06-16T11:15:00Z">
          <w:pPr>
            <w:numPr>
              <w:numId w:val="15"/>
            </w:numPr>
            <w:tabs>
              <w:tab w:val="num" w:pos="720"/>
            </w:tabs>
            <w:ind w:left="720" w:hanging="360"/>
          </w:pPr>
        </w:pPrChange>
      </w:pPr>
      <w:del w:id="7195"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196" w:author="VOYER Raphael" w:date="2021-06-16T11:15:00Z"/>
        </w:rPr>
        <w:pPrChange w:id="7197" w:author="VOYER Raphael" w:date="2021-06-16T11:15:00Z">
          <w:pPr>
            <w:numPr>
              <w:numId w:val="15"/>
            </w:numPr>
            <w:tabs>
              <w:tab w:val="num" w:pos="720"/>
            </w:tabs>
            <w:ind w:left="720" w:hanging="360"/>
          </w:pPr>
        </w:pPrChange>
      </w:pPr>
      <w:del w:id="7198" w:author="VOYER Raphael" w:date="2021-06-16T11:15:00Z">
        <w:r w:rsidDel="001111A8">
          <w:delText xml:space="preserve">An IFP entry is created with </w:delText>
        </w:r>
      </w:del>
    </w:p>
    <w:p w14:paraId="4924E7CC" w14:textId="77777777" w:rsidR="00855336" w:rsidDel="001111A8" w:rsidRDefault="00855336">
      <w:pPr>
        <w:pStyle w:val="Titre4"/>
        <w:rPr>
          <w:del w:id="7199" w:author="VOYER Raphael" w:date="2021-06-16T11:15:00Z"/>
        </w:rPr>
        <w:pPrChange w:id="7200" w:author="VOYER Raphael" w:date="2021-06-16T11:15:00Z">
          <w:pPr/>
        </w:pPrChange>
      </w:pPr>
      <w:del w:id="7201" w:author="VOYER Raphael" w:date="2021-06-16T11:15:00Z">
        <w:r w:rsidDel="001111A8">
          <w:delText xml:space="preserve">            Condition :</w:delText>
        </w:r>
      </w:del>
    </w:p>
    <w:p w14:paraId="27DD5959" w14:textId="77777777" w:rsidR="00855336" w:rsidDel="001111A8" w:rsidRDefault="00855336">
      <w:pPr>
        <w:pStyle w:val="Titre4"/>
        <w:rPr>
          <w:del w:id="7202" w:author="VOYER Raphael" w:date="2021-06-16T11:15:00Z"/>
        </w:rPr>
        <w:pPrChange w:id="7203" w:author="VOYER Raphael" w:date="2021-06-16T11:15:00Z">
          <w:pPr/>
        </w:pPrChange>
      </w:pPr>
      <w:del w:id="7204" w:author="VOYER Raphael" w:date="2021-06-16T11:15:00Z">
        <w:r w:rsidDel="001111A8">
          <w:delText xml:space="preserve">            ========</w:delText>
        </w:r>
      </w:del>
    </w:p>
    <w:p w14:paraId="71B975CF" w14:textId="77777777" w:rsidR="00855336" w:rsidDel="001111A8" w:rsidRDefault="00855336">
      <w:pPr>
        <w:pStyle w:val="Titre4"/>
        <w:rPr>
          <w:del w:id="7205" w:author="VOYER Raphael" w:date="2021-06-16T11:15:00Z"/>
        </w:rPr>
        <w:pPrChange w:id="7206" w:author="VOYER Raphael" w:date="2021-06-16T11:15:00Z">
          <w:pPr>
            <w:outlineLvl w:val="0"/>
          </w:pPr>
        </w:pPrChange>
      </w:pPr>
      <w:del w:id="7207" w:author="VOYER Raphael" w:date="2021-06-16T11:15:00Z">
        <w:r w:rsidDel="001111A8">
          <w:delText xml:space="preserve">            </w:delText>
        </w:r>
        <w:bookmarkStart w:id="7208" w:name="_Toc381025881"/>
        <w:bookmarkStart w:id="7209" w:name="_Toc424820471"/>
        <w:r w:rsidDel="001111A8">
          <w:delText>DMAC = Unicast Mac</w:delText>
        </w:r>
        <w:bookmarkEnd w:id="7208"/>
        <w:bookmarkEnd w:id="7209"/>
      </w:del>
    </w:p>
    <w:p w14:paraId="72E9752A" w14:textId="77777777" w:rsidR="00855336" w:rsidDel="001111A8" w:rsidRDefault="00855336">
      <w:pPr>
        <w:pStyle w:val="Titre4"/>
        <w:rPr>
          <w:del w:id="7210" w:author="VOYER Raphael" w:date="2021-06-16T11:15:00Z"/>
        </w:rPr>
        <w:pPrChange w:id="7211" w:author="VOYER Raphael" w:date="2021-06-16T11:15:00Z">
          <w:pPr/>
        </w:pPrChange>
      </w:pPr>
      <w:del w:id="7212" w:author="VOYER Raphael" w:date="2021-06-16T11:15:00Z">
        <w:r w:rsidDel="001111A8">
          <w:delText xml:space="preserve">            Vlan = configured vlan </w:delText>
        </w:r>
      </w:del>
    </w:p>
    <w:p w14:paraId="0140CCEA" w14:textId="77777777" w:rsidR="00855336" w:rsidDel="001111A8" w:rsidRDefault="00855336">
      <w:pPr>
        <w:pStyle w:val="Titre4"/>
        <w:rPr>
          <w:del w:id="7213" w:author="VOYER Raphael" w:date="2021-06-16T11:15:00Z"/>
        </w:rPr>
        <w:pPrChange w:id="7214" w:author="VOYER Raphael" w:date="2021-06-16T11:15:00Z">
          <w:pPr/>
        </w:pPrChange>
      </w:pPr>
      <w:del w:id="7215" w:author="VOYER Raphael" w:date="2021-06-16T11:15:00Z">
        <w:r w:rsidDel="001111A8">
          <w:delText xml:space="preserve">            STP state = FWD</w:delText>
        </w:r>
      </w:del>
    </w:p>
    <w:p w14:paraId="2E01DBD7" w14:textId="77777777" w:rsidR="00855336" w:rsidDel="001111A8" w:rsidRDefault="00855336">
      <w:pPr>
        <w:pStyle w:val="Titre4"/>
        <w:rPr>
          <w:del w:id="7216" w:author="VOYER Raphael" w:date="2021-06-16T11:15:00Z"/>
        </w:rPr>
        <w:pPrChange w:id="7217" w:author="VOYER Raphael" w:date="2021-06-16T11:15:00Z">
          <w:pPr>
            <w:ind w:left="900"/>
          </w:pPr>
        </w:pPrChange>
      </w:pPr>
    </w:p>
    <w:p w14:paraId="185B8EBE" w14:textId="77777777" w:rsidR="00855336" w:rsidDel="001111A8" w:rsidRDefault="00901F2D">
      <w:pPr>
        <w:pStyle w:val="Titre4"/>
        <w:rPr>
          <w:del w:id="7218" w:author="VOYER Raphael" w:date="2021-06-16T11:15:00Z"/>
        </w:rPr>
        <w:pPrChange w:id="7219" w:author="VOYER Raphael" w:date="2021-06-16T11:15:00Z">
          <w:pPr/>
        </w:pPrChange>
      </w:pPr>
      <w:del w:id="7220" w:author="VOYER Raphael" w:date="2021-06-16T11:15:00Z">
        <w:r w:rsidDel="001111A8">
          <w:delText xml:space="preserve">     </w:delText>
        </w:r>
      </w:del>
    </w:p>
    <w:p w14:paraId="0B7FC084" w14:textId="77777777" w:rsidR="00855336" w:rsidDel="001111A8" w:rsidRDefault="00855336">
      <w:pPr>
        <w:pStyle w:val="Titre4"/>
        <w:rPr>
          <w:del w:id="7221" w:author="VOYER Raphael" w:date="2021-06-16T11:15:00Z"/>
        </w:rPr>
        <w:pPrChange w:id="7222" w:author="VOYER Raphael" w:date="2021-06-16T11:15:00Z">
          <w:pPr/>
        </w:pPrChange>
      </w:pPr>
      <w:del w:id="7223" w:author="VOYER Raphael" w:date="2021-06-16T11:15:00Z">
        <w:r w:rsidDel="001111A8">
          <w:delText xml:space="preserve">           Action :</w:delText>
        </w:r>
      </w:del>
    </w:p>
    <w:p w14:paraId="3F094D99" w14:textId="77777777" w:rsidR="00855336" w:rsidDel="001111A8" w:rsidRDefault="00855336">
      <w:pPr>
        <w:pStyle w:val="Titre4"/>
        <w:rPr>
          <w:del w:id="7224" w:author="VOYER Raphael" w:date="2021-06-16T11:15:00Z"/>
        </w:rPr>
        <w:pPrChange w:id="7225" w:author="VOYER Raphael" w:date="2021-06-16T11:15:00Z">
          <w:pPr/>
        </w:pPrChange>
      </w:pPr>
      <w:del w:id="7226" w:author="VOYER Raphael" w:date="2021-06-16T11:15:00Z">
        <w:r w:rsidDel="001111A8">
          <w:delText xml:space="preserve">           ======</w:delText>
        </w:r>
      </w:del>
    </w:p>
    <w:p w14:paraId="62F2CD45" w14:textId="77777777" w:rsidR="00855336" w:rsidDel="001111A8" w:rsidRDefault="00855336">
      <w:pPr>
        <w:pStyle w:val="Titre4"/>
        <w:rPr>
          <w:del w:id="7227" w:author="VOYER Raphael" w:date="2021-06-16T11:15:00Z"/>
        </w:rPr>
        <w:pPrChange w:id="7228" w:author="VOYER Raphael" w:date="2021-06-16T11:15:00Z">
          <w:pPr>
            <w:ind w:left="900"/>
          </w:pPr>
        </w:pPrChange>
      </w:pPr>
      <w:del w:id="7229"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230" w:author="VOYER Raphael" w:date="2021-06-16T11:15:00Z"/>
        </w:rPr>
        <w:pPrChange w:id="7231" w:author="VOYER Raphael" w:date="2021-06-16T11:15:00Z">
          <w:pPr>
            <w:outlineLvl w:val="0"/>
          </w:pPr>
        </w:pPrChange>
      </w:pPr>
      <w:del w:id="7232" w:author="VOYER Raphael" w:date="2021-06-16T11:15:00Z">
        <w:r w:rsidDel="001111A8">
          <w:delText xml:space="preserve">      </w:delText>
        </w:r>
        <w:bookmarkStart w:id="7233" w:name="_Toc381025882"/>
        <w:bookmarkStart w:id="7234" w:name="_Toc424820472"/>
        <w:r w:rsidDel="001111A8">
          <w:delText>Example</w:delText>
        </w:r>
        <w:bookmarkEnd w:id="7233"/>
        <w:bookmarkEnd w:id="7234"/>
      </w:del>
    </w:p>
    <w:p w14:paraId="4B3EBDDB" w14:textId="77777777" w:rsidR="00855336" w:rsidRPr="00CC00C5" w:rsidDel="001111A8" w:rsidRDefault="00855336">
      <w:pPr>
        <w:pStyle w:val="Titre4"/>
        <w:rPr>
          <w:del w:id="7235" w:author="VOYER Raphael" w:date="2021-06-16T11:15:00Z"/>
        </w:rPr>
        <w:pPrChange w:id="7236" w:author="VOYER Raphael" w:date="2021-06-16T11:15:00Z">
          <w:pPr/>
        </w:pPrChange>
      </w:pPr>
      <w:del w:id="7237" w:author="VOYER Raphael" w:date="2021-06-16T11:15:00Z">
        <w:r w:rsidDel="001111A8">
          <w:delText xml:space="preserve">      ========</w:delText>
        </w:r>
      </w:del>
    </w:p>
    <w:p w14:paraId="41064D6E" w14:textId="77777777" w:rsidR="003D5702" w:rsidDel="001111A8" w:rsidRDefault="00855336">
      <w:pPr>
        <w:pStyle w:val="Titre4"/>
        <w:rPr>
          <w:del w:id="7238" w:author="VOYER Raphael" w:date="2021-06-16T11:15:00Z"/>
        </w:rPr>
        <w:pPrChange w:id="7239" w:author="VOYER Raphael" w:date="2021-06-16T11:15:00Z">
          <w:pPr/>
        </w:pPrChange>
      </w:pPr>
      <w:del w:id="7240" w:author="VOYER Raphael" w:date="2021-06-16T11:15:00Z">
        <w:r w:rsidDel="001111A8">
          <w:delText xml:space="preserve">     -&gt;vlan 101</w:delText>
        </w:r>
      </w:del>
    </w:p>
    <w:p w14:paraId="29D54AC1" w14:textId="77777777" w:rsidR="003D5702" w:rsidDel="001111A8" w:rsidRDefault="003D5702">
      <w:pPr>
        <w:pStyle w:val="Titre4"/>
        <w:rPr>
          <w:del w:id="7241" w:author="VOYER Raphael" w:date="2021-06-16T11:15:00Z"/>
        </w:rPr>
        <w:pPrChange w:id="7242" w:author="VOYER Raphael" w:date="2021-06-16T11:15:00Z">
          <w:pPr/>
        </w:pPrChange>
      </w:pPr>
      <w:del w:id="7243" w:author="VOYER Raphael" w:date="2021-06-16T11:15:00Z">
        <w:r w:rsidDel="001111A8">
          <w:delText xml:space="preserve">     -&gt; vlan 101 members 1/21 tagged</w:delText>
        </w:r>
      </w:del>
    </w:p>
    <w:p w14:paraId="76A1A720" w14:textId="77777777" w:rsidR="003D5702" w:rsidDel="001111A8" w:rsidRDefault="003D5702">
      <w:pPr>
        <w:pStyle w:val="Titre4"/>
        <w:rPr>
          <w:del w:id="7244" w:author="VOYER Raphael" w:date="2021-06-16T11:15:00Z"/>
        </w:rPr>
        <w:pPrChange w:id="7245" w:author="VOYER Raphael" w:date="2021-06-16T11:15:00Z">
          <w:pPr/>
        </w:pPrChange>
      </w:pPr>
      <w:del w:id="7246" w:author="VOYER Raphael" w:date="2021-06-16T11:15:00Z">
        <w:r w:rsidDel="001111A8">
          <w:delText xml:space="preserve">     -&gt; vlan 101 members 1/23 tagged</w:delText>
        </w:r>
      </w:del>
    </w:p>
    <w:p w14:paraId="32956EBC" w14:textId="77777777" w:rsidR="00855336" w:rsidDel="001111A8" w:rsidRDefault="00855336">
      <w:pPr>
        <w:pStyle w:val="Titre4"/>
        <w:rPr>
          <w:del w:id="7247" w:author="VOYER Raphael" w:date="2021-06-16T11:15:00Z"/>
        </w:rPr>
        <w:pPrChange w:id="7248" w:author="VOYER Raphael" w:date="2021-06-16T11:15:00Z">
          <w:pPr/>
        </w:pPrChange>
      </w:pPr>
      <w:del w:id="7249"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250" w:author="VOYER Raphael" w:date="2021-06-16T11:15:00Z"/>
        </w:rPr>
        <w:pPrChange w:id="7251" w:author="VOYER Raphael" w:date="2021-06-16T11:15:00Z">
          <w:pPr/>
        </w:pPrChange>
      </w:pPr>
      <w:del w:id="7252"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253" w:author="VOYER Raphael" w:date="2021-06-16T11:15:00Z"/>
        </w:rPr>
        <w:pPrChange w:id="7254" w:author="VOYER Raphael" w:date="2021-06-16T11:15:00Z">
          <w:pPr/>
        </w:pPrChange>
      </w:pPr>
      <w:del w:id="7255"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256" w:author="VOYER Raphael" w:date="2021-06-16T11:15:00Z"/>
        </w:rPr>
        <w:pPrChange w:id="7257" w:author="VOYER Raphael" w:date="2021-06-16T11:15:00Z">
          <w:pPr/>
        </w:pPrChange>
      </w:pPr>
      <w:del w:id="7258" w:author="VOYER Raphael" w:date="2021-06-16T11:15:00Z">
        <w:r w:rsidDel="001111A8">
          <w:delText xml:space="preserve">     -&gt; server-cluster  1 port  1/21 1/23</w:delText>
        </w:r>
      </w:del>
    </w:p>
    <w:p w14:paraId="6B1B1220" w14:textId="77777777" w:rsidR="00855336" w:rsidDel="001111A8" w:rsidRDefault="00855336">
      <w:pPr>
        <w:pStyle w:val="Titre4"/>
        <w:rPr>
          <w:del w:id="7259" w:author="VOYER Raphael" w:date="2021-06-16T11:15:00Z"/>
        </w:rPr>
        <w:pPrChange w:id="7260" w:author="VOYER Raphael" w:date="2021-06-16T11:15:00Z">
          <w:pPr/>
        </w:pPrChange>
      </w:pPr>
    </w:p>
    <w:p w14:paraId="089344C0" w14:textId="77777777" w:rsidR="00855336" w:rsidDel="001111A8" w:rsidRDefault="00855336">
      <w:pPr>
        <w:pStyle w:val="Titre4"/>
        <w:rPr>
          <w:del w:id="7261" w:author="VOYER Raphael" w:date="2021-06-16T11:15:00Z"/>
        </w:rPr>
        <w:pPrChange w:id="7262" w:author="VOYER Raphael" w:date="2021-06-16T11:15:00Z">
          <w:pPr>
            <w:pStyle w:val="Titre3"/>
            <w:ind w:left="0" w:firstLine="0"/>
            <w:jc w:val="left"/>
          </w:pPr>
        </w:pPrChange>
      </w:pPr>
      <w:bookmarkStart w:id="7263" w:name="_Toc381025883"/>
      <w:del w:id="7264" w:author="VOYER Raphael" w:date="2021-06-16T11:15:00Z">
        <w:r w:rsidDel="001111A8">
          <w:delText>L3 Cluster Scenarios</w:delText>
        </w:r>
        <w:bookmarkEnd w:id="7263"/>
      </w:del>
    </w:p>
    <w:p w14:paraId="14C12C2E" w14:textId="77777777" w:rsidR="00855336" w:rsidRPr="00C52E03" w:rsidDel="001111A8" w:rsidRDefault="00855336">
      <w:pPr>
        <w:pStyle w:val="Titre4"/>
        <w:rPr>
          <w:del w:id="7265" w:author="VOYER Raphael" w:date="2021-06-16T11:15:00Z"/>
          <w:u w:val="single"/>
        </w:rPr>
        <w:pPrChange w:id="7266" w:author="VOYER Raphael" w:date="2021-06-16T11:15:00Z">
          <w:pPr>
            <w:outlineLvl w:val="0"/>
          </w:pPr>
        </w:pPrChange>
      </w:pPr>
      <w:bookmarkStart w:id="7267" w:name="_Toc381025884"/>
      <w:bookmarkStart w:id="7268" w:name="_Toc424820474"/>
      <w:del w:id="7269" w:author="VOYER Raphael" w:date="2021-06-16T11:15:00Z">
        <w:r w:rsidDel="001111A8">
          <w:delText xml:space="preserve">i) </w:delText>
        </w:r>
        <w:r w:rsidRPr="00C52E03" w:rsidDel="001111A8">
          <w:rPr>
            <w:u w:val="single"/>
          </w:rPr>
          <w:delText>L3 cluster with unicast mac and flooding/explicit port list.</w:delText>
        </w:r>
        <w:bookmarkEnd w:id="7267"/>
        <w:bookmarkEnd w:id="7268"/>
      </w:del>
    </w:p>
    <w:p w14:paraId="51C89D8D" w14:textId="77777777" w:rsidR="00855336" w:rsidDel="001111A8" w:rsidRDefault="00855336">
      <w:pPr>
        <w:pStyle w:val="Titre4"/>
        <w:rPr>
          <w:del w:id="7270" w:author="VOYER Raphael" w:date="2021-06-16T11:15:00Z"/>
        </w:rPr>
        <w:pPrChange w:id="7271" w:author="VOYER Raphael" w:date="2021-06-16T11:15:00Z">
          <w:pPr>
            <w:numPr>
              <w:numId w:val="16"/>
            </w:numPr>
            <w:tabs>
              <w:tab w:val="num" w:pos="720"/>
            </w:tabs>
            <w:ind w:left="720" w:hanging="360"/>
            <w:jc w:val="left"/>
          </w:pPr>
        </w:pPrChange>
      </w:pPr>
      <w:del w:id="7272"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273" w:author="VOYER Raphael" w:date="2021-06-16T11:15:00Z"/>
        </w:rPr>
        <w:pPrChange w:id="7274" w:author="VOYER Raphael" w:date="2021-06-16T11:15:00Z">
          <w:pPr>
            <w:numPr>
              <w:numId w:val="16"/>
            </w:numPr>
            <w:tabs>
              <w:tab w:val="num" w:pos="720"/>
            </w:tabs>
            <w:ind w:left="720" w:hanging="360"/>
          </w:pPr>
        </w:pPrChange>
      </w:pPr>
      <w:del w:id="7275"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276" w:author="VOYER Raphael" w:date="2021-06-16T11:15:00Z"/>
        </w:rPr>
        <w:pPrChange w:id="7277" w:author="VOYER Raphael" w:date="2021-06-16T11:15:00Z">
          <w:pPr>
            <w:numPr>
              <w:numId w:val="16"/>
            </w:numPr>
            <w:tabs>
              <w:tab w:val="num" w:pos="720"/>
            </w:tabs>
            <w:ind w:left="720" w:hanging="360"/>
          </w:pPr>
        </w:pPrChange>
      </w:pPr>
      <w:del w:id="7278"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279" w:author="VOYER Raphael" w:date="2021-06-16T11:15:00Z"/>
        </w:rPr>
        <w:pPrChange w:id="7280" w:author="VOYER Raphael" w:date="2021-06-16T11:15:00Z">
          <w:pPr>
            <w:numPr>
              <w:numId w:val="16"/>
            </w:numPr>
            <w:tabs>
              <w:tab w:val="num" w:pos="720"/>
            </w:tabs>
            <w:ind w:left="720" w:hanging="360"/>
          </w:pPr>
        </w:pPrChange>
      </w:pPr>
      <w:del w:id="7281" w:author="VOYER Raphael" w:date="2021-06-16T11:15:00Z">
        <w:r w:rsidDel="001111A8">
          <w:delText xml:space="preserve">c) An IFP entry is created </w:delText>
        </w:r>
      </w:del>
    </w:p>
    <w:p w14:paraId="733DC315" w14:textId="77777777" w:rsidR="00855336" w:rsidDel="001111A8" w:rsidRDefault="00855336">
      <w:pPr>
        <w:pStyle w:val="Titre4"/>
        <w:rPr>
          <w:del w:id="7282" w:author="VOYER Raphael" w:date="2021-06-16T11:15:00Z"/>
        </w:rPr>
        <w:pPrChange w:id="7283" w:author="VOYER Raphael" w:date="2021-06-16T11:15:00Z">
          <w:pPr>
            <w:ind w:left="720"/>
          </w:pPr>
        </w:pPrChange>
      </w:pPr>
      <w:del w:id="7284" w:author="VOYER Raphael" w:date="2021-06-16T11:15:00Z">
        <w:r w:rsidDel="001111A8">
          <w:delText xml:space="preserve">Condition: </w:delText>
        </w:r>
      </w:del>
    </w:p>
    <w:p w14:paraId="2371F09F" w14:textId="77777777" w:rsidR="00855336" w:rsidDel="001111A8" w:rsidRDefault="00855336">
      <w:pPr>
        <w:pStyle w:val="Titre4"/>
        <w:rPr>
          <w:del w:id="7285" w:author="VOYER Raphael" w:date="2021-06-16T11:15:00Z"/>
        </w:rPr>
        <w:pPrChange w:id="7286" w:author="VOYER Raphael" w:date="2021-06-16T11:15:00Z">
          <w:pPr>
            <w:ind w:left="720"/>
          </w:pPr>
        </w:pPrChange>
      </w:pPr>
      <w:del w:id="7287" w:author="VOYER Raphael" w:date="2021-06-16T11:15:00Z">
        <w:r w:rsidDel="001111A8">
          <w:delText>=======</w:delText>
        </w:r>
      </w:del>
    </w:p>
    <w:p w14:paraId="6528BE21" w14:textId="77777777" w:rsidR="00855336" w:rsidDel="001111A8" w:rsidRDefault="00855336">
      <w:pPr>
        <w:pStyle w:val="Titre4"/>
        <w:rPr>
          <w:del w:id="7288" w:author="VOYER Raphael" w:date="2021-06-16T11:15:00Z"/>
        </w:rPr>
        <w:pPrChange w:id="7289" w:author="VOYER Raphael" w:date="2021-06-16T11:15:00Z">
          <w:pPr>
            <w:ind w:left="720"/>
          </w:pPr>
        </w:pPrChange>
      </w:pPr>
      <w:del w:id="7290" w:author="VOYER Raphael" w:date="2021-06-16T11:15:00Z">
        <w:r w:rsidDel="001111A8">
          <w:delText>DstIp : Unicast IP .</w:delText>
        </w:r>
      </w:del>
    </w:p>
    <w:p w14:paraId="6712E4EF" w14:textId="77777777" w:rsidR="00855336" w:rsidDel="001111A8" w:rsidRDefault="00855336">
      <w:pPr>
        <w:pStyle w:val="Titre4"/>
        <w:rPr>
          <w:del w:id="7291" w:author="VOYER Raphael" w:date="2021-06-16T11:15:00Z"/>
        </w:rPr>
        <w:pPrChange w:id="7292" w:author="VOYER Raphael" w:date="2021-06-16T11:15:00Z">
          <w:pPr>
            <w:ind w:left="720"/>
          </w:pPr>
        </w:pPrChange>
      </w:pPr>
      <w:del w:id="7293" w:author="VOYER Raphael" w:date="2021-06-16T11:15:00Z">
        <w:r w:rsidDel="001111A8">
          <w:delText>STP state = FWD</w:delText>
        </w:r>
      </w:del>
    </w:p>
    <w:p w14:paraId="5AE582B5" w14:textId="77777777" w:rsidR="00855336" w:rsidDel="001111A8" w:rsidRDefault="00855336">
      <w:pPr>
        <w:pStyle w:val="Titre4"/>
        <w:rPr>
          <w:del w:id="7294" w:author="VOYER Raphael" w:date="2021-06-16T11:15:00Z"/>
        </w:rPr>
        <w:pPrChange w:id="7295" w:author="VOYER Raphael" w:date="2021-06-16T11:15:00Z">
          <w:pPr>
            <w:ind w:left="720"/>
          </w:pPr>
        </w:pPrChange>
      </w:pPr>
      <w:del w:id="7296" w:author="VOYER Raphael" w:date="2021-06-16T11:15:00Z">
        <w:r w:rsidDel="001111A8">
          <w:delText>Action :</w:delText>
        </w:r>
      </w:del>
    </w:p>
    <w:p w14:paraId="31D44A72" w14:textId="77777777" w:rsidR="00855336" w:rsidDel="001111A8" w:rsidRDefault="00855336">
      <w:pPr>
        <w:pStyle w:val="Titre4"/>
        <w:rPr>
          <w:del w:id="7297" w:author="VOYER Raphael" w:date="2021-06-16T11:15:00Z"/>
        </w:rPr>
        <w:pPrChange w:id="7298" w:author="VOYER Raphael" w:date="2021-06-16T11:15:00Z">
          <w:pPr>
            <w:ind w:left="720"/>
          </w:pPr>
        </w:pPrChange>
      </w:pPr>
      <w:del w:id="7299" w:author="VOYER Raphael" w:date="2021-06-16T11:15:00Z">
        <w:r w:rsidDel="001111A8">
          <w:delText>=====</w:delText>
        </w:r>
      </w:del>
    </w:p>
    <w:p w14:paraId="3838D872" w14:textId="77777777" w:rsidR="00855336" w:rsidDel="001111A8" w:rsidRDefault="00855336">
      <w:pPr>
        <w:pStyle w:val="Titre4"/>
        <w:rPr>
          <w:del w:id="7300" w:author="VOYER Raphael" w:date="2021-06-16T11:15:00Z"/>
        </w:rPr>
        <w:pPrChange w:id="7301" w:author="VOYER Raphael" w:date="2021-06-16T11:15:00Z">
          <w:pPr>
            <w:outlineLvl w:val="0"/>
          </w:pPr>
        </w:pPrChange>
      </w:pPr>
      <w:del w:id="7302" w:author="VOYER Raphael" w:date="2021-06-16T11:15:00Z">
        <w:r w:rsidDel="001111A8">
          <w:delText xml:space="preserve">            </w:delText>
        </w:r>
        <w:bookmarkStart w:id="7303" w:name="_Toc381025885"/>
        <w:bookmarkStart w:id="7304" w:name="_Toc424820475"/>
        <w:r w:rsidDel="001111A8">
          <w:delText>Redirect the IP packet to the multicast index</w:delText>
        </w:r>
        <w:bookmarkEnd w:id="7303"/>
        <w:bookmarkEnd w:id="7304"/>
        <w:r w:rsidDel="001111A8">
          <w:delText xml:space="preserve"> </w:delText>
        </w:r>
      </w:del>
    </w:p>
    <w:p w14:paraId="77D46FDE" w14:textId="77777777" w:rsidR="001710AC" w:rsidDel="001111A8" w:rsidRDefault="001710AC">
      <w:pPr>
        <w:pStyle w:val="Titre4"/>
        <w:rPr>
          <w:del w:id="7305" w:author="VOYER Raphael" w:date="2021-06-16T11:15:00Z"/>
        </w:rPr>
        <w:pPrChange w:id="7306" w:author="VOYER Raphael" w:date="2021-06-16T11:15:00Z">
          <w:pPr>
            <w:numPr>
              <w:numId w:val="16"/>
            </w:numPr>
            <w:tabs>
              <w:tab w:val="num" w:pos="720"/>
            </w:tabs>
            <w:ind w:left="720" w:hanging="360"/>
          </w:pPr>
        </w:pPrChange>
      </w:pPr>
      <w:del w:id="7307" w:author="VOYER Raphael" w:date="2021-06-16T11:15:00Z">
        <w:r w:rsidDel="001111A8">
          <w:delText>A VFP is created with</w:delText>
        </w:r>
      </w:del>
    </w:p>
    <w:p w14:paraId="2BD48B6A" w14:textId="77777777" w:rsidR="001710AC" w:rsidDel="001111A8" w:rsidRDefault="001710AC">
      <w:pPr>
        <w:pStyle w:val="Titre4"/>
        <w:rPr>
          <w:del w:id="7308" w:author="VOYER Raphael" w:date="2021-06-16T11:15:00Z"/>
        </w:rPr>
        <w:pPrChange w:id="7309" w:author="VOYER Raphael" w:date="2021-06-16T11:15:00Z">
          <w:pPr/>
        </w:pPrChange>
      </w:pPr>
      <w:del w:id="7310" w:author="VOYER Raphael" w:date="2021-06-16T11:15:00Z">
        <w:r w:rsidDel="001111A8">
          <w:delText xml:space="preserve">            Condition:</w:delText>
        </w:r>
      </w:del>
    </w:p>
    <w:p w14:paraId="13F52D6A" w14:textId="77777777" w:rsidR="001710AC" w:rsidDel="001111A8" w:rsidRDefault="001710AC">
      <w:pPr>
        <w:pStyle w:val="Titre4"/>
        <w:rPr>
          <w:del w:id="7311" w:author="VOYER Raphael" w:date="2021-06-16T11:15:00Z"/>
        </w:rPr>
        <w:pPrChange w:id="7312" w:author="VOYER Raphael" w:date="2021-06-16T11:15:00Z">
          <w:pPr/>
        </w:pPrChange>
      </w:pPr>
      <w:del w:id="7313" w:author="VOYER Raphael" w:date="2021-06-16T11:15:00Z">
        <w:r w:rsidDel="001111A8">
          <w:delText xml:space="preserve">            ========</w:delText>
        </w:r>
      </w:del>
    </w:p>
    <w:p w14:paraId="3FDBEF0F" w14:textId="77777777" w:rsidR="00855336" w:rsidDel="001111A8" w:rsidRDefault="001710AC">
      <w:pPr>
        <w:pStyle w:val="Titre4"/>
        <w:rPr>
          <w:del w:id="7314" w:author="VOYER Raphael" w:date="2021-06-16T11:15:00Z"/>
        </w:rPr>
        <w:pPrChange w:id="7315" w:author="VOYER Raphael" w:date="2021-06-16T11:15:00Z">
          <w:pPr>
            <w:outlineLvl w:val="0"/>
          </w:pPr>
        </w:pPrChange>
      </w:pPr>
      <w:del w:id="7316" w:author="VOYER Raphael" w:date="2021-06-16T11:15:00Z">
        <w:r w:rsidDel="001111A8">
          <w:delText xml:space="preserve">            </w:delText>
        </w:r>
        <w:bookmarkStart w:id="7317" w:name="_Toc381025886"/>
        <w:bookmarkStart w:id="7318" w:name="_Toc424820476"/>
        <w:r w:rsidDel="001111A8">
          <w:delText>DstIp: Unicast IP</w:delText>
        </w:r>
        <w:bookmarkEnd w:id="7317"/>
        <w:bookmarkEnd w:id="7318"/>
      </w:del>
    </w:p>
    <w:p w14:paraId="736EEB16" w14:textId="77777777" w:rsidR="001710AC" w:rsidDel="001111A8" w:rsidRDefault="001710AC">
      <w:pPr>
        <w:pStyle w:val="Titre4"/>
        <w:rPr>
          <w:del w:id="7319" w:author="VOYER Raphael" w:date="2021-06-16T11:15:00Z"/>
        </w:rPr>
        <w:pPrChange w:id="7320" w:author="VOYER Raphael" w:date="2021-06-16T11:15:00Z">
          <w:pPr/>
        </w:pPrChange>
      </w:pPr>
      <w:del w:id="7321" w:author="VOYER Raphael" w:date="2021-06-16T11:15:00Z">
        <w:r w:rsidDel="001111A8">
          <w:delText xml:space="preserve">           DstMac: Router Mac</w:delText>
        </w:r>
      </w:del>
    </w:p>
    <w:p w14:paraId="013DA6A1" w14:textId="77777777" w:rsidR="001710AC" w:rsidDel="001111A8" w:rsidRDefault="001710AC">
      <w:pPr>
        <w:pStyle w:val="Titre4"/>
        <w:rPr>
          <w:del w:id="7322" w:author="VOYER Raphael" w:date="2021-06-16T11:15:00Z"/>
        </w:rPr>
        <w:pPrChange w:id="7323" w:author="VOYER Raphael" w:date="2021-06-16T11:15:00Z">
          <w:pPr/>
        </w:pPrChange>
      </w:pPr>
      <w:del w:id="7324" w:author="VOYER Raphael" w:date="2021-06-16T11:15:00Z">
        <w:r w:rsidDel="001111A8">
          <w:delText xml:space="preserve">           Action:</w:delText>
        </w:r>
      </w:del>
    </w:p>
    <w:p w14:paraId="352E16E0" w14:textId="77777777" w:rsidR="001710AC" w:rsidDel="001111A8" w:rsidRDefault="001710AC">
      <w:pPr>
        <w:pStyle w:val="Titre4"/>
        <w:rPr>
          <w:del w:id="7325" w:author="VOYER Raphael" w:date="2021-06-16T11:15:00Z"/>
        </w:rPr>
        <w:pPrChange w:id="7326" w:author="VOYER Raphael" w:date="2021-06-16T11:15:00Z">
          <w:pPr/>
        </w:pPrChange>
      </w:pPr>
      <w:del w:id="7327" w:author="VOYER Raphael" w:date="2021-06-16T11:15:00Z">
        <w:r w:rsidDel="001111A8">
          <w:delText xml:space="preserve">           ======</w:delText>
        </w:r>
      </w:del>
    </w:p>
    <w:p w14:paraId="4430658B" w14:textId="77777777" w:rsidR="001710AC" w:rsidDel="001111A8" w:rsidRDefault="001710AC">
      <w:pPr>
        <w:pStyle w:val="Titre4"/>
        <w:rPr>
          <w:del w:id="7328" w:author="VOYER Raphael" w:date="2021-06-16T11:15:00Z"/>
        </w:rPr>
        <w:pPrChange w:id="7329" w:author="VOYER Raphael" w:date="2021-06-16T11:15:00Z">
          <w:pPr>
            <w:outlineLvl w:val="0"/>
          </w:pPr>
        </w:pPrChange>
      </w:pPr>
      <w:del w:id="7330" w:author="VOYER Raphael" w:date="2021-06-16T11:15:00Z">
        <w:r w:rsidDel="001111A8">
          <w:delText xml:space="preserve">           </w:delText>
        </w:r>
        <w:bookmarkStart w:id="7331" w:name="_Toc381025887"/>
        <w:bookmarkStart w:id="7332" w:name="_Toc424820477"/>
        <w:r w:rsidDel="001111A8">
          <w:delText>Disable vlan/STP checks</w:delText>
        </w:r>
        <w:bookmarkEnd w:id="7331"/>
        <w:bookmarkEnd w:id="7332"/>
      </w:del>
    </w:p>
    <w:p w14:paraId="0FB4667E" w14:textId="77777777" w:rsidR="001710AC" w:rsidDel="001111A8" w:rsidRDefault="001710AC">
      <w:pPr>
        <w:pStyle w:val="Titre4"/>
        <w:rPr>
          <w:del w:id="7333" w:author="VOYER Raphael" w:date="2021-06-16T11:15:00Z"/>
        </w:rPr>
        <w:pPrChange w:id="7334" w:author="VOYER Raphael" w:date="2021-06-16T11:15:00Z">
          <w:pPr/>
        </w:pPrChange>
      </w:pPr>
    </w:p>
    <w:p w14:paraId="16CCBB9B" w14:textId="77777777" w:rsidR="00855336" w:rsidDel="001111A8" w:rsidRDefault="00855336">
      <w:pPr>
        <w:pStyle w:val="Titre4"/>
        <w:rPr>
          <w:del w:id="7335" w:author="VOYER Raphael" w:date="2021-06-16T11:15:00Z"/>
        </w:rPr>
        <w:pPrChange w:id="7336" w:author="VOYER Raphael" w:date="2021-06-16T11:15:00Z">
          <w:pPr/>
        </w:pPrChange>
      </w:pPr>
      <w:del w:id="7337"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338" w:author="VOYER Raphael" w:date="2021-06-16T11:15:00Z"/>
        </w:rPr>
        <w:pPrChange w:id="7339" w:author="VOYER Raphael" w:date="2021-06-16T11:15:00Z">
          <w:pPr/>
        </w:pPrChange>
      </w:pPr>
      <w:del w:id="7340"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341" w:author="VOYER Raphael" w:date="2021-06-16T11:15:00Z"/>
        </w:rPr>
        <w:pPrChange w:id="7342" w:author="VOYER Raphael" w:date="2021-06-16T11:15:00Z">
          <w:pPr/>
        </w:pPrChange>
      </w:pPr>
      <w:del w:id="7343"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344" w:author="VOYER Raphael" w:date="2021-06-16T11:15:00Z"/>
        </w:rPr>
        <w:pPrChange w:id="7345" w:author="VOYER Raphael" w:date="2021-06-16T11:15:00Z">
          <w:pPr/>
        </w:pPrChange>
      </w:pPr>
      <w:del w:id="7346"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347" w:author="VOYER Raphael" w:date="2021-06-16T11:15:00Z"/>
        </w:rPr>
        <w:pPrChange w:id="7348" w:author="VOYER Raphael" w:date="2021-06-16T11:15:00Z">
          <w:pPr/>
        </w:pPrChange>
      </w:pPr>
      <w:del w:id="7349" w:author="VOYER Raphael" w:date="2021-06-16T11:15:00Z">
        <w:r w:rsidDel="001111A8">
          <w:delText xml:space="preserve">      -&gt; server-cluster 1 port 1/21 1/23 (OR)</w:delText>
        </w:r>
      </w:del>
    </w:p>
    <w:p w14:paraId="600507D9" w14:textId="77777777" w:rsidR="00273C62" w:rsidDel="001111A8" w:rsidRDefault="00855336">
      <w:pPr>
        <w:pStyle w:val="Titre4"/>
        <w:rPr>
          <w:del w:id="7350" w:author="VOYER Raphael" w:date="2021-06-16T11:15:00Z"/>
        </w:rPr>
        <w:pPrChange w:id="7351" w:author="VOYER Raphael" w:date="2021-06-16T11:15:00Z">
          <w:pPr/>
        </w:pPrChange>
      </w:pPr>
      <w:del w:id="7352"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353" w:author="VOYER Raphael" w:date="2021-06-16T11:15:00Z"/>
        </w:rPr>
        <w:pPrChange w:id="7354" w:author="VOYER Raphael" w:date="2021-06-16T11:15:00Z">
          <w:pPr/>
        </w:pPrChange>
      </w:pPr>
      <w:del w:id="7355"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356" w:author="VOYER Raphael" w:date="2021-06-16T11:15:00Z"/>
        </w:rPr>
        <w:pPrChange w:id="7357" w:author="VOYER Raphael" w:date="2021-06-16T11:15:00Z">
          <w:pPr/>
        </w:pPrChange>
      </w:pPr>
      <w:del w:id="7358"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359" w:author="VOYER Raphael" w:date="2021-06-16T11:15:00Z"/>
        </w:rPr>
        <w:pPrChange w:id="7360" w:author="VOYER Raphael" w:date="2021-06-16T11:15:00Z">
          <w:pPr/>
        </w:pPrChange>
      </w:pPr>
      <w:del w:id="7361"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362" w:author="VOYER Raphael" w:date="2021-06-16T11:15:00Z"/>
        </w:rPr>
        <w:pPrChange w:id="7363" w:author="VOYER Raphael" w:date="2021-06-16T11:15:00Z">
          <w:pPr/>
        </w:pPrChange>
      </w:pPr>
    </w:p>
    <w:p w14:paraId="67B7FF15" w14:textId="77777777" w:rsidR="00855336" w:rsidDel="001111A8" w:rsidRDefault="00855336">
      <w:pPr>
        <w:pStyle w:val="Titre4"/>
        <w:rPr>
          <w:del w:id="7364" w:author="VOYER Raphael" w:date="2021-06-16T11:15:00Z"/>
        </w:rPr>
        <w:pPrChange w:id="7365" w:author="VOYER Raphael" w:date="2021-06-16T11:15:00Z">
          <w:pPr>
            <w:outlineLvl w:val="0"/>
          </w:pPr>
        </w:pPrChange>
      </w:pPr>
      <w:bookmarkStart w:id="7366" w:name="_Toc381025888"/>
      <w:bookmarkStart w:id="7367" w:name="_Toc424820478"/>
      <w:del w:id="7368" w:author="VOYER Raphael" w:date="2021-06-16T11:15:00Z">
        <w:r w:rsidDel="001111A8">
          <w:delText xml:space="preserve">ii) </w:delText>
        </w:r>
        <w:r w:rsidRPr="00C46798" w:rsidDel="001111A8">
          <w:rPr>
            <w:u w:val="single"/>
          </w:rPr>
          <w:delText>L3 cluster with L2 multicast mac and flooding/ explicit port list</w:delText>
        </w:r>
        <w:bookmarkEnd w:id="7366"/>
        <w:bookmarkEnd w:id="7367"/>
      </w:del>
    </w:p>
    <w:p w14:paraId="18C1A7B7" w14:textId="77777777" w:rsidR="00855336" w:rsidDel="001111A8" w:rsidRDefault="00855336">
      <w:pPr>
        <w:pStyle w:val="Titre4"/>
        <w:rPr>
          <w:del w:id="7369" w:author="VOYER Raphael" w:date="2021-06-16T11:15:00Z"/>
        </w:rPr>
        <w:pPrChange w:id="7370" w:author="VOYER Raphael" w:date="2021-06-16T11:15:00Z">
          <w:pPr>
            <w:numPr>
              <w:numId w:val="17"/>
            </w:numPr>
            <w:tabs>
              <w:tab w:val="num" w:pos="720"/>
            </w:tabs>
            <w:ind w:left="720" w:hanging="360"/>
            <w:jc w:val="left"/>
          </w:pPr>
        </w:pPrChange>
      </w:pPr>
      <w:del w:id="7371"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372" w:author="VOYER Raphael" w:date="2021-06-16T11:15:00Z"/>
        </w:rPr>
        <w:pPrChange w:id="7373" w:author="VOYER Raphael" w:date="2021-06-16T11:15:00Z">
          <w:pPr>
            <w:numPr>
              <w:numId w:val="17"/>
            </w:numPr>
            <w:tabs>
              <w:tab w:val="num" w:pos="720"/>
            </w:tabs>
            <w:ind w:left="720" w:hanging="360"/>
          </w:pPr>
        </w:pPrChange>
      </w:pPr>
      <w:del w:id="7374"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375" w:author="VOYER Raphael" w:date="2021-06-16T11:15:00Z"/>
        </w:rPr>
        <w:pPrChange w:id="7376" w:author="VOYER Raphael" w:date="2021-06-16T11:15:00Z">
          <w:pPr>
            <w:numPr>
              <w:numId w:val="17"/>
            </w:numPr>
            <w:tabs>
              <w:tab w:val="num" w:pos="720"/>
            </w:tabs>
            <w:ind w:left="720" w:hanging="360"/>
          </w:pPr>
        </w:pPrChange>
      </w:pPr>
      <w:del w:id="7377"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378" w:author="VOYER Raphael" w:date="2021-06-16T11:15:00Z"/>
        </w:rPr>
        <w:pPrChange w:id="7379" w:author="VOYER Raphael" w:date="2021-06-16T11:15:00Z">
          <w:pPr>
            <w:numPr>
              <w:numId w:val="17"/>
            </w:numPr>
            <w:tabs>
              <w:tab w:val="num" w:pos="720"/>
            </w:tabs>
            <w:ind w:left="720" w:hanging="360"/>
            <w:jc w:val="left"/>
          </w:pPr>
        </w:pPrChange>
      </w:pPr>
      <w:del w:id="7380" w:author="VOYER Raphael" w:date="2021-06-16T11:15:00Z">
        <w:r w:rsidDel="001111A8">
          <w:delText xml:space="preserve">An IFP entry is created </w:delText>
        </w:r>
      </w:del>
    </w:p>
    <w:p w14:paraId="59C31EA5" w14:textId="77777777" w:rsidR="00855336" w:rsidDel="001111A8" w:rsidRDefault="00855336">
      <w:pPr>
        <w:pStyle w:val="Titre4"/>
        <w:rPr>
          <w:del w:id="7381" w:author="VOYER Raphael" w:date="2021-06-16T11:15:00Z"/>
        </w:rPr>
        <w:pPrChange w:id="7382" w:author="VOYER Raphael" w:date="2021-06-16T11:15:00Z">
          <w:pPr>
            <w:ind w:left="720"/>
          </w:pPr>
        </w:pPrChange>
      </w:pPr>
      <w:del w:id="7383" w:author="VOYER Raphael" w:date="2021-06-16T11:15:00Z">
        <w:r w:rsidDel="001111A8">
          <w:delText xml:space="preserve">Condition: </w:delText>
        </w:r>
      </w:del>
    </w:p>
    <w:p w14:paraId="2D7B894B" w14:textId="77777777" w:rsidR="00855336" w:rsidDel="001111A8" w:rsidRDefault="00855336">
      <w:pPr>
        <w:pStyle w:val="Titre4"/>
        <w:rPr>
          <w:del w:id="7384" w:author="VOYER Raphael" w:date="2021-06-16T11:15:00Z"/>
        </w:rPr>
        <w:pPrChange w:id="7385" w:author="VOYER Raphael" w:date="2021-06-16T11:15:00Z">
          <w:pPr>
            <w:ind w:left="720"/>
          </w:pPr>
        </w:pPrChange>
      </w:pPr>
      <w:del w:id="7386" w:author="VOYER Raphael" w:date="2021-06-16T11:15:00Z">
        <w:r w:rsidDel="001111A8">
          <w:delText>=======</w:delText>
        </w:r>
      </w:del>
    </w:p>
    <w:p w14:paraId="774EC48E" w14:textId="77777777" w:rsidR="00855336" w:rsidDel="001111A8" w:rsidRDefault="00855336">
      <w:pPr>
        <w:pStyle w:val="Titre4"/>
        <w:rPr>
          <w:del w:id="7387" w:author="VOYER Raphael" w:date="2021-06-16T11:15:00Z"/>
        </w:rPr>
        <w:pPrChange w:id="7388" w:author="VOYER Raphael" w:date="2021-06-16T11:15:00Z">
          <w:pPr>
            <w:ind w:left="720"/>
            <w:outlineLvl w:val="0"/>
          </w:pPr>
        </w:pPrChange>
      </w:pPr>
      <w:bookmarkStart w:id="7389" w:name="_Toc381025889"/>
      <w:bookmarkStart w:id="7390" w:name="_Toc424820479"/>
      <w:del w:id="7391" w:author="VOYER Raphael" w:date="2021-06-16T11:15:00Z">
        <w:r w:rsidDel="001111A8">
          <w:delText>DstIp : Unicast IP</w:delText>
        </w:r>
        <w:bookmarkEnd w:id="7389"/>
        <w:bookmarkEnd w:id="7390"/>
        <w:r w:rsidDel="001111A8">
          <w:delText xml:space="preserve"> </w:delText>
        </w:r>
      </w:del>
    </w:p>
    <w:p w14:paraId="23D77246" w14:textId="77777777" w:rsidR="00855336" w:rsidDel="001111A8" w:rsidRDefault="001710AC">
      <w:pPr>
        <w:pStyle w:val="Titre4"/>
        <w:rPr>
          <w:del w:id="7392" w:author="VOYER Raphael" w:date="2021-06-16T11:15:00Z"/>
        </w:rPr>
        <w:pPrChange w:id="7393" w:author="VOYER Raphael" w:date="2021-06-16T11:15:00Z">
          <w:pPr>
            <w:ind w:left="720"/>
          </w:pPr>
        </w:pPrChange>
      </w:pPr>
      <w:del w:id="7394"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395" w:author="VOYER Raphael" w:date="2021-06-16T11:15:00Z"/>
        </w:rPr>
        <w:pPrChange w:id="7396" w:author="VOYER Raphael" w:date="2021-06-16T11:15:00Z">
          <w:pPr>
            <w:ind w:left="720"/>
          </w:pPr>
        </w:pPrChange>
      </w:pPr>
      <w:del w:id="7397" w:author="VOYER Raphael" w:date="2021-06-16T11:15:00Z">
        <w:r w:rsidDel="001111A8">
          <w:delText>STP state = FWD</w:delText>
        </w:r>
      </w:del>
    </w:p>
    <w:p w14:paraId="2930585D" w14:textId="77777777" w:rsidR="00855336" w:rsidDel="001111A8" w:rsidRDefault="00855336">
      <w:pPr>
        <w:pStyle w:val="Titre4"/>
        <w:rPr>
          <w:del w:id="7398" w:author="VOYER Raphael" w:date="2021-06-16T11:15:00Z"/>
        </w:rPr>
        <w:pPrChange w:id="7399" w:author="VOYER Raphael" w:date="2021-06-16T11:15:00Z">
          <w:pPr>
            <w:ind w:left="720"/>
          </w:pPr>
        </w:pPrChange>
      </w:pPr>
      <w:del w:id="7400" w:author="VOYER Raphael" w:date="2021-06-16T11:15:00Z">
        <w:r w:rsidDel="001111A8">
          <w:delText>Action :</w:delText>
        </w:r>
      </w:del>
    </w:p>
    <w:p w14:paraId="3EBAACCB" w14:textId="77777777" w:rsidR="00855336" w:rsidDel="001111A8" w:rsidRDefault="00855336">
      <w:pPr>
        <w:pStyle w:val="Titre4"/>
        <w:rPr>
          <w:del w:id="7401" w:author="VOYER Raphael" w:date="2021-06-16T11:15:00Z"/>
        </w:rPr>
        <w:pPrChange w:id="7402" w:author="VOYER Raphael" w:date="2021-06-16T11:15:00Z">
          <w:pPr>
            <w:ind w:left="720"/>
          </w:pPr>
        </w:pPrChange>
      </w:pPr>
      <w:del w:id="7403" w:author="VOYER Raphael" w:date="2021-06-16T11:15:00Z">
        <w:r w:rsidDel="001111A8">
          <w:delText>=====</w:delText>
        </w:r>
      </w:del>
    </w:p>
    <w:p w14:paraId="1A83CCC1" w14:textId="77777777" w:rsidR="00855336" w:rsidDel="001111A8" w:rsidRDefault="00855336">
      <w:pPr>
        <w:pStyle w:val="Titre4"/>
        <w:rPr>
          <w:del w:id="7404" w:author="VOYER Raphael" w:date="2021-06-16T11:15:00Z"/>
        </w:rPr>
        <w:pPrChange w:id="7405" w:author="VOYER Raphael" w:date="2021-06-16T11:15:00Z">
          <w:pPr>
            <w:outlineLvl w:val="0"/>
          </w:pPr>
        </w:pPrChange>
      </w:pPr>
      <w:del w:id="7406" w:author="VOYER Raphael" w:date="2021-06-16T11:15:00Z">
        <w:r w:rsidDel="001111A8">
          <w:delText xml:space="preserve">            </w:delText>
        </w:r>
        <w:bookmarkStart w:id="7407" w:name="_Toc381025890"/>
        <w:bookmarkStart w:id="7408" w:name="_Toc424820480"/>
        <w:r w:rsidDel="001111A8">
          <w:delText>Redirect the IP packet to the multicast index</w:delText>
        </w:r>
        <w:bookmarkEnd w:id="7407"/>
        <w:bookmarkEnd w:id="7408"/>
        <w:r w:rsidDel="001111A8">
          <w:delText xml:space="preserve"> </w:delText>
        </w:r>
      </w:del>
    </w:p>
    <w:p w14:paraId="4D52B5E5" w14:textId="77777777" w:rsidR="001710AC" w:rsidDel="001111A8" w:rsidRDefault="001710AC">
      <w:pPr>
        <w:pStyle w:val="Titre4"/>
        <w:rPr>
          <w:del w:id="7409" w:author="VOYER Raphael" w:date="2021-06-16T11:15:00Z"/>
        </w:rPr>
        <w:pPrChange w:id="7410" w:author="VOYER Raphael" w:date="2021-06-16T11:15:00Z">
          <w:pPr>
            <w:numPr>
              <w:numId w:val="16"/>
            </w:numPr>
            <w:tabs>
              <w:tab w:val="num" w:pos="720"/>
            </w:tabs>
            <w:ind w:left="720" w:hanging="360"/>
          </w:pPr>
        </w:pPrChange>
      </w:pPr>
      <w:del w:id="7411" w:author="VOYER Raphael" w:date="2021-06-16T11:15:00Z">
        <w:r w:rsidDel="001111A8">
          <w:delText xml:space="preserve">    A VFP is created with</w:delText>
        </w:r>
      </w:del>
    </w:p>
    <w:p w14:paraId="7918EB5A" w14:textId="77777777" w:rsidR="001710AC" w:rsidDel="001111A8" w:rsidRDefault="001710AC">
      <w:pPr>
        <w:pStyle w:val="Titre4"/>
        <w:rPr>
          <w:del w:id="7412" w:author="VOYER Raphael" w:date="2021-06-16T11:15:00Z"/>
        </w:rPr>
        <w:pPrChange w:id="7413" w:author="VOYER Raphael" w:date="2021-06-16T11:15:00Z">
          <w:pPr/>
        </w:pPrChange>
      </w:pPr>
      <w:del w:id="7414" w:author="VOYER Raphael" w:date="2021-06-16T11:15:00Z">
        <w:r w:rsidDel="001111A8">
          <w:delText xml:space="preserve">            Condition:</w:delText>
        </w:r>
      </w:del>
    </w:p>
    <w:p w14:paraId="4C09E1BE" w14:textId="77777777" w:rsidR="001710AC" w:rsidDel="001111A8" w:rsidRDefault="001710AC">
      <w:pPr>
        <w:pStyle w:val="Titre4"/>
        <w:rPr>
          <w:del w:id="7415" w:author="VOYER Raphael" w:date="2021-06-16T11:15:00Z"/>
        </w:rPr>
        <w:pPrChange w:id="7416" w:author="VOYER Raphael" w:date="2021-06-16T11:15:00Z">
          <w:pPr/>
        </w:pPrChange>
      </w:pPr>
      <w:del w:id="7417" w:author="VOYER Raphael" w:date="2021-06-16T11:15:00Z">
        <w:r w:rsidDel="001111A8">
          <w:delText xml:space="preserve">            ========</w:delText>
        </w:r>
      </w:del>
    </w:p>
    <w:p w14:paraId="32260E37" w14:textId="77777777" w:rsidR="001710AC" w:rsidDel="001111A8" w:rsidRDefault="001710AC">
      <w:pPr>
        <w:pStyle w:val="Titre4"/>
        <w:rPr>
          <w:del w:id="7418" w:author="VOYER Raphael" w:date="2021-06-16T11:15:00Z"/>
        </w:rPr>
        <w:pPrChange w:id="7419" w:author="VOYER Raphael" w:date="2021-06-16T11:15:00Z">
          <w:pPr>
            <w:outlineLvl w:val="0"/>
          </w:pPr>
        </w:pPrChange>
      </w:pPr>
      <w:del w:id="7420" w:author="VOYER Raphael" w:date="2021-06-16T11:15:00Z">
        <w:r w:rsidDel="001111A8">
          <w:delText xml:space="preserve">            </w:delText>
        </w:r>
        <w:bookmarkStart w:id="7421" w:name="_Toc381025891"/>
        <w:bookmarkStart w:id="7422" w:name="_Toc424820481"/>
        <w:r w:rsidDel="001111A8">
          <w:delText>DstIp: Unicast IP</w:delText>
        </w:r>
        <w:bookmarkEnd w:id="7421"/>
        <w:bookmarkEnd w:id="7422"/>
      </w:del>
    </w:p>
    <w:p w14:paraId="78FC25CD" w14:textId="77777777" w:rsidR="001710AC" w:rsidDel="001111A8" w:rsidRDefault="001710AC">
      <w:pPr>
        <w:pStyle w:val="Titre4"/>
        <w:rPr>
          <w:del w:id="7423" w:author="VOYER Raphael" w:date="2021-06-16T11:15:00Z"/>
        </w:rPr>
        <w:pPrChange w:id="7424" w:author="VOYER Raphael" w:date="2021-06-16T11:15:00Z">
          <w:pPr/>
        </w:pPrChange>
      </w:pPr>
      <w:del w:id="7425" w:author="VOYER Raphael" w:date="2021-06-16T11:15:00Z">
        <w:r w:rsidDel="001111A8">
          <w:delText xml:space="preserve">           DstMac: Router Mac</w:delText>
        </w:r>
      </w:del>
    </w:p>
    <w:p w14:paraId="7C4310CC" w14:textId="77777777" w:rsidR="001710AC" w:rsidDel="001111A8" w:rsidRDefault="001710AC">
      <w:pPr>
        <w:pStyle w:val="Titre4"/>
        <w:rPr>
          <w:del w:id="7426" w:author="VOYER Raphael" w:date="2021-06-16T11:15:00Z"/>
        </w:rPr>
        <w:pPrChange w:id="7427" w:author="VOYER Raphael" w:date="2021-06-16T11:15:00Z">
          <w:pPr/>
        </w:pPrChange>
      </w:pPr>
      <w:del w:id="7428" w:author="VOYER Raphael" w:date="2021-06-16T11:15:00Z">
        <w:r w:rsidDel="001111A8">
          <w:delText xml:space="preserve">           Action:</w:delText>
        </w:r>
      </w:del>
    </w:p>
    <w:p w14:paraId="33E84E88" w14:textId="77777777" w:rsidR="001710AC" w:rsidDel="001111A8" w:rsidRDefault="001710AC">
      <w:pPr>
        <w:pStyle w:val="Titre4"/>
        <w:rPr>
          <w:del w:id="7429" w:author="VOYER Raphael" w:date="2021-06-16T11:15:00Z"/>
        </w:rPr>
        <w:pPrChange w:id="7430" w:author="VOYER Raphael" w:date="2021-06-16T11:15:00Z">
          <w:pPr/>
        </w:pPrChange>
      </w:pPr>
      <w:del w:id="7431" w:author="VOYER Raphael" w:date="2021-06-16T11:15:00Z">
        <w:r w:rsidDel="001111A8">
          <w:delText xml:space="preserve">           ======</w:delText>
        </w:r>
      </w:del>
    </w:p>
    <w:p w14:paraId="72198AF3" w14:textId="77777777" w:rsidR="001710AC" w:rsidDel="001111A8" w:rsidRDefault="001710AC">
      <w:pPr>
        <w:pStyle w:val="Titre4"/>
        <w:rPr>
          <w:del w:id="7432" w:author="VOYER Raphael" w:date="2021-06-16T11:15:00Z"/>
        </w:rPr>
        <w:pPrChange w:id="7433" w:author="VOYER Raphael" w:date="2021-06-16T11:15:00Z">
          <w:pPr>
            <w:outlineLvl w:val="0"/>
          </w:pPr>
        </w:pPrChange>
      </w:pPr>
      <w:del w:id="7434" w:author="VOYER Raphael" w:date="2021-06-16T11:15:00Z">
        <w:r w:rsidDel="001111A8">
          <w:delText xml:space="preserve">           </w:delText>
        </w:r>
        <w:bookmarkStart w:id="7435" w:name="_Toc381025892"/>
        <w:bookmarkStart w:id="7436" w:name="_Toc424820482"/>
        <w:r w:rsidDel="001111A8">
          <w:delText>Disable vlan/STP checks</w:delText>
        </w:r>
        <w:bookmarkEnd w:id="7435"/>
        <w:bookmarkEnd w:id="7436"/>
      </w:del>
    </w:p>
    <w:p w14:paraId="58F47A6C" w14:textId="77777777" w:rsidR="001710AC" w:rsidDel="001111A8" w:rsidRDefault="001710AC">
      <w:pPr>
        <w:pStyle w:val="Titre4"/>
        <w:rPr>
          <w:del w:id="7437" w:author="VOYER Raphael" w:date="2021-06-16T11:15:00Z"/>
        </w:rPr>
        <w:pPrChange w:id="7438" w:author="VOYER Raphael" w:date="2021-06-16T11:15:00Z">
          <w:pPr/>
        </w:pPrChange>
      </w:pPr>
    </w:p>
    <w:p w14:paraId="36095BAC" w14:textId="77777777" w:rsidR="00855336" w:rsidDel="001111A8" w:rsidRDefault="00855336">
      <w:pPr>
        <w:pStyle w:val="Titre4"/>
        <w:rPr>
          <w:del w:id="7439" w:author="VOYER Raphael" w:date="2021-06-16T11:15:00Z"/>
        </w:rPr>
        <w:pPrChange w:id="7440" w:author="VOYER Raphael" w:date="2021-06-16T11:15:00Z">
          <w:pPr/>
        </w:pPrChange>
      </w:pPr>
    </w:p>
    <w:p w14:paraId="200EB88B" w14:textId="77777777" w:rsidR="00855336" w:rsidDel="001111A8" w:rsidRDefault="00855336">
      <w:pPr>
        <w:pStyle w:val="Titre4"/>
        <w:rPr>
          <w:del w:id="7441" w:author="VOYER Raphael" w:date="2021-06-16T11:15:00Z"/>
        </w:rPr>
        <w:pPrChange w:id="7442" w:author="VOYER Raphael" w:date="2021-06-16T11:15:00Z">
          <w:pPr/>
        </w:pPrChange>
      </w:pPr>
      <w:del w:id="7443" w:author="VOYER Raphael" w:date="2021-06-16T11:15:00Z">
        <w:r w:rsidDel="001111A8">
          <w:delText xml:space="preserve">      Example:</w:delText>
        </w:r>
      </w:del>
    </w:p>
    <w:p w14:paraId="6FCA64EA" w14:textId="77777777" w:rsidR="00855336" w:rsidRPr="00CC00C5" w:rsidDel="001111A8" w:rsidRDefault="00855336">
      <w:pPr>
        <w:pStyle w:val="Titre4"/>
        <w:rPr>
          <w:del w:id="7444" w:author="VOYER Raphael" w:date="2021-06-16T11:15:00Z"/>
        </w:rPr>
        <w:pPrChange w:id="7445" w:author="VOYER Raphael" w:date="2021-06-16T11:15:00Z">
          <w:pPr/>
        </w:pPrChange>
      </w:pPr>
      <w:del w:id="7446"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447" w:author="VOYER Raphael" w:date="2021-06-16T11:15:00Z"/>
        </w:rPr>
        <w:pPrChange w:id="7448" w:author="VOYER Raphael" w:date="2021-06-16T11:15:00Z">
          <w:pPr/>
        </w:pPrChange>
      </w:pPr>
      <w:del w:id="7449"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450" w:author="VOYER Raphael" w:date="2021-06-16T11:15:00Z"/>
        </w:rPr>
        <w:pPrChange w:id="7451" w:author="VOYER Raphael" w:date="2021-06-16T11:15:00Z">
          <w:pPr/>
        </w:pPrChange>
      </w:pPr>
      <w:del w:id="7452"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453" w:author="VOYER Raphael" w:date="2021-06-16T11:15:00Z"/>
        </w:rPr>
        <w:pPrChange w:id="7454" w:author="VOYER Raphael" w:date="2021-06-16T11:15:00Z">
          <w:pPr/>
        </w:pPrChange>
      </w:pPr>
      <w:del w:id="7455"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456" w:author="VOYER Raphael" w:date="2021-06-16T11:15:00Z"/>
        </w:rPr>
        <w:pPrChange w:id="7457" w:author="VOYER Raphael" w:date="2021-06-16T11:15:00Z">
          <w:pPr/>
        </w:pPrChange>
      </w:pPr>
      <w:del w:id="7458"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459" w:author="VOYER Raphael" w:date="2021-06-16T11:15:00Z"/>
        </w:rPr>
        <w:pPrChange w:id="7460" w:author="VOYER Raphael" w:date="2021-06-16T11:15:00Z">
          <w:pPr/>
        </w:pPrChange>
      </w:pPr>
      <w:del w:id="7461" w:author="VOYER Raphael" w:date="2021-06-16T11:15:00Z">
        <w:r w:rsidDel="001111A8">
          <w:delText xml:space="preserve">     -&gt; server-cluster  1 port  1/21 1/23</w:delText>
        </w:r>
      </w:del>
    </w:p>
    <w:p w14:paraId="084741C3" w14:textId="77777777" w:rsidR="00273C62" w:rsidDel="001111A8" w:rsidRDefault="00273C62">
      <w:pPr>
        <w:pStyle w:val="Titre4"/>
        <w:rPr>
          <w:del w:id="7462" w:author="VOYER Raphael" w:date="2021-06-16T11:15:00Z"/>
        </w:rPr>
        <w:pPrChange w:id="7463" w:author="VOYER Raphael" w:date="2021-06-16T11:15:00Z">
          <w:pPr/>
        </w:pPrChange>
      </w:pPr>
    </w:p>
    <w:p w14:paraId="30B278C2" w14:textId="77777777" w:rsidR="00855336" w:rsidDel="001111A8" w:rsidRDefault="00855336">
      <w:pPr>
        <w:pStyle w:val="Titre4"/>
        <w:rPr>
          <w:del w:id="7464" w:author="VOYER Raphael" w:date="2021-06-16T11:15:00Z"/>
        </w:rPr>
        <w:pPrChange w:id="7465" w:author="VOYER Raphael" w:date="2021-06-16T11:15:00Z">
          <w:pPr>
            <w:ind w:left="720" w:hanging="720"/>
          </w:pPr>
        </w:pPrChange>
      </w:pPr>
      <w:del w:id="7466" w:author="VOYER Raphael" w:date="2021-06-16T11:15:00Z">
        <w:r w:rsidRPr="0063228E" w:rsidDel="001111A8">
          <w:rPr>
            <w:i/>
          </w:rPr>
          <w:delText xml:space="preserve">    </w:delText>
        </w:r>
      </w:del>
    </w:p>
    <w:p w14:paraId="49CF76AE" w14:textId="77777777" w:rsidR="00855336" w:rsidDel="001111A8" w:rsidRDefault="00855336">
      <w:pPr>
        <w:pStyle w:val="Titre4"/>
        <w:rPr>
          <w:del w:id="7467" w:author="VOYER Raphael" w:date="2021-06-16T11:15:00Z"/>
        </w:rPr>
        <w:pPrChange w:id="7468" w:author="VOYER Raphael" w:date="2021-06-16T11:15:00Z">
          <w:pPr>
            <w:ind w:left="720" w:hanging="720"/>
          </w:pPr>
        </w:pPrChange>
      </w:pPr>
    </w:p>
    <w:p w14:paraId="3708C0A3" w14:textId="77777777" w:rsidR="00855336" w:rsidDel="001111A8" w:rsidRDefault="00855336">
      <w:pPr>
        <w:pStyle w:val="Titre4"/>
        <w:rPr>
          <w:del w:id="7469" w:author="VOYER Raphael" w:date="2021-06-16T11:15:00Z"/>
        </w:rPr>
        <w:pPrChange w:id="7470" w:author="VOYER Raphael" w:date="2021-06-16T11:15:00Z">
          <w:pPr>
            <w:outlineLvl w:val="0"/>
          </w:pPr>
        </w:pPrChange>
      </w:pPr>
      <w:bookmarkStart w:id="7471" w:name="_Toc381025893"/>
      <w:bookmarkStart w:id="7472" w:name="_Toc424820483"/>
      <w:del w:id="7473"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471"/>
        <w:bookmarkEnd w:id="7472"/>
      </w:del>
    </w:p>
    <w:p w14:paraId="65D2F55E" w14:textId="77777777" w:rsidR="00855336" w:rsidDel="001111A8" w:rsidRDefault="00855336">
      <w:pPr>
        <w:pStyle w:val="Titre4"/>
        <w:rPr>
          <w:del w:id="7474" w:author="VOYER Raphael" w:date="2021-06-16T11:15:00Z"/>
        </w:rPr>
        <w:pPrChange w:id="7475" w:author="VOYER Raphael" w:date="2021-06-16T11:15:00Z">
          <w:pPr>
            <w:numPr>
              <w:numId w:val="18"/>
            </w:numPr>
            <w:tabs>
              <w:tab w:val="num" w:pos="720"/>
            </w:tabs>
            <w:ind w:left="720" w:hanging="360"/>
            <w:jc w:val="left"/>
          </w:pPr>
        </w:pPrChange>
      </w:pPr>
      <w:del w:id="7476"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477" w:author="VOYER Raphael" w:date="2021-06-16T11:15:00Z"/>
        </w:rPr>
        <w:pPrChange w:id="7478" w:author="VOYER Raphael" w:date="2021-06-16T11:15:00Z">
          <w:pPr>
            <w:numPr>
              <w:numId w:val="18"/>
            </w:numPr>
            <w:tabs>
              <w:tab w:val="num" w:pos="720"/>
            </w:tabs>
            <w:ind w:left="720" w:hanging="360"/>
          </w:pPr>
        </w:pPrChange>
      </w:pPr>
      <w:del w:id="7479"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480" w:author="VOYER Raphael" w:date="2021-06-16T11:15:00Z"/>
        </w:rPr>
        <w:pPrChange w:id="7481" w:author="VOYER Raphael" w:date="2021-06-16T11:15:00Z">
          <w:pPr>
            <w:numPr>
              <w:numId w:val="18"/>
            </w:numPr>
            <w:tabs>
              <w:tab w:val="num" w:pos="720"/>
            </w:tabs>
            <w:ind w:left="720" w:hanging="360"/>
          </w:pPr>
        </w:pPrChange>
      </w:pPr>
      <w:del w:id="7482"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483" w:author="VOYER Raphael" w:date="2021-06-16T11:15:00Z"/>
        </w:rPr>
        <w:pPrChange w:id="7484" w:author="VOYER Raphael" w:date="2021-06-16T11:15:00Z">
          <w:pPr>
            <w:numPr>
              <w:numId w:val="18"/>
            </w:numPr>
            <w:tabs>
              <w:tab w:val="num" w:pos="720"/>
            </w:tabs>
            <w:ind w:left="720" w:hanging="360"/>
            <w:jc w:val="left"/>
          </w:pPr>
        </w:pPrChange>
      </w:pPr>
      <w:del w:id="7485" w:author="VOYER Raphael" w:date="2021-06-16T11:15:00Z">
        <w:r w:rsidDel="001111A8">
          <w:delText xml:space="preserve">An IFP entry is created </w:delText>
        </w:r>
      </w:del>
    </w:p>
    <w:p w14:paraId="45ED280B" w14:textId="77777777" w:rsidR="00855336" w:rsidDel="001111A8" w:rsidRDefault="00855336">
      <w:pPr>
        <w:pStyle w:val="Titre4"/>
        <w:rPr>
          <w:del w:id="7486" w:author="VOYER Raphael" w:date="2021-06-16T11:15:00Z"/>
        </w:rPr>
        <w:pPrChange w:id="7487" w:author="VOYER Raphael" w:date="2021-06-16T11:15:00Z">
          <w:pPr>
            <w:ind w:left="720"/>
          </w:pPr>
        </w:pPrChange>
      </w:pPr>
      <w:del w:id="7488" w:author="VOYER Raphael" w:date="2021-06-16T11:15:00Z">
        <w:r w:rsidDel="001111A8">
          <w:delText xml:space="preserve">Condition: </w:delText>
        </w:r>
      </w:del>
    </w:p>
    <w:p w14:paraId="3626170C" w14:textId="77777777" w:rsidR="00855336" w:rsidDel="001111A8" w:rsidRDefault="00855336">
      <w:pPr>
        <w:pStyle w:val="Titre4"/>
        <w:rPr>
          <w:del w:id="7489" w:author="VOYER Raphael" w:date="2021-06-16T11:15:00Z"/>
        </w:rPr>
        <w:pPrChange w:id="7490" w:author="VOYER Raphael" w:date="2021-06-16T11:15:00Z">
          <w:pPr>
            <w:ind w:left="720"/>
          </w:pPr>
        </w:pPrChange>
      </w:pPr>
      <w:del w:id="7491" w:author="VOYER Raphael" w:date="2021-06-16T11:15:00Z">
        <w:r w:rsidDel="001111A8">
          <w:delText>=======</w:delText>
        </w:r>
      </w:del>
    </w:p>
    <w:p w14:paraId="6E4EF429" w14:textId="77777777" w:rsidR="00855336" w:rsidDel="001111A8" w:rsidRDefault="00855336">
      <w:pPr>
        <w:pStyle w:val="Titre4"/>
        <w:rPr>
          <w:del w:id="7492" w:author="VOYER Raphael" w:date="2021-06-16T11:15:00Z"/>
        </w:rPr>
        <w:pPrChange w:id="7493" w:author="VOYER Raphael" w:date="2021-06-16T11:15:00Z">
          <w:pPr>
            <w:ind w:left="720"/>
            <w:outlineLvl w:val="0"/>
          </w:pPr>
        </w:pPrChange>
      </w:pPr>
      <w:bookmarkStart w:id="7494" w:name="_Toc381025894"/>
      <w:bookmarkStart w:id="7495" w:name="_Toc424820484"/>
      <w:del w:id="7496" w:author="VOYER Raphael" w:date="2021-06-16T11:15:00Z">
        <w:r w:rsidDel="001111A8">
          <w:delText>DstIp : Unicast IP</w:delText>
        </w:r>
        <w:bookmarkEnd w:id="7494"/>
        <w:bookmarkEnd w:id="7495"/>
        <w:r w:rsidDel="001111A8">
          <w:delText xml:space="preserve"> </w:delText>
        </w:r>
      </w:del>
    </w:p>
    <w:p w14:paraId="65F9A9B3" w14:textId="77777777" w:rsidR="00855336" w:rsidDel="001111A8" w:rsidRDefault="001710AC">
      <w:pPr>
        <w:pStyle w:val="Titre4"/>
        <w:rPr>
          <w:del w:id="7497" w:author="VOYER Raphael" w:date="2021-06-16T11:15:00Z"/>
        </w:rPr>
        <w:pPrChange w:id="7498" w:author="VOYER Raphael" w:date="2021-06-16T11:15:00Z">
          <w:pPr>
            <w:ind w:left="720"/>
          </w:pPr>
        </w:pPrChange>
      </w:pPr>
      <w:del w:id="7499"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500" w:author="VOYER Raphael" w:date="2021-06-16T11:15:00Z"/>
        </w:rPr>
        <w:pPrChange w:id="7501" w:author="VOYER Raphael" w:date="2021-06-16T11:15:00Z">
          <w:pPr>
            <w:ind w:left="720"/>
          </w:pPr>
        </w:pPrChange>
      </w:pPr>
      <w:del w:id="7502" w:author="VOYER Raphael" w:date="2021-06-16T11:15:00Z">
        <w:r w:rsidDel="001111A8">
          <w:delText>STP state = FWD</w:delText>
        </w:r>
      </w:del>
    </w:p>
    <w:p w14:paraId="59D29650" w14:textId="77777777" w:rsidR="00855336" w:rsidDel="001111A8" w:rsidRDefault="00855336">
      <w:pPr>
        <w:pStyle w:val="Titre4"/>
        <w:rPr>
          <w:del w:id="7503" w:author="VOYER Raphael" w:date="2021-06-16T11:15:00Z"/>
        </w:rPr>
        <w:pPrChange w:id="7504" w:author="VOYER Raphael" w:date="2021-06-16T11:15:00Z">
          <w:pPr>
            <w:ind w:left="720"/>
          </w:pPr>
        </w:pPrChange>
      </w:pPr>
      <w:del w:id="7505" w:author="VOYER Raphael" w:date="2021-06-16T11:15:00Z">
        <w:r w:rsidDel="001111A8">
          <w:delText>Action :</w:delText>
        </w:r>
      </w:del>
    </w:p>
    <w:p w14:paraId="7EDD6C20" w14:textId="77777777" w:rsidR="00855336" w:rsidDel="001111A8" w:rsidRDefault="00855336">
      <w:pPr>
        <w:pStyle w:val="Titre4"/>
        <w:rPr>
          <w:del w:id="7506" w:author="VOYER Raphael" w:date="2021-06-16T11:15:00Z"/>
        </w:rPr>
        <w:pPrChange w:id="7507" w:author="VOYER Raphael" w:date="2021-06-16T11:15:00Z">
          <w:pPr>
            <w:ind w:left="720"/>
          </w:pPr>
        </w:pPrChange>
      </w:pPr>
      <w:del w:id="7508" w:author="VOYER Raphael" w:date="2021-06-16T11:15:00Z">
        <w:r w:rsidDel="001111A8">
          <w:delText>=====</w:delText>
        </w:r>
      </w:del>
    </w:p>
    <w:p w14:paraId="0F8A0B81" w14:textId="77777777" w:rsidR="00855336" w:rsidDel="001111A8" w:rsidRDefault="00855336">
      <w:pPr>
        <w:pStyle w:val="Titre4"/>
        <w:rPr>
          <w:del w:id="7509" w:author="VOYER Raphael" w:date="2021-06-16T11:15:00Z"/>
        </w:rPr>
        <w:pPrChange w:id="7510" w:author="VOYER Raphael" w:date="2021-06-16T11:15:00Z">
          <w:pPr>
            <w:outlineLvl w:val="0"/>
          </w:pPr>
        </w:pPrChange>
      </w:pPr>
      <w:del w:id="7511" w:author="VOYER Raphael" w:date="2021-06-16T11:15:00Z">
        <w:r w:rsidDel="001111A8">
          <w:delText xml:space="preserve">            </w:delText>
        </w:r>
        <w:bookmarkStart w:id="7512" w:name="_Toc381025895"/>
        <w:bookmarkStart w:id="7513" w:name="_Toc424820485"/>
        <w:r w:rsidDel="001111A8">
          <w:delText>Redirect the IP packet to the multicast index</w:delText>
        </w:r>
        <w:bookmarkEnd w:id="7512"/>
        <w:bookmarkEnd w:id="7513"/>
        <w:r w:rsidDel="001111A8">
          <w:delText xml:space="preserve"> </w:delText>
        </w:r>
      </w:del>
    </w:p>
    <w:p w14:paraId="3DE7FB5A" w14:textId="77777777" w:rsidR="001710AC" w:rsidDel="001111A8" w:rsidRDefault="001710AC">
      <w:pPr>
        <w:pStyle w:val="Titre4"/>
        <w:rPr>
          <w:del w:id="7514" w:author="VOYER Raphael" w:date="2021-06-16T11:15:00Z"/>
        </w:rPr>
        <w:pPrChange w:id="7515" w:author="VOYER Raphael" w:date="2021-06-16T11:15:00Z">
          <w:pPr>
            <w:numPr>
              <w:numId w:val="16"/>
            </w:numPr>
            <w:tabs>
              <w:tab w:val="num" w:pos="720"/>
            </w:tabs>
            <w:ind w:left="720" w:hanging="360"/>
          </w:pPr>
        </w:pPrChange>
      </w:pPr>
      <w:del w:id="7516" w:author="VOYER Raphael" w:date="2021-06-16T11:15:00Z">
        <w:r w:rsidDel="001111A8">
          <w:delText>A VFP is created with</w:delText>
        </w:r>
      </w:del>
    </w:p>
    <w:p w14:paraId="07A27AF9" w14:textId="77777777" w:rsidR="001710AC" w:rsidDel="001111A8" w:rsidRDefault="001710AC">
      <w:pPr>
        <w:pStyle w:val="Titre4"/>
        <w:rPr>
          <w:del w:id="7517" w:author="VOYER Raphael" w:date="2021-06-16T11:15:00Z"/>
        </w:rPr>
        <w:pPrChange w:id="7518" w:author="VOYER Raphael" w:date="2021-06-16T11:15:00Z">
          <w:pPr/>
        </w:pPrChange>
      </w:pPr>
      <w:del w:id="7519" w:author="VOYER Raphael" w:date="2021-06-16T11:15:00Z">
        <w:r w:rsidDel="001111A8">
          <w:delText xml:space="preserve">            Condition:</w:delText>
        </w:r>
      </w:del>
    </w:p>
    <w:p w14:paraId="7F545CAC" w14:textId="77777777" w:rsidR="001710AC" w:rsidDel="001111A8" w:rsidRDefault="001710AC">
      <w:pPr>
        <w:pStyle w:val="Titre4"/>
        <w:rPr>
          <w:del w:id="7520" w:author="VOYER Raphael" w:date="2021-06-16T11:15:00Z"/>
        </w:rPr>
        <w:pPrChange w:id="7521" w:author="VOYER Raphael" w:date="2021-06-16T11:15:00Z">
          <w:pPr/>
        </w:pPrChange>
      </w:pPr>
      <w:del w:id="7522" w:author="VOYER Raphael" w:date="2021-06-16T11:15:00Z">
        <w:r w:rsidDel="001111A8">
          <w:delText xml:space="preserve">            ========</w:delText>
        </w:r>
      </w:del>
    </w:p>
    <w:p w14:paraId="627437DB" w14:textId="77777777" w:rsidR="001710AC" w:rsidDel="001111A8" w:rsidRDefault="001710AC">
      <w:pPr>
        <w:pStyle w:val="Titre4"/>
        <w:rPr>
          <w:del w:id="7523" w:author="VOYER Raphael" w:date="2021-06-16T11:15:00Z"/>
        </w:rPr>
        <w:pPrChange w:id="7524" w:author="VOYER Raphael" w:date="2021-06-16T11:15:00Z">
          <w:pPr>
            <w:outlineLvl w:val="0"/>
          </w:pPr>
        </w:pPrChange>
      </w:pPr>
      <w:del w:id="7525" w:author="VOYER Raphael" w:date="2021-06-16T11:15:00Z">
        <w:r w:rsidDel="001111A8">
          <w:delText xml:space="preserve">            </w:delText>
        </w:r>
        <w:bookmarkStart w:id="7526" w:name="_Toc381025896"/>
        <w:bookmarkStart w:id="7527" w:name="_Toc424820486"/>
        <w:r w:rsidDel="001111A8">
          <w:delText>DstIp: Unicast IP</w:delText>
        </w:r>
        <w:bookmarkEnd w:id="7526"/>
        <w:bookmarkEnd w:id="7527"/>
      </w:del>
    </w:p>
    <w:p w14:paraId="1F8FB2B0" w14:textId="77777777" w:rsidR="001710AC" w:rsidDel="001111A8" w:rsidRDefault="001710AC">
      <w:pPr>
        <w:pStyle w:val="Titre4"/>
        <w:rPr>
          <w:del w:id="7528" w:author="VOYER Raphael" w:date="2021-06-16T11:15:00Z"/>
        </w:rPr>
        <w:pPrChange w:id="7529" w:author="VOYER Raphael" w:date="2021-06-16T11:15:00Z">
          <w:pPr/>
        </w:pPrChange>
      </w:pPr>
      <w:del w:id="7530" w:author="VOYER Raphael" w:date="2021-06-16T11:15:00Z">
        <w:r w:rsidDel="001111A8">
          <w:delText xml:space="preserve">           DstMac: Router Mac</w:delText>
        </w:r>
      </w:del>
    </w:p>
    <w:p w14:paraId="66C6D384" w14:textId="77777777" w:rsidR="001710AC" w:rsidDel="001111A8" w:rsidRDefault="001710AC">
      <w:pPr>
        <w:pStyle w:val="Titre4"/>
        <w:rPr>
          <w:del w:id="7531" w:author="VOYER Raphael" w:date="2021-06-16T11:15:00Z"/>
        </w:rPr>
        <w:pPrChange w:id="7532" w:author="VOYER Raphael" w:date="2021-06-16T11:15:00Z">
          <w:pPr/>
        </w:pPrChange>
      </w:pPr>
      <w:del w:id="7533" w:author="VOYER Raphael" w:date="2021-06-16T11:15:00Z">
        <w:r w:rsidDel="001111A8">
          <w:delText xml:space="preserve">           Action:</w:delText>
        </w:r>
      </w:del>
    </w:p>
    <w:p w14:paraId="74AD5707" w14:textId="77777777" w:rsidR="001710AC" w:rsidDel="001111A8" w:rsidRDefault="001710AC">
      <w:pPr>
        <w:pStyle w:val="Titre4"/>
        <w:rPr>
          <w:del w:id="7534" w:author="VOYER Raphael" w:date="2021-06-16T11:15:00Z"/>
        </w:rPr>
        <w:pPrChange w:id="7535" w:author="VOYER Raphael" w:date="2021-06-16T11:15:00Z">
          <w:pPr/>
        </w:pPrChange>
      </w:pPr>
      <w:del w:id="7536" w:author="VOYER Raphael" w:date="2021-06-16T11:15:00Z">
        <w:r w:rsidDel="001111A8">
          <w:delText xml:space="preserve">           ======</w:delText>
        </w:r>
      </w:del>
    </w:p>
    <w:p w14:paraId="38F08CD9" w14:textId="77777777" w:rsidR="001710AC" w:rsidDel="001111A8" w:rsidRDefault="001710AC">
      <w:pPr>
        <w:pStyle w:val="Titre4"/>
        <w:rPr>
          <w:del w:id="7537" w:author="VOYER Raphael" w:date="2021-06-16T11:15:00Z"/>
        </w:rPr>
        <w:pPrChange w:id="7538" w:author="VOYER Raphael" w:date="2021-06-16T11:15:00Z">
          <w:pPr>
            <w:outlineLvl w:val="0"/>
          </w:pPr>
        </w:pPrChange>
      </w:pPr>
      <w:del w:id="7539" w:author="VOYER Raphael" w:date="2021-06-16T11:15:00Z">
        <w:r w:rsidDel="001111A8">
          <w:delText xml:space="preserve">           </w:delText>
        </w:r>
        <w:bookmarkStart w:id="7540" w:name="_Toc381025897"/>
        <w:bookmarkStart w:id="7541" w:name="_Toc424820487"/>
        <w:r w:rsidDel="001111A8">
          <w:delText>Disable vlan/STP checks</w:delText>
        </w:r>
        <w:bookmarkEnd w:id="7540"/>
        <w:bookmarkEnd w:id="7541"/>
      </w:del>
    </w:p>
    <w:p w14:paraId="7F582A7C" w14:textId="77777777" w:rsidR="001710AC" w:rsidDel="001111A8" w:rsidRDefault="001710AC">
      <w:pPr>
        <w:pStyle w:val="Titre4"/>
        <w:rPr>
          <w:del w:id="7542" w:author="VOYER Raphael" w:date="2021-06-16T11:15:00Z"/>
        </w:rPr>
        <w:pPrChange w:id="7543" w:author="VOYER Raphael" w:date="2021-06-16T11:15:00Z">
          <w:pPr/>
        </w:pPrChange>
      </w:pPr>
    </w:p>
    <w:p w14:paraId="7462C616" w14:textId="77777777" w:rsidR="00855336" w:rsidDel="001111A8" w:rsidRDefault="00855336">
      <w:pPr>
        <w:pStyle w:val="Titre4"/>
        <w:rPr>
          <w:del w:id="7544" w:author="VOYER Raphael" w:date="2021-06-16T11:15:00Z"/>
        </w:rPr>
        <w:pPrChange w:id="7545" w:author="VOYER Raphael" w:date="2021-06-16T11:15:00Z">
          <w:pPr/>
        </w:pPrChange>
      </w:pPr>
    </w:p>
    <w:p w14:paraId="0C5641B1" w14:textId="77777777" w:rsidR="00855336" w:rsidDel="001111A8" w:rsidRDefault="00855336">
      <w:pPr>
        <w:pStyle w:val="Titre4"/>
        <w:rPr>
          <w:del w:id="7546" w:author="VOYER Raphael" w:date="2021-06-16T11:15:00Z"/>
        </w:rPr>
        <w:pPrChange w:id="7547" w:author="VOYER Raphael" w:date="2021-06-16T11:15:00Z">
          <w:pPr/>
        </w:pPrChange>
      </w:pPr>
      <w:del w:id="7548" w:author="VOYER Raphael" w:date="2021-06-16T11:15:00Z">
        <w:r w:rsidDel="001111A8">
          <w:delText xml:space="preserve">   </w:delText>
        </w:r>
      </w:del>
    </w:p>
    <w:p w14:paraId="6422D4FA" w14:textId="77777777" w:rsidR="00855336" w:rsidDel="001111A8" w:rsidRDefault="00855336">
      <w:pPr>
        <w:pStyle w:val="Titre4"/>
        <w:rPr>
          <w:del w:id="7549" w:author="VOYER Raphael" w:date="2021-06-16T11:15:00Z"/>
        </w:rPr>
        <w:pPrChange w:id="7550" w:author="VOYER Raphael" w:date="2021-06-16T11:15:00Z">
          <w:pPr/>
        </w:pPrChange>
      </w:pPr>
      <w:del w:id="7551" w:author="VOYER Raphael" w:date="2021-06-16T11:15:00Z">
        <w:r w:rsidDel="001111A8">
          <w:delText xml:space="preserve">      Example:</w:delText>
        </w:r>
      </w:del>
    </w:p>
    <w:p w14:paraId="27516512" w14:textId="77777777" w:rsidR="00855336" w:rsidDel="001111A8" w:rsidRDefault="00855336">
      <w:pPr>
        <w:pStyle w:val="Titre4"/>
        <w:rPr>
          <w:del w:id="7552" w:author="VOYER Raphael" w:date="2021-06-16T11:15:00Z"/>
        </w:rPr>
        <w:pPrChange w:id="7553" w:author="VOYER Raphael" w:date="2021-06-16T11:15:00Z">
          <w:pPr/>
        </w:pPrChange>
      </w:pPr>
      <w:del w:id="7554" w:author="VOYER Raphael" w:date="2021-06-16T11:15:00Z">
        <w:r w:rsidDel="001111A8">
          <w:delText xml:space="preserve">      =======</w:delText>
        </w:r>
      </w:del>
    </w:p>
    <w:p w14:paraId="789F2CBE" w14:textId="77777777" w:rsidR="00855336" w:rsidDel="001111A8" w:rsidRDefault="00855336">
      <w:pPr>
        <w:pStyle w:val="Titre4"/>
        <w:rPr>
          <w:del w:id="7555" w:author="VOYER Raphael" w:date="2021-06-16T11:15:00Z"/>
        </w:rPr>
        <w:pPrChange w:id="7556" w:author="VOYER Raphael" w:date="2021-06-16T11:15:00Z">
          <w:pPr/>
        </w:pPrChange>
      </w:pPr>
      <w:del w:id="7557"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558" w:author="VOYER Raphael" w:date="2021-06-16T11:15:00Z"/>
        </w:rPr>
        <w:pPrChange w:id="7559" w:author="VOYER Raphael" w:date="2021-06-16T11:15:00Z">
          <w:pPr/>
        </w:pPrChange>
      </w:pPr>
      <w:del w:id="7560"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561" w:author="VOYER Raphael" w:date="2021-06-16T11:15:00Z"/>
        </w:rPr>
        <w:pPrChange w:id="7562" w:author="VOYER Raphael" w:date="2021-06-16T11:15:00Z">
          <w:pPr/>
        </w:pPrChange>
      </w:pPr>
      <w:del w:id="7563"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564" w:author="VOYER Raphael" w:date="2021-06-16T11:15:00Z"/>
        </w:rPr>
        <w:pPrChange w:id="7565" w:author="VOYER Raphael" w:date="2021-06-16T11:15:00Z">
          <w:pPr/>
        </w:pPrChange>
      </w:pPr>
      <w:del w:id="7566"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567" w:author="VOYER Raphael" w:date="2021-06-16T11:15:00Z"/>
        </w:rPr>
        <w:pPrChange w:id="7568" w:author="VOYER Raphael" w:date="2021-06-16T11:15:00Z">
          <w:pPr/>
        </w:pPrChange>
      </w:pPr>
      <w:del w:id="7569" w:author="VOYER Raphael" w:date="2021-06-16T11:15:00Z">
        <w:r w:rsidDel="001111A8">
          <w:delText xml:space="preserve">      -&gt; server-cluster  1 port  1/21 1/23</w:delText>
        </w:r>
      </w:del>
    </w:p>
    <w:p w14:paraId="0A1AFE94" w14:textId="77777777" w:rsidR="00855336" w:rsidDel="001111A8" w:rsidRDefault="00855336">
      <w:pPr>
        <w:pStyle w:val="Titre4"/>
        <w:rPr>
          <w:del w:id="7570" w:author="VOYER Raphael" w:date="2021-06-16T11:15:00Z"/>
        </w:rPr>
        <w:pPrChange w:id="7571" w:author="VOYER Raphael" w:date="2021-06-16T11:15:00Z">
          <w:pPr/>
        </w:pPrChange>
      </w:pPr>
    </w:p>
    <w:p w14:paraId="48A5346E" w14:textId="77777777" w:rsidR="00855336" w:rsidDel="001111A8" w:rsidRDefault="00855336">
      <w:pPr>
        <w:pStyle w:val="Titre4"/>
        <w:rPr>
          <w:del w:id="7572" w:author="VOYER Raphael" w:date="2021-06-16T11:15:00Z"/>
        </w:rPr>
        <w:pPrChange w:id="7573" w:author="VOYER Raphael" w:date="2021-06-16T11:15:00Z">
          <w:pPr/>
        </w:pPrChange>
      </w:pPr>
    </w:p>
    <w:p w14:paraId="04D93070" w14:textId="77777777" w:rsidR="00855336" w:rsidDel="001111A8" w:rsidRDefault="00855336">
      <w:pPr>
        <w:pStyle w:val="Titre4"/>
        <w:rPr>
          <w:del w:id="7574" w:author="VOYER Raphael" w:date="2021-06-16T11:15:00Z"/>
        </w:rPr>
        <w:pPrChange w:id="7575" w:author="VOYER Raphael" w:date="2021-06-16T11:15:00Z">
          <w:pPr>
            <w:outlineLvl w:val="0"/>
          </w:pPr>
        </w:pPrChange>
      </w:pPr>
      <w:bookmarkStart w:id="7576" w:name="_Toc381025898"/>
      <w:bookmarkStart w:id="7577" w:name="_Toc424820488"/>
      <w:del w:id="7578" w:author="VOYER Raphael" w:date="2021-06-16T11:15:00Z">
        <w:r w:rsidDel="001111A8">
          <w:delText>iv) L3 cluster with IP multicast and dynamic port list (IGMP)</w:delText>
        </w:r>
        <w:bookmarkEnd w:id="7576"/>
        <w:bookmarkEnd w:id="7577"/>
      </w:del>
    </w:p>
    <w:p w14:paraId="1B23EF50" w14:textId="77777777" w:rsidR="00855336" w:rsidDel="001111A8" w:rsidRDefault="00855336">
      <w:pPr>
        <w:pStyle w:val="Titre4"/>
        <w:rPr>
          <w:del w:id="7579" w:author="VOYER Raphael" w:date="2021-06-16T11:15:00Z"/>
        </w:rPr>
        <w:pPrChange w:id="7580" w:author="VOYER Raphael" w:date="2021-06-16T11:15:00Z">
          <w:pPr>
            <w:numPr>
              <w:numId w:val="19"/>
            </w:numPr>
            <w:tabs>
              <w:tab w:val="num" w:pos="720"/>
            </w:tabs>
            <w:ind w:left="720" w:hanging="360"/>
            <w:jc w:val="left"/>
          </w:pPr>
        </w:pPrChange>
      </w:pPr>
      <w:del w:id="7581"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582" w:author="VOYER Raphael" w:date="2021-06-16T11:15:00Z"/>
        </w:rPr>
        <w:pPrChange w:id="7583" w:author="VOYER Raphael" w:date="2021-06-16T11:15:00Z">
          <w:pPr>
            <w:numPr>
              <w:numId w:val="19"/>
            </w:numPr>
            <w:tabs>
              <w:tab w:val="num" w:pos="720"/>
            </w:tabs>
            <w:ind w:left="720" w:hanging="360"/>
          </w:pPr>
        </w:pPrChange>
      </w:pPr>
      <w:del w:id="7584" w:author="VOYER Raphael" w:date="2021-06-16T11:15:00Z">
        <w:r w:rsidDel="001111A8">
          <w:delText>Similarly the L2MC table is updated.</w:delText>
        </w:r>
      </w:del>
    </w:p>
    <w:p w14:paraId="47475B42" w14:textId="77777777" w:rsidR="00855336" w:rsidDel="001111A8" w:rsidRDefault="00855336">
      <w:pPr>
        <w:pStyle w:val="Titre4"/>
        <w:rPr>
          <w:del w:id="7585" w:author="VOYER Raphael" w:date="2021-06-16T11:15:00Z"/>
        </w:rPr>
        <w:pPrChange w:id="7586" w:author="VOYER Raphael" w:date="2021-06-16T11:15:00Z">
          <w:pPr/>
        </w:pPrChange>
      </w:pPr>
      <w:del w:id="7587" w:author="VOYER Raphael" w:date="2021-06-16T11:15:00Z">
        <w:r w:rsidDel="001111A8">
          <w:delText xml:space="preserve">       </w:delText>
        </w:r>
      </w:del>
    </w:p>
    <w:p w14:paraId="1784D0F0" w14:textId="77777777" w:rsidR="00855336" w:rsidDel="001111A8" w:rsidRDefault="00855336">
      <w:pPr>
        <w:pStyle w:val="Titre4"/>
        <w:rPr>
          <w:del w:id="7588" w:author="VOYER Raphael" w:date="2021-06-16T11:15:00Z"/>
        </w:rPr>
        <w:pPrChange w:id="7589" w:author="VOYER Raphael" w:date="2021-06-16T11:15:00Z">
          <w:pPr/>
        </w:pPrChange>
      </w:pPr>
      <w:del w:id="7590" w:author="VOYER Raphael" w:date="2021-06-16T11:15:00Z">
        <w:r w:rsidDel="001111A8">
          <w:delText xml:space="preserve">      Example:</w:delText>
        </w:r>
      </w:del>
    </w:p>
    <w:p w14:paraId="5D50587C" w14:textId="77777777" w:rsidR="00855336" w:rsidDel="001111A8" w:rsidRDefault="00855336">
      <w:pPr>
        <w:pStyle w:val="Titre4"/>
        <w:rPr>
          <w:del w:id="7591" w:author="VOYER Raphael" w:date="2021-06-16T11:15:00Z"/>
        </w:rPr>
        <w:pPrChange w:id="7592" w:author="VOYER Raphael" w:date="2021-06-16T11:15:00Z">
          <w:pPr/>
        </w:pPrChange>
      </w:pPr>
      <w:del w:id="7593"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594" w:author="VOYER Raphael" w:date="2021-06-16T11:15:00Z"/>
        </w:rPr>
        <w:pPrChange w:id="7595" w:author="VOYER Raphael" w:date="2021-06-16T11:15:00Z">
          <w:pPr/>
        </w:pPrChange>
      </w:pPr>
      <w:del w:id="7596"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597" w:author="VOYER Raphael" w:date="2021-06-16T11:15:00Z"/>
        </w:rPr>
        <w:pPrChange w:id="7598" w:author="VOYER Raphael" w:date="2021-06-16T11:15:00Z">
          <w:pPr/>
        </w:pPrChange>
      </w:pPr>
      <w:del w:id="7599"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600" w:author="VOYER Raphael" w:date="2021-06-16T11:15:00Z"/>
        </w:rPr>
        <w:pPrChange w:id="7601" w:author="VOYER Raphael" w:date="2021-06-16T11:15:00Z">
          <w:pPr/>
        </w:pPrChange>
      </w:pPr>
      <w:del w:id="7602"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603" w:author="VOYER Raphael" w:date="2021-06-16T11:15:00Z"/>
        </w:rPr>
        <w:pPrChange w:id="7604" w:author="VOYER Raphael" w:date="2021-06-16T11:15:00Z">
          <w:pPr/>
        </w:pPrChange>
      </w:pPr>
    </w:p>
    <w:p w14:paraId="32858B0B" w14:textId="77777777" w:rsidR="00855336" w:rsidDel="001111A8" w:rsidRDefault="00855336">
      <w:pPr>
        <w:pStyle w:val="Titre4"/>
        <w:rPr>
          <w:del w:id="7605" w:author="VOYER Raphael" w:date="2021-06-16T11:15:00Z"/>
        </w:rPr>
        <w:pPrChange w:id="7606" w:author="VOYER Raphael" w:date="2021-06-16T11:15:00Z">
          <w:pPr/>
        </w:pPrChange>
      </w:pPr>
    </w:p>
    <w:p w14:paraId="4833F099" w14:textId="77777777" w:rsidR="00855336" w:rsidDel="001111A8" w:rsidRDefault="00855336">
      <w:pPr>
        <w:pStyle w:val="Titre4"/>
        <w:rPr>
          <w:del w:id="7607" w:author="VOYER Raphael" w:date="2021-06-16T11:15:00Z"/>
        </w:rPr>
        <w:pPrChange w:id="7608" w:author="VOYER Raphael" w:date="2021-06-16T11:15:00Z">
          <w:pPr>
            <w:outlineLvl w:val="0"/>
          </w:pPr>
        </w:pPrChange>
      </w:pPr>
      <w:bookmarkStart w:id="7609" w:name="_Toc381025899"/>
      <w:bookmarkStart w:id="7610" w:name="_Toc424820489"/>
      <w:del w:id="7611"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609"/>
        <w:bookmarkEnd w:id="7610"/>
      </w:del>
    </w:p>
    <w:p w14:paraId="0BA201FD" w14:textId="77777777" w:rsidR="00855336" w:rsidDel="001111A8" w:rsidRDefault="00855336">
      <w:pPr>
        <w:pStyle w:val="Titre4"/>
        <w:rPr>
          <w:del w:id="7612" w:author="VOYER Raphael" w:date="2021-06-16T11:15:00Z"/>
        </w:rPr>
        <w:pPrChange w:id="7613" w:author="VOYER Raphael" w:date="2021-06-16T11:15:00Z">
          <w:pPr>
            <w:numPr>
              <w:numId w:val="20"/>
            </w:numPr>
            <w:tabs>
              <w:tab w:val="num" w:pos="720"/>
            </w:tabs>
            <w:ind w:left="720" w:hanging="360"/>
          </w:pPr>
        </w:pPrChange>
      </w:pPr>
      <w:del w:id="7614"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615" w:author="VOYER Raphael" w:date="2021-06-16T11:15:00Z"/>
        </w:rPr>
        <w:pPrChange w:id="7616" w:author="VOYER Raphael" w:date="2021-06-16T11:15:00Z">
          <w:pPr>
            <w:ind w:left="360"/>
          </w:pPr>
        </w:pPrChange>
      </w:pPr>
      <w:del w:id="7617"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618" w:author="VOYER Raphael" w:date="2021-06-16T11:15:00Z"/>
        </w:rPr>
        <w:pPrChange w:id="7619" w:author="VOYER Raphael" w:date="2021-06-16T11:15:00Z">
          <w:pPr>
            <w:numPr>
              <w:numId w:val="20"/>
            </w:numPr>
            <w:tabs>
              <w:tab w:val="num" w:pos="720"/>
            </w:tabs>
            <w:ind w:left="720" w:hanging="360"/>
          </w:pPr>
        </w:pPrChange>
      </w:pPr>
      <w:del w:id="7620"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621" w:author="VOYER Raphael" w:date="2021-06-16T11:15:00Z"/>
        </w:rPr>
        <w:pPrChange w:id="7622" w:author="VOYER Raphael" w:date="2021-06-16T11:15:00Z">
          <w:pPr>
            <w:ind w:left="720" w:hanging="720"/>
          </w:pPr>
        </w:pPrChange>
      </w:pPr>
    </w:p>
    <w:p w14:paraId="343260F9" w14:textId="77777777" w:rsidR="00C042CF" w:rsidDel="001111A8" w:rsidRDefault="00C042CF">
      <w:pPr>
        <w:pStyle w:val="Titre4"/>
        <w:rPr>
          <w:del w:id="7623" w:author="VOYER Raphael" w:date="2021-06-16T11:15:00Z"/>
        </w:rPr>
        <w:pPrChange w:id="7624" w:author="VOYER Raphael" w:date="2021-06-16T11:15:00Z">
          <w:pPr/>
        </w:pPrChange>
      </w:pPr>
    </w:p>
    <w:p w14:paraId="0BBF0DAC" w14:textId="77777777" w:rsidR="00855336" w:rsidDel="001111A8" w:rsidRDefault="00855336">
      <w:pPr>
        <w:pStyle w:val="Titre4"/>
        <w:rPr>
          <w:del w:id="7625" w:author="VOYER Raphael" w:date="2021-06-16T11:15:00Z"/>
          <w:i/>
        </w:rPr>
        <w:pPrChange w:id="7626" w:author="VOYER Raphael" w:date="2021-06-16T11:15:00Z">
          <w:pPr/>
        </w:pPrChange>
      </w:pPr>
      <w:del w:id="7627"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628" w:author="VOYER Raphael" w:date="2021-06-16T11:15:00Z"/>
          <w:i/>
        </w:rPr>
        <w:pPrChange w:id="7629" w:author="VOYER Raphael" w:date="2021-06-16T11:15:00Z">
          <w:pPr/>
        </w:pPrChange>
      </w:pPr>
      <w:del w:id="7630" w:author="VOYER Raphael" w:date="2021-06-16T11:15:00Z">
        <w:r w:rsidDel="001111A8">
          <w:rPr>
            <w:i/>
          </w:rPr>
          <w:delText>========</w:delText>
        </w:r>
      </w:del>
    </w:p>
    <w:p w14:paraId="26825BA1" w14:textId="77777777" w:rsidR="00855336" w:rsidDel="001111A8" w:rsidRDefault="00855336">
      <w:pPr>
        <w:pStyle w:val="Titre4"/>
        <w:rPr>
          <w:del w:id="7631" w:author="VOYER Raphael" w:date="2021-06-16T11:15:00Z"/>
        </w:rPr>
        <w:pPrChange w:id="7632" w:author="VOYER Raphael" w:date="2021-06-16T11:15:00Z">
          <w:pPr/>
        </w:pPrChange>
      </w:pPr>
      <w:del w:id="7633"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634" w:author="VOYER Raphael" w:date="2021-06-16T11:15:00Z"/>
          <w:i/>
        </w:rPr>
        <w:pPrChange w:id="7635" w:author="VOYER Raphael" w:date="2021-06-16T11:15:00Z">
          <w:pPr/>
        </w:pPrChange>
      </w:pPr>
      <w:del w:id="7636"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637" w:author="VOYER Raphael" w:date="2021-06-16T11:15:00Z"/>
        </w:rPr>
        <w:pPrChange w:id="7638" w:author="VOYER Raphael" w:date="2021-06-16T11:15:00Z">
          <w:pPr/>
        </w:pPrChange>
      </w:pPr>
      <w:del w:id="7639"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640" w:author="VOYER Raphael" w:date="2021-06-16T11:15:00Z"/>
        </w:rPr>
        <w:pPrChange w:id="7641" w:author="VOYER Raphael" w:date="2021-06-16T11:15:00Z">
          <w:pPr/>
        </w:pPrChange>
      </w:pPr>
      <w:del w:id="7642"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643" w:author="VOYER Raphael" w:date="2021-06-16T11:15:00Z"/>
        </w:rPr>
        <w:pPrChange w:id="7644" w:author="VOYER Raphael" w:date="2021-06-16T11:15:00Z">
          <w:pPr/>
        </w:pPrChange>
      </w:pPr>
    </w:p>
    <w:p w14:paraId="488ADF2E" w14:textId="77777777" w:rsidR="00B6536E" w:rsidDel="001111A8" w:rsidRDefault="00B6536E">
      <w:pPr>
        <w:pStyle w:val="Titre4"/>
        <w:rPr>
          <w:del w:id="7645" w:author="VOYER Raphael" w:date="2021-06-16T11:15:00Z"/>
        </w:rPr>
        <w:pPrChange w:id="7646" w:author="VOYER Raphael" w:date="2021-06-16T11:15:00Z">
          <w:pPr/>
        </w:pPrChange>
      </w:pPr>
    </w:p>
    <w:p w14:paraId="12A0C320" w14:textId="77777777" w:rsidR="00B6536E" w:rsidDel="001111A8" w:rsidRDefault="00B6536E">
      <w:pPr>
        <w:pStyle w:val="Titre4"/>
        <w:rPr>
          <w:del w:id="7647" w:author="VOYER Raphael" w:date="2021-06-16T11:15:00Z"/>
        </w:rPr>
        <w:pPrChange w:id="7648" w:author="VOYER Raphael" w:date="2021-06-16T11:15:00Z">
          <w:pPr>
            <w:outlineLvl w:val="0"/>
          </w:pPr>
        </w:pPrChange>
      </w:pPr>
      <w:del w:id="7649"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650" w:author="VOYER Raphael" w:date="2021-06-16T11:15:00Z"/>
        </w:rPr>
        <w:pPrChange w:id="7651" w:author="VOYER Raphael" w:date="2021-06-16T11:15:00Z">
          <w:pPr/>
        </w:pPrChange>
      </w:pPr>
    </w:p>
    <w:p w14:paraId="59EB4D49" w14:textId="77777777" w:rsidR="00B6536E" w:rsidRPr="00C52E03" w:rsidDel="001111A8" w:rsidRDefault="00B6536E">
      <w:pPr>
        <w:pStyle w:val="Titre4"/>
        <w:rPr>
          <w:del w:id="7652" w:author="VOYER Raphael" w:date="2021-06-16T11:15:00Z"/>
          <w:u w:val="single"/>
        </w:rPr>
        <w:pPrChange w:id="7653" w:author="VOYER Raphael" w:date="2021-06-16T11:15:00Z">
          <w:pPr>
            <w:outlineLvl w:val="0"/>
          </w:pPr>
        </w:pPrChange>
      </w:pPr>
    </w:p>
    <w:p w14:paraId="3300BF9D" w14:textId="77777777" w:rsidR="00B6536E" w:rsidDel="001111A8" w:rsidRDefault="00B6536E">
      <w:pPr>
        <w:pStyle w:val="Titre4"/>
        <w:rPr>
          <w:del w:id="7654" w:author="VOYER Raphael" w:date="2021-06-16T11:15:00Z"/>
        </w:rPr>
        <w:pPrChange w:id="7655" w:author="VOYER Raphael" w:date="2021-06-16T11:15:00Z">
          <w:pPr>
            <w:numPr>
              <w:numId w:val="16"/>
            </w:numPr>
            <w:tabs>
              <w:tab w:val="num" w:pos="720"/>
            </w:tabs>
            <w:ind w:left="720" w:hanging="360"/>
            <w:jc w:val="left"/>
          </w:pPr>
        </w:pPrChange>
      </w:pPr>
      <w:del w:id="7656"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657" w:author="VOYER Raphael" w:date="2021-06-16T11:15:00Z"/>
        </w:rPr>
        <w:pPrChange w:id="7658" w:author="VOYER Raphael" w:date="2021-06-16T11:15:00Z">
          <w:pPr>
            <w:numPr>
              <w:numId w:val="16"/>
            </w:numPr>
            <w:tabs>
              <w:tab w:val="num" w:pos="720"/>
            </w:tabs>
            <w:ind w:left="720" w:hanging="360"/>
          </w:pPr>
        </w:pPrChange>
      </w:pPr>
      <w:del w:id="7659"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660" w:author="VOYER Raphael" w:date="2021-06-16T11:15:00Z"/>
        </w:rPr>
        <w:pPrChange w:id="7661" w:author="VOYER Raphael" w:date="2021-06-16T11:15:00Z">
          <w:pPr>
            <w:numPr>
              <w:numId w:val="16"/>
            </w:numPr>
            <w:tabs>
              <w:tab w:val="num" w:pos="720"/>
            </w:tabs>
            <w:ind w:left="720" w:hanging="360"/>
          </w:pPr>
        </w:pPrChange>
      </w:pPr>
      <w:del w:id="7662"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663" w:author="VOYER Raphael" w:date="2021-06-16T11:15:00Z"/>
        </w:rPr>
        <w:pPrChange w:id="7664" w:author="VOYER Raphael" w:date="2021-06-16T11:15:00Z">
          <w:pPr>
            <w:numPr>
              <w:numId w:val="16"/>
            </w:numPr>
            <w:tabs>
              <w:tab w:val="num" w:pos="720"/>
            </w:tabs>
            <w:ind w:left="720" w:hanging="360"/>
          </w:pPr>
        </w:pPrChange>
      </w:pPr>
      <w:del w:id="7665" w:author="VOYER Raphael" w:date="2021-06-16T11:15:00Z">
        <w:r w:rsidDel="001111A8">
          <w:delText xml:space="preserve">c) An IFP entry is created </w:delText>
        </w:r>
      </w:del>
    </w:p>
    <w:p w14:paraId="00A3C083" w14:textId="77777777" w:rsidR="00B6536E" w:rsidDel="001111A8" w:rsidRDefault="00B6536E">
      <w:pPr>
        <w:pStyle w:val="Titre4"/>
        <w:rPr>
          <w:del w:id="7666" w:author="VOYER Raphael" w:date="2021-06-16T11:15:00Z"/>
        </w:rPr>
        <w:pPrChange w:id="7667" w:author="VOYER Raphael" w:date="2021-06-16T11:15:00Z">
          <w:pPr>
            <w:ind w:left="720"/>
          </w:pPr>
        </w:pPrChange>
      </w:pPr>
      <w:del w:id="7668" w:author="VOYER Raphael" w:date="2021-06-16T11:15:00Z">
        <w:r w:rsidDel="001111A8">
          <w:delText xml:space="preserve">Condition: </w:delText>
        </w:r>
      </w:del>
    </w:p>
    <w:p w14:paraId="251D0F99" w14:textId="77777777" w:rsidR="00B6536E" w:rsidDel="001111A8" w:rsidRDefault="00B6536E">
      <w:pPr>
        <w:pStyle w:val="Titre4"/>
        <w:rPr>
          <w:del w:id="7669" w:author="VOYER Raphael" w:date="2021-06-16T11:15:00Z"/>
        </w:rPr>
        <w:pPrChange w:id="7670" w:author="VOYER Raphael" w:date="2021-06-16T11:15:00Z">
          <w:pPr>
            <w:ind w:left="720"/>
          </w:pPr>
        </w:pPrChange>
      </w:pPr>
      <w:del w:id="7671" w:author="VOYER Raphael" w:date="2021-06-16T11:15:00Z">
        <w:r w:rsidDel="001111A8">
          <w:delText>=======</w:delText>
        </w:r>
      </w:del>
    </w:p>
    <w:p w14:paraId="66EC284A" w14:textId="77777777" w:rsidR="00B6536E" w:rsidDel="001111A8" w:rsidRDefault="00B6536E">
      <w:pPr>
        <w:pStyle w:val="Titre4"/>
        <w:rPr>
          <w:del w:id="7672" w:author="VOYER Raphael" w:date="2021-06-16T11:15:00Z"/>
        </w:rPr>
        <w:pPrChange w:id="7673" w:author="VOYER Raphael" w:date="2021-06-16T11:15:00Z">
          <w:pPr>
            <w:ind w:left="720"/>
          </w:pPr>
        </w:pPrChange>
      </w:pPr>
      <w:del w:id="7674" w:author="VOYER Raphael" w:date="2021-06-16T11:15:00Z">
        <w:r w:rsidDel="001111A8">
          <w:delText>DstIp : Unicast IP .</w:delText>
        </w:r>
      </w:del>
    </w:p>
    <w:p w14:paraId="0CD27DB5" w14:textId="77777777" w:rsidR="00B6536E" w:rsidDel="001111A8" w:rsidRDefault="00B6536E">
      <w:pPr>
        <w:pStyle w:val="Titre4"/>
        <w:rPr>
          <w:del w:id="7675" w:author="VOYER Raphael" w:date="2021-06-16T11:15:00Z"/>
        </w:rPr>
        <w:pPrChange w:id="7676" w:author="VOYER Raphael" w:date="2021-06-16T11:15:00Z">
          <w:pPr>
            <w:ind w:left="720"/>
          </w:pPr>
        </w:pPrChange>
      </w:pPr>
      <w:del w:id="7677" w:author="VOYER Raphael" w:date="2021-06-16T11:15:00Z">
        <w:r w:rsidDel="001111A8">
          <w:delText>STP state = FWD</w:delText>
        </w:r>
      </w:del>
    </w:p>
    <w:p w14:paraId="022D4A3F" w14:textId="77777777" w:rsidR="00B6536E" w:rsidDel="001111A8" w:rsidRDefault="00B6536E">
      <w:pPr>
        <w:pStyle w:val="Titre4"/>
        <w:rPr>
          <w:del w:id="7678" w:author="VOYER Raphael" w:date="2021-06-16T11:15:00Z"/>
        </w:rPr>
        <w:pPrChange w:id="7679" w:author="VOYER Raphael" w:date="2021-06-16T11:15:00Z">
          <w:pPr>
            <w:ind w:left="720"/>
          </w:pPr>
        </w:pPrChange>
      </w:pPr>
      <w:del w:id="7680" w:author="VOYER Raphael" w:date="2021-06-16T11:15:00Z">
        <w:r w:rsidDel="001111A8">
          <w:delText>Vrfid = vrfid of the cluster</w:delText>
        </w:r>
      </w:del>
    </w:p>
    <w:p w14:paraId="1E85FCED" w14:textId="77777777" w:rsidR="00B6536E" w:rsidDel="001111A8" w:rsidRDefault="00B6536E">
      <w:pPr>
        <w:pStyle w:val="Titre4"/>
        <w:rPr>
          <w:del w:id="7681" w:author="VOYER Raphael" w:date="2021-06-16T11:15:00Z"/>
        </w:rPr>
        <w:pPrChange w:id="7682" w:author="VOYER Raphael" w:date="2021-06-16T11:15:00Z">
          <w:pPr>
            <w:ind w:left="720"/>
          </w:pPr>
        </w:pPrChange>
      </w:pPr>
      <w:del w:id="7683" w:author="VOYER Raphael" w:date="2021-06-16T11:15:00Z">
        <w:r w:rsidDel="001111A8">
          <w:delText>Action :</w:delText>
        </w:r>
      </w:del>
    </w:p>
    <w:p w14:paraId="1544BFC2" w14:textId="77777777" w:rsidR="00B6536E" w:rsidDel="001111A8" w:rsidRDefault="00B6536E">
      <w:pPr>
        <w:pStyle w:val="Titre4"/>
        <w:rPr>
          <w:del w:id="7684" w:author="VOYER Raphael" w:date="2021-06-16T11:15:00Z"/>
        </w:rPr>
        <w:pPrChange w:id="7685" w:author="VOYER Raphael" w:date="2021-06-16T11:15:00Z">
          <w:pPr>
            <w:ind w:left="720"/>
          </w:pPr>
        </w:pPrChange>
      </w:pPr>
      <w:del w:id="7686" w:author="VOYER Raphael" w:date="2021-06-16T11:15:00Z">
        <w:r w:rsidDel="001111A8">
          <w:delText>=====</w:delText>
        </w:r>
      </w:del>
    </w:p>
    <w:p w14:paraId="097D2DAD" w14:textId="77777777" w:rsidR="00B6536E" w:rsidDel="001111A8" w:rsidRDefault="00B6536E">
      <w:pPr>
        <w:pStyle w:val="Titre4"/>
        <w:rPr>
          <w:del w:id="7687" w:author="VOYER Raphael" w:date="2021-06-16T11:15:00Z"/>
        </w:rPr>
        <w:pPrChange w:id="7688" w:author="VOYER Raphael" w:date="2021-06-16T11:15:00Z">
          <w:pPr>
            <w:outlineLvl w:val="0"/>
          </w:pPr>
        </w:pPrChange>
      </w:pPr>
      <w:del w:id="7689"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690" w:author="VOYER Raphael" w:date="2021-06-16T11:15:00Z"/>
        </w:rPr>
        <w:pPrChange w:id="7691" w:author="VOYER Raphael" w:date="2021-06-16T11:15:00Z">
          <w:pPr>
            <w:numPr>
              <w:numId w:val="16"/>
            </w:numPr>
            <w:tabs>
              <w:tab w:val="num" w:pos="720"/>
            </w:tabs>
            <w:ind w:left="720" w:hanging="360"/>
          </w:pPr>
        </w:pPrChange>
      </w:pPr>
      <w:del w:id="7692" w:author="VOYER Raphael" w:date="2021-06-16T11:15:00Z">
        <w:r w:rsidDel="001111A8">
          <w:delText>A VFP is created with</w:delText>
        </w:r>
      </w:del>
    </w:p>
    <w:p w14:paraId="25B5E791" w14:textId="77777777" w:rsidR="00B6536E" w:rsidDel="001111A8" w:rsidRDefault="00B6536E">
      <w:pPr>
        <w:pStyle w:val="Titre4"/>
        <w:rPr>
          <w:del w:id="7693" w:author="VOYER Raphael" w:date="2021-06-16T11:15:00Z"/>
        </w:rPr>
        <w:pPrChange w:id="7694" w:author="VOYER Raphael" w:date="2021-06-16T11:15:00Z">
          <w:pPr/>
        </w:pPrChange>
      </w:pPr>
      <w:del w:id="7695" w:author="VOYER Raphael" w:date="2021-06-16T11:15:00Z">
        <w:r w:rsidDel="001111A8">
          <w:delText xml:space="preserve">            Condition:</w:delText>
        </w:r>
      </w:del>
    </w:p>
    <w:p w14:paraId="4E816524" w14:textId="77777777" w:rsidR="00B6536E" w:rsidDel="001111A8" w:rsidRDefault="00B6536E">
      <w:pPr>
        <w:pStyle w:val="Titre4"/>
        <w:rPr>
          <w:del w:id="7696" w:author="VOYER Raphael" w:date="2021-06-16T11:15:00Z"/>
        </w:rPr>
        <w:pPrChange w:id="7697" w:author="VOYER Raphael" w:date="2021-06-16T11:15:00Z">
          <w:pPr/>
        </w:pPrChange>
      </w:pPr>
      <w:del w:id="7698" w:author="VOYER Raphael" w:date="2021-06-16T11:15:00Z">
        <w:r w:rsidDel="001111A8">
          <w:delText xml:space="preserve">            ========</w:delText>
        </w:r>
      </w:del>
    </w:p>
    <w:p w14:paraId="5511EA26" w14:textId="77777777" w:rsidR="00B6536E" w:rsidDel="001111A8" w:rsidRDefault="00B6536E">
      <w:pPr>
        <w:pStyle w:val="Titre4"/>
        <w:rPr>
          <w:del w:id="7699" w:author="VOYER Raphael" w:date="2021-06-16T11:15:00Z"/>
        </w:rPr>
        <w:pPrChange w:id="7700" w:author="VOYER Raphael" w:date="2021-06-16T11:15:00Z">
          <w:pPr>
            <w:outlineLvl w:val="0"/>
          </w:pPr>
        </w:pPrChange>
      </w:pPr>
      <w:del w:id="7701" w:author="VOYER Raphael" w:date="2021-06-16T11:15:00Z">
        <w:r w:rsidDel="001111A8">
          <w:delText xml:space="preserve">            DstIp: Unicast IP</w:delText>
        </w:r>
      </w:del>
    </w:p>
    <w:p w14:paraId="2B508601" w14:textId="77777777" w:rsidR="00B6536E" w:rsidDel="001111A8" w:rsidRDefault="00B6536E">
      <w:pPr>
        <w:pStyle w:val="Titre4"/>
        <w:rPr>
          <w:del w:id="7702" w:author="VOYER Raphael" w:date="2021-06-16T11:15:00Z"/>
        </w:rPr>
        <w:pPrChange w:id="7703" w:author="VOYER Raphael" w:date="2021-06-16T11:15:00Z">
          <w:pPr/>
        </w:pPrChange>
      </w:pPr>
      <w:del w:id="7704" w:author="VOYER Raphael" w:date="2021-06-16T11:15:00Z">
        <w:r w:rsidDel="001111A8">
          <w:delText xml:space="preserve">           DstMac: Router Mac</w:delText>
        </w:r>
      </w:del>
    </w:p>
    <w:p w14:paraId="4B3191CE" w14:textId="77777777" w:rsidR="00B6536E" w:rsidDel="001111A8" w:rsidRDefault="00B6536E">
      <w:pPr>
        <w:pStyle w:val="Titre4"/>
        <w:rPr>
          <w:del w:id="7705" w:author="VOYER Raphael" w:date="2021-06-16T11:15:00Z"/>
        </w:rPr>
        <w:pPrChange w:id="7706" w:author="VOYER Raphael" w:date="2021-06-16T11:15:00Z">
          <w:pPr/>
        </w:pPrChange>
      </w:pPr>
      <w:del w:id="7707" w:author="VOYER Raphael" w:date="2021-06-16T11:15:00Z">
        <w:r w:rsidDel="001111A8">
          <w:delText xml:space="preserve">           Action:</w:delText>
        </w:r>
      </w:del>
    </w:p>
    <w:p w14:paraId="47B36394" w14:textId="77777777" w:rsidR="00B6536E" w:rsidDel="001111A8" w:rsidRDefault="00B6536E">
      <w:pPr>
        <w:pStyle w:val="Titre4"/>
        <w:rPr>
          <w:del w:id="7708" w:author="VOYER Raphael" w:date="2021-06-16T11:15:00Z"/>
        </w:rPr>
        <w:pPrChange w:id="7709" w:author="VOYER Raphael" w:date="2021-06-16T11:15:00Z">
          <w:pPr/>
        </w:pPrChange>
      </w:pPr>
      <w:del w:id="7710" w:author="VOYER Raphael" w:date="2021-06-16T11:15:00Z">
        <w:r w:rsidDel="001111A8">
          <w:delText xml:space="preserve">           ======</w:delText>
        </w:r>
      </w:del>
    </w:p>
    <w:p w14:paraId="47FFF324" w14:textId="77777777" w:rsidR="00B6536E" w:rsidDel="001111A8" w:rsidRDefault="00B6536E">
      <w:pPr>
        <w:pStyle w:val="Titre4"/>
        <w:rPr>
          <w:del w:id="7711" w:author="VOYER Raphael" w:date="2021-06-16T11:15:00Z"/>
        </w:rPr>
        <w:pPrChange w:id="7712" w:author="VOYER Raphael" w:date="2021-06-16T11:15:00Z">
          <w:pPr>
            <w:outlineLvl w:val="0"/>
          </w:pPr>
        </w:pPrChange>
      </w:pPr>
      <w:del w:id="7713" w:author="VOYER Raphael" w:date="2021-06-16T11:15:00Z">
        <w:r w:rsidDel="001111A8">
          <w:delText xml:space="preserve">           Disable vlan/STP checks</w:delText>
        </w:r>
      </w:del>
    </w:p>
    <w:p w14:paraId="411F85C4" w14:textId="77777777" w:rsidR="00B6536E" w:rsidDel="001111A8" w:rsidRDefault="00B6536E">
      <w:pPr>
        <w:pStyle w:val="Titre4"/>
        <w:rPr>
          <w:del w:id="7714" w:author="VOYER Raphael" w:date="2021-06-16T11:15:00Z"/>
        </w:rPr>
        <w:pPrChange w:id="7715" w:author="VOYER Raphael" w:date="2021-06-16T11:15:00Z">
          <w:pPr/>
        </w:pPrChange>
      </w:pPr>
    </w:p>
    <w:p w14:paraId="715B9A4D" w14:textId="77777777" w:rsidR="001C7D2D" w:rsidDel="001111A8" w:rsidRDefault="001C7D2D">
      <w:pPr>
        <w:pStyle w:val="Titre4"/>
        <w:rPr>
          <w:del w:id="7716" w:author="VOYER Raphael" w:date="2021-06-16T11:15:00Z"/>
        </w:rPr>
        <w:pPrChange w:id="7717" w:author="VOYER Raphael" w:date="2021-06-16T11:15:00Z">
          <w:pPr/>
        </w:pPrChange>
      </w:pPr>
    </w:p>
    <w:p w14:paraId="623B5D9A" w14:textId="77777777" w:rsidR="00B6536E" w:rsidDel="001111A8" w:rsidRDefault="00B6536E">
      <w:pPr>
        <w:pStyle w:val="Titre4"/>
        <w:rPr>
          <w:del w:id="7718" w:author="VOYER Raphael" w:date="2021-06-16T11:15:00Z"/>
        </w:rPr>
        <w:pPrChange w:id="7719" w:author="VOYER Raphael" w:date="2021-06-16T11:15:00Z">
          <w:pPr/>
        </w:pPrChange>
      </w:pPr>
      <w:del w:id="7720" w:author="VOYER Raphael" w:date="2021-06-16T11:15:00Z">
        <w:r w:rsidDel="001111A8">
          <w:delText xml:space="preserve">          Example:</w:delText>
        </w:r>
      </w:del>
    </w:p>
    <w:p w14:paraId="1A82D0DD" w14:textId="77777777" w:rsidR="00B6536E" w:rsidDel="001111A8" w:rsidRDefault="00B6536E">
      <w:pPr>
        <w:pStyle w:val="Titre4"/>
        <w:rPr>
          <w:del w:id="7721" w:author="VOYER Raphael" w:date="2021-06-16T11:15:00Z"/>
        </w:rPr>
        <w:pPrChange w:id="7722" w:author="VOYER Raphael" w:date="2021-06-16T11:15:00Z">
          <w:pPr/>
        </w:pPrChange>
      </w:pPr>
      <w:del w:id="7723" w:author="VOYER Raphael" w:date="2021-06-16T11:15:00Z">
        <w:r w:rsidDel="001111A8">
          <w:delText xml:space="preserve">          =======</w:delText>
        </w:r>
      </w:del>
    </w:p>
    <w:p w14:paraId="279361B0" w14:textId="77777777" w:rsidR="00B6536E" w:rsidDel="001111A8" w:rsidRDefault="00B6536E">
      <w:pPr>
        <w:pStyle w:val="Titre4"/>
        <w:rPr>
          <w:del w:id="7724" w:author="VOYER Raphael" w:date="2021-06-16T11:15:00Z"/>
        </w:rPr>
        <w:pPrChange w:id="7725" w:author="VOYER Raphael" w:date="2021-06-16T11:15:00Z">
          <w:pPr/>
        </w:pPrChange>
      </w:pPr>
      <w:del w:id="7726" w:author="VOYER Raphael" w:date="2021-06-16T11:15:00Z">
        <w:r w:rsidDel="001111A8">
          <w:delText xml:space="preserve">       -&gt; vrf 2</w:delText>
        </w:r>
      </w:del>
    </w:p>
    <w:p w14:paraId="5C1767A4" w14:textId="77777777" w:rsidR="00B6536E" w:rsidDel="001111A8" w:rsidRDefault="00B6536E">
      <w:pPr>
        <w:pStyle w:val="Titre4"/>
        <w:rPr>
          <w:del w:id="7727" w:author="VOYER Raphael" w:date="2021-06-16T11:15:00Z"/>
        </w:rPr>
        <w:pPrChange w:id="7728" w:author="VOYER Raphael" w:date="2021-06-16T11:15:00Z">
          <w:pPr/>
        </w:pPrChange>
      </w:pPr>
      <w:del w:id="7729"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730" w:author="VOYER Raphael" w:date="2021-06-16T11:15:00Z"/>
        </w:rPr>
        <w:pPrChange w:id="7731" w:author="VOYER Raphael" w:date="2021-06-16T11:15:00Z">
          <w:pPr/>
        </w:pPrChange>
      </w:pPr>
      <w:del w:id="7732"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733" w:author="VOYER Raphael" w:date="2021-06-16T11:15:00Z"/>
        </w:rPr>
        <w:pPrChange w:id="7734" w:author="VOYER Raphael" w:date="2021-06-16T11:15:00Z">
          <w:pPr/>
        </w:pPrChange>
      </w:pPr>
      <w:del w:id="7735"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736" w:author="VOYER Raphael" w:date="2021-06-16T11:15:00Z"/>
        </w:rPr>
        <w:pPrChange w:id="7737" w:author="VOYER Raphael" w:date="2021-06-16T11:15:00Z">
          <w:pPr/>
        </w:pPrChange>
      </w:pPr>
      <w:del w:id="7738"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739" w:author="VOYER Raphael" w:date="2021-06-16T11:15:00Z"/>
        </w:rPr>
        <w:pPrChange w:id="7740" w:author="VOYER Raphael" w:date="2021-06-16T11:15:00Z">
          <w:pPr/>
        </w:pPrChange>
      </w:pPr>
      <w:del w:id="7741"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742" w:author="VOYER Raphael" w:date="2021-06-16T11:15:00Z"/>
        </w:rPr>
        <w:pPrChange w:id="7743" w:author="VOYER Raphael" w:date="2021-06-16T11:15:00Z">
          <w:pPr/>
        </w:pPrChange>
      </w:pPr>
      <w:del w:id="7744"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745" w:author="VOYER Raphael" w:date="2021-06-16T11:15:00Z"/>
        </w:rPr>
        <w:pPrChange w:id="7746" w:author="VOYER Raphael" w:date="2021-06-16T11:15:00Z">
          <w:pPr/>
        </w:pPrChange>
      </w:pPr>
    </w:p>
    <w:p w14:paraId="343E82BF" w14:textId="77777777" w:rsidR="00C31A1D" w:rsidDel="001111A8" w:rsidRDefault="00273C62">
      <w:pPr>
        <w:pStyle w:val="Titre4"/>
        <w:rPr>
          <w:del w:id="7747" w:author="VOYER Raphael" w:date="2021-06-16T11:15:00Z"/>
        </w:rPr>
        <w:pPrChange w:id="7748" w:author="VOYER Raphael" w:date="2021-06-16T11:15:00Z">
          <w:pPr>
            <w:pStyle w:val="Titre1"/>
            <w:pageBreakBefore/>
            <w:tabs>
              <w:tab w:val="clear" w:pos="432"/>
              <w:tab w:val="num" w:pos="360"/>
            </w:tabs>
            <w:ind w:left="360" w:hanging="360"/>
            <w:jc w:val="left"/>
          </w:pPr>
        </w:pPrChange>
      </w:pPr>
      <w:del w:id="7749" w:author="VOYER Raphael" w:date="2021-06-16T11:15:00Z">
        <w:r w:rsidDel="001111A8">
          <w:delText xml:space="preserve"> -&gt; server-cluster  1 port  1/21 1/23</w:delText>
        </w:r>
        <w:bookmarkStart w:id="7750" w:name="_AOS_Impact"/>
        <w:bookmarkStart w:id="7751" w:name="_Toc381025900"/>
        <w:bookmarkStart w:id="7752" w:name="_Toc242248832"/>
        <w:bookmarkEnd w:id="7750"/>
        <w:r w:rsidR="00C31A1D" w:rsidDel="001111A8">
          <w:delText>AOS Impact</w:delText>
        </w:r>
        <w:bookmarkEnd w:id="7751"/>
      </w:del>
    </w:p>
    <w:p w14:paraId="5D2A9B06" w14:textId="77777777" w:rsidR="00782969" w:rsidDel="001111A8" w:rsidRDefault="00782969">
      <w:pPr>
        <w:pStyle w:val="Titre4"/>
        <w:rPr>
          <w:del w:id="7753" w:author="VOYER Raphael" w:date="2021-06-16T11:15:00Z"/>
        </w:rPr>
        <w:pPrChange w:id="7754" w:author="VOYER Raphael" w:date="2021-06-16T11:15:00Z">
          <w:pPr/>
        </w:pPrChange>
      </w:pPr>
      <w:del w:id="7755"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756" w:author="VOYER Raphael" w:date="2021-06-16T11:15:00Z"/>
        </w:rPr>
        <w:pPrChange w:id="7757" w:author="VOYER Raphael" w:date="2021-06-16T11:15:00Z">
          <w:pPr/>
        </w:pPrChange>
      </w:pPr>
      <w:del w:id="7758" w:author="VOYER Raphael" w:date="2021-06-16T11:15:00Z">
        <w:r w:rsidDel="001111A8">
          <w:delText xml:space="preserve">      HAVLAN feature.</w:delText>
        </w:r>
      </w:del>
    </w:p>
    <w:p w14:paraId="3A1B7CBB" w14:textId="77777777" w:rsidR="00C31A1D" w:rsidDel="001111A8" w:rsidRDefault="00782969">
      <w:pPr>
        <w:pStyle w:val="Titre4"/>
        <w:rPr>
          <w:del w:id="7759" w:author="VOYER Raphael" w:date="2021-06-16T11:15:00Z"/>
        </w:rPr>
        <w:pPrChange w:id="7760" w:author="VOYER Raphael" w:date="2021-06-16T11:15:00Z">
          <w:pPr>
            <w:pStyle w:val="Titre2"/>
          </w:pPr>
        </w:pPrChange>
      </w:pPr>
      <w:bookmarkStart w:id="7761" w:name="_Toc381025901"/>
      <w:del w:id="7762"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761"/>
      </w:del>
    </w:p>
    <w:p w14:paraId="4B8CDA3D" w14:textId="77777777" w:rsidR="00B01005" w:rsidDel="001111A8" w:rsidRDefault="00B01005">
      <w:pPr>
        <w:pStyle w:val="Titre4"/>
        <w:rPr>
          <w:del w:id="7763" w:author="VOYER Raphael" w:date="2021-06-16T11:15:00Z"/>
        </w:rPr>
        <w:pPrChange w:id="7764" w:author="VOYER Raphael" w:date="2021-06-16T11:15:00Z">
          <w:pPr>
            <w:ind w:left="576"/>
          </w:pPr>
        </w:pPrChange>
      </w:pPr>
      <w:del w:id="7765"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766" w:author="VOYER Raphael" w:date="2021-06-16T11:15:00Z"/>
        </w:rPr>
        <w:pPrChange w:id="7767" w:author="VOYER Raphael" w:date="2021-06-16T11:15:00Z">
          <w:pPr>
            <w:numPr>
              <w:ilvl w:val="1"/>
              <w:numId w:val="37"/>
            </w:numPr>
            <w:tabs>
              <w:tab w:val="num" w:pos="1440"/>
            </w:tabs>
            <w:ind w:left="1440" w:hanging="360"/>
          </w:pPr>
        </w:pPrChange>
      </w:pPr>
      <w:del w:id="776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769" w:author="VOYER Raphael" w:date="2021-06-16T11:15:00Z"/>
        </w:rPr>
        <w:pPrChange w:id="7770" w:author="VOYER Raphael" w:date="2021-06-16T11:15:00Z">
          <w:pPr>
            <w:numPr>
              <w:ilvl w:val="1"/>
              <w:numId w:val="37"/>
            </w:numPr>
            <w:tabs>
              <w:tab w:val="num" w:pos="1440"/>
            </w:tabs>
            <w:ind w:left="1440" w:hanging="360"/>
          </w:pPr>
        </w:pPrChange>
      </w:pPr>
      <w:del w:id="7771" w:author="VOYER Raphael" w:date="2021-06-16T11:15:00Z">
        <w:r w:rsidDel="001111A8">
          <w:delText>32 L2MC indexes shall be reserved to support 32 clusters.</w:delText>
        </w:r>
      </w:del>
    </w:p>
    <w:p w14:paraId="00913719" w14:textId="77777777" w:rsidR="00B01005" w:rsidDel="001111A8" w:rsidRDefault="00B01005">
      <w:pPr>
        <w:pStyle w:val="Titre4"/>
        <w:rPr>
          <w:del w:id="7772" w:author="VOYER Raphael" w:date="2021-06-16T11:15:00Z"/>
        </w:rPr>
        <w:pPrChange w:id="7773" w:author="VOYER Raphael" w:date="2021-06-16T11:15:00Z">
          <w:pPr>
            <w:numPr>
              <w:ilvl w:val="1"/>
              <w:numId w:val="37"/>
            </w:numPr>
            <w:tabs>
              <w:tab w:val="num" w:pos="1440"/>
            </w:tabs>
            <w:ind w:left="1440" w:hanging="360"/>
          </w:pPr>
        </w:pPrChange>
      </w:pPr>
      <w:del w:id="7774"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775" w:author="VOYER Raphael" w:date="2021-06-16T11:15:00Z"/>
        </w:rPr>
        <w:pPrChange w:id="7776" w:author="VOYER Raphael" w:date="2021-06-16T11:15:00Z">
          <w:pPr>
            <w:ind w:left="1080"/>
            <w:outlineLvl w:val="0"/>
          </w:pPr>
        </w:pPrChange>
      </w:pPr>
      <w:del w:id="7777" w:author="VOYER Raphael" w:date="2021-06-16T11:15:00Z">
        <w:r w:rsidDel="001111A8">
          <w:delText xml:space="preserve">      </w:delText>
        </w:r>
        <w:bookmarkStart w:id="7778" w:name="_Toc381025902"/>
        <w:bookmarkStart w:id="7779"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778"/>
        <w:bookmarkEnd w:id="7779"/>
      </w:del>
    </w:p>
    <w:p w14:paraId="1358E519" w14:textId="77777777" w:rsidR="00B01005" w:rsidDel="001111A8" w:rsidRDefault="00B01005">
      <w:pPr>
        <w:pStyle w:val="Titre4"/>
        <w:rPr>
          <w:del w:id="7780" w:author="VOYER Raphael" w:date="2021-06-16T11:15:00Z"/>
        </w:rPr>
        <w:pPrChange w:id="7781" w:author="VOYER Raphael" w:date="2021-06-16T11:15:00Z">
          <w:pPr>
            <w:numPr>
              <w:ilvl w:val="1"/>
              <w:numId w:val="37"/>
            </w:numPr>
            <w:tabs>
              <w:tab w:val="num" w:pos="1440"/>
            </w:tabs>
            <w:ind w:left="1440" w:hanging="360"/>
          </w:pPr>
        </w:pPrChange>
      </w:pPr>
      <w:del w:id="7782"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783" w:author="VOYER Raphael" w:date="2021-06-16T11:15:00Z"/>
        </w:rPr>
        <w:pPrChange w:id="7784" w:author="VOYER Raphael" w:date="2021-06-16T11:15:00Z">
          <w:pPr/>
        </w:pPrChange>
      </w:pPr>
      <w:del w:id="7785"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786" w:author="VOYER Raphael" w:date="2021-06-16T11:15:00Z"/>
        </w:rPr>
        <w:pPrChange w:id="7787" w:author="VOYER Raphael" w:date="2021-06-16T11:15:00Z">
          <w:pPr/>
        </w:pPrChange>
      </w:pPr>
      <w:del w:id="7788" w:author="VOYER Raphael" w:date="2021-06-16T11:15:00Z">
        <w:r w:rsidDel="001111A8">
          <w:delText xml:space="preserve">         </w:delText>
        </w:r>
      </w:del>
    </w:p>
    <w:p w14:paraId="36019B6F" w14:textId="77777777" w:rsidR="00782969" w:rsidDel="001111A8" w:rsidRDefault="00782969">
      <w:pPr>
        <w:pStyle w:val="Titre4"/>
        <w:rPr>
          <w:del w:id="7789" w:author="VOYER Raphael" w:date="2021-06-16T11:15:00Z"/>
        </w:rPr>
        <w:pPrChange w:id="7790" w:author="VOYER Raphael" w:date="2021-06-16T11:15:00Z">
          <w:pPr>
            <w:pStyle w:val="Titre2"/>
          </w:pPr>
        </w:pPrChange>
      </w:pPr>
      <w:bookmarkStart w:id="7791" w:name="_Toc381025903"/>
      <w:del w:id="7792" w:author="VOYER Raphael" w:date="2021-06-16T11:15:00Z">
        <w:r w:rsidDel="001111A8">
          <w:delText>IP</w:delText>
        </w:r>
        <w:bookmarkEnd w:id="7791"/>
        <w:r w:rsidDel="001111A8">
          <w:delText xml:space="preserve"> </w:delText>
        </w:r>
      </w:del>
    </w:p>
    <w:p w14:paraId="76B4CC49" w14:textId="77777777" w:rsidR="006A48A5" w:rsidDel="001111A8" w:rsidRDefault="006A48A5">
      <w:pPr>
        <w:pStyle w:val="Titre4"/>
        <w:rPr>
          <w:del w:id="7793" w:author="VOYER Raphael" w:date="2021-06-16T11:15:00Z"/>
        </w:rPr>
        <w:pPrChange w:id="7794" w:author="VOYER Raphael" w:date="2021-06-16T11:15:00Z">
          <w:pPr>
            <w:ind w:left="576"/>
          </w:pPr>
        </w:pPrChange>
      </w:pPr>
      <w:del w:id="7795"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796" w:author="VOYER Raphael" w:date="2021-06-16T11:15:00Z"/>
        </w:rPr>
        <w:pPrChange w:id="7797" w:author="VOYER Raphael" w:date="2021-06-16T11:15:00Z">
          <w:pPr>
            <w:numPr>
              <w:ilvl w:val="1"/>
              <w:numId w:val="37"/>
            </w:numPr>
            <w:tabs>
              <w:tab w:val="num" w:pos="1440"/>
            </w:tabs>
            <w:ind w:left="1440" w:hanging="360"/>
          </w:pPr>
        </w:pPrChange>
      </w:pPr>
      <w:del w:id="779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799" w:author="VOYER Raphael" w:date="2021-06-16T11:15:00Z"/>
        </w:rPr>
        <w:pPrChange w:id="7800" w:author="VOYER Raphael" w:date="2021-06-16T11:15:00Z">
          <w:pPr>
            <w:numPr>
              <w:ilvl w:val="1"/>
              <w:numId w:val="37"/>
            </w:numPr>
            <w:tabs>
              <w:tab w:val="num" w:pos="1440"/>
            </w:tabs>
            <w:ind w:left="1440" w:hanging="360"/>
          </w:pPr>
        </w:pPrChange>
      </w:pPr>
      <w:del w:id="7801"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802" w:author="VOYER Raphael" w:date="2021-06-16T11:15:00Z"/>
        </w:rPr>
        <w:pPrChange w:id="7803" w:author="VOYER Raphael" w:date="2021-06-16T11:15:00Z">
          <w:pPr>
            <w:outlineLvl w:val="0"/>
          </w:pPr>
        </w:pPrChange>
      </w:pPr>
      <w:del w:id="7804" w:author="VOYER Raphael" w:date="2021-06-16T11:15:00Z">
        <w:r w:rsidDel="001111A8">
          <w:delText xml:space="preserve">                        </w:delText>
        </w:r>
        <w:bookmarkStart w:id="7805" w:name="_Toc381025904"/>
        <w:bookmarkStart w:id="7806" w:name="_Toc424820494"/>
        <w:r w:rsidDel="001111A8">
          <w:delText xml:space="preserve">HAVLAN </w:delText>
        </w:r>
        <w:smartTag w:uri="urn:schemas-microsoft-com:office:smarttags" w:element="stockticker">
          <w:r w:rsidDel="001111A8">
            <w:delText>CMM</w:delText>
          </w:r>
        </w:smartTag>
        <w:r w:rsidDel="001111A8">
          <w:delText>.</w:delText>
        </w:r>
        <w:bookmarkEnd w:id="7805"/>
        <w:bookmarkEnd w:id="7806"/>
      </w:del>
    </w:p>
    <w:p w14:paraId="039F1A6B" w14:textId="77777777" w:rsidR="006A48A5" w:rsidDel="001111A8" w:rsidRDefault="008F27E9">
      <w:pPr>
        <w:pStyle w:val="Titre4"/>
        <w:rPr>
          <w:del w:id="7807" w:author="VOYER Raphael" w:date="2021-06-16T11:15:00Z"/>
        </w:rPr>
        <w:pPrChange w:id="7808" w:author="VOYER Raphael" w:date="2021-06-16T11:15:00Z">
          <w:pPr>
            <w:numPr>
              <w:ilvl w:val="1"/>
              <w:numId w:val="37"/>
            </w:numPr>
            <w:tabs>
              <w:tab w:val="num" w:pos="1440"/>
            </w:tabs>
            <w:ind w:left="1440" w:hanging="360"/>
          </w:pPr>
        </w:pPrChange>
      </w:pPr>
      <w:del w:id="7809"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810" w:author="VOYER Raphael" w:date="2021-06-16T11:15:00Z"/>
        </w:rPr>
        <w:pPrChange w:id="7811" w:author="VOYER Raphael" w:date="2021-06-16T11:15:00Z">
          <w:pPr>
            <w:ind w:left="1440"/>
          </w:pPr>
        </w:pPrChange>
      </w:pPr>
      <w:del w:id="7812" w:author="VOYER Raphael" w:date="2021-06-16T11:15:00Z">
        <w:r w:rsidDel="001111A8">
          <w:delText>HAVLAN upon ARP resolution.</w:delText>
        </w:r>
      </w:del>
    </w:p>
    <w:p w14:paraId="6A371908" w14:textId="77777777" w:rsidR="008F27E9" w:rsidDel="001111A8" w:rsidRDefault="008F27E9">
      <w:pPr>
        <w:pStyle w:val="Titre4"/>
        <w:rPr>
          <w:del w:id="7813" w:author="VOYER Raphael" w:date="2021-06-16T11:15:00Z"/>
        </w:rPr>
        <w:pPrChange w:id="7814" w:author="VOYER Raphael" w:date="2021-06-16T11:15:00Z">
          <w:pPr>
            <w:numPr>
              <w:ilvl w:val="1"/>
              <w:numId w:val="37"/>
            </w:numPr>
            <w:tabs>
              <w:tab w:val="num" w:pos="1440"/>
            </w:tabs>
            <w:ind w:left="1440" w:hanging="360"/>
          </w:pPr>
        </w:pPrChange>
      </w:pPr>
      <w:del w:id="7815"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7816" w:author="VOYER Raphael" w:date="2021-06-16T11:15:00Z"/>
        </w:rPr>
        <w:pPrChange w:id="7817" w:author="VOYER Raphael" w:date="2021-06-16T11:15:00Z">
          <w:pPr>
            <w:ind w:left="1080"/>
          </w:pPr>
        </w:pPrChange>
      </w:pPr>
      <w:del w:id="7818"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7819" w:author="VOYER Raphael" w:date="2021-06-16T11:15:00Z"/>
        </w:rPr>
        <w:pPrChange w:id="7820" w:author="VOYER Raphael" w:date="2021-06-16T11:15:00Z">
          <w:pPr/>
        </w:pPrChange>
      </w:pPr>
      <w:del w:id="7821" w:author="VOYER Raphael" w:date="2021-06-16T11:15:00Z">
        <w:r w:rsidDel="001111A8">
          <w:delText xml:space="preserve">                  </w:delText>
        </w:r>
      </w:del>
    </w:p>
    <w:p w14:paraId="5645203D" w14:textId="77777777" w:rsidR="006A48A5" w:rsidRPr="006A48A5" w:rsidDel="001111A8" w:rsidRDefault="006A48A5">
      <w:pPr>
        <w:pStyle w:val="Titre4"/>
        <w:rPr>
          <w:del w:id="7822" w:author="VOYER Raphael" w:date="2021-06-16T11:15:00Z"/>
        </w:rPr>
        <w:pPrChange w:id="7823" w:author="VOYER Raphael" w:date="2021-06-16T11:15:00Z">
          <w:pPr>
            <w:ind w:left="576"/>
          </w:pPr>
        </w:pPrChange>
      </w:pPr>
    </w:p>
    <w:p w14:paraId="34F299F4" w14:textId="77777777" w:rsidR="00782969" w:rsidDel="001111A8" w:rsidRDefault="00782969">
      <w:pPr>
        <w:pStyle w:val="Titre4"/>
        <w:rPr>
          <w:del w:id="7824" w:author="VOYER Raphael" w:date="2021-06-16T11:15:00Z"/>
        </w:rPr>
        <w:pPrChange w:id="7825" w:author="VOYER Raphael" w:date="2021-06-16T11:15:00Z">
          <w:pPr>
            <w:pStyle w:val="Titre2"/>
          </w:pPr>
        </w:pPrChange>
      </w:pPr>
      <w:bookmarkStart w:id="7826" w:name="_Toc381025905"/>
      <w:del w:id="7827" w:author="VOYER Raphael" w:date="2021-06-16T11:15:00Z">
        <w:r w:rsidDel="001111A8">
          <w:delText xml:space="preserve">IPMS </w:delText>
        </w:r>
        <w:smartTag w:uri="urn:schemas-microsoft-com:office:smarttags" w:element="stockticker">
          <w:r w:rsidR="0066678D" w:rsidDel="001111A8">
            <w:delText>CMM</w:delText>
          </w:r>
        </w:smartTag>
        <w:bookmarkEnd w:id="7826"/>
      </w:del>
    </w:p>
    <w:p w14:paraId="5A08FEA7" w14:textId="77777777" w:rsidR="00D51116" w:rsidDel="001111A8" w:rsidRDefault="00D51116">
      <w:pPr>
        <w:pStyle w:val="Titre4"/>
        <w:rPr>
          <w:del w:id="7828" w:author="VOYER Raphael" w:date="2021-06-16T11:15:00Z"/>
        </w:rPr>
        <w:pPrChange w:id="7829" w:author="VOYER Raphael" w:date="2021-06-16T11:15:00Z">
          <w:pPr>
            <w:ind w:left="576"/>
          </w:pPr>
        </w:pPrChange>
      </w:pPr>
      <w:del w:id="7830"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7831" w:author="VOYER Raphael" w:date="2021-06-16T11:15:00Z"/>
        </w:rPr>
        <w:pPrChange w:id="7832" w:author="VOYER Raphael" w:date="2021-06-16T11:15:00Z">
          <w:pPr>
            <w:numPr>
              <w:ilvl w:val="1"/>
              <w:numId w:val="37"/>
            </w:numPr>
            <w:tabs>
              <w:tab w:val="num" w:pos="1440"/>
            </w:tabs>
            <w:ind w:left="1440" w:hanging="360"/>
          </w:pPr>
        </w:pPrChange>
      </w:pPr>
      <w:del w:id="7833"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7834" w:author="VOYER Raphael" w:date="2021-06-16T11:15:00Z"/>
        </w:rPr>
        <w:pPrChange w:id="7835" w:author="VOYER Raphael" w:date="2021-06-16T11:15:00Z">
          <w:pPr>
            <w:numPr>
              <w:ilvl w:val="1"/>
              <w:numId w:val="37"/>
            </w:numPr>
            <w:tabs>
              <w:tab w:val="num" w:pos="1440"/>
            </w:tabs>
            <w:ind w:left="1440" w:hanging="360"/>
          </w:pPr>
        </w:pPrChange>
      </w:pPr>
      <w:del w:id="7836"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7837" w:author="VOYER Raphael" w:date="2021-06-16T11:15:00Z"/>
        </w:rPr>
        <w:pPrChange w:id="7838" w:author="VOYER Raphael" w:date="2021-06-16T11:15:00Z">
          <w:pPr>
            <w:ind w:left="1440"/>
          </w:pPr>
        </w:pPrChange>
      </w:pPr>
      <w:del w:id="7839"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7840" w:author="VOYER Raphael" w:date="2021-06-16T11:15:00Z"/>
        </w:rPr>
        <w:pPrChange w:id="7841" w:author="VOYER Raphael" w:date="2021-06-16T11:15:00Z">
          <w:pPr>
            <w:numPr>
              <w:ilvl w:val="1"/>
              <w:numId w:val="37"/>
            </w:numPr>
            <w:tabs>
              <w:tab w:val="num" w:pos="1440"/>
            </w:tabs>
            <w:ind w:left="1440" w:hanging="360"/>
          </w:pPr>
        </w:pPrChange>
      </w:pPr>
      <w:del w:id="7842"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7843" w:author="VOYER Raphael" w:date="2021-06-16T11:15:00Z"/>
        </w:rPr>
        <w:pPrChange w:id="7844" w:author="VOYER Raphael" w:date="2021-06-16T11:15:00Z">
          <w:pPr>
            <w:outlineLvl w:val="0"/>
          </w:pPr>
        </w:pPrChange>
      </w:pPr>
      <w:del w:id="7845" w:author="VOYER Raphael" w:date="2021-06-16T11:15:00Z">
        <w:r w:rsidDel="001111A8">
          <w:delText xml:space="preserve">                        </w:delText>
        </w:r>
        <w:bookmarkStart w:id="7846" w:name="_Toc381025906"/>
        <w:bookmarkStart w:id="7847"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846"/>
        <w:bookmarkEnd w:id="7847"/>
      </w:del>
    </w:p>
    <w:p w14:paraId="29911373" w14:textId="77777777" w:rsidR="00782969" w:rsidDel="001111A8" w:rsidRDefault="00782969">
      <w:pPr>
        <w:pStyle w:val="Titre4"/>
        <w:rPr>
          <w:del w:id="7848" w:author="VOYER Raphael" w:date="2021-06-16T11:15:00Z"/>
        </w:rPr>
        <w:pPrChange w:id="7849" w:author="VOYER Raphael" w:date="2021-06-16T11:15:00Z">
          <w:pPr>
            <w:pStyle w:val="Titre2"/>
          </w:pPr>
        </w:pPrChange>
      </w:pPr>
      <w:bookmarkStart w:id="7850" w:name="_Toc381025907"/>
      <w:del w:id="7851" w:author="VOYER Raphael" w:date="2021-06-16T11:15:00Z">
        <w:r w:rsidDel="001111A8">
          <w:delText>QOS</w:delText>
        </w:r>
        <w:bookmarkEnd w:id="7850"/>
      </w:del>
    </w:p>
    <w:p w14:paraId="3DA3F98B" w14:textId="77777777" w:rsidR="0066678D" w:rsidDel="001111A8" w:rsidRDefault="0066678D">
      <w:pPr>
        <w:pStyle w:val="Titre4"/>
        <w:rPr>
          <w:del w:id="7852" w:author="VOYER Raphael" w:date="2021-06-16T11:15:00Z"/>
        </w:rPr>
        <w:pPrChange w:id="7853" w:author="VOYER Raphael" w:date="2021-06-16T11:15:00Z">
          <w:pPr/>
        </w:pPrChange>
      </w:pPr>
      <w:del w:id="7854"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7855" w:author="VOYER Raphael" w:date="2021-06-16T11:15:00Z"/>
        </w:rPr>
        <w:pPrChange w:id="7856" w:author="VOYER Raphael" w:date="2021-06-16T11:15:00Z">
          <w:pPr>
            <w:numPr>
              <w:ilvl w:val="1"/>
              <w:numId w:val="37"/>
            </w:numPr>
            <w:tabs>
              <w:tab w:val="num" w:pos="1440"/>
            </w:tabs>
            <w:ind w:left="1440" w:hanging="360"/>
          </w:pPr>
        </w:pPrChange>
      </w:pPr>
      <w:del w:id="7857"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7858" w:author="VOYER Raphael" w:date="2021-06-16T11:15:00Z"/>
        </w:rPr>
        <w:pPrChange w:id="7859" w:author="VOYER Raphael" w:date="2021-06-16T11:15:00Z">
          <w:pPr>
            <w:numPr>
              <w:ilvl w:val="1"/>
              <w:numId w:val="37"/>
            </w:numPr>
            <w:tabs>
              <w:tab w:val="num" w:pos="1440"/>
            </w:tabs>
            <w:ind w:left="1440" w:hanging="360"/>
          </w:pPr>
        </w:pPrChange>
      </w:pPr>
      <w:del w:id="7860" w:author="VOYER Raphael" w:date="2021-06-16T11:15:00Z">
        <w:r w:rsidDel="001111A8">
          <w:delText>A 32 entry IFP shall be allocated to HAVLAN.</w:delText>
        </w:r>
      </w:del>
    </w:p>
    <w:p w14:paraId="3EBDC260" w14:textId="77777777" w:rsidR="0036311A" w:rsidDel="001111A8" w:rsidRDefault="0036311A">
      <w:pPr>
        <w:pStyle w:val="Titre4"/>
        <w:rPr>
          <w:del w:id="7861" w:author="VOYER Raphael" w:date="2021-06-16T11:15:00Z"/>
        </w:rPr>
        <w:pPrChange w:id="7862" w:author="VOYER Raphael" w:date="2021-06-16T11:15:00Z">
          <w:pPr>
            <w:numPr>
              <w:ilvl w:val="1"/>
              <w:numId w:val="37"/>
            </w:numPr>
            <w:tabs>
              <w:tab w:val="num" w:pos="1440"/>
            </w:tabs>
            <w:ind w:left="1440" w:hanging="360"/>
          </w:pPr>
        </w:pPrChange>
      </w:pPr>
      <w:del w:id="7863" w:author="VOYER Raphael" w:date="2021-06-16T11:15:00Z">
        <w:r w:rsidDel="001111A8">
          <w:delText>A 32 entry VFP shall be allocated to HAVLAN.</w:delText>
        </w:r>
      </w:del>
    </w:p>
    <w:p w14:paraId="10D69F90" w14:textId="77777777" w:rsidR="0066678D" w:rsidDel="001111A8" w:rsidRDefault="0066678D">
      <w:pPr>
        <w:pStyle w:val="Titre4"/>
        <w:rPr>
          <w:del w:id="7864" w:author="VOYER Raphael" w:date="2021-06-16T11:15:00Z"/>
        </w:rPr>
        <w:pPrChange w:id="7865" w:author="VOYER Raphael" w:date="2021-06-16T11:15:00Z">
          <w:pPr>
            <w:numPr>
              <w:ilvl w:val="1"/>
              <w:numId w:val="37"/>
            </w:numPr>
            <w:tabs>
              <w:tab w:val="num" w:pos="1440"/>
            </w:tabs>
            <w:ind w:left="1440" w:hanging="360"/>
          </w:pPr>
        </w:pPrChange>
      </w:pPr>
      <w:del w:id="7866"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7867" w:author="VOYER Raphael" w:date="2021-06-16T11:15:00Z"/>
        </w:rPr>
        <w:pPrChange w:id="7868" w:author="VOYER Raphael" w:date="2021-06-16T11:15:00Z">
          <w:pPr>
            <w:outlineLvl w:val="0"/>
          </w:pPr>
        </w:pPrChange>
      </w:pPr>
      <w:del w:id="7869" w:author="VOYER Raphael" w:date="2021-06-16T11:15:00Z">
        <w:r w:rsidDel="001111A8">
          <w:delText xml:space="preserve">                        </w:delText>
        </w:r>
        <w:bookmarkStart w:id="7870" w:name="_Toc381025908"/>
        <w:bookmarkStart w:id="7871" w:name="_Toc424820498"/>
        <w:r w:rsidDel="001111A8">
          <w:delText xml:space="preserve">HAVLAN </w:delText>
        </w:r>
        <w:smartTag w:uri="urn:schemas-microsoft-com:office:smarttags" w:element="stockticker">
          <w:r w:rsidDel="001111A8">
            <w:delText>CMM</w:delText>
          </w:r>
        </w:smartTag>
        <w:r w:rsidDel="001111A8">
          <w:delText>.</w:delText>
        </w:r>
        <w:bookmarkEnd w:id="7870"/>
        <w:bookmarkEnd w:id="7871"/>
      </w:del>
    </w:p>
    <w:p w14:paraId="5DDA4D57" w14:textId="77777777" w:rsidR="0066678D" w:rsidDel="001111A8" w:rsidRDefault="0066678D">
      <w:pPr>
        <w:pStyle w:val="Titre4"/>
        <w:rPr>
          <w:del w:id="7872" w:author="VOYER Raphael" w:date="2021-06-16T11:15:00Z"/>
        </w:rPr>
        <w:pPrChange w:id="7873" w:author="VOYER Raphael" w:date="2021-06-16T11:15:00Z">
          <w:pPr>
            <w:numPr>
              <w:ilvl w:val="1"/>
              <w:numId w:val="37"/>
            </w:numPr>
            <w:tabs>
              <w:tab w:val="num" w:pos="1440"/>
            </w:tabs>
            <w:ind w:left="1440" w:hanging="360"/>
          </w:pPr>
        </w:pPrChange>
      </w:pPr>
      <w:del w:id="7874"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7875" w:author="VOYER Raphael" w:date="2021-06-16T11:15:00Z"/>
        </w:rPr>
        <w:pPrChange w:id="7876" w:author="VOYER Raphael" w:date="2021-06-16T11:15:00Z">
          <w:pPr>
            <w:outlineLvl w:val="0"/>
          </w:pPr>
        </w:pPrChange>
      </w:pPr>
      <w:del w:id="7877" w:author="VOYER Raphael" w:date="2021-06-16T11:15:00Z">
        <w:r w:rsidDel="001111A8">
          <w:delText xml:space="preserve">                        </w:delText>
        </w:r>
        <w:bookmarkStart w:id="7878" w:name="_Toc381025909"/>
        <w:bookmarkStart w:id="7879" w:name="_Toc424820499"/>
        <w:r w:rsidDel="001111A8">
          <w:delText xml:space="preserve">HAVLAN </w:delText>
        </w:r>
        <w:smartTag w:uri="urn:schemas-microsoft-com:office:smarttags" w:element="stockticker">
          <w:r w:rsidDel="001111A8">
            <w:delText>CMM</w:delText>
          </w:r>
        </w:smartTag>
        <w:r w:rsidDel="001111A8">
          <w:delText>.</w:delText>
        </w:r>
        <w:bookmarkEnd w:id="7878"/>
        <w:bookmarkEnd w:id="7879"/>
      </w:del>
    </w:p>
    <w:p w14:paraId="1D5F2615" w14:textId="77777777" w:rsidR="00782969" w:rsidDel="001111A8" w:rsidRDefault="0036122D">
      <w:pPr>
        <w:pStyle w:val="Titre4"/>
        <w:rPr>
          <w:del w:id="7880" w:author="VOYER Raphael" w:date="2021-06-16T11:15:00Z"/>
        </w:rPr>
        <w:pPrChange w:id="7881" w:author="VOYER Raphael" w:date="2021-06-16T11:15:00Z">
          <w:pPr/>
        </w:pPrChange>
      </w:pPr>
      <w:del w:id="7882" w:author="VOYER Raphael" w:date="2021-06-16T11:15:00Z">
        <w:r w:rsidDel="001111A8">
          <w:delText xml:space="preserve"> </w:delText>
        </w:r>
      </w:del>
    </w:p>
    <w:p w14:paraId="6644BE55" w14:textId="77777777" w:rsidR="0036122D" w:rsidDel="001111A8" w:rsidRDefault="0036122D">
      <w:pPr>
        <w:pStyle w:val="Titre4"/>
        <w:rPr>
          <w:del w:id="7883" w:author="VOYER Raphael" w:date="2021-06-16T11:15:00Z"/>
        </w:rPr>
        <w:pPrChange w:id="7884" w:author="VOYER Raphael" w:date="2021-06-16T11:15:00Z">
          <w:pPr/>
        </w:pPrChange>
      </w:pPr>
      <w:del w:id="7885"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7886" w:author="VOYER Raphael" w:date="2021-06-16T11:15:00Z"/>
        </w:rPr>
        <w:pPrChange w:id="7887" w:author="VOYER Raphael" w:date="2021-06-16T11:15:00Z">
          <w:pPr/>
        </w:pPrChange>
      </w:pPr>
      <w:del w:id="7888"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7889" w:author="VOYER Raphael" w:date="2021-06-16T11:15:00Z"/>
        </w:rPr>
        <w:pPrChange w:id="7890" w:author="VOYER Raphael" w:date="2021-06-16T11:15:00Z">
          <w:pPr/>
        </w:pPrChange>
      </w:pPr>
    </w:p>
    <w:p w14:paraId="75BBB60F" w14:textId="77777777" w:rsidR="00782969" w:rsidRPr="00782969" w:rsidDel="001111A8" w:rsidRDefault="00782969">
      <w:pPr>
        <w:pStyle w:val="Titre4"/>
        <w:rPr>
          <w:del w:id="7891" w:author="VOYER Raphael" w:date="2021-06-16T11:15:00Z"/>
        </w:rPr>
        <w:pPrChange w:id="7892" w:author="VOYER Raphael" w:date="2021-06-16T11:15:00Z">
          <w:pPr/>
        </w:pPrChange>
      </w:pPr>
    </w:p>
    <w:p w14:paraId="3D444500" w14:textId="77777777" w:rsidR="00782969" w:rsidRPr="00782969" w:rsidDel="001111A8" w:rsidRDefault="00782969">
      <w:pPr>
        <w:pStyle w:val="Titre4"/>
        <w:rPr>
          <w:del w:id="7893" w:author="VOYER Raphael" w:date="2021-06-16T11:15:00Z"/>
        </w:rPr>
        <w:pPrChange w:id="7894" w:author="VOYER Raphael" w:date="2021-06-16T11:15:00Z">
          <w:pPr/>
        </w:pPrChange>
      </w:pPr>
    </w:p>
    <w:p w14:paraId="7F17EC09" w14:textId="77777777" w:rsidR="00782969" w:rsidRPr="00782969" w:rsidDel="001111A8" w:rsidRDefault="00782969">
      <w:pPr>
        <w:pStyle w:val="Titre4"/>
        <w:rPr>
          <w:del w:id="7895" w:author="VOYER Raphael" w:date="2021-06-16T11:15:00Z"/>
        </w:rPr>
        <w:pPrChange w:id="7896" w:author="VOYER Raphael" w:date="2021-06-16T11:15:00Z">
          <w:pPr/>
        </w:pPrChange>
      </w:pPr>
      <w:del w:id="7897" w:author="VOYER Raphael" w:date="2021-06-16T11:15:00Z">
        <w:r w:rsidDel="001111A8">
          <w:delText xml:space="preserve">    </w:delText>
        </w:r>
      </w:del>
    </w:p>
    <w:p w14:paraId="53C709B5" w14:textId="77777777" w:rsidR="00C31A1D" w:rsidDel="001111A8" w:rsidRDefault="00C31A1D">
      <w:pPr>
        <w:pStyle w:val="Titre4"/>
        <w:rPr>
          <w:del w:id="7898" w:author="VOYER Raphael" w:date="2021-06-16T11:15:00Z"/>
        </w:rPr>
        <w:pPrChange w:id="7899" w:author="VOYER Raphael" w:date="2021-06-16T11:15:00Z">
          <w:pPr>
            <w:pStyle w:val="Titre1"/>
            <w:pageBreakBefore/>
            <w:tabs>
              <w:tab w:val="clear" w:pos="432"/>
              <w:tab w:val="num" w:pos="360"/>
            </w:tabs>
            <w:ind w:left="360" w:hanging="360"/>
            <w:jc w:val="left"/>
          </w:pPr>
        </w:pPrChange>
      </w:pPr>
      <w:bookmarkStart w:id="7900" w:name="_Tracing_and_Debug"/>
      <w:bookmarkStart w:id="7901" w:name="_Toc381025910"/>
      <w:bookmarkEnd w:id="7900"/>
      <w:del w:id="7902" w:author="VOYER Raphael" w:date="2021-06-16T11:15:00Z">
        <w:r w:rsidDel="001111A8">
          <w:delText>Tracing and Debug</w:delText>
        </w:r>
        <w:bookmarkEnd w:id="7901"/>
      </w:del>
    </w:p>
    <w:p w14:paraId="15CC4916" w14:textId="77777777" w:rsidR="00DD3095" w:rsidDel="001111A8" w:rsidRDefault="00DD3095">
      <w:pPr>
        <w:pStyle w:val="Titre4"/>
        <w:rPr>
          <w:del w:id="7903" w:author="VOYER Raphael" w:date="2021-06-16T11:15:00Z"/>
        </w:rPr>
        <w:pPrChange w:id="7904" w:author="VOYER Raphael" w:date="2021-06-16T11:15:00Z">
          <w:pPr>
            <w:ind w:left="360"/>
          </w:pPr>
        </w:pPrChange>
      </w:pPr>
      <w:del w:id="7905"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7906" w:author="VOYER Raphael" w:date="2021-06-16T11:15:00Z"/>
        </w:rPr>
        <w:pPrChange w:id="7907" w:author="VOYER Raphael" w:date="2021-06-16T11:15:00Z">
          <w:pPr>
            <w:pStyle w:val="Titre2"/>
          </w:pPr>
        </w:pPrChange>
      </w:pPr>
      <w:bookmarkStart w:id="7908" w:name="_Toc381025911"/>
      <w:del w:id="7909" w:author="VOYER Raphael" w:date="2021-06-16T11:15:00Z">
        <w:r w:rsidRPr="00DA2D15" w:rsidDel="001111A8">
          <w:delText>SWLOG</w:delText>
        </w:r>
        <w:bookmarkEnd w:id="7908"/>
      </w:del>
    </w:p>
    <w:p w14:paraId="3751D2E9" w14:textId="77777777" w:rsidR="00DA2D15" w:rsidDel="001111A8" w:rsidRDefault="006063AB">
      <w:pPr>
        <w:pStyle w:val="Titre4"/>
        <w:rPr>
          <w:del w:id="7910" w:author="VOYER Raphael" w:date="2021-06-16T11:15:00Z"/>
        </w:rPr>
        <w:pPrChange w:id="7911" w:author="VOYER Raphael" w:date="2021-06-16T11:15:00Z">
          <w:pPr/>
        </w:pPrChange>
      </w:pPr>
      <w:del w:id="7912"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7913" w:author="VOYER Raphael" w:date="2021-06-16T11:15:00Z"/>
        </w:rPr>
        <w:pPrChange w:id="7914" w:author="VOYER Raphael" w:date="2021-06-16T11:15:00Z">
          <w:pPr/>
        </w:pPrChange>
      </w:pPr>
      <w:del w:id="7915"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7916" w:author="VOYER Raphael" w:date="2021-06-16T11:15:00Z"/>
        </w:rPr>
        <w:pPrChange w:id="7917" w:author="VOYER Raphael" w:date="2021-06-16T11:15:00Z">
          <w:pPr/>
        </w:pPrChange>
      </w:pPr>
    </w:p>
    <w:p w14:paraId="44A61EA0" w14:textId="77777777" w:rsidR="00DA2D15" w:rsidDel="001111A8" w:rsidRDefault="006063AB">
      <w:pPr>
        <w:pStyle w:val="Titre4"/>
        <w:rPr>
          <w:del w:id="7918" w:author="VOYER Raphael" w:date="2021-06-16T11:15:00Z"/>
        </w:rPr>
        <w:pPrChange w:id="7919" w:author="VOYER Raphael" w:date="2021-06-16T11:15:00Z">
          <w:pPr/>
        </w:pPrChange>
      </w:pPr>
      <w:del w:id="7920"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7921" w:author="VOYER Raphael" w:date="2021-06-16T11:15:00Z"/>
        </w:rPr>
        <w:pPrChange w:id="7922" w:author="VOYER Raphael" w:date="2021-06-16T11:15:00Z">
          <w:pPr>
            <w:ind w:left="576"/>
          </w:pPr>
        </w:pPrChange>
      </w:pPr>
    </w:p>
    <w:p w14:paraId="5B94C91C" w14:textId="77777777" w:rsidR="00DA2D15" w:rsidDel="001111A8" w:rsidRDefault="006063AB">
      <w:pPr>
        <w:pStyle w:val="Titre4"/>
        <w:rPr>
          <w:del w:id="7923" w:author="VOYER Raphael" w:date="2021-06-16T11:15:00Z"/>
        </w:rPr>
        <w:pPrChange w:id="7924" w:author="VOYER Raphael" w:date="2021-06-16T11:15:00Z">
          <w:pPr>
            <w:outlineLvl w:val="0"/>
          </w:pPr>
        </w:pPrChange>
      </w:pPr>
      <w:del w:id="7925" w:author="VOYER Raphael" w:date="2021-06-16T11:15:00Z">
        <w:r w:rsidDel="001111A8">
          <w:delText xml:space="preserve">      </w:delText>
        </w:r>
        <w:bookmarkStart w:id="7926" w:name="_Toc381025912"/>
        <w:bookmarkStart w:id="7927"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7926"/>
        <w:bookmarkEnd w:id="7927"/>
      </w:del>
    </w:p>
    <w:p w14:paraId="75F40DB6" w14:textId="77777777" w:rsidR="006063AB" w:rsidDel="001111A8" w:rsidRDefault="006063AB">
      <w:pPr>
        <w:pStyle w:val="Titre4"/>
        <w:rPr>
          <w:del w:id="7928" w:author="VOYER Raphael" w:date="2021-06-16T11:15:00Z"/>
        </w:rPr>
        <w:pPrChange w:id="7929" w:author="VOYER Raphael" w:date="2021-06-16T11:15:00Z">
          <w:pPr/>
        </w:pPrChange>
      </w:pPr>
    </w:p>
    <w:p w14:paraId="2EBEF774" w14:textId="77777777" w:rsidR="006063AB" w:rsidRPr="00DA2D15" w:rsidDel="001111A8" w:rsidRDefault="006063AB">
      <w:pPr>
        <w:pStyle w:val="Titre4"/>
        <w:rPr>
          <w:del w:id="7930" w:author="VOYER Raphael" w:date="2021-06-16T11:15:00Z"/>
        </w:rPr>
        <w:pPrChange w:id="7931" w:author="VOYER Raphael" w:date="2021-06-16T11:15:00Z">
          <w:pPr>
            <w:pStyle w:val="Titre2"/>
          </w:pPr>
        </w:pPrChange>
      </w:pPr>
      <w:bookmarkStart w:id="7932" w:name="_Toc381025913"/>
      <w:del w:id="7933" w:author="VOYER Raphael" w:date="2021-06-16T11:15:00Z">
        <w:r w:rsidDel="001111A8">
          <w:delText>Internal Logging</w:delText>
        </w:r>
        <w:bookmarkEnd w:id="7932"/>
      </w:del>
    </w:p>
    <w:p w14:paraId="6F27EC30" w14:textId="77777777" w:rsidR="006063AB" w:rsidDel="001111A8" w:rsidRDefault="006063AB">
      <w:pPr>
        <w:pStyle w:val="Titre4"/>
        <w:rPr>
          <w:del w:id="7934" w:author="VOYER Raphael" w:date="2021-06-16T11:15:00Z"/>
        </w:rPr>
        <w:pPrChange w:id="7935" w:author="VOYER Raphael" w:date="2021-06-16T11:15:00Z">
          <w:pPr>
            <w:ind w:left="576"/>
          </w:pPr>
        </w:pPrChange>
      </w:pPr>
      <w:del w:id="7936"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7937" w:author="VOYER Raphael" w:date="2021-06-16T11:15:00Z"/>
        </w:rPr>
        <w:pPrChange w:id="7938" w:author="VOYER Raphael" w:date="2021-06-16T11:15:00Z">
          <w:pPr>
            <w:ind w:left="576"/>
          </w:pPr>
        </w:pPrChange>
      </w:pPr>
      <w:del w:id="7939"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7940" w:author="VOYER Raphael" w:date="2021-06-16T11:15:00Z"/>
        </w:rPr>
        <w:pPrChange w:id="7941" w:author="VOYER Raphael" w:date="2021-06-16T11:15:00Z">
          <w:pPr>
            <w:ind w:left="576"/>
          </w:pPr>
        </w:pPrChange>
      </w:pPr>
      <w:del w:id="7942"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7943" w:author="VOYER Raphael" w:date="2021-06-16T11:15:00Z"/>
        </w:rPr>
        <w:pPrChange w:id="7944" w:author="VOYER Raphael" w:date="2021-06-16T11:15:00Z">
          <w:pPr/>
        </w:pPrChange>
      </w:pPr>
      <w:del w:id="7945" w:author="VOYER Raphael" w:date="2021-06-16T11:15:00Z">
        <w:r w:rsidDel="001111A8">
          <w:delText xml:space="preserve"> </w:delText>
        </w:r>
      </w:del>
    </w:p>
    <w:p w14:paraId="7B479D42" w14:textId="77777777" w:rsidR="006063AB" w:rsidRPr="00DA2D15" w:rsidDel="001111A8" w:rsidRDefault="00DA2D15">
      <w:pPr>
        <w:pStyle w:val="Titre4"/>
        <w:rPr>
          <w:del w:id="7946" w:author="VOYER Raphael" w:date="2021-06-16T11:15:00Z"/>
        </w:rPr>
        <w:pPrChange w:id="7947" w:author="VOYER Raphael" w:date="2021-06-16T11:15:00Z">
          <w:pPr>
            <w:pStyle w:val="Titre2"/>
          </w:pPr>
        </w:pPrChange>
      </w:pPr>
      <w:bookmarkStart w:id="7948" w:name="_Toc381025914"/>
      <w:del w:id="7949" w:author="VOYER Raphael" w:date="2021-06-16T11:15:00Z">
        <w:r w:rsidRPr="00DA2D15" w:rsidDel="001111A8">
          <w:delText>Debug Mechanism</w:delText>
        </w:r>
        <w:bookmarkEnd w:id="7948"/>
        <w:r w:rsidR="006063AB" w:rsidDel="001111A8">
          <w:delText xml:space="preserve">     </w:delText>
        </w:r>
      </w:del>
    </w:p>
    <w:p w14:paraId="0568ED42" w14:textId="77777777" w:rsidR="00DA2D15" w:rsidDel="001111A8" w:rsidRDefault="00DA2D15">
      <w:pPr>
        <w:pStyle w:val="Titre4"/>
        <w:rPr>
          <w:del w:id="7950" w:author="VOYER Raphael" w:date="2021-06-16T11:15:00Z"/>
        </w:rPr>
        <w:pPrChange w:id="7951" w:author="VOYER Raphael" w:date="2021-06-16T11:15:00Z">
          <w:pPr>
            <w:ind w:left="360"/>
          </w:pPr>
        </w:pPrChange>
      </w:pPr>
    </w:p>
    <w:p w14:paraId="2562AF41" w14:textId="77777777" w:rsidR="006063AB" w:rsidRPr="00953EB0" w:rsidDel="001111A8" w:rsidRDefault="006063AB">
      <w:pPr>
        <w:pStyle w:val="Titre4"/>
        <w:rPr>
          <w:del w:id="7952" w:author="VOYER Raphael" w:date="2021-06-16T11:15:00Z"/>
          <w:noProof/>
        </w:rPr>
        <w:pPrChange w:id="7953" w:author="VOYER Raphael" w:date="2021-06-16T11:15:00Z">
          <w:pPr>
            <w:pStyle w:val="Corpsdetexte"/>
          </w:pPr>
        </w:pPrChange>
      </w:pPr>
      <w:del w:id="7954"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7955" w:author="VOYER Raphael" w:date="2021-06-16T11:15:00Z"/>
          <w:noProof/>
        </w:rPr>
        <w:pPrChange w:id="7956" w:author="VOYER Raphael" w:date="2021-06-16T11:15:00Z">
          <w:pPr>
            <w:pStyle w:val="Corpsdetexte"/>
          </w:pPr>
        </w:pPrChange>
      </w:pPr>
      <w:del w:id="7957"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7958" w:author="VOYER Raphael" w:date="2021-06-16T11:15:00Z"/>
          <w:noProof/>
        </w:rPr>
        <w:pPrChange w:id="7959" w:author="VOYER Raphael" w:date="2021-06-16T11:15:00Z">
          <w:pPr>
            <w:pStyle w:val="Corpsdetexte"/>
          </w:pPr>
        </w:pPrChange>
      </w:pPr>
      <w:del w:id="7960"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7961" w:author="VOYER Raphael" w:date="2021-06-16T11:15:00Z"/>
          <w:noProof/>
        </w:rPr>
        <w:pPrChange w:id="7962" w:author="VOYER Raphael" w:date="2021-06-16T11:15:00Z">
          <w:pPr>
            <w:pStyle w:val="Corpsdetexte"/>
          </w:pPr>
        </w:pPrChange>
      </w:pPr>
      <w:del w:id="7963"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7964" w:author="VOYER Raphael" w:date="2021-06-16T11:15:00Z"/>
          <w:noProof/>
        </w:rPr>
        <w:pPrChange w:id="7965" w:author="VOYER Raphael" w:date="2021-06-16T11:15:00Z">
          <w:pPr>
            <w:pStyle w:val="Corpsdetexte"/>
          </w:pPr>
        </w:pPrChange>
      </w:pPr>
      <w:del w:id="7966"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7967" w:author="VOYER Raphael" w:date="2021-06-16T11:15:00Z"/>
          <w:noProof/>
        </w:rPr>
        <w:pPrChange w:id="7968" w:author="VOYER Raphael" w:date="2021-06-16T11:15:00Z">
          <w:pPr>
            <w:pStyle w:val="Corpsdetexte"/>
          </w:pPr>
        </w:pPrChange>
      </w:pPr>
      <w:del w:id="7969"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7970" w:author="VOYER Raphael" w:date="2021-06-16T11:15:00Z"/>
          <w:noProof/>
        </w:rPr>
        <w:pPrChange w:id="7971" w:author="VOYER Raphael" w:date="2021-06-16T11:15:00Z">
          <w:pPr>
            <w:pStyle w:val="Corpsdetexte"/>
          </w:pPr>
        </w:pPrChange>
      </w:pPr>
    </w:p>
    <w:p w14:paraId="7C81A426" w14:textId="77777777" w:rsidR="004E6026" w:rsidDel="001111A8" w:rsidRDefault="004E6026">
      <w:pPr>
        <w:pStyle w:val="Titre4"/>
        <w:rPr>
          <w:del w:id="7972" w:author="VOYER Raphael" w:date="2021-06-16T11:15:00Z"/>
        </w:rPr>
        <w:pPrChange w:id="7973" w:author="VOYER Raphael" w:date="2021-06-16T11:15:00Z">
          <w:pPr/>
        </w:pPrChange>
      </w:pPr>
      <w:bookmarkStart w:id="7974" w:name="_APPENDIX_A:_MANAGEMENT_INTERFACE_CR"/>
      <w:bookmarkStart w:id="7975" w:name="_APPENDIX_B:_Critical_Resources"/>
      <w:bookmarkStart w:id="7976" w:name="_APPENDIX_C:_User_Guidelines"/>
      <w:bookmarkEnd w:id="7752"/>
      <w:bookmarkEnd w:id="7974"/>
      <w:bookmarkEnd w:id="7975"/>
      <w:bookmarkEnd w:id="7976"/>
    </w:p>
    <w:p w14:paraId="1483409D" w14:textId="77777777" w:rsidR="00C97B45" w:rsidDel="001111A8" w:rsidRDefault="00C97B45">
      <w:pPr>
        <w:pStyle w:val="Titre4"/>
        <w:rPr>
          <w:del w:id="7977" w:author="VOYER Raphael" w:date="2021-06-16T11:15:00Z"/>
        </w:rPr>
        <w:pPrChange w:id="7978" w:author="VOYER Raphael" w:date="2021-06-16T11:15:00Z">
          <w:pPr/>
        </w:pPrChange>
      </w:pPr>
    </w:p>
    <w:p w14:paraId="0A5295CA" w14:textId="77777777" w:rsidR="00C97B45" w:rsidDel="001111A8" w:rsidRDefault="00C97B45">
      <w:pPr>
        <w:pStyle w:val="Titre4"/>
        <w:rPr>
          <w:del w:id="7979" w:author="VOYER Raphael" w:date="2021-06-16T11:15:00Z"/>
        </w:rPr>
        <w:pPrChange w:id="7980" w:author="VOYER Raphael" w:date="2021-06-16T11:15:00Z">
          <w:pPr/>
        </w:pPrChange>
      </w:pPr>
    </w:p>
    <w:p w14:paraId="1D491631" w14:textId="77777777" w:rsidR="00096114" w:rsidRPr="00046C7B" w:rsidDel="001111A8" w:rsidRDefault="00096114">
      <w:pPr>
        <w:pStyle w:val="Titre4"/>
        <w:rPr>
          <w:del w:id="7981" w:author="VOYER Raphael" w:date="2021-06-16T11:15:00Z"/>
        </w:rPr>
        <w:pPrChange w:id="7982" w:author="VOYER Raphael" w:date="2021-06-16T11:15:00Z">
          <w:pPr>
            <w:outlineLvl w:val="0"/>
          </w:pPr>
        </w:pPrChange>
      </w:pPr>
    </w:p>
    <w:p w14:paraId="17E504EF" w14:textId="77777777" w:rsidR="00C97B45" w:rsidDel="001111A8" w:rsidRDefault="00C97B45">
      <w:pPr>
        <w:pStyle w:val="Titre4"/>
        <w:rPr>
          <w:del w:id="7983" w:author="VOYER Raphael" w:date="2021-06-16T11:15:00Z"/>
        </w:rPr>
        <w:pPrChange w:id="7984" w:author="VOYER Raphael" w:date="2021-06-16T11:15:00Z">
          <w:pPr/>
        </w:pPrChange>
      </w:pPr>
    </w:p>
    <w:p w14:paraId="47FB01F7" w14:textId="77777777" w:rsidR="004E6026" w:rsidDel="001111A8" w:rsidRDefault="004E6026">
      <w:pPr>
        <w:pStyle w:val="Titre4"/>
        <w:rPr>
          <w:del w:id="7985" w:author="VOYER Raphael" w:date="2021-06-16T11:15:00Z"/>
        </w:rPr>
        <w:pPrChange w:id="7986" w:author="VOYER Raphael" w:date="2021-06-16T11:15:00Z">
          <w:pPr/>
        </w:pPrChange>
      </w:pPr>
    </w:p>
    <w:p w14:paraId="038742F7" w14:textId="77777777" w:rsidR="002A3788" w:rsidDel="001111A8" w:rsidRDefault="002A3788">
      <w:pPr>
        <w:pStyle w:val="Titre4"/>
        <w:rPr>
          <w:del w:id="7987" w:author="VOYER Raphael" w:date="2021-06-16T11:15:00Z"/>
        </w:rPr>
        <w:pPrChange w:id="7988" w:author="VOYER Raphael" w:date="2021-06-16T11:15:00Z">
          <w:pPr/>
        </w:pPrChange>
      </w:pPr>
    </w:p>
    <w:p w14:paraId="7720B639" w14:textId="77777777" w:rsidR="000D2656" w:rsidDel="001111A8" w:rsidRDefault="000D2656">
      <w:pPr>
        <w:pStyle w:val="Titre4"/>
        <w:rPr>
          <w:del w:id="7989" w:author="VOYER Raphael" w:date="2021-06-16T11:15:00Z"/>
        </w:rPr>
        <w:pPrChange w:id="7990" w:author="VOYER Raphael" w:date="2021-06-16T11:15:00Z">
          <w:pPr>
            <w:outlineLvl w:val="0"/>
          </w:pPr>
        </w:pPrChange>
      </w:pPr>
    </w:p>
    <w:p w14:paraId="3CFBA743" w14:textId="77777777" w:rsidR="000D2656" w:rsidRPr="00CB0F8F" w:rsidDel="001111A8" w:rsidRDefault="000D2656">
      <w:pPr>
        <w:pStyle w:val="Titre4"/>
        <w:rPr>
          <w:del w:id="7991" w:author="VOYER Raphael" w:date="2021-06-16T11:15:00Z"/>
        </w:rPr>
        <w:pPrChange w:id="7992" w:author="VOYER Raphael" w:date="2021-06-16T11:15:00Z">
          <w:pPr>
            <w:ind w:left="720"/>
          </w:pPr>
        </w:pPrChange>
      </w:pPr>
    </w:p>
    <w:p w14:paraId="1D4C873D" w14:textId="77777777" w:rsidR="002A3788" w:rsidDel="001111A8" w:rsidRDefault="002A3788">
      <w:pPr>
        <w:pStyle w:val="Titre4"/>
        <w:rPr>
          <w:del w:id="7993" w:author="VOYER Raphael" w:date="2021-06-16T11:15:00Z"/>
        </w:rPr>
        <w:pPrChange w:id="7994" w:author="VOYER Raphael" w:date="2021-06-16T11:15:00Z">
          <w:pPr/>
        </w:pPrChange>
      </w:pPr>
    </w:p>
    <w:p w14:paraId="1BECF718" w14:textId="77777777" w:rsidR="00CD2168" w:rsidDel="001111A8" w:rsidRDefault="00CD2168">
      <w:pPr>
        <w:pStyle w:val="Titre4"/>
        <w:rPr>
          <w:del w:id="7995" w:author="VOYER Raphael" w:date="2021-06-16T11:15:00Z"/>
          <w:bCs w:val="0"/>
        </w:rPr>
        <w:pPrChange w:id="7996" w:author="VOYER Raphael" w:date="2021-06-16T11:15:00Z">
          <w:pPr>
            <w:pStyle w:val="Titre1"/>
            <w:pageBreakBefore/>
            <w:tabs>
              <w:tab w:val="clear" w:pos="432"/>
              <w:tab w:val="num" w:pos="360"/>
            </w:tabs>
            <w:spacing w:before="360" w:after="320"/>
            <w:ind w:left="360" w:hanging="360"/>
            <w:jc w:val="left"/>
          </w:pPr>
        </w:pPrChange>
      </w:pPr>
      <w:bookmarkStart w:id="7997" w:name="_Requirement_Traceability_Matrix"/>
      <w:bookmarkStart w:id="7998" w:name="_Toc266456324"/>
      <w:bookmarkStart w:id="7999" w:name="_Toc270435646"/>
      <w:bookmarkStart w:id="8000" w:name="_Toc381025929"/>
      <w:bookmarkEnd w:id="7997"/>
      <w:del w:id="8001" w:author="VOYER Raphael" w:date="2021-06-16T11:15:00Z">
        <w:r w:rsidDel="001111A8">
          <w:rPr>
            <w:bCs w:val="0"/>
          </w:rPr>
          <w:delText>Requirement Traceability</w:delText>
        </w:r>
        <w:bookmarkEnd w:id="7998"/>
        <w:r w:rsidDel="001111A8">
          <w:rPr>
            <w:bCs w:val="0"/>
          </w:rPr>
          <w:delText xml:space="preserve"> Matrix</w:delText>
        </w:r>
        <w:bookmarkEnd w:id="7999"/>
        <w:bookmarkEnd w:id="8000"/>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002" w:author="VOYER Raphael" w:date="2021-06-16T11:15:00Z"/>
        </w:trPr>
        <w:tc>
          <w:tcPr>
            <w:tcW w:w="2588" w:type="dxa"/>
          </w:tcPr>
          <w:p w14:paraId="6CD01594" w14:textId="77777777" w:rsidR="00CD2168" w:rsidRPr="00CD4A47" w:rsidDel="001111A8" w:rsidRDefault="00CD2168">
            <w:pPr>
              <w:pStyle w:val="Titre4"/>
              <w:rPr>
                <w:del w:id="8003" w:author="VOYER Raphael" w:date="2021-06-16T11:15:00Z"/>
              </w:rPr>
              <w:pPrChange w:id="8004" w:author="VOYER Raphael" w:date="2021-06-16T11:15:00Z">
                <w:pPr>
                  <w:jc w:val="center"/>
                </w:pPr>
              </w:pPrChange>
            </w:pPr>
            <w:del w:id="8005"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006" w:author="VOYER Raphael" w:date="2021-06-16T11:15:00Z"/>
              </w:rPr>
              <w:pPrChange w:id="8007" w:author="VOYER Raphael" w:date="2021-06-16T11:15:00Z">
                <w:pPr/>
              </w:pPrChange>
            </w:pPr>
            <w:del w:id="8008"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009" w:author="VOYER Raphael" w:date="2021-06-16T11:15:00Z"/>
              </w:rPr>
              <w:pPrChange w:id="8010" w:author="VOYER Raphael" w:date="2021-06-16T11:15:00Z">
                <w:pPr/>
              </w:pPrChange>
            </w:pPr>
            <w:del w:id="8011"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012" w:author="VOYER Raphael" w:date="2021-06-16T11:15:00Z"/>
              </w:rPr>
              <w:pPrChange w:id="8013" w:author="VOYER Raphael" w:date="2021-06-16T11:15:00Z">
                <w:pPr>
                  <w:jc w:val="center"/>
                </w:pPr>
              </w:pPrChange>
            </w:pPr>
            <w:del w:id="8014"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015" w:author="VOYER Raphael" w:date="2021-06-16T11:15:00Z"/>
              </w:rPr>
              <w:pPrChange w:id="8016" w:author="VOYER Raphael" w:date="2021-06-16T11:15:00Z">
                <w:pPr>
                  <w:jc w:val="center"/>
                </w:pPr>
              </w:pPrChange>
            </w:pPr>
            <w:del w:id="8017"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018" w:author="VOYER Raphael" w:date="2021-06-16T11:15:00Z"/>
              </w:rPr>
              <w:pPrChange w:id="8019" w:author="VOYER Raphael" w:date="2021-06-16T11:15:00Z">
                <w:pPr>
                  <w:jc w:val="center"/>
                </w:pPr>
              </w:pPrChange>
            </w:pPr>
            <w:del w:id="8020"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021" w:author="VOYER Raphael" w:date="2021-06-16T11:15:00Z"/>
        </w:trPr>
        <w:tc>
          <w:tcPr>
            <w:tcW w:w="2588" w:type="dxa"/>
          </w:tcPr>
          <w:p w14:paraId="70C7698E" w14:textId="77777777" w:rsidR="00CD2168" w:rsidDel="001111A8" w:rsidRDefault="00CD2168">
            <w:pPr>
              <w:pStyle w:val="Titre4"/>
              <w:rPr>
                <w:del w:id="8022" w:author="VOYER Raphael" w:date="2021-06-16T11:15:00Z"/>
              </w:rPr>
              <w:pPrChange w:id="8023" w:author="VOYER Raphael" w:date="2021-06-16T11:15:00Z">
                <w:pPr/>
              </w:pPrChange>
            </w:pPr>
            <w:del w:id="8024" w:author="VOYER Raphael" w:date="2021-06-16T11:15:00Z">
              <w:r w:rsidDel="001111A8">
                <w:delText xml:space="preserve">         Section 1.3.1  </w:delText>
              </w:r>
            </w:del>
          </w:p>
          <w:p w14:paraId="2D29545D" w14:textId="77777777" w:rsidR="00F47B44" w:rsidDel="001111A8" w:rsidRDefault="00F47B44">
            <w:pPr>
              <w:pStyle w:val="Titre4"/>
              <w:rPr>
                <w:del w:id="8025" w:author="VOYER Raphael" w:date="2021-06-16T11:15:00Z"/>
              </w:rPr>
              <w:pPrChange w:id="8026" w:author="VOYER Raphael" w:date="2021-06-16T11:15:00Z">
                <w:pPr/>
              </w:pPrChange>
            </w:pPr>
            <w:del w:id="8027"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028" w:author="VOYER Raphael" w:date="2021-06-16T11:15:00Z"/>
              </w:rPr>
              <w:pPrChange w:id="8029" w:author="VOYER Raphael" w:date="2021-06-16T11:15:00Z">
                <w:pPr/>
              </w:pPrChange>
            </w:pPr>
            <w:del w:id="8030"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031" w:author="VOYER Raphael" w:date="2021-06-16T11:15:00Z"/>
                <w:noProof/>
              </w:rPr>
              <w:pPrChange w:id="8032" w:author="VOYER Raphael" w:date="2021-06-16T11:15:00Z">
                <w:pPr/>
              </w:pPrChange>
            </w:pPr>
            <w:smartTag w:uri="urn:schemas-microsoft-com:office:smarttags" w:element="stockticker">
              <w:del w:id="8033" w:author="VOYER Raphael" w:date="2021-06-16T11:15:00Z">
                <w:r w:rsidRPr="00CD4A47" w:rsidDel="001111A8">
                  <w:rPr>
                    <w:b w:val="0"/>
                    <w:noProof/>
                  </w:rPr>
                  <w:delText>AOS</w:delText>
                </w:r>
              </w:del>
            </w:smartTag>
            <w:del w:id="8034"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035" w:author="VOYER Raphael" w:date="2021-06-16T11:15:00Z"/>
                <w:noProof/>
              </w:rPr>
              <w:pPrChange w:id="8036" w:author="VOYER Raphael" w:date="2021-06-16T11:15:00Z">
                <w:pPr/>
              </w:pPrChange>
            </w:pPr>
          </w:p>
          <w:p w14:paraId="2AA57386" w14:textId="77777777" w:rsidR="00F47B44" w:rsidDel="001111A8" w:rsidRDefault="00F47B44">
            <w:pPr>
              <w:pStyle w:val="Titre4"/>
              <w:rPr>
                <w:del w:id="8037" w:author="VOYER Raphael" w:date="2021-06-16T11:15:00Z"/>
              </w:rPr>
              <w:pPrChange w:id="8038" w:author="VOYER Raphael" w:date="2021-06-16T11:15:00Z">
                <w:pPr/>
              </w:pPrChange>
            </w:pPr>
            <w:del w:id="8039" w:author="VOYER Raphael" w:date="2021-06-16T11:15:00Z">
              <w:r w:rsidDel="001111A8">
                <w:delText>Section 3.3</w:delText>
              </w:r>
            </w:del>
          </w:p>
          <w:p w14:paraId="284DA809" w14:textId="77777777" w:rsidR="00F47B44" w:rsidRPr="00F47B44" w:rsidDel="001111A8" w:rsidRDefault="00F47B44">
            <w:pPr>
              <w:pStyle w:val="Titre4"/>
              <w:rPr>
                <w:del w:id="8040" w:author="VOYER Raphael" w:date="2021-06-16T11:15:00Z"/>
              </w:rPr>
              <w:pPrChange w:id="8041" w:author="VOYER Raphael" w:date="2021-06-16T11:15:00Z">
                <w:pPr/>
              </w:pPrChange>
            </w:pPr>
            <w:smartTag w:uri="urn:schemas-microsoft-com:office:smarttags" w:element="stockticker">
              <w:del w:id="8042" w:author="VOYER Raphael" w:date="2021-06-16T11:15:00Z">
                <w:r w:rsidRPr="00CD4A47" w:rsidDel="001111A8">
                  <w:rPr>
                    <w:b w:val="0"/>
                    <w:noProof/>
                  </w:rPr>
                  <w:delText>AOS</w:delText>
                </w:r>
              </w:del>
            </w:smartTag>
            <w:del w:id="8043"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044" w:author="VOYER Raphael" w:date="2021-06-16T11:15:00Z"/>
              </w:rPr>
              <w:pPrChange w:id="8045" w:author="VOYER Raphael" w:date="2021-06-16T11:15:00Z">
                <w:pPr/>
              </w:pPrChange>
            </w:pPr>
          </w:p>
        </w:tc>
        <w:tc>
          <w:tcPr>
            <w:tcW w:w="2408" w:type="dxa"/>
          </w:tcPr>
          <w:p w14:paraId="5793CEFB" w14:textId="77777777" w:rsidR="00CD2168" w:rsidDel="001111A8" w:rsidRDefault="00CD2168">
            <w:pPr>
              <w:pStyle w:val="Titre4"/>
              <w:rPr>
                <w:del w:id="8046" w:author="VOYER Raphael" w:date="2021-06-16T11:15:00Z"/>
              </w:rPr>
              <w:pPrChange w:id="8047" w:author="VOYER Raphael" w:date="2021-06-16T11:15:00Z">
                <w:pPr/>
              </w:pPrChange>
            </w:pPr>
            <w:del w:id="8048"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049" w:author="VOYER Raphael" w:date="2021-06-16T11:15:00Z"/>
              </w:rPr>
              <w:pPrChange w:id="8050" w:author="VOYER Raphael" w:date="2021-06-16T11:15:00Z">
                <w:pPr/>
              </w:pPrChange>
            </w:pPr>
            <w:del w:id="8051" w:author="VOYER Raphael" w:date="2021-06-16T11:15:00Z">
              <w:r w:rsidDel="001111A8">
                <w:delText>1.1</w:delText>
              </w:r>
            </w:del>
          </w:p>
        </w:tc>
      </w:tr>
      <w:tr w:rsidR="00CD2168" w:rsidDel="001111A8" w14:paraId="0B9447B4" w14:textId="77777777" w:rsidTr="00CD4A47">
        <w:trPr>
          <w:trHeight w:val="710"/>
          <w:del w:id="8052" w:author="VOYER Raphael" w:date="2021-06-16T11:15:00Z"/>
        </w:trPr>
        <w:tc>
          <w:tcPr>
            <w:tcW w:w="2588" w:type="dxa"/>
          </w:tcPr>
          <w:p w14:paraId="7C19A1F9" w14:textId="77777777" w:rsidR="00CD2168" w:rsidDel="001111A8" w:rsidRDefault="00191EBE">
            <w:pPr>
              <w:pStyle w:val="Titre4"/>
              <w:rPr>
                <w:del w:id="8053" w:author="VOYER Raphael" w:date="2021-06-16T11:15:00Z"/>
              </w:rPr>
              <w:pPrChange w:id="8054" w:author="VOYER Raphael" w:date="2021-06-16T11:15:00Z">
                <w:pPr/>
              </w:pPrChange>
            </w:pPr>
            <w:del w:id="8055" w:author="VOYER Raphael" w:date="2021-06-16T11:15:00Z">
              <w:r w:rsidDel="001111A8">
                <w:delText xml:space="preserve">        Section 1.3.1  </w:delText>
              </w:r>
            </w:del>
          </w:p>
          <w:p w14:paraId="7E67B66E" w14:textId="77777777" w:rsidR="00F47B44" w:rsidDel="001111A8" w:rsidRDefault="00F47B44">
            <w:pPr>
              <w:pStyle w:val="Titre4"/>
              <w:rPr>
                <w:del w:id="8056" w:author="VOYER Raphael" w:date="2021-06-16T11:15:00Z"/>
              </w:rPr>
              <w:pPrChange w:id="8057" w:author="VOYER Raphael" w:date="2021-06-16T11:15:00Z">
                <w:pPr/>
              </w:pPrChange>
            </w:pPr>
            <w:del w:id="8058"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059" w:author="VOYER Raphael" w:date="2021-06-16T11:15:00Z"/>
              </w:rPr>
              <w:pPrChange w:id="8060" w:author="VOYER Raphael" w:date="2021-06-16T11:15:00Z">
                <w:pPr/>
              </w:pPrChange>
            </w:pPr>
            <w:del w:id="8061"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062" w:author="VOYER Raphael" w:date="2021-06-16T11:15:00Z"/>
                <w:noProof/>
              </w:rPr>
              <w:pPrChange w:id="8063" w:author="VOYER Raphael" w:date="2021-06-16T11:15:00Z">
                <w:pPr/>
              </w:pPrChange>
            </w:pPr>
            <w:smartTag w:uri="urn:schemas-microsoft-com:office:smarttags" w:element="stockticker">
              <w:del w:id="8064" w:author="VOYER Raphael" w:date="2021-06-16T11:15:00Z">
                <w:r w:rsidRPr="00CD4A47" w:rsidDel="001111A8">
                  <w:rPr>
                    <w:b w:val="0"/>
                    <w:noProof/>
                  </w:rPr>
                  <w:delText>AOS</w:delText>
                </w:r>
              </w:del>
            </w:smartTag>
            <w:del w:id="8065"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066" w:author="VOYER Raphael" w:date="2021-06-16T11:15:00Z"/>
                <w:noProof/>
              </w:rPr>
              <w:pPrChange w:id="8067" w:author="VOYER Raphael" w:date="2021-06-16T11:15:00Z">
                <w:pPr/>
              </w:pPrChange>
            </w:pPr>
          </w:p>
          <w:p w14:paraId="63430252" w14:textId="77777777" w:rsidR="00F47B44" w:rsidRPr="00F47B44" w:rsidDel="001111A8" w:rsidRDefault="00F47B44">
            <w:pPr>
              <w:pStyle w:val="Titre4"/>
              <w:rPr>
                <w:del w:id="8068" w:author="VOYER Raphael" w:date="2021-06-16T11:15:00Z"/>
              </w:rPr>
              <w:pPrChange w:id="8069" w:author="VOYER Raphael" w:date="2021-06-16T11:15:00Z">
                <w:pPr/>
              </w:pPrChange>
            </w:pPr>
            <w:del w:id="8070" w:author="VOYER Raphael" w:date="2021-06-16T11:15:00Z">
              <w:r w:rsidDel="001111A8">
                <w:delText>Section 3.3</w:delText>
              </w:r>
            </w:del>
          </w:p>
          <w:p w14:paraId="1CBCE2CD" w14:textId="77777777" w:rsidR="00F47B44" w:rsidRPr="00CD4A47" w:rsidDel="001111A8" w:rsidRDefault="00F47B44">
            <w:pPr>
              <w:pStyle w:val="Titre4"/>
              <w:rPr>
                <w:del w:id="8071" w:author="VOYER Raphael" w:date="2021-06-16T11:15:00Z"/>
                <w:noProof/>
              </w:rPr>
              <w:pPrChange w:id="8072" w:author="VOYER Raphael" w:date="2021-06-16T11:15:00Z">
                <w:pPr/>
              </w:pPrChange>
            </w:pPr>
            <w:smartTag w:uri="urn:schemas-microsoft-com:office:smarttags" w:element="stockticker">
              <w:del w:id="8073" w:author="VOYER Raphael" w:date="2021-06-16T11:15:00Z">
                <w:r w:rsidRPr="00CD4A47" w:rsidDel="001111A8">
                  <w:rPr>
                    <w:b w:val="0"/>
                    <w:noProof/>
                  </w:rPr>
                  <w:delText>AOS</w:delText>
                </w:r>
              </w:del>
            </w:smartTag>
            <w:del w:id="8074"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075" w:author="VOYER Raphael" w:date="2021-06-16T11:15:00Z"/>
              </w:rPr>
              <w:pPrChange w:id="8076" w:author="VOYER Raphael" w:date="2021-06-16T11:15:00Z">
                <w:pPr/>
              </w:pPrChange>
            </w:pPr>
          </w:p>
        </w:tc>
        <w:tc>
          <w:tcPr>
            <w:tcW w:w="2408" w:type="dxa"/>
          </w:tcPr>
          <w:p w14:paraId="0ED7F7BE" w14:textId="77777777" w:rsidR="00CD2168" w:rsidDel="001111A8" w:rsidRDefault="00DA48BE">
            <w:pPr>
              <w:pStyle w:val="Titre4"/>
              <w:rPr>
                <w:del w:id="8077" w:author="VOYER Raphael" w:date="2021-06-16T11:15:00Z"/>
              </w:rPr>
              <w:pPrChange w:id="8078" w:author="VOYER Raphael" w:date="2021-06-16T11:15:00Z">
                <w:pPr/>
              </w:pPrChange>
            </w:pPr>
            <w:del w:id="8079" w:author="VOYER Raphael" w:date="2021-06-16T11:15:00Z">
              <w:r w:rsidDel="001111A8">
                <w:delText>Section 6.3.3.3</w:delText>
              </w:r>
            </w:del>
          </w:p>
          <w:p w14:paraId="0E47F5BD" w14:textId="77777777" w:rsidR="00DA48BE" w:rsidDel="001111A8" w:rsidRDefault="00DA48BE">
            <w:pPr>
              <w:pStyle w:val="Titre4"/>
              <w:rPr>
                <w:del w:id="8080" w:author="VOYER Raphael" w:date="2021-06-16T11:15:00Z"/>
              </w:rPr>
              <w:pPrChange w:id="8081" w:author="VOYER Raphael" w:date="2021-06-16T11:15:00Z">
                <w:pPr/>
              </w:pPrChange>
            </w:pPr>
            <w:del w:id="8082" w:author="VOYER Raphael" w:date="2021-06-16T11:15:00Z">
              <w:r w:rsidDel="001111A8">
                <w:delText xml:space="preserve">  6.3.3.3.1</w:delText>
              </w:r>
            </w:del>
          </w:p>
          <w:p w14:paraId="79AB1299" w14:textId="77777777" w:rsidR="00DA48BE" w:rsidDel="001111A8" w:rsidRDefault="00DA48BE">
            <w:pPr>
              <w:pStyle w:val="Titre4"/>
              <w:rPr>
                <w:del w:id="8083" w:author="VOYER Raphael" w:date="2021-06-16T11:15:00Z"/>
              </w:rPr>
              <w:pPrChange w:id="8084" w:author="VOYER Raphael" w:date="2021-06-16T11:15:00Z">
                <w:pPr/>
              </w:pPrChange>
            </w:pPr>
            <w:del w:id="8085"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086" w:author="VOYER Raphael" w:date="2021-06-16T11:15:00Z"/>
              </w:rPr>
              <w:pPrChange w:id="8087" w:author="VOYER Raphael" w:date="2021-06-16T11:15:00Z">
                <w:pPr/>
              </w:pPrChange>
            </w:pPr>
            <w:del w:id="8088" w:author="VOYER Raphael" w:date="2021-06-16T11:15:00Z">
              <w:r w:rsidDel="001111A8">
                <w:delText>1.2</w:delText>
              </w:r>
            </w:del>
          </w:p>
        </w:tc>
      </w:tr>
      <w:tr w:rsidR="00CD2168" w:rsidDel="001111A8" w14:paraId="0C036E70" w14:textId="77777777" w:rsidTr="00CD4A47">
        <w:trPr>
          <w:del w:id="8089" w:author="VOYER Raphael" w:date="2021-06-16T11:15:00Z"/>
        </w:trPr>
        <w:tc>
          <w:tcPr>
            <w:tcW w:w="2588" w:type="dxa"/>
          </w:tcPr>
          <w:p w14:paraId="528F862D" w14:textId="77777777" w:rsidR="00F47B44" w:rsidDel="001111A8" w:rsidRDefault="00191EBE">
            <w:pPr>
              <w:pStyle w:val="Titre4"/>
              <w:rPr>
                <w:del w:id="8090" w:author="VOYER Raphael" w:date="2021-06-16T11:15:00Z"/>
              </w:rPr>
              <w:pPrChange w:id="8091" w:author="VOYER Raphael" w:date="2021-06-16T11:15:00Z">
                <w:pPr/>
              </w:pPrChange>
            </w:pPr>
            <w:del w:id="8092" w:author="VOYER Raphael" w:date="2021-06-16T11:15:00Z">
              <w:r w:rsidDel="001111A8">
                <w:delText xml:space="preserve">        Section 1.3.1 </w:delText>
              </w:r>
            </w:del>
          </w:p>
          <w:p w14:paraId="671B589E" w14:textId="77777777" w:rsidR="00CD2168" w:rsidDel="001111A8" w:rsidRDefault="00F47B44">
            <w:pPr>
              <w:pStyle w:val="Titre4"/>
              <w:rPr>
                <w:del w:id="8093" w:author="VOYER Raphael" w:date="2021-06-16T11:15:00Z"/>
              </w:rPr>
              <w:pPrChange w:id="8094" w:author="VOYER Raphael" w:date="2021-06-16T11:15:00Z">
                <w:pPr/>
              </w:pPrChange>
            </w:pPr>
            <w:del w:id="8095"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096" w:author="VOYER Raphael" w:date="2021-06-16T11:15:00Z"/>
              </w:rPr>
              <w:pPrChange w:id="8097" w:author="VOYER Raphael" w:date="2021-06-16T11:15:00Z">
                <w:pPr/>
              </w:pPrChange>
            </w:pPr>
            <w:del w:id="8098"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099" w:author="VOYER Raphael" w:date="2021-06-16T11:15:00Z"/>
                <w:noProof/>
              </w:rPr>
              <w:pPrChange w:id="8100" w:author="VOYER Raphael" w:date="2021-06-16T11:15:00Z">
                <w:pPr/>
              </w:pPrChange>
            </w:pPr>
            <w:smartTag w:uri="urn:schemas-microsoft-com:office:smarttags" w:element="stockticker">
              <w:del w:id="8101" w:author="VOYER Raphael" w:date="2021-06-16T11:15:00Z">
                <w:r w:rsidRPr="00CD4A47" w:rsidDel="001111A8">
                  <w:rPr>
                    <w:b w:val="0"/>
                    <w:noProof/>
                  </w:rPr>
                  <w:delText>AOS</w:delText>
                </w:r>
              </w:del>
            </w:smartTag>
            <w:del w:id="8102"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103" w:author="VOYER Raphael" w:date="2021-06-16T11:15:00Z"/>
                <w:noProof/>
              </w:rPr>
              <w:pPrChange w:id="8104" w:author="VOYER Raphael" w:date="2021-06-16T11:15:00Z">
                <w:pPr/>
              </w:pPrChange>
            </w:pPr>
          </w:p>
          <w:p w14:paraId="0364E0AA" w14:textId="77777777" w:rsidR="00F47B44" w:rsidRPr="00F47B44" w:rsidDel="001111A8" w:rsidRDefault="00F47B44">
            <w:pPr>
              <w:pStyle w:val="Titre4"/>
              <w:rPr>
                <w:del w:id="8105" w:author="VOYER Raphael" w:date="2021-06-16T11:15:00Z"/>
              </w:rPr>
              <w:pPrChange w:id="8106" w:author="VOYER Raphael" w:date="2021-06-16T11:15:00Z">
                <w:pPr/>
              </w:pPrChange>
            </w:pPr>
            <w:del w:id="8107" w:author="VOYER Raphael" w:date="2021-06-16T11:15:00Z">
              <w:r w:rsidDel="001111A8">
                <w:delText>Section 3.3</w:delText>
              </w:r>
            </w:del>
          </w:p>
          <w:p w14:paraId="500B7A80" w14:textId="77777777" w:rsidR="00F47B44" w:rsidRPr="00CD4A47" w:rsidDel="001111A8" w:rsidRDefault="00F47B44">
            <w:pPr>
              <w:pStyle w:val="Titre4"/>
              <w:rPr>
                <w:del w:id="8108" w:author="VOYER Raphael" w:date="2021-06-16T11:15:00Z"/>
                <w:noProof/>
              </w:rPr>
              <w:pPrChange w:id="8109" w:author="VOYER Raphael" w:date="2021-06-16T11:15:00Z">
                <w:pPr/>
              </w:pPrChange>
            </w:pPr>
            <w:smartTag w:uri="urn:schemas-microsoft-com:office:smarttags" w:element="stockticker">
              <w:del w:id="8110" w:author="VOYER Raphael" w:date="2021-06-16T11:15:00Z">
                <w:r w:rsidRPr="00CD4A47" w:rsidDel="001111A8">
                  <w:rPr>
                    <w:b w:val="0"/>
                    <w:noProof/>
                  </w:rPr>
                  <w:delText>AOS</w:delText>
                </w:r>
              </w:del>
            </w:smartTag>
            <w:del w:id="8111"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112" w:author="VOYER Raphael" w:date="2021-06-16T11:15:00Z"/>
              </w:rPr>
              <w:pPrChange w:id="8113" w:author="VOYER Raphael" w:date="2021-06-16T11:15:00Z">
                <w:pPr/>
              </w:pPrChange>
            </w:pPr>
            <w:del w:id="8114" w:author="VOYER Raphael" w:date="2021-06-16T11:15:00Z">
              <w:r w:rsidDel="001111A8">
                <w:delText>Section 6.3.3.3</w:delText>
              </w:r>
            </w:del>
          </w:p>
          <w:p w14:paraId="112C5452" w14:textId="77777777" w:rsidR="00DA48BE" w:rsidDel="001111A8" w:rsidRDefault="00DA48BE">
            <w:pPr>
              <w:pStyle w:val="Titre4"/>
              <w:rPr>
                <w:del w:id="8115" w:author="VOYER Raphael" w:date="2021-06-16T11:15:00Z"/>
              </w:rPr>
              <w:pPrChange w:id="8116" w:author="VOYER Raphael" w:date="2021-06-16T11:15:00Z">
                <w:pPr/>
              </w:pPrChange>
            </w:pPr>
            <w:del w:id="8117"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118" w:author="VOYER Raphael" w:date="2021-06-16T11:15:00Z"/>
              </w:rPr>
              <w:pPrChange w:id="8119" w:author="VOYER Raphael" w:date="2021-06-16T11:15:00Z">
                <w:pPr/>
              </w:pPrChange>
            </w:pPr>
            <w:del w:id="8120" w:author="VOYER Raphael" w:date="2021-06-16T11:15:00Z">
              <w:r w:rsidDel="001111A8">
                <w:delText>1.3</w:delText>
              </w:r>
            </w:del>
          </w:p>
        </w:tc>
      </w:tr>
    </w:tbl>
    <w:p w14:paraId="7AB06F03" w14:textId="77777777" w:rsidR="00E667B8" w:rsidDel="001111A8" w:rsidRDefault="00E667B8">
      <w:pPr>
        <w:pStyle w:val="Titre4"/>
        <w:rPr>
          <w:del w:id="8121" w:author="VOYER Raphael" w:date="2021-06-16T11:15:00Z"/>
        </w:rPr>
        <w:pPrChange w:id="8122" w:author="VOYER Raphael" w:date="2021-06-16T11:15:00Z">
          <w:pPr/>
        </w:pPrChange>
      </w:pPr>
    </w:p>
    <w:p w14:paraId="5D9FCC5C" w14:textId="77777777" w:rsidR="009E50E2" w:rsidDel="001111A8" w:rsidRDefault="00C460EC">
      <w:pPr>
        <w:pStyle w:val="Titre4"/>
        <w:rPr>
          <w:del w:id="8123" w:author="VOYER Raphael" w:date="2021-06-16T11:15:00Z"/>
        </w:rPr>
        <w:pPrChange w:id="8124" w:author="VOYER Raphael" w:date="2021-06-16T11:15:00Z">
          <w:pPr/>
        </w:pPrChange>
      </w:pPr>
      <w:del w:id="8125"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126" w:author="VOYER Raphael" w:date="2021-06-16T11:15:00Z"/>
        </w:rPr>
        <w:pPrChange w:id="8127" w:author="VOYER Raphael" w:date="2021-06-16T11:15:00Z">
          <w:pPr/>
        </w:pPrChange>
      </w:pPr>
    </w:p>
    <w:p w14:paraId="1AE91DE8" w14:textId="77777777" w:rsidR="009E50E2" w:rsidDel="001111A8" w:rsidRDefault="009E50E2">
      <w:pPr>
        <w:pStyle w:val="Titre4"/>
        <w:rPr>
          <w:del w:id="8128" w:author="VOYER Raphael" w:date="2021-06-16T11:15:00Z"/>
        </w:rPr>
        <w:pPrChange w:id="8129" w:author="VOYER Raphael" w:date="2021-06-16T11:15:00Z">
          <w:pPr/>
        </w:pPrChange>
      </w:pPr>
    </w:p>
    <w:p w14:paraId="7C2D137C" w14:textId="77777777" w:rsidR="009E50E2" w:rsidDel="001111A8" w:rsidRDefault="009E50E2">
      <w:pPr>
        <w:pStyle w:val="Titre4"/>
        <w:rPr>
          <w:del w:id="8130" w:author="VOYER Raphael" w:date="2021-06-16T11:15:00Z"/>
        </w:rPr>
        <w:pPrChange w:id="8131" w:author="VOYER Raphael" w:date="2021-06-16T11:15:00Z">
          <w:pPr/>
        </w:pPrChange>
      </w:pPr>
    </w:p>
    <w:p w14:paraId="685183D1" w14:textId="77777777" w:rsidR="00240980" w:rsidDel="001111A8" w:rsidRDefault="00240980">
      <w:pPr>
        <w:pStyle w:val="Titre4"/>
        <w:rPr>
          <w:del w:id="8132" w:author="VOYER Raphael" w:date="2021-06-16T11:15:00Z"/>
        </w:rPr>
        <w:pPrChange w:id="8133" w:author="VOYER Raphael" w:date="2021-06-16T11:15:00Z">
          <w:pPr/>
        </w:pPrChange>
      </w:pPr>
    </w:p>
    <w:p w14:paraId="1A3AC7DD" w14:textId="77777777" w:rsidR="00613335" w:rsidDel="001111A8" w:rsidRDefault="00613335">
      <w:pPr>
        <w:pStyle w:val="Titre4"/>
        <w:rPr>
          <w:del w:id="8134" w:author="VOYER Raphael" w:date="2021-06-16T11:15:00Z"/>
        </w:rPr>
        <w:pPrChange w:id="8135" w:author="VOYER Raphael" w:date="2021-06-16T11:15:00Z">
          <w:pPr/>
        </w:pPrChange>
      </w:pPr>
    </w:p>
    <w:p w14:paraId="5C122214" w14:textId="77777777" w:rsidR="00613335" w:rsidDel="001111A8" w:rsidRDefault="00613335">
      <w:pPr>
        <w:pStyle w:val="Titre4"/>
        <w:rPr>
          <w:del w:id="8136" w:author="VOYER Raphael" w:date="2021-06-16T11:15:00Z"/>
        </w:rPr>
        <w:pPrChange w:id="8137" w:author="VOYER Raphael" w:date="2021-06-16T11:15:00Z">
          <w:pPr/>
        </w:pPrChange>
      </w:pPr>
    </w:p>
    <w:p w14:paraId="3EB24D54" w14:textId="77777777" w:rsidR="00613335" w:rsidDel="001111A8" w:rsidRDefault="00613335">
      <w:pPr>
        <w:pStyle w:val="Titre4"/>
        <w:rPr>
          <w:del w:id="8138" w:author="VOYER Raphael" w:date="2021-06-16T11:15:00Z"/>
        </w:rPr>
        <w:pPrChange w:id="8139" w:author="VOYER Raphael" w:date="2021-06-16T11:15:00Z">
          <w:pPr/>
        </w:pPrChange>
      </w:pPr>
    </w:p>
    <w:p w14:paraId="594D7737" w14:textId="77777777" w:rsidR="00613335" w:rsidDel="001111A8" w:rsidRDefault="00613335">
      <w:pPr>
        <w:pStyle w:val="Titre4"/>
        <w:rPr>
          <w:del w:id="8140" w:author="VOYER Raphael" w:date="2021-06-16T11:15:00Z"/>
        </w:rPr>
        <w:pPrChange w:id="8141" w:author="VOYER Raphael" w:date="2021-06-16T11:15:00Z">
          <w:pPr/>
        </w:pPrChange>
      </w:pPr>
    </w:p>
    <w:p w14:paraId="0BE361CF" w14:textId="77777777" w:rsidR="00613335" w:rsidDel="001111A8" w:rsidRDefault="00613335">
      <w:pPr>
        <w:pStyle w:val="Titre4"/>
        <w:rPr>
          <w:del w:id="8142" w:author="VOYER Raphael" w:date="2021-06-16T11:15:00Z"/>
        </w:rPr>
        <w:pPrChange w:id="8143" w:author="VOYER Raphael" w:date="2021-06-16T11:15:00Z">
          <w:pPr/>
        </w:pPrChange>
      </w:pPr>
    </w:p>
    <w:p w14:paraId="2D2BFA19" w14:textId="77777777" w:rsidR="00613335" w:rsidDel="001111A8" w:rsidRDefault="00613335">
      <w:pPr>
        <w:pStyle w:val="Titre4"/>
        <w:rPr>
          <w:del w:id="8144" w:author="VOYER Raphael" w:date="2021-06-16T11:15:00Z"/>
        </w:rPr>
        <w:pPrChange w:id="8145" w:author="VOYER Raphael" w:date="2021-06-16T11:15:00Z">
          <w:pPr/>
        </w:pPrChange>
      </w:pPr>
    </w:p>
    <w:p w14:paraId="0B2657E5" w14:textId="77777777" w:rsidR="00613335" w:rsidDel="001111A8" w:rsidRDefault="00613335">
      <w:pPr>
        <w:pStyle w:val="Titre4"/>
        <w:rPr>
          <w:del w:id="8146" w:author="VOYER Raphael" w:date="2021-06-16T11:15:00Z"/>
        </w:rPr>
        <w:pPrChange w:id="8147" w:author="VOYER Raphael" w:date="2021-06-16T11:15:00Z">
          <w:pPr/>
        </w:pPrChange>
      </w:pPr>
    </w:p>
    <w:p w14:paraId="59069241" w14:textId="77777777" w:rsidR="00613335" w:rsidDel="001111A8" w:rsidRDefault="00613335">
      <w:pPr>
        <w:pStyle w:val="Titre4"/>
        <w:rPr>
          <w:del w:id="8148" w:author="VOYER Raphael" w:date="2021-06-16T11:15:00Z"/>
        </w:rPr>
        <w:pPrChange w:id="8149" w:author="VOYER Raphael" w:date="2021-06-16T11:15:00Z">
          <w:pPr/>
        </w:pPrChange>
      </w:pPr>
    </w:p>
    <w:p w14:paraId="6C25ABF1" w14:textId="77777777" w:rsidR="006A24B3" w:rsidDel="001111A8" w:rsidRDefault="006A24B3">
      <w:pPr>
        <w:pStyle w:val="Titre4"/>
        <w:rPr>
          <w:del w:id="8150" w:author="VOYER Raphael" w:date="2021-06-16T11:15:00Z"/>
        </w:rPr>
        <w:pPrChange w:id="8151" w:author="VOYER Raphael" w:date="2021-06-16T11:15:00Z">
          <w:pPr/>
        </w:pPrChange>
      </w:pPr>
    </w:p>
    <w:p w14:paraId="7C421EB4" w14:textId="77777777" w:rsidR="006A24B3" w:rsidDel="001111A8" w:rsidRDefault="006A24B3">
      <w:pPr>
        <w:pStyle w:val="Titre4"/>
        <w:rPr>
          <w:del w:id="8152" w:author="VOYER Raphael" w:date="2021-06-16T11:15:00Z"/>
        </w:rPr>
        <w:pPrChange w:id="8153" w:author="VOYER Raphael" w:date="2021-06-16T11:15:00Z">
          <w:pPr/>
        </w:pPrChange>
      </w:pPr>
    </w:p>
    <w:p w14:paraId="0FA0DDCC" w14:textId="77777777" w:rsidR="006A24B3" w:rsidDel="001111A8" w:rsidRDefault="006A24B3">
      <w:pPr>
        <w:pStyle w:val="Titre4"/>
        <w:rPr>
          <w:del w:id="8154" w:author="VOYER Raphael" w:date="2021-06-16T11:15:00Z"/>
        </w:rPr>
        <w:pPrChange w:id="8155" w:author="VOYER Raphael" w:date="2021-06-16T11:15:00Z">
          <w:pPr/>
        </w:pPrChange>
      </w:pPr>
    </w:p>
    <w:p w14:paraId="29699F12" w14:textId="77777777" w:rsidR="006A24B3" w:rsidDel="001111A8" w:rsidRDefault="006A24B3">
      <w:pPr>
        <w:pStyle w:val="Titre4"/>
        <w:rPr>
          <w:del w:id="8156" w:author="VOYER Raphael" w:date="2021-06-16T11:15:00Z"/>
        </w:rPr>
        <w:pPrChange w:id="8157" w:author="VOYER Raphael" w:date="2021-06-16T11:15:00Z">
          <w:pPr/>
        </w:pPrChange>
      </w:pPr>
    </w:p>
    <w:p w14:paraId="540845B6" w14:textId="77777777" w:rsidR="006A24B3" w:rsidDel="001111A8" w:rsidRDefault="006A24B3">
      <w:pPr>
        <w:pStyle w:val="Titre4"/>
        <w:rPr>
          <w:del w:id="8158" w:author="VOYER Raphael" w:date="2021-06-16T11:15:00Z"/>
        </w:rPr>
        <w:pPrChange w:id="8159" w:author="VOYER Raphael" w:date="2021-06-16T11:15:00Z">
          <w:pPr/>
        </w:pPrChange>
      </w:pPr>
    </w:p>
    <w:p w14:paraId="5C673E97" w14:textId="77777777" w:rsidR="006A24B3" w:rsidDel="001111A8" w:rsidRDefault="006A24B3">
      <w:pPr>
        <w:pStyle w:val="Titre4"/>
        <w:rPr>
          <w:del w:id="8160" w:author="VOYER Raphael" w:date="2021-06-16T11:15:00Z"/>
        </w:rPr>
        <w:pPrChange w:id="8161" w:author="VOYER Raphael" w:date="2021-06-16T11:15:00Z">
          <w:pPr/>
        </w:pPrChange>
      </w:pPr>
    </w:p>
    <w:p w14:paraId="7FD92123" w14:textId="77777777" w:rsidR="006A24B3" w:rsidDel="001111A8" w:rsidRDefault="006A24B3">
      <w:pPr>
        <w:pStyle w:val="Titre4"/>
        <w:rPr>
          <w:del w:id="8162" w:author="VOYER Raphael" w:date="2021-06-16T11:15:00Z"/>
        </w:rPr>
        <w:pPrChange w:id="8163" w:author="VOYER Raphael" w:date="2021-06-16T11:15:00Z">
          <w:pPr/>
        </w:pPrChange>
      </w:pPr>
    </w:p>
    <w:p w14:paraId="47D92656" w14:textId="77777777" w:rsidR="006A24B3" w:rsidDel="001111A8" w:rsidRDefault="006A24B3">
      <w:pPr>
        <w:pStyle w:val="Titre4"/>
        <w:rPr>
          <w:del w:id="8164" w:author="VOYER Raphael" w:date="2021-06-16T11:15:00Z"/>
        </w:rPr>
        <w:pPrChange w:id="8165" w:author="VOYER Raphael" w:date="2021-06-16T11:15:00Z">
          <w:pPr/>
        </w:pPrChange>
      </w:pPr>
    </w:p>
    <w:p w14:paraId="70A09D5C" w14:textId="77777777" w:rsidR="006A24B3" w:rsidDel="001111A8" w:rsidRDefault="006A24B3">
      <w:pPr>
        <w:pStyle w:val="Titre4"/>
        <w:rPr>
          <w:del w:id="8166" w:author="VOYER Raphael" w:date="2021-06-16T11:15:00Z"/>
        </w:rPr>
        <w:pPrChange w:id="8167" w:author="VOYER Raphael" w:date="2021-06-16T11:15:00Z">
          <w:pPr/>
        </w:pPrChange>
      </w:pPr>
    </w:p>
    <w:p w14:paraId="5CC1D6BE" w14:textId="77777777" w:rsidR="00613335" w:rsidDel="001111A8" w:rsidRDefault="00613335">
      <w:pPr>
        <w:pStyle w:val="Titre4"/>
        <w:rPr>
          <w:del w:id="8168" w:author="VOYER Raphael" w:date="2021-06-16T11:15:00Z"/>
        </w:rPr>
        <w:pPrChange w:id="8169" w:author="VOYER Raphael" w:date="2021-06-16T11:15:00Z">
          <w:pPr/>
        </w:pPrChange>
      </w:pPr>
    </w:p>
    <w:p w14:paraId="13582ED6" w14:textId="77777777" w:rsidR="00613335" w:rsidDel="001111A8" w:rsidRDefault="00613335">
      <w:pPr>
        <w:pStyle w:val="Titre4"/>
        <w:rPr>
          <w:del w:id="8170" w:author="VOYER Raphael" w:date="2021-06-16T11:15:00Z"/>
        </w:rPr>
        <w:pPrChange w:id="8171" w:author="VOYER Raphael" w:date="2021-06-16T11:15:00Z">
          <w:pPr>
            <w:pStyle w:val="Titre1"/>
            <w:pageBreakBefore/>
            <w:tabs>
              <w:tab w:val="clear" w:pos="432"/>
              <w:tab w:val="num" w:pos="360"/>
            </w:tabs>
            <w:ind w:left="360" w:hanging="360"/>
            <w:jc w:val="left"/>
          </w:pPr>
        </w:pPrChange>
      </w:pPr>
      <w:bookmarkStart w:id="8172" w:name="_Toc381025930"/>
      <w:del w:id="8173" w:author="VOYER Raphael" w:date="2021-06-16T11:15:00Z">
        <w:r w:rsidRPr="00F81531" w:rsidDel="001111A8">
          <w:delText xml:space="preserve">HAVLAN SUPPORT </w:delText>
        </w:r>
        <w:r w:rsidDel="001111A8">
          <w:delText xml:space="preserve">IN </w:delText>
        </w:r>
        <w:bookmarkEnd w:id="8172"/>
        <w:r w:rsidR="00697356" w:rsidDel="001111A8">
          <w:delText>8.3.1</w:delText>
        </w:r>
      </w:del>
    </w:p>
    <w:p w14:paraId="39098C3A" w14:textId="77777777" w:rsidR="00613335" w:rsidDel="001111A8" w:rsidRDefault="00613335">
      <w:pPr>
        <w:pStyle w:val="Titre4"/>
        <w:rPr>
          <w:del w:id="8174" w:author="VOYER Raphael" w:date="2021-06-16T11:15:00Z"/>
          <w:rFonts w:cs="Arial"/>
          <w:sz w:val="32"/>
          <w:szCs w:val="32"/>
        </w:rPr>
        <w:pPrChange w:id="8175" w:author="VOYER Raphael" w:date="2021-06-16T11:15:00Z">
          <w:pPr>
            <w:ind w:left="720"/>
          </w:pPr>
        </w:pPrChange>
      </w:pPr>
      <w:del w:id="8176"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177" w:author="VOYER Raphael" w:date="2021-06-16T11:15:00Z"/>
          <w:rFonts w:cs="Arial"/>
          <w:sz w:val="32"/>
          <w:szCs w:val="32"/>
        </w:rPr>
        <w:pPrChange w:id="8178" w:author="VOYER Raphael" w:date="2021-06-16T11:15:00Z">
          <w:pPr/>
        </w:pPrChange>
      </w:pPr>
    </w:p>
    <w:p w14:paraId="6D768905" w14:textId="77777777" w:rsidR="00613335" w:rsidDel="001111A8" w:rsidRDefault="00613335">
      <w:pPr>
        <w:pStyle w:val="Titre4"/>
        <w:rPr>
          <w:del w:id="8179" w:author="VOYER Raphael" w:date="2021-06-16T11:15:00Z"/>
        </w:rPr>
        <w:pPrChange w:id="8180" w:author="VOYER Raphael" w:date="2021-06-16T11:15:00Z">
          <w:pPr>
            <w:pStyle w:val="Titre2"/>
          </w:pPr>
        </w:pPrChange>
      </w:pPr>
      <w:bookmarkStart w:id="8181" w:name="_Toc381025931"/>
      <w:del w:id="8182" w:author="VOYER Raphael" w:date="2021-06-16T11:15:00Z">
        <w:r w:rsidDel="001111A8">
          <w:delText>Introduction:</w:delText>
        </w:r>
        <w:bookmarkEnd w:id="8181"/>
      </w:del>
    </w:p>
    <w:p w14:paraId="777381B8" w14:textId="77777777" w:rsidR="00613335" w:rsidRPr="002A3898" w:rsidDel="001111A8" w:rsidRDefault="00613335">
      <w:pPr>
        <w:pStyle w:val="Titre4"/>
        <w:rPr>
          <w:del w:id="8183" w:author="VOYER Raphael" w:date="2021-06-16T11:15:00Z"/>
        </w:rPr>
        <w:pPrChange w:id="8184" w:author="VOYER Raphael" w:date="2021-06-16T11:15:00Z">
          <w:pPr>
            <w:ind w:left="720"/>
          </w:pPr>
        </w:pPrChange>
      </w:pPr>
      <w:del w:id="8185"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186" w:author="VOYER Raphael" w:date="2021-06-16T11:15:00Z"/>
        </w:rPr>
        <w:pPrChange w:id="8187" w:author="VOYER Raphael" w:date="2021-06-16T11:15:00Z">
          <w:pPr>
            <w:ind w:left="720"/>
          </w:pPr>
        </w:pPrChange>
      </w:pPr>
      <w:del w:id="8188"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189" w:author="VOYER Raphael" w:date="2021-06-16T11:15:00Z"/>
        </w:rPr>
        <w:pPrChange w:id="8190" w:author="VOYER Raphael" w:date="2021-06-16T11:15:00Z">
          <w:pPr>
            <w:pStyle w:val="Titre2"/>
          </w:pPr>
        </w:pPrChange>
      </w:pPr>
      <w:bookmarkStart w:id="8191" w:name="_Toc381025932"/>
      <w:del w:id="8192" w:author="VOYER Raphael" w:date="2021-06-16T11:15:00Z">
        <w:r w:rsidDel="001111A8">
          <w:delText>Proposed Changes:</w:delText>
        </w:r>
        <w:bookmarkEnd w:id="8191"/>
      </w:del>
    </w:p>
    <w:p w14:paraId="27A53D8A" w14:textId="77777777" w:rsidR="00613335" w:rsidDel="001111A8" w:rsidRDefault="00613335">
      <w:pPr>
        <w:pStyle w:val="Titre4"/>
        <w:rPr>
          <w:del w:id="8193" w:author="VOYER Raphael" w:date="2021-06-16T11:15:00Z"/>
        </w:rPr>
        <w:pPrChange w:id="8194" w:author="VOYER Raphael" w:date="2021-06-16T11:15:00Z">
          <w:pPr>
            <w:ind w:left="720"/>
          </w:pPr>
        </w:pPrChange>
      </w:pPr>
      <w:del w:id="8195"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196" w:author="VOYER Raphael" w:date="2021-06-16T11:15:00Z"/>
        </w:rPr>
        <w:pPrChange w:id="8197" w:author="VOYER Raphael" w:date="2021-06-16T11:15:00Z">
          <w:pPr>
            <w:ind w:left="720"/>
          </w:pPr>
        </w:pPrChange>
      </w:pPr>
    </w:p>
    <w:p w14:paraId="0FBD6E53" w14:textId="77777777" w:rsidR="00613335" w:rsidDel="001111A8" w:rsidRDefault="00613335">
      <w:pPr>
        <w:pStyle w:val="Titre4"/>
        <w:rPr>
          <w:del w:id="8198" w:author="VOYER Raphael" w:date="2021-06-16T11:15:00Z"/>
        </w:rPr>
        <w:pPrChange w:id="8199" w:author="VOYER Raphael" w:date="2021-06-16T11:15:00Z">
          <w:pPr>
            <w:pStyle w:val="Titre2"/>
          </w:pPr>
        </w:pPrChange>
      </w:pPr>
      <w:bookmarkStart w:id="8200" w:name="_Toc381025933"/>
      <w:del w:id="8201" w:author="VOYER Raphael" w:date="2021-06-16T11:15:00Z">
        <w:r w:rsidDel="001111A8">
          <w:delText>Approach:</w:delText>
        </w:r>
        <w:bookmarkEnd w:id="8200"/>
      </w:del>
    </w:p>
    <w:p w14:paraId="713E2936" w14:textId="77777777" w:rsidR="00613335" w:rsidDel="001111A8" w:rsidRDefault="00613335">
      <w:pPr>
        <w:pStyle w:val="Titre4"/>
        <w:rPr>
          <w:del w:id="8202" w:author="VOYER Raphael" w:date="2021-06-16T11:15:00Z"/>
        </w:rPr>
        <w:pPrChange w:id="8203" w:author="VOYER Raphael" w:date="2021-06-16T11:15:00Z">
          <w:pPr>
            <w:ind w:left="720"/>
          </w:pPr>
        </w:pPrChange>
      </w:pPr>
      <w:del w:id="8204"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205" w:author="VOYER Raphael" w:date="2021-06-16T11:15:00Z"/>
        </w:rPr>
        <w:pPrChange w:id="8206" w:author="VOYER Raphael" w:date="2021-06-16T11:15:00Z">
          <w:pPr>
            <w:ind w:left="720"/>
          </w:pPr>
        </w:pPrChange>
      </w:pPr>
      <w:del w:id="8207"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208" w:author="VOYER Raphael" w:date="2021-06-16T11:15:00Z"/>
        </w:rPr>
        <w:pPrChange w:id="8209" w:author="VOYER Raphael" w:date="2021-06-16T11:15:00Z">
          <w:pPr>
            <w:ind w:left="720"/>
          </w:pPr>
        </w:pPrChange>
      </w:pPr>
      <w:del w:id="8210"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211" w:author="VOYER Raphael" w:date="2021-06-16T11:15:00Z"/>
        </w:rPr>
        <w:pPrChange w:id="8212" w:author="VOYER Raphael" w:date="2021-06-16T11:15:00Z">
          <w:pPr>
            <w:ind w:left="720"/>
          </w:pPr>
        </w:pPrChange>
      </w:pPr>
    </w:p>
    <w:p w14:paraId="6C35B29D" w14:textId="77777777" w:rsidR="00613335" w:rsidDel="001111A8" w:rsidRDefault="00613335">
      <w:pPr>
        <w:pStyle w:val="Titre4"/>
        <w:rPr>
          <w:del w:id="8213" w:author="VOYER Raphael" w:date="2021-06-16T11:15:00Z"/>
        </w:rPr>
        <w:pPrChange w:id="8214" w:author="VOYER Raphael" w:date="2021-06-16T11:15:00Z">
          <w:pPr>
            <w:ind w:left="720"/>
          </w:pPr>
        </w:pPrChange>
      </w:pPr>
      <w:del w:id="8215"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216" w:author="VOYER Raphael" w:date="2021-06-16T11:15:00Z"/>
        </w:rPr>
        <w:pPrChange w:id="8217" w:author="VOYER Raphael" w:date="2021-06-16T11:15:00Z">
          <w:pPr>
            <w:ind w:left="720"/>
          </w:pPr>
        </w:pPrChange>
      </w:pPr>
      <w:del w:id="8218" w:author="VOYER Raphael" w:date="2021-06-16T11:15:00Z">
        <w:r w:rsidDel="001111A8">
          <w:delText>Following steps are followed to configure a L3 cluster.</w:delText>
        </w:r>
      </w:del>
    </w:p>
    <w:p w14:paraId="4C0BE213" w14:textId="77777777" w:rsidR="004E72B2" w:rsidDel="001111A8" w:rsidRDefault="004E72B2">
      <w:pPr>
        <w:pStyle w:val="Titre4"/>
        <w:rPr>
          <w:del w:id="8219" w:author="VOYER Raphael" w:date="2021-06-16T11:15:00Z"/>
        </w:rPr>
        <w:pPrChange w:id="8220" w:author="VOYER Raphael" w:date="2021-06-16T11:15:00Z">
          <w:pPr/>
        </w:pPrChange>
      </w:pPr>
    </w:p>
    <w:p w14:paraId="7EECE3BE" w14:textId="77777777" w:rsidR="0005294B" w:rsidDel="001111A8" w:rsidRDefault="0005294B">
      <w:pPr>
        <w:pStyle w:val="Titre4"/>
        <w:rPr>
          <w:del w:id="8221" w:author="VOYER Raphael" w:date="2021-06-16T11:15:00Z"/>
        </w:rPr>
        <w:pPrChange w:id="8222" w:author="VOYER Raphael" w:date="2021-06-16T11:15:00Z">
          <w:pPr/>
        </w:pPrChange>
      </w:pPr>
    </w:p>
    <w:p w14:paraId="60E9DEFE" w14:textId="77777777" w:rsidR="004108E4" w:rsidDel="001111A8" w:rsidRDefault="004108E4">
      <w:pPr>
        <w:pStyle w:val="Titre4"/>
        <w:rPr>
          <w:del w:id="8223" w:author="VOYER Raphael" w:date="2021-06-16T11:15:00Z"/>
        </w:rPr>
        <w:pPrChange w:id="8224" w:author="VOYER Raphael" w:date="2021-06-16T11:15:00Z">
          <w:pPr/>
        </w:pPrChange>
      </w:pPr>
    </w:p>
    <w:p w14:paraId="071C9091" w14:textId="77777777" w:rsidR="004108E4" w:rsidDel="001111A8" w:rsidRDefault="004108E4">
      <w:pPr>
        <w:pStyle w:val="Titre4"/>
        <w:rPr>
          <w:del w:id="8225" w:author="VOYER Raphael" w:date="2021-06-16T11:15:00Z"/>
        </w:rPr>
        <w:pPrChange w:id="8226" w:author="VOYER Raphael" w:date="2021-06-16T11:15:00Z">
          <w:pPr>
            <w:numPr>
              <w:numId w:val="66"/>
            </w:numPr>
            <w:ind w:left="720" w:hanging="360"/>
          </w:pPr>
        </w:pPrChange>
      </w:pPr>
      <w:del w:id="8227"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228" w:author="VOYER Raphael" w:date="2021-06-16T11:15:00Z"/>
        </w:rPr>
        <w:pPrChange w:id="8229" w:author="VOYER Raphael" w:date="2021-06-16T11:15:00Z">
          <w:pPr>
            <w:numPr>
              <w:numId w:val="66"/>
            </w:numPr>
            <w:ind w:left="720" w:hanging="360"/>
          </w:pPr>
        </w:pPrChange>
      </w:pPr>
      <w:del w:id="8230"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231" w:author="VOYER Raphael" w:date="2021-06-16T11:15:00Z"/>
        </w:rPr>
        <w:pPrChange w:id="8232" w:author="VOYER Raphael" w:date="2021-06-16T11:15:00Z">
          <w:pPr>
            <w:numPr>
              <w:numId w:val="66"/>
            </w:numPr>
            <w:ind w:left="720" w:hanging="360"/>
          </w:pPr>
        </w:pPrChange>
      </w:pPr>
      <w:del w:id="8233"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234" w:author="VOYER Raphael" w:date="2021-06-16T11:15:00Z"/>
        </w:rPr>
        <w:pPrChange w:id="8235" w:author="VOYER Raphael" w:date="2021-06-16T11:15:00Z">
          <w:pPr/>
        </w:pPrChange>
      </w:pPr>
    </w:p>
    <w:p w14:paraId="5E898D75" w14:textId="77777777" w:rsidR="004108E4" w:rsidDel="001111A8" w:rsidRDefault="004108E4">
      <w:pPr>
        <w:pStyle w:val="Titre4"/>
        <w:rPr>
          <w:del w:id="8236" w:author="VOYER Raphael" w:date="2021-06-16T11:15:00Z"/>
        </w:rPr>
        <w:pPrChange w:id="8237" w:author="VOYER Raphael" w:date="2021-06-16T11:15:00Z">
          <w:pPr/>
        </w:pPrChange>
      </w:pPr>
    </w:p>
    <w:p w14:paraId="5E04A72F" w14:textId="77777777" w:rsidR="004108E4" w:rsidDel="001111A8" w:rsidRDefault="004108E4">
      <w:pPr>
        <w:pStyle w:val="Titre4"/>
        <w:rPr>
          <w:del w:id="8238" w:author="VOYER Raphael" w:date="2021-06-16T11:15:00Z"/>
        </w:rPr>
        <w:pPrChange w:id="8239" w:author="VOYER Raphael" w:date="2021-06-16T11:15:00Z">
          <w:pPr/>
        </w:pPrChange>
      </w:pPr>
    </w:p>
    <w:p w14:paraId="738E9335" w14:textId="77777777" w:rsidR="00613335" w:rsidDel="001111A8" w:rsidRDefault="00613335">
      <w:pPr>
        <w:pStyle w:val="Titre4"/>
        <w:rPr>
          <w:del w:id="8240" w:author="VOYER Raphael" w:date="2021-06-16T11:15:00Z"/>
        </w:rPr>
        <w:pPrChange w:id="8241" w:author="VOYER Raphael" w:date="2021-06-16T11:15:00Z">
          <w:pPr>
            <w:pStyle w:val="Titre2"/>
          </w:pPr>
        </w:pPrChange>
      </w:pPr>
      <w:bookmarkStart w:id="8242" w:name="_Toc381025934"/>
      <w:del w:id="8243" w:author="VOYER Raphael" w:date="2021-06-16T11:15:00Z">
        <w:r w:rsidDel="001111A8">
          <w:delText>Design:</w:delText>
        </w:r>
        <w:bookmarkEnd w:id="8242"/>
      </w:del>
    </w:p>
    <w:p w14:paraId="3FB24FFD" w14:textId="77777777" w:rsidR="00613335" w:rsidDel="001111A8" w:rsidRDefault="00613335">
      <w:pPr>
        <w:pStyle w:val="Titre4"/>
        <w:rPr>
          <w:del w:id="8244" w:author="VOYER Raphael" w:date="2021-06-16T11:15:00Z"/>
        </w:rPr>
        <w:pPrChange w:id="8245" w:author="VOYER Raphael" w:date="2021-06-16T11:15:00Z">
          <w:pPr/>
        </w:pPrChange>
      </w:pPr>
      <w:del w:id="8246"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247" w:author="VOYER Raphael" w:date="2021-06-16T11:15:00Z"/>
        </w:rPr>
        <w:pPrChange w:id="8248" w:author="VOYER Raphael" w:date="2021-06-16T11:15:00Z">
          <w:pPr>
            <w:ind w:left="720"/>
          </w:pPr>
        </w:pPrChange>
      </w:pPr>
    </w:p>
    <w:p w14:paraId="1F6663D6" w14:textId="77777777" w:rsidR="00613335" w:rsidDel="001111A8" w:rsidRDefault="00613335">
      <w:pPr>
        <w:pStyle w:val="Titre4"/>
        <w:rPr>
          <w:del w:id="8249" w:author="VOYER Raphael" w:date="2021-06-16T11:15:00Z"/>
        </w:rPr>
        <w:pPrChange w:id="8250" w:author="VOYER Raphael" w:date="2021-06-16T11:15:00Z">
          <w:pPr>
            <w:pStyle w:val="Titre3"/>
          </w:pPr>
        </w:pPrChange>
      </w:pPr>
      <w:bookmarkStart w:id="8251" w:name="_Toc381025935"/>
      <w:del w:id="8252" w:author="VOYER Raphael" w:date="2021-06-16T11:15:00Z">
        <w:r w:rsidDel="001111A8">
          <w:delText>Interfaces between HA-VLA</w:delText>
        </w:r>
        <w:r w:rsidR="00BA6B04" w:rsidDel="001111A8">
          <w:delText>N and other dependent modules</w:delText>
        </w:r>
        <w:bookmarkEnd w:id="8251"/>
        <w:r w:rsidR="0066774F" w:rsidDel="001111A8">
          <w:delText>:</w:delText>
        </w:r>
      </w:del>
    </w:p>
    <w:p w14:paraId="3610CAC1" w14:textId="77777777" w:rsidR="00613335" w:rsidDel="001111A8" w:rsidRDefault="00613335">
      <w:pPr>
        <w:pStyle w:val="Titre4"/>
        <w:rPr>
          <w:del w:id="8253" w:author="VOYER Raphael" w:date="2021-06-16T11:15:00Z"/>
        </w:rPr>
        <w:pPrChange w:id="8254" w:author="VOYER Raphael" w:date="2021-06-16T11:15:00Z">
          <w:pPr/>
        </w:pPrChange>
      </w:pPr>
    </w:p>
    <w:p w14:paraId="3D3F28ED" w14:textId="77777777" w:rsidR="00613335" w:rsidDel="001111A8" w:rsidRDefault="00613335">
      <w:pPr>
        <w:pStyle w:val="Titre4"/>
        <w:rPr>
          <w:del w:id="8255" w:author="VOYER Raphael" w:date="2021-06-16T11:15:00Z"/>
        </w:rPr>
        <w:pPrChange w:id="8256" w:author="VOYER Raphael" w:date="2021-06-16T11:15:00Z">
          <w:pPr/>
        </w:pPrChange>
      </w:pPr>
      <w:del w:id="8257"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258" w:author="VOYER Raphael" w:date="2021-06-16T11:15:00Z"/>
        </w:rPr>
        <w:pPrChange w:id="8259" w:author="VOYER Raphael" w:date="2021-06-16T11:15:00Z">
          <w:pPr/>
        </w:pPrChange>
      </w:pPr>
    </w:p>
    <w:p w14:paraId="39897008" w14:textId="77777777" w:rsidR="00613335" w:rsidDel="001111A8" w:rsidRDefault="00613335">
      <w:pPr>
        <w:pStyle w:val="Titre4"/>
        <w:rPr>
          <w:del w:id="8260" w:author="VOYER Raphael" w:date="2021-06-16T11:15:00Z"/>
        </w:rPr>
        <w:pPrChange w:id="8261" w:author="VOYER Raphael" w:date="2021-06-16T11:15:00Z">
          <w:pPr/>
        </w:pPrChange>
      </w:pPr>
    </w:p>
    <w:p w14:paraId="689BB600" w14:textId="77777777" w:rsidR="00BA6036" w:rsidRPr="009D31EE" w:rsidDel="001111A8" w:rsidRDefault="00613335">
      <w:pPr>
        <w:pStyle w:val="Titre4"/>
        <w:rPr>
          <w:del w:id="8262" w:author="VOYER Raphael" w:date="2021-06-16T11:15:00Z"/>
        </w:rPr>
        <w:pPrChange w:id="8263" w:author="VOYER Raphael" w:date="2021-06-16T11:15:00Z">
          <w:pPr/>
        </w:pPrChange>
      </w:pPr>
      <w:del w:id="826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265" w:author="VOYER Raphael" w:date="2021-06-16T11:15:00Z"/>
        </w:rPr>
        <w:pPrChange w:id="8266" w:author="VOYER Raphael" w:date="2021-06-16T11:15:00Z">
          <w:pPr/>
        </w:pPrChange>
      </w:pPr>
      <w:del w:id="8267"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268" w:author="VOYER Raphael" w:date="2021-06-16T11:15:00Z"/>
        </w:rPr>
        <w:pPrChange w:id="8269" w:author="VOYER Raphael" w:date="2021-06-16T11:15:00Z">
          <w:pPr/>
        </w:pPrChange>
      </w:pPr>
      <w:del w:id="8270"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271" w:author="VOYER Raphael" w:date="2021-06-16T11:15:00Z"/>
          <w:color w:val="7030A0"/>
        </w:rPr>
        <w:pPrChange w:id="8272" w:author="VOYER Raphael" w:date="2021-06-16T11:15:00Z">
          <w:pPr/>
        </w:pPrChange>
      </w:pPr>
    </w:p>
    <w:p w14:paraId="3B3E886C" w14:textId="77777777" w:rsidR="00106329" w:rsidDel="001111A8" w:rsidRDefault="00106329">
      <w:pPr>
        <w:pStyle w:val="Titre4"/>
        <w:rPr>
          <w:del w:id="8273" w:author="VOYER Raphael" w:date="2021-06-16T11:15:00Z"/>
          <w:color w:val="7030A0"/>
        </w:rPr>
        <w:pPrChange w:id="8274" w:author="VOYER Raphael" w:date="2021-06-16T11:15:00Z">
          <w:pPr/>
        </w:pPrChange>
      </w:pPr>
      <w:del w:id="8275"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276" w:author="VOYER Raphael" w:date="2021-06-16T11:15:00Z"/>
        </w:rPr>
        <w:pPrChange w:id="8277" w:author="VOYER Raphael" w:date="2021-06-16T11:15:00Z">
          <w:pPr>
            <w:numPr>
              <w:ilvl w:val="1"/>
              <w:numId w:val="33"/>
            </w:numPr>
            <w:ind w:left="1440" w:hanging="360"/>
          </w:pPr>
        </w:pPrChange>
      </w:pPr>
      <w:del w:id="8278" w:author="VOYER Raphael" w:date="2021-06-16T11:15:00Z">
        <w:r w:rsidDel="001111A8">
          <w:delText>IsL2 valid = True</w:delText>
        </w:r>
      </w:del>
    </w:p>
    <w:p w14:paraId="6A5318FF" w14:textId="77777777" w:rsidR="00FB39B4" w:rsidDel="001111A8" w:rsidRDefault="00FB39B4">
      <w:pPr>
        <w:pStyle w:val="Titre4"/>
        <w:rPr>
          <w:del w:id="8279" w:author="VOYER Raphael" w:date="2021-06-16T11:15:00Z"/>
        </w:rPr>
        <w:pPrChange w:id="8280" w:author="VOYER Raphael" w:date="2021-06-16T11:15:00Z">
          <w:pPr>
            <w:numPr>
              <w:ilvl w:val="1"/>
              <w:numId w:val="33"/>
            </w:numPr>
            <w:ind w:left="1440" w:hanging="360"/>
          </w:pPr>
        </w:pPrChange>
      </w:pPr>
      <w:del w:id="8281" w:author="VOYER Raphael" w:date="2021-06-16T11:15:00Z">
        <w:r w:rsidDel="001111A8">
          <w:delText>IsTagged = true</w:delText>
        </w:r>
      </w:del>
    </w:p>
    <w:p w14:paraId="10F2CEFF" w14:textId="77777777" w:rsidR="00FB39B4" w:rsidDel="001111A8" w:rsidRDefault="00FB39B4">
      <w:pPr>
        <w:pStyle w:val="Titre4"/>
        <w:rPr>
          <w:del w:id="8282" w:author="VOYER Raphael" w:date="2021-06-16T11:15:00Z"/>
        </w:rPr>
        <w:pPrChange w:id="8283" w:author="VOYER Raphael" w:date="2021-06-16T11:15:00Z">
          <w:pPr>
            <w:numPr>
              <w:ilvl w:val="1"/>
              <w:numId w:val="33"/>
            </w:numPr>
            <w:ind w:left="1440" w:hanging="360"/>
          </w:pPr>
        </w:pPrChange>
      </w:pPr>
      <w:del w:id="8284" w:author="VOYER Raphael" w:date="2021-06-16T11:15:00Z">
        <w:r w:rsidDel="001111A8">
          <w:delText>VID = cluster vlan Id</w:delText>
        </w:r>
      </w:del>
    </w:p>
    <w:p w14:paraId="4DFBD6BE" w14:textId="77777777" w:rsidR="00FB39B4" w:rsidDel="001111A8" w:rsidRDefault="00FB39B4">
      <w:pPr>
        <w:pStyle w:val="Titre4"/>
        <w:rPr>
          <w:del w:id="8285" w:author="VOYER Raphael" w:date="2021-06-16T11:15:00Z"/>
        </w:rPr>
        <w:pPrChange w:id="8286" w:author="VOYER Raphael" w:date="2021-06-16T11:15:00Z">
          <w:pPr>
            <w:numPr>
              <w:ilvl w:val="1"/>
              <w:numId w:val="33"/>
            </w:numPr>
            <w:ind w:left="1440" w:hanging="360"/>
          </w:pPr>
        </w:pPrChange>
      </w:pPr>
      <w:del w:id="8287" w:author="VOYER Raphael" w:date="2021-06-16T11:15:00Z">
        <w:r w:rsidDel="001111A8">
          <w:delText>Dest MAC = cluster MAC address</w:delText>
        </w:r>
      </w:del>
    </w:p>
    <w:p w14:paraId="516A0326" w14:textId="77777777" w:rsidR="00FB39B4" w:rsidDel="001111A8" w:rsidRDefault="00220754">
      <w:pPr>
        <w:pStyle w:val="Titre4"/>
        <w:rPr>
          <w:del w:id="8288" w:author="VOYER Raphael" w:date="2021-06-16T11:15:00Z"/>
        </w:rPr>
        <w:pPrChange w:id="8289" w:author="VOYER Raphael" w:date="2021-06-16T11:15:00Z">
          <w:pPr>
            <w:numPr>
              <w:ilvl w:val="1"/>
              <w:numId w:val="33"/>
            </w:numPr>
            <w:ind w:left="1440" w:hanging="360"/>
          </w:pPr>
        </w:pPrChange>
      </w:pPr>
      <w:del w:id="8290"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291" w:author="VOYER Raphael" w:date="2021-06-16T11:15:00Z"/>
        </w:rPr>
        <w:pPrChange w:id="8292" w:author="VOYER Raphael" w:date="2021-06-16T11:15:00Z">
          <w:pPr/>
        </w:pPrChange>
      </w:pPr>
    </w:p>
    <w:p w14:paraId="221C4167" w14:textId="77777777" w:rsidR="00220754" w:rsidRPr="00E62AF1" w:rsidDel="001111A8" w:rsidRDefault="00220754">
      <w:pPr>
        <w:pStyle w:val="Titre4"/>
        <w:rPr>
          <w:del w:id="8293" w:author="VOYER Raphael" w:date="2021-06-16T11:15:00Z"/>
        </w:rPr>
        <w:pPrChange w:id="8294" w:author="VOYER Raphael" w:date="2021-06-16T11:15:00Z">
          <w:pPr/>
        </w:pPrChange>
      </w:pPr>
    </w:p>
    <w:p w14:paraId="3105E2F6" w14:textId="77777777" w:rsidR="00106329" w:rsidDel="001111A8" w:rsidRDefault="00220754">
      <w:pPr>
        <w:pStyle w:val="Titre4"/>
        <w:rPr>
          <w:del w:id="8295" w:author="VOYER Raphael" w:date="2021-06-16T11:15:00Z"/>
          <w:color w:val="7030A0"/>
        </w:rPr>
        <w:pPrChange w:id="8296" w:author="VOYER Raphael" w:date="2021-06-16T11:15:00Z">
          <w:pPr/>
        </w:pPrChange>
      </w:pPr>
      <w:del w:id="8297"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298" w:author="VOYER Raphael" w:date="2021-06-16T11:15:00Z"/>
          <w:color w:val="7030A0"/>
        </w:rPr>
        <w:pPrChange w:id="8299" w:author="VOYER Raphael" w:date="2021-06-16T11:15:00Z">
          <w:pPr>
            <w:numPr>
              <w:ilvl w:val="1"/>
              <w:numId w:val="32"/>
            </w:numPr>
            <w:ind w:left="1440" w:hanging="360"/>
          </w:pPr>
        </w:pPrChange>
      </w:pPr>
      <w:del w:id="8300"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301" w:author="VOYER Raphael" w:date="2021-06-16T11:15:00Z"/>
          <w:color w:val="7030A0"/>
        </w:rPr>
        <w:pPrChange w:id="8302" w:author="VOYER Raphael" w:date="2021-06-16T11:15:00Z">
          <w:pPr>
            <w:numPr>
              <w:ilvl w:val="1"/>
              <w:numId w:val="32"/>
            </w:numPr>
            <w:ind w:left="1440" w:hanging="360"/>
          </w:pPr>
        </w:pPrChange>
      </w:pPr>
      <w:del w:id="8303"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304" w:author="VOYER Raphael" w:date="2021-06-16T11:15:00Z"/>
          <w:color w:val="7030A0"/>
        </w:rPr>
        <w:pPrChange w:id="8305" w:author="VOYER Raphael" w:date="2021-06-16T11:15:00Z">
          <w:pPr>
            <w:numPr>
              <w:ilvl w:val="1"/>
              <w:numId w:val="32"/>
            </w:numPr>
            <w:ind w:left="1440" w:hanging="360"/>
          </w:pPr>
        </w:pPrChange>
      </w:pPr>
      <w:del w:id="8306"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307" w:author="VOYER Raphael" w:date="2021-06-16T11:15:00Z"/>
          <w:color w:val="7030A0"/>
        </w:rPr>
        <w:pPrChange w:id="8308" w:author="VOYER Raphael" w:date="2021-06-16T11:15:00Z">
          <w:pPr>
            <w:numPr>
              <w:ilvl w:val="1"/>
              <w:numId w:val="32"/>
            </w:numPr>
            <w:ind w:left="1440" w:hanging="360"/>
          </w:pPr>
        </w:pPrChange>
      </w:pPr>
      <w:del w:id="8309"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310" w:author="VOYER Raphael" w:date="2021-06-16T11:15:00Z"/>
          <w:color w:val="7030A0"/>
        </w:rPr>
        <w:pPrChange w:id="8311" w:author="VOYER Raphael" w:date="2021-06-16T11:15:00Z">
          <w:pPr>
            <w:ind w:left="1440"/>
          </w:pPr>
        </w:pPrChange>
      </w:pPr>
    </w:p>
    <w:p w14:paraId="51351E0B" w14:textId="77777777" w:rsidR="00343204" w:rsidDel="001111A8" w:rsidRDefault="00697356">
      <w:pPr>
        <w:pStyle w:val="Titre4"/>
        <w:rPr>
          <w:del w:id="8312" w:author="VOYER Raphael" w:date="2021-06-16T11:15:00Z"/>
          <w:color w:val="7030A0"/>
        </w:rPr>
        <w:pPrChange w:id="8313" w:author="VOYER Raphael" w:date="2021-06-16T11:15:00Z">
          <w:pPr>
            <w:ind w:left="1440"/>
          </w:pPr>
        </w:pPrChange>
      </w:pPr>
      <w:del w:id="8314"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EF0ADC" w:rsidRDefault="00EF0AD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EF0ADC" w:rsidRDefault="00EF0ADC"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EF0ADC" w:rsidRDefault="00EF0AD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EF0ADC" w:rsidRDefault="00EF0ADC" w:rsidP="00343204">
                        <w:r>
                          <w:t xml:space="preserve">  HAVLAN</w:t>
                        </w:r>
                      </w:p>
                    </w:txbxContent>
                  </v:textbox>
                </v:shape>
              </w:pict>
            </mc:Fallback>
          </mc:AlternateContent>
        </w:r>
      </w:del>
    </w:p>
    <w:p w14:paraId="7DCE75F1" w14:textId="77777777" w:rsidR="00343204" w:rsidDel="001111A8" w:rsidRDefault="004F358F">
      <w:pPr>
        <w:pStyle w:val="Titre4"/>
        <w:rPr>
          <w:del w:id="8315" w:author="VOYER Raphael" w:date="2021-06-16T11:15:00Z"/>
          <w:color w:val="7030A0"/>
        </w:rPr>
        <w:pPrChange w:id="8316" w:author="VOYER Raphael" w:date="2021-06-16T11:15:00Z">
          <w:pPr>
            <w:ind w:left="1440"/>
          </w:pPr>
        </w:pPrChange>
      </w:pPr>
      <w:del w:id="8317"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318" w:author="VOYER Raphael" w:date="2021-06-16T11:15:00Z"/>
          <w:color w:val="7030A0"/>
        </w:rPr>
        <w:pPrChange w:id="8319" w:author="VOYER Raphael" w:date="2021-06-16T11:15:00Z">
          <w:pPr>
            <w:ind w:left="1440"/>
          </w:pPr>
        </w:pPrChange>
      </w:pPr>
      <w:del w:id="8320"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EF0ADC" w:rsidRDefault="00EF0AD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EF0ADC" w:rsidRDefault="00EF0ADC"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321" w:author="VOYER Raphael" w:date="2021-06-16T11:15:00Z"/>
          <w:color w:val="7030A0"/>
        </w:rPr>
        <w:pPrChange w:id="8322" w:author="VOYER Raphael" w:date="2021-06-16T11:15:00Z">
          <w:pPr>
            <w:ind w:left="1440"/>
          </w:pPr>
        </w:pPrChange>
      </w:pPr>
    </w:p>
    <w:p w14:paraId="4740A452" w14:textId="77777777" w:rsidR="00343204" w:rsidDel="001111A8" w:rsidRDefault="004F358F">
      <w:pPr>
        <w:pStyle w:val="Titre4"/>
        <w:rPr>
          <w:del w:id="8323" w:author="VOYER Raphael" w:date="2021-06-16T11:15:00Z"/>
          <w:color w:val="7030A0"/>
        </w:rPr>
        <w:pPrChange w:id="8324" w:author="VOYER Raphael" w:date="2021-06-16T11:15:00Z">
          <w:pPr>
            <w:ind w:left="1440"/>
          </w:pPr>
        </w:pPrChange>
      </w:pPr>
      <w:del w:id="8325"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EF0ADC" w:rsidRPr="0019179E" w:rsidRDefault="00EF0AD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EF0ADC" w:rsidRPr="0019179E" w:rsidRDefault="00EF0AD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326" w:author="VOYER Raphael" w:date="2021-06-16T11:15:00Z"/>
          <w:color w:val="7030A0"/>
        </w:rPr>
        <w:pPrChange w:id="8327" w:author="VOYER Raphael" w:date="2021-06-16T11:15:00Z">
          <w:pPr>
            <w:ind w:left="1440"/>
          </w:pPr>
        </w:pPrChange>
      </w:pPr>
    </w:p>
    <w:p w14:paraId="35224F1A" w14:textId="77777777" w:rsidR="00343204" w:rsidDel="001111A8" w:rsidRDefault="00343204">
      <w:pPr>
        <w:pStyle w:val="Titre4"/>
        <w:rPr>
          <w:del w:id="8328" w:author="VOYER Raphael" w:date="2021-06-16T11:15:00Z"/>
          <w:color w:val="7030A0"/>
        </w:rPr>
        <w:pPrChange w:id="8329" w:author="VOYER Raphael" w:date="2021-06-16T11:15:00Z">
          <w:pPr>
            <w:ind w:left="1440"/>
          </w:pPr>
        </w:pPrChange>
      </w:pPr>
    </w:p>
    <w:p w14:paraId="004162EE" w14:textId="77777777" w:rsidR="00343204" w:rsidDel="001111A8" w:rsidRDefault="00343204">
      <w:pPr>
        <w:pStyle w:val="Titre4"/>
        <w:rPr>
          <w:del w:id="8330" w:author="VOYER Raphael" w:date="2021-06-16T11:15:00Z"/>
          <w:color w:val="7030A0"/>
        </w:rPr>
        <w:pPrChange w:id="8331" w:author="VOYER Raphael" w:date="2021-06-16T11:15:00Z">
          <w:pPr>
            <w:ind w:left="1440"/>
          </w:pPr>
        </w:pPrChange>
      </w:pPr>
    </w:p>
    <w:p w14:paraId="677CE6B3" w14:textId="77777777" w:rsidR="00343204" w:rsidDel="001111A8" w:rsidRDefault="00343204">
      <w:pPr>
        <w:pStyle w:val="Titre4"/>
        <w:rPr>
          <w:del w:id="8332" w:author="VOYER Raphael" w:date="2021-06-16T11:15:00Z"/>
          <w:color w:val="7030A0"/>
        </w:rPr>
        <w:pPrChange w:id="8333" w:author="VOYER Raphael" w:date="2021-06-16T11:15:00Z">
          <w:pPr>
            <w:ind w:left="1440"/>
          </w:pPr>
        </w:pPrChange>
      </w:pPr>
    </w:p>
    <w:p w14:paraId="3DAB619B" w14:textId="77777777" w:rsidR="00343204" w:rsidDel="001111A8" w:rsidRDefault="00343204">
      <w:pPr>
        <w:pStyle w:val="Titre4"/>
        <w:rPr>
          <w:del w:id="8334" w:author="VOYER Raphael" w:date="2021-06-16T11:15:00Z"/>
          <w:color w:val="7030A0"/>
        </w:rPr>
        <w:pPrChange w:id="8335" w:author="VOYER Raphael" w:date="2021-06-16T11:15:00Z">
          <w:pPr>
            <w:ind w:left="1440"/>
          </w:pPr>
        </w:pPrChange>
      </w:pPr>
    </w:p>
    <w:p w14:paraId="72CC53D8" w14:textId="77777777" w:rsidR="00343204" w:rsidDel="001111A8" w:rsidRDefault="004F358F">
      <w:pPr>
        <w:pStyle w:val="Titre4"/>
        <w:rPr>
          <w:del w:id="8336" w:author="VOYER Raphael" w:date="2021-06-16T11:15:00Z"/>
          <w:color w:val="7030A0"/>
        </w:rPr>
        <w:pPrChange w:id="8337" w:author="VOYER Raphael" w:date="2021-06-16T11:15:00Z">
          <w:pPr>
            <w:ind w:left="1440"/>
          </w:pPr>
        </w:pPrChange>
      </w:pPr>
      <w:del w:id="8338"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339" w:author="VOYER Raphael" w:date="2021-06-16T11:15:00Z"/>
          <w:color w:val="7030A0"/>
        </w:rPr>
        <w:pPrChange w:id="8340" w:author="VOYER Raphael" w:date="2021-06-16T11:15:00Z">
          <w:pPr>
            <w:ind w:left="1440"/>
          </w:pPr>
        </w:pPrChange>
      </w:pPr>
      <w:del w:id="8341"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342" w:author="VOYER Raphael" w:date="2021-06-16T11:15:00Z"/>
          <w:color w:val="7030A0"/>
        </w:rPr>
        <w:pPrChange w:id="8343" w:author="VOYER Raphael" w:date="2021-06-16T11:15:00Z">
          <w:pPr>
            <w:ind w:left="1440"/>
          </w:pPr>
        </w:pPrChange>
      </w:pPr>
    </w:p>
    <w:p w14:paraId="54A38862" w14:textId="77777777" w:rsidR="00343204" w:rsidDel="001111A8" w:rsidRDefault="004F358F">
      <w:pPr>
        <w:pStyle w:val="Titre4"/>
        <w:rPr>
          <w:del w:id="8344" w:author="VOYER Raphael" w:date="2021-06-16T11:15:00Z"/>
          <w:color w:val="7030A0"/>
        </w:rPr>
        <w:pPrChange w:id="8345" w:author="VOYER Raphael" w:date="2021-06-16T11:15:00Z">
          <w:pPr>
            <w:ind w:left="1440"/>
          </w:pPr>
        </w:pPrChange>
      </w:pPr>
      <w:del w:id="8346"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EF0ADC" w:rsidRDefault="00EF0AD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EF0ADC" w:rsidRDefault="00EF0ADC"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EF0ADC" w:rsidRDefault="00EF0AD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EF0ADC" w:rsidRDefault="00EF0ADC"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347" w:author="VOYER Raphael" w:date="2021-06-16T11:15:00Z"/>
          <w:color w:val="7030A0"/>
        </w:rPr>
        <w:pPrChange w:id="8348" w:author="VOYER Raphael" w:date="2021-06-16T11:15:00Z">
          <w:pPr>
            <w:ind w:left="1440"/>
          </w:pPr>
        </w:pPrChange>
      </w:pPr>
      <w:del w:id="8349"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EF0ADC" w:rsidRDefault="00EF0AD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EF0ADC" w:rsidRDefault="00EF0AD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350" w:author="VOYER Raphael" w:date="2021-06-16T11:15:00Z"/>
          <w:color w:val="7030A0"/>
        </w:rPr>
        <w:pPrChange w:id="8351" w:author="VOYER Raphael" w:date="2021-06-16T11:15:00Z">
          <w:pPr>
            <w:ind w:left="1440"/>
          </w:pPr>
        </w:pPrChange>
      </w:pPr>
    </w:p>
    <w:p w14:paraId="30A08942" w14:textId="77777777" w:rsidR="00343204" w:rsidDel="001111A8" w:rsidRDefault="00343204">
      <w:pPr>
        <w:pStyle w:val="Titre4"/>
        <w:rPr>
          <w:del w:id="8352" w:author="VOYER Raphael" w:date="2021-06-16T11:15:00Z"/>
          <w:color w:val="7030A0"/>
        </w:rPr>
        <w:pPrChange w:id="8353" w:author="VOYER Raphael" w:date="2021-06-16T11:15:00Z">
          <w:pPr>
            <w:ind w:left="1440"/>
          </w:pPr>
        </w:pPrChange>
      </w:pPr>
    </w:p>
    <w:p w14:paraId="19BE6692" w14:textId="77777777" w:rsidR="00343204" w:rsidDel="001111A8" w:rsidRDefault="00343204">
      <w:pPr>
        <w:pStyle w:val="Titre4"/>
        <w:rPr>
          <w:del w:id="8354" w:author="VOYER Raphael" w:date="2021-06-16T11:15:00Z"/>
          <w:color w:val="7030A0"/>
        </w:rPr>
        <w:pPrChange w:id="8355" w:author="VOYER Raphael" w:date="2021-06-16T11:15:00Z">
          <w:pPr>
            <w:ind w:left="1440"/>
          </w:pPr>
        </w:pPrChange>
      </w:pPr>
    </w:p>
    <w:p w14:paraId="3871AE5B" w14:textId="77777777" w:rsidR="00343204" w:rsidDel="001111A8" w:rsidRDefault="004F358F">
      <w:pPr>
        <w:pStyle w:val="Titre4"/>
        <w:rPr>
          <w:del w:id="8356" w:author="VOYER Raphael" w:date="2021-06-16T11:15:00Z"/>
          <w:color w:val="7030A0"/>
        </w:rPr>
        <w:pPrChange w:id="8357" w:author="VOYER Raphael" w:date="2021-06-16T11:15:00Z">
          <w:pPr>
            <w:ind w:left="1440"/>
          </w:pPr>
        </w:pPrChange>
      </w:pPr>
      <w:del w:id="8358"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359" w:author="VOYER Raphael" w:date="2021-06-16T11:15:00Z"/>
          <w:color w:val="7030A0"/>
        </w:rPr>
        <w:pPrChange w:id="8360" w:author="VOYER Raphael" w:date="2021-06-16T11:15:00Z">
          <w:pPr>
            <w:ind w:left="1440"/>
          </w:pPr>
        </w:pPrChange>
      </w:pPr>
    </w:p>
    <w:p w14:paraId="6FF9F53D" w14:textId="77777777" w:rsidR="00343204" w:rsidRPr="00814F61" w:rsidDel="001111A8" w:rsidRDefault="00343204">
      <w:pPr>
        <w:pStyle w:val="Titre4"/>
        <w:rPr>
          <w:del w:id="8361" w:author="VOYER Raphael" w:date="2021-06-16T11:15:00Z"/>
          <w:color w:val="7030A0"/>
        </w:rPr>
        <w:pPrChange w:id="8362" w:author="VOYER Raphael" w:date="2021-06-16T11:15:00Z">
          <w:pPr>
            <w:ind w:left="1440"/>
          </w:pPr>
        </w:pPrChange>
      </w:pPr>
    </w:p>
    <w:p w14:paraId="6342084A" w14:textId="77777777" w:rsidR="00343204" w:rsidDel="001111A8" w:rsidRDefault="00343204">
      <w:pPr>
        <w:pStyle w:val="Titre4"/>
        <w:rPr>
          <w:del w:id="8363" w:author="VOYER Raphael" w:date="2021-06-16T11:15:00Z"/>
          <w:color w:val="7030A0"/>
        </w:rPr>
        <w:pPrChange w:id="8364" w:author="VOYER Raphael" w:date="2021-06-16T11:15:00Z">
          <w:pPr>
            <w:ind w:left="1440"/>
          </w:pPr>
        </w:pPrChange>
      </w:pPr>
    </w:p>
    <w:p w14:paraId="7744E4B5" w14:textId="77777777" w:rsidR="00343204" w:rsidDel="001111A8" w:rsidRDefault="00343204">
      <w:pPr>
        <w:pStyle w:val="Titre4"/>
        <w:rPr>
          <w:del w:id="8365" w:author="VOYER Raphael" w:date="2021-06-16T11:15:00Z"/>
          <w:color w:val="7030A0"/>
        </w:rPr>
        <w:pPrChange w:id="8366" w:author="VOYER Raphael" w:date="2021-06-16T11:15:00Z">
          <w:pPr>
            <w:ind w:left="1440"/>
          </w:pPr>
        </w:pPrChange>
      </w:pPr>
    </w:p>
    <w:p w14:paraId="2906EE30" w14:textId="77777777" w:rsidR="00343204" w:rsidDel="001111A8" w:rsidRDefault="00343204">
      <w:pPr>
        <w:pStyle w:val="Titre4"/>
        <w:rPr>
          <w:del w:id="8367" w:author="VOYER Raphael" w:date="2021-06-16T11:15:00Z"/>
          <w:color w:val="7030A0"/>
        </w:rPr>
        <w:pPrChange w:id="8368" w:author="VOYER Raphael" w:date="2021-06-16T11:15:00Z">
          <w:pPr>
            <w:ind w:left="1440"/>
          </w:pPr>
        </w:pPrChange>
      </w:pPr>
    </w:p>
    <w:p w14:paraId="09EC79CA" w14:textId="77777777" w:rsidR="00343204" w:rsidDel="001111A8" w:rsidRDefault="00343204">
      <w:pPr>
        <w:pStyle w:val="Titre4"/>
        <w:rPr>
          <w:del w:id="8369" w:author="VOYER Raphael" w:date="2021-06-16T11:15:00Z"/>
          <w:color w:val="7030A0"/>
        </w:rPr>
        <w:pPrChange w:id="8370" w:author="VOYER Raphael" w:date="2021-06-16T11:15:00Z">
          <w:pPr>
            <w:ind w:left="1440"/>
          </w:pPr>
        </w:pPrChange>
      </w:pPr>
    </w:p>
    <w:p w14:paraId="5008DF66" w14:textId="77777777" w:rsidR="00343204" w:rsidDel="001111A8" w:rsidRDefault="00343204">
      <w:pPr>
        <w:pStyle w:val="Titre4"/>
        <w:rPr>
          <w:del w:id="8371" w:author="VOYER Raphael" w:date="2021-06-16T11:15:00Z"/>
          <w:color w:val="7030A0"/>
        </w:rPr>
        <w:pPrChange w:id="8372" w:author="VOYER Raphael" w:date="2021-06-16T11:15:00Z">
          <w:pPr>
            <w:ind w:left="1440"/>
          </w:pPr>
        </w:pPrChange>
      </w:pPr>
    </w:p>
    <w:p w14:paraId="7F6F1B8D" w14:textId="77777777" w:rsidR="00343204" w:rsidDel="001111A8" w:rsidRDefault="00343204">
      <w:pPr>
        <w:pStyle w:val="Titre4"/>
        <w:rPr>
          <w:del w:id="8373" w:author="VOYER Raphael" w:date="2021-06-16T11:15:00Z"/>
          <w:color w:val="7030A0"/>
        </w:rPr>
        <w:pPrChange w:id="8374" w:author="VOYER Raphael" w:date="2021-06-16T11:15:00Z">
          <w:pPr>
            <w:ind w:left="1440"/>
          </w:pPr>
        </w:pPrChange>
      </w:pPr>
    </w:p>
    <w:p w14:paraId="6480E5B5" w14:textId="77777777" w:rsidR="00343204" w:rsidDel="001111A8" w:rsidRDefault="00343204">
      <w:pPr>
        <w:pStyle w:val="Titre4"/>
        <w:rPr>
          <w:del w:id="8375" w:author="VOYER Raphael" w:date="2021-06-16T11:15:00Z"/>
          <w:color w:val="7030A0"/>
        </w:rPr>
        <w:pPrChange w:id="8376" w:author="VOYER Raphael" w:date="2021-06-16T11:15:00Z">
          <w:pPr>
            <w:ind w:left="1440"/>
          </w:pPr>
        </w:pPrChange>
      </w:pPr>
    </w:p>
    <w:p w14:paraId="3FF949C3" w14:textId="77777777" w:rsidR="00343204" w:rsidDel="001111A8" w:rsidRDefault="00343204">
      <w:pPr>
        <w:pStyle w:val="Titre4"/>
        <w:rPr>
          <w:del w:id="8377" w:author="VOYER Raphael" w:date="2021-06-16T11:15:00Z"/>
          <w:color w:val="7030A0"/>
        </w:rPr>
        <w:pPrChange w:id="8378" w:author="VOYER Raphael" w:date="2021-06-16T11:15:00Z">
          <w:pPr>
            <w:ind w:left="1440"/>
          </w:pPr>
        </w:pPrChange>
      </w:pPr>
    </w:p>
    <w:p w14:paraId="598FA517" w14:textId="77777777" w:rsidR="00343204" w:rsidDel="001111A8" w:rsidRDefault="00343204">
      <w:pPr>
        <w:pStyle w:val="Titre4"/>
        <w:rPr>
          <w:del w:id="8379" w:author="VOYER Raphael" w:date="2021-06-16T11:15:00Z"/>
          <w:color w:val="7030A0"/>
        </w:rPr>
        <w:pPrChange w:id="8380" w:author="VOYER Raphael" w:date="2021-06-16T11:15:00Z">
          <w:pPr>
            <w:ind w:left="1440"/>
          </w:pPr>
        </w:pPrChange>
      </w:pPr>
    </w:p>
    <w:p w14:paraId="76BD48BB" w14:textId="77777777" w:rsidR="00343204" w:rsidDel="001111A8" w:rsidRDefault="00343204">
      <w:pPr>
        <w:pStyle w:val="Titre4"/>
        <w:rPr>
          <w:del w:id="8381" w:author="VOYER Raphael" w:date="2021-06-16T11:15:00Z"/>
          <w:color w:val="7030A0"/>
        </w:rPr>
        <w:pPrChange w:id="8382" w:author="VOYER Raphael" w:date="2021-06-16T11:15:00Z">
          <w:pPr>
            <w:ind w:left="1440"/>
          </w:pPr>
        </w:pPrChange>
      </w:pPr>
    </w:p>
    <w:p w14:paraId="569C24EB" w14:textId="77777777" w:rsidR="00343204" w:rsidDel="001111A8" w:rsidRDefault="00343204">
      <w:pPr>
        <w:pStyle w:val="Titre4"/>
        <w:rPr>
          <w:del w:id="8383" w:author="VOYER Raphael" w:date="2021-06-16T11:15:00Z"/>
          <w:color w:val="7030A0"/>
        </w:rPr>
        <w:pPrChange w:id="8384" w:author="VOYER Raphael" w:date="2021-06-16T11:15:00Z">
          <w:pPr>
            <w:ind w:left="1440"/>
          </w:pPr>
        </w:pPrChange>
      </w:pPr>
    </w:p>
    <w:p w14:paraId="3F41364B" w14:textId="77777777" w:rsidR="00343204" w:rsidDel="001111A8" w:rsidRDefault="00343204">
      <w:pPr>
        <w:pStyle w:val="Titre4"/>
        <w:rPr>
          <w:del w:id="8385" w:author="VOYER Raphael" w:date="2021-06-16T11:15:00Z"/>
          <w:color w:val="7030A0"/>
        </w:rPr>
        <w:pPrChange w:id="8386" w:author="VOYER Raphael" w:date="2021-06-16T11:15:00Z">
          <w:pPr>
            <w:ind w:left="1440"/>
          </w:pPr>
        </w:pPrChange>
      </w:pPr>
    </w:p>
    <w:p w14:paraId="43CCBCCE" w14:textId="77777777" w:rsidR="00343204" w:rsidDel="001111A8" w:rsidRDefault="00343204">
      <w:pPr>
        <w:pStyle w:val="Titre4"/>
        <w:rPr>
          <w:del w:id="8387" w:author="VOYER Raphael" w:date="2021-06-16T11:15:00Z"/>
          <w:color w:val="7030A0"/>
        </w:rPr>
        <w:pPrChange w:id="8388" w:author="VOYER Raphael" w:date="2021-06-16T11:15:00Z">
          <w:pPr>
            <w:ind w:left="1440"/>
          </w:pPr>
        </w:pPrChange>
      </w:pPr>
    </w:p>
    <w:p w14:paraId="2073F159" w14:textId="77777777" w:rsidR="00343204" w:rsidDel="001111A8" w:rsidRDefault="004F358F">
      <w:pPr>
        <w:pStyle w:val="Titre4"/>
        <w:rPr>
          <w:del w:id="8389" w:author="VOYER Raphael" w:date="2021-06-16T11:15:00Z"/>
          <w:color w:val="7030A0"/>
        </w:rPr>
        <w:pPrChange w:id="8390" w:author="VOYER Raphael" w:date="2021-06-16T11:15:00Z">
          <w:pPr>
            <w:ind w:left="1440"/>
          </w:pPr>
        </w:pPrChange>
      </w:pPr>
      <w:del w:id="8391"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392" w:author="VOYER Raphael" w:date="2021-06-16T11:15:00Z"/>
          <w:color w:val="7030A0"/>
        </w:rPr>
        <w:pPrChange w:id="8393" w:author="VOYER Raphael" w:date="2021-06-16T11:15:00Z">
          <w:pPr>
            <w:ind w:left="1440"/>
          </w:pPr>
        </w:pPrChange>
      </w:pPr>
    </w:p>
    <w:p w14:paraId="337C39EA" w14:textId="77777777" w:rsidR="00343204" w:rsidDel="001111A8" w:rsidRDefault="00343204">
      <w:pPr>
        <w:pStyle w:val="Titre4"/>
        <w:rPr>
          <w:del w:id="8394" w:author="VOYER Raphael" w:date="2021-06-16T11:15:00Z"/>
        </w:rPr>
        <w:pPrChange w:id="8395"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396" w:author="VOYER Raphael" w:date="2021-06-16T11:15:00Z"/>
          <w:color w:val="7030A0"/>
        </w:rPr>
        <w:pPrChange w:id="8397" w:author="VOYER Raphael" w:date="2021-06-16T11:15:00Z">
          <w:pPr>
            <w:ind w:left="1440"/>
          </w:pPr>
        </w:pPrChange>
      </w:pPr>
    </w:p>
    <w:p w14:paraId="42F4ADBC" w14:textId="77777777" w:rsidR="00E62AF1" w:rsidDel="001111A8" w:rsidRDefault="00FB15EB">
      <w:pPr>
        <w:pStyle w:val="Titre4"/>
        <w:rPr>
          <w:del w:id="8398" w:author="VOYER Raphael" w:date="2021-06-16T11:15:00Z"/>
        </w:rPr>
        <w:pPrChange w:id="8399" w:author="VOYER Raphael" w:date="2021-06-16T11:15:00Z">
          <w:pPr/>
        </w:pPrChange>
      </w:pPr>
      <w:del w:id="8400"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401" w:author="VOYER Raphael" w:date="2021-06-16T11:15:00Z"/>
        </w:rPr>
        <w:pPrChange w:id="8402" w:author="VOYER Raphael" w:date="2021-06-16T11:15:00Z">
          <w:pPr/>
        </w:pPrChange>
      </w:pPr>
    </w:p>
    <w:p w14:paraId="59EB654A" w14:textId="77777777" w:rsidR="00FB15EB" w:rsidDel="001111A8" w:rsidRDefault="00FB15EB">
      <w:pPr>
        <w:pStyle w:val="Titre4"/>
        <w:rPr>
          <w:del w:id="8403" w:author="VOYER Raphael" w:date="2021-06-16T11:15:00Z"/>
          <w:szCs w:val="18"/>
        </w:rPr>
        <w:pPrChange w:id="8404" w:author="VOYER Raphael" w:date="2021-06-16T11:15:00Z">
          <w:pPr>
            <w:pStyle w:val="SourceCode"/>
            <w:numPr>
              <w:numId w:val="68"/>
            </w:numPr>
            <w:tabs>
              <w:tab w:val="num" w:pos="810"/>
            </w:tabs>
            <w:ind w:left="810" w:hanging="360"/>
          </w:pPr>
        </w:pPrChange>
      </w:pPr>
      <w:del w:id="8405" w:author="VOYER Raphael" w:date="2021-06-16T11:15:00Z">
        <w:r w:rsidDel="001111A8">
          <w:rPr>
            <w:szCs w:val="18"/>
          </w:rPr>
          <w:delText>show server-cluster 1</w:delText>
        </w:r>
      </w:del>
    </w:p>
    <w:p w14:paraId="3699AC70" w14:textId="77777777" w:rsidR="00FB15EB" w:rsidDel="001111A8" w:rsidRDefault="00FB15EB">
      <w:pPr>
        <w:pStyle w:val="Titre4"/>
        <w:rPr>
          <w:del w:id="8406" w:author="VOYER Raphael" w:date="2021-06-16T11:15:00Z"/>
          <w:szCs w:val="18"/>
        </w:rPr>
        <w:pPrChange w:id="8407" w:author="VOYER Raphael" w:date="2021-06-16T11:15:00Z">
          <w:pPr>
            <w:pStyle w:val="SourceCode"/>
          </w:pPr>
        </w:pPrChange>
      </w:pPr>
      <w:del w:id="8408"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409" w:author="VOYER Raphael" w:date="2021-06-16T11:15:00Z"/>
          <w:szCs w:val="18"/>
        </w:rPr>
        <w:pPrChange w:id="8410" w:author="VOYER Raphael" w:date="2021-06-16T11:15:00Z">
          <w:pPr>
            <w:pStyle w:val="SourceCode"/>
          </w:pPr>
        </w:pPrChange>
      </w:pPr>
      <w:del w:id="8411"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412" w:author="VOYER Raphael" w:date="2021-06-16T11:15:00Z"/>
          <w:szCs w:val="18"/>
        </w:rPr>
        <w:pPrChange w:id="8413" w:author="VOYER Raphael" w:date="2021-06-16T11:15:00Z">
          <w:pPr>
            <w:pStyle w:val="SourceCode"/>
          </w:pPr>
        </w:pPrChange>
      </w:pPr>
      <w:del w:id="8414"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415" w:author="VOYER Raphael" w:date="2021-06-16T11:15:00Z"/>
          <w:szCs w:val="18"/>
        </w:rPr>
        <w:pPrChange w:id="8416" w:author="VOYER Raphael" w:date="2021-06-16T11:15:00Z">
          <w:pPr>
            <w:pStyle w:val="SourceCode"/>
          </w:pPr>
        </w:pPrChange>
      </w:pPr>
      <w:del w:id="8417"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418" w:author="VOYER Raphael" w:date="2021-06-16T11:15:00Z"/>
          <w:szCs w:val="18"/>
        </w:rPr>
        <w:pPrChange w:id="8419" w:author="VOYER Raphael" w:date="2021-06-16T11:15:00Z">
          <w:pPr>
            <w:pStyle w:val="SourceCode"/>
          </w:pPr>
        </w:pPrChange>
      </w:pPr>
      <w:del w:id="8420"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421" w:author="VOYER Raphael" w:date="2021-06-16T11:15:00Z"/>
          <w:szCs w:val="18"/>
        </w:rPr>
        <w:pPrChange w:id="8422" w:author="VOYER Raphael" w:date="2021-06-16T11:15:00Z">
          <w:pPr>
            <w:pStyle w:val="SourceCode"/>
          </w:pPr>
        </w:pPrChange>
      </w:pPr>
      <w:del w:id="8423"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424" w:author="VOYER Raphael" w:date="2021-06-16T11:15:00Z"/>
          <w:szCs w:val="18"/>
        </w:rPr>
        <w:pPrChange w:id="8425" w:author="VOYER Raphael" w:date="2021-06-16T11:15:00Z">
          <w:pPr>
            <w:pStyle w:val="SourceCode"/>
          </w:pPr>
        </w:pPrChange>
      </w:pPr>
      <w:del w:id="8426"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427" w:author="VOYER Raphael" w:date="2021-06-16T11:15:00Z"/>
          <w:szCs w:val="18"/>
        </w:rPr>
        <w:pPrChange w:id="8428" w:author="VOYER Raphael" w:date="2021-06-16T11:15:00Z">
          <w:pPr>
            <w:pStyle w:val="SourceCode"/>
          </w:pPr>
        </w:pPrChange>
      </w:pPr>
      <w:del w:id="8429"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430" w:author="VOYER Raphael" w:date="2021-06-16T11:15:00Z"/>
          <w:color w:val="7030A0"/>
        </w:rPr>
        <w:pPrChange w:id="8431" w:author="VOYER Raphael" w:date="2021-06-16T11:15:00Z">
          <w:pPr>
            <w:ind w:left="1440"/>
          </w:pPr>
        </w:pPrChange>
      </w:pPr>
    </w:p>
    <w:p w14:paraId="7E43E2D6" w14:textId="77777777" w:rsidR="003B6313" w:rsidDel="001111A8" w:rsidRDefault="003B6313">
      <w:pPr>
        <w:pStyle w:val="Titre4"/>
        <w:rPr>
          <w:del w:id="8432" w:author="VOYER Raphael" w:date="2021-06-16T11:15:00Z"/>
        </w:rPr>
        <w:pPrChange w:id="8433" w:author="VOYER Raphael" w:date="2021-06-16T11:15:00Z">
          <w:pPr/>
        </w:pPrChange>
      </w:pPr>
    </w:p>
    <w:p w14:paraId="0D6220A2" w14:textId="77777777" w:rsidR="003B6313" w:rsidDel="001111A8" w:rsidRDefault="006156A7">
      <w:pPr>
        <w:pStyle w:val="Titre4"/>
        <w:rPr>
          <w:del w:id="8434" w:author="VOYER Raphael" w:date="2021-06-16T11:15:00Z"/>
        </w:rPr>
        <w:pPrChange w:id="8435" w:author="VOYER Raphael" w:date="2021-06-16T11:15:00Z">
          <w:pPr/>
        </w:pPrChange>
      </w:pPr>
      <w:del w:id="8436"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437" w:author="VOYER Raphael" w:date="2021-06-16T11:15:00Z"/>
        </w:rPr>
        <w:pPrChange w:id="8438" w:author="VOYER Raphael" w:date="2021-06-16T11:15:00Z">
          <w:pPr/>
        </w:pPrChange>
      </w:pPr>
    </w:p>
    <w:p w14:paraId="4A604264" w14:textId="77777777" w:rsidR="00BA6036" w:rsidRPr="002604CF" w:rsidDel="001111A8" w:rsidRDefault="006156A7">
      <w:pPr>
        <w:pStyle w:val="Titre4"/>
        <w:rPr>
          <w:del w:id="8439" w:author="VOYER Raphael" w:date="2021-06-16T11:15:00Z"/>
        </w:rPr>
        <w:pPrChange w:id="8440" w:author="VOYER Raphael" w:date="2021-06-16T11:15:00Z">
          <w:pPr/>
        </w:pPrChange>
      </w:pPr>
      <w:del w:id="8441"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442" w:author="VOYER Raphael" w:date="2021-06-16T11:15:00Z"/>
        </w:rPr>
        <w:pPrChange w:id="8443" w:author="VOYER Raphael" w:date="2021-06-16T11:15:00Z">
          <w:pPr/>
        </w:pPrChange>
      </w:pPr>
      <w:del w:id="8444"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445" w:author="VOYER Raphael" w:date="2021-06-16T11:15:00Z"/>
        </w:rPr>
        <w:pPrChange w:id="8446" w:author="VOYER Raphael" w:date="2021-06-16T11:15:00Z">
          <w:pPr/>
        </w:pPrChange>
      </w:pPr>
    </w:p>
    <w:p w14:paraId="75AEE52B" w14:textId="77777777" w:rsidR="002604CF" w:rsidDel="001111A8" w:rsidRDefault="00613335">
      <w:pPr>
        <w:pStyle w:val="Titre4"/>
        <w:rPr>
          <w:del w:id="8447" w:author="VOYER Raphael" w:date="2021-06-16T11:15:00Z"/>
        </w:rPr>
        <w:pPrChange w:id="8448" w:author="VOYER Raphael" w:date="2021-06-16T11:15:00Z">
          <w:pPr/>
        </w:pPrChange>
      </w:pPr>
      <w:del w:id="8449"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450" w:author="VOYER Raphael" w:date="2021-06-16T11:15:00Z"/>
        </w:rPr>
        <w:pPrChange w:id="8451" w:author="VOYER Raphael" w:date="2021-06-16T11:15:00Z">
          <w:pPr/>
        </w:pPrChange>
      </w:pPr>
      <w:del w:id="8452"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453" w:author="VOYER Raphael" w:date="2021-06-16T11:15:00Z"/>
          <w:rFonts w:cs="Arial"/>
          <w:sz w:val="32"/>
          <w:szCs w:val="32"/>
        </w:rPr>
        <w:pPrChange w:id="8454" w:author="VOYER Raphael" w:date="2021-06-16T11:15:00Z">
          <w:pPr/>
        </w:pPrChange>
      </w:pPr>
      <w:del w:id="8455"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EF0ADC" w:rsidRDefault="00EF0AD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EF0ADC" w:rsidRDefault="00EF0AD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EF0ADC" w:rsidRDefault="00EF0AD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EF0ADC" w:rsidRDefault="00EF0AD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EF0ADC" w:rsidRDefault="00EF0AD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EF0ADC" w:rsidRDefault="00EF0AD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EF0ADC" w:rsidRDefault="00EF0AD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EF0ADC" w:rsidRDefault="00EF0AD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EF0ADC" w:rsidRDefault="00EF0AD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EF0ADC" w:rsidRDefault="00EF0AD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EF0ADC" w:rsidRDefault="00EF0AD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EF0ADC" w:rsidRDefault="00EF0AD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EF0ADC" w:rsidRPr="00421BF8" w:rsidRDefault="00EF0AD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EF0ADC" w:rsidRDefault="00EF0AD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EF0ADC" w:rsidRDefault="00EF0AD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EF0ADC" w:rsidRDefault="00EF0AD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EF0ADC" w:rsidRDefault="00EF0AD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EF0ADC" w:rsidRDefault="00EF0AD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EF0ADC" w:rsidRDefault="00EF0AD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EF0ADC" w:rsidRDefault="00EF0AD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EF0ADC" w:rsidRDefault="00EF0AD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EF0ADC" w:rsidRDefault="00EF0AD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EF0ADC" w:rsidRDefault="00EF0AD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EF0ADC" w:rsidRDefault="00EF0AD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EF0ADC" w:rsidRDefault="00EF0ADC"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EF0ADC" w:rsidRDefault="00EF0ADC"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EF0ADC" w:rsidRDefault="00EF0ADC"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EF0ADC" w:rsidRDefault="00EF0ADC"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EF0ADC" w:rsidRDefault="00EF0ADC"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EF0ADC" w:rsidRDefault="00EF0ADC"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EF0ADC" w:rsidRDefault="00EF0ADC"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EF0ADC" w:rsidRDefault="00EF0ADC"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EF0ADC" w:rsidRDefault="00EF0ADC"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EF0ADC" w:rsidRDefault="00EF0ADC"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EF0ADC" w:rsidRDefault="00EF0ADC"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EF0ADC" w:rsidRDefault="00EF0ADC"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EF0ADC" w:rsidRPr="00421BF8" w:rsidRDefault="00EF0ADC"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EF0ADC" w:rsidRDefault="00EF0ADC"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EF0ADC" w:rsidRDefault="00EF0ADC"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EF0ADC" w:rsidRDefault="00EF0ADC"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EF0ADC" w:rsidRDefault="00EF0ADC"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EF0ADC" w:rsidRDefault="00EF0ADC"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EF0ADC" w:rsidRDefault="00EF0ADC"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EF0ADC" w:rsidRDefault="00EF0ADC"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EF0ADC" w:rsidRDefault="00EF0AD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EF0ADC" w:rsidRDefault="00EF0AD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EF0ADC" w:rsidRDefault="00EF0ADC"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EF0ADC" w:rsidRDefault="00EF0ADC"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456" w:author="VOYER Raphael" w:date="2021-06-16T11:15:00Z"/>
          <w:rFonts w:cs="Arial"/>
          <w:sz w:val="32"/>
          <w:szCs w:val="32"/>
        </w:rPr>
        <w:pPrChange w:id="8457" w:author="VOYER Raphael" w:date="2021-06-16T11:15:00Z">
          <w:pPr/>
        </w:pPrChange>
      </w:pPr>
    </w:p>
    <w:p w14:paraId="71F2B1D5" w14:textId="77777777" w:rsidR="000D7122" w:rsidDel="001111A8" w:rsidRDefault="000D7122">
      <w:pPr>
        <w:pStyle w:val="Titre4"/>
        <w:rPr>
          <w:del w:id="8458" w:author="VOYER Raphael" w:date="2021-06-16T11:15:00Z"/>
          <w:rFonts w:cs="Arial"/>
          <w:sz w:val="32"/>
          <w:szCs w:val="32"/>
        </w:rPr>
        <w:pPrChange w:id="8459" w:author="VOYER Raphael" w:date="2021-06-16T11:15:00Z">
          <w:pPr/>
        </w:pPrChange>
      </w:pPr>
    </w:p>
    <w:p w14:paraId="069D2794" w14:textId="77777777" w:rsidR="000D7122" w:rsidDel="001111A8" w:rsidRDefault="000D7122">
      <w:pPr>
        <w:pStyle w:val="Titre4"/>
        <w:rPr>
          <w:del w:id="8460" w:author="VOYER Raphael" w:date="2021-06-16T11:15:00Z"/>
          <w:rFonts w:cs="Arial"/>
          <w:sz w:val="32"/>
          <w:szCs w:val="32"/>
        </w:rPr>
        <w:pPrChange w:id="8461" w:author="VOYER Raphael" w:date="2021-06-16T11:15:00Z">
          <w:pPr/>
        </w:pPrChange>
      </w:pPr>
    </w:p>
    <w:p w14:paraId="5603FB28" w14:textId="77777777" w:rsidR="000D7122" w:rsidDel="001111A8" w:rsidRDefault="000D7122">
      <w:pPr>
        <w:pStyle w:val="Titre4"/>
        <w:rPr>
          <w:del w:id="8462" w:author="VOYER Raphael" w:date="2021-06-16T11:15:00Z"/>
          <w:rFonts w:cs="Arial"/>
          <w:sz w:val="32"/>
          <w:szCs w:val="32"/>
        </w:rPr>
        <w:pPrChange w:id="8463" w:author="VOYER Raphael" w:date="2021-06-16T11:15:00Z">
          <w:pPr/>
        </w:pPrChange>
      </w:pPr>
    </w:p>
    <w:p w14:paraId="71C715AE" w14:textId="77777777" w:rsidR="000D7122" w:rsidDel="001111A8" w:rsidRDefault="000D7122">
      <w:pPr>
        <w:pStyle w:val="Titre4"/>
        <w:rPr>
          <w:del w:id="8464" w:author="VOYER Raphael" w:date="2021-06-16T11:15:00Z"/>
          <w:rFonts w:cs="Arial"/>
          <w:sz w:val="32"/>
          <w:szCs w:val="32"/>
        </w:rPr>
        <w:pPrChange w:id="8465" w:author="VOYER Raphael" w:date="2021-06-16T11:15:00Z">
          <w:pPr/>
        </w:pPrChange>
      </w:pPr>
    </w:p>
    <w:p w14:paraId="7D97A07B" w14:textId="77777777" w:rsidR="000D7122" w:rsidDel="001111A8" w:rsidRDefault="000D7122">
      <w:pPr>
        <w:pStyle w:val="Titre4"/>
        <w:rPr>
          <w:del w:id="8466" w:author="VOYER Raphael" w:date="2021-06-16T11:15:00Z"/>
          <w:rFonts w:cs="Arial"/>
          <w:sz w:val="32"/>
          <w:szCs w:val="32"/>
        </w:rPr>
        <w:pPrChange w:id="8467" w:author="VOYER Raphael" w:date="2021-06-16T11:15:00Z">
          <w:pPr/>
        </w:pPrChange>
      </w:pPr>
    </w:p>
    <w:p w14:paraId="3CF47AA8" w14:textId="77777777" w:rsidR="000D7122" w:rsidDel="001111A8" w:rsidRDefault="000D7122">
      <w:pPr>
        <w:pStyle w:val="Titre4"/>
        <w:rPr>
          <w:del w:id="8468" w:author="VOYER Raphael" w:date="2021-06-16T11:15:00Z"/>
          <w:rFonts w:cs="Arial"/>
          <w:sz w:val="32"/>
          <w:szCs w:val="32"/>
        </w:rPr>
        <w:pPrChange w:id="8469" w:author="VOYER Raphael" w:date="2021-06-16T11:15:00Z">
          <w:pPr/>
        </w:pPrChange>
      </w:pPr>
    </w:p>
    <w:p w14:paraId="0A124F22" w14:textId="77777777" w:rsidR="000D7122" w:rsidDel="001111A8" w:rsidRDefault="000D7122">
      <w:pPr>
        <w:pStyle w:val="Titre4"/>
        <w:rPr>
          <w:del w:id="8470" w:author="VOYER Raphael" w:date="2021-06-16T11:15:00Z"/>
          <w:rFonts w:cs="Arial"/>
          <w:sz w:val="32"/>
          <w:szCs w:val="32"/>
        </w:rPr>
        <w:pPrChange w:id="8471" w:author="VOYER Raphael" w:date="2021-06-16T11:15:00Z">
          <w:pPr/>
        </w:pPrChange>
      </w:pPr>
    </w:p>
    <w:p w14:paraId="7B72857E" w14:textId="77777777" w:rsidR="000D7122" w:rsidDel="001111A8" w:rsidRDefault="000D7122">
      <w:pPr>
        <w:pStyle w:val="Titre4"/>
        <w:rPr>
          <w:del w:id="8472" w:author="VOYER Raphael" w:date="2021-06-16T11:15:00Z"/>
          <w:rFonts w:cs="Arial"/>
          <w:sz w:val="32"/>
          <w:szCs w:val="32"/>
        </w:rPr>
        <w:pPrChange w:id="8473" w:author="VOYER Raphael" w:date="2021-06-16T11:15:00Z">
          <w:pPr/>
        </w:pPrChange>
      </w:pPr>
    </w:p>
    <w:p w14:paraId="7378312D" w14:textId="77777777" w:rsidR="000D7122" w:rsidDel="001111A8" w:rsidRDefault="000D7122">
      <w:pPr>
        <w:pStyle w:val="Titre4"/>
        <w:rPr>
          <w:del w:id="8474" w:author="VOYER Raphael" w:date="2021-06-16T11:15:00Z"/>
          <w:rFonts w:cs="Arial"/>
          <w:sz w:val="32"/>
          <w:szCs w:val="32"/>
        </w:rPr>
        <w:pPrChange w:id="8475" w:author="VOYER Raphael" w:date="2021-06-16T11:15:00Z">
          <w:pPr/>
        </w:pPrChange>
      </w:pPr>
    </w:p>
    <w:p w14:paraId="650375AB" w14:textId="77777777" w:rsidR="000D7122" w:rsidDel="001111A8" w:rsidRDefault="000D7122">
      <w:pPr>
        <w:pStyle w:val="Titre4"/>
        <w:rPr>
          <w:del w:id="8476" w:author="VOYER Raphael" w:date="2021-06-16T11:15:00Z"/>
          <w:rFonts w:cs="Arial"/>
          <w:sz w:val="32"/>
          <w:szCs w:val="32"/>
        </w:rPr>
        <w:pPrChange w:id="8477" w:author="VOYER Raphael" w:date="2021-06-16T11:15:00Z">
          <w:pPr/>
        </w:pPrChange>
      </w:pPr>
    </w:p>
    <w:p w14:paraId="50C617BB" w14:textId="77777777" w:rsidR="000D7122" w:rsidDel="001111A8" w:rsidRDefault="000D7122">
      <w:pPr>
        <w:pStyle w:val="Titre4"/>
        <w:rPr>
          <w:del w:id="8478" w:author="VOYER Raphael" w:date="2021-06-16T11:15:00Z"/>
          <w:rFonts w:cs="Arial"/>
          <w:sz w:val="32"/>
          <w:szCs w:val="32"/>
        </w:rPr>
        <w:pPrChange w:id="8479" w:author="VOYER Raphael" w:date="2021-06-16T11:15:00Z">
          <w:pPr/>
        </w:pPrChange>
      </w:pPr>
    </w:p>
    <w:p w14:paraId="5A894F60" w14:textId="77777777" w:rsidR="000D7122" w:rsidDel="001111A8" w:rsidRDefault="000D7122">
      <w:pPr>
        <w:pStyle w:val="Titre4"/>
        <w:rPr>
          <w:del w:id="8480" w:author="VOYER Raphael" w:date="2021-06-16T11:15:00Z"/>
          <w:rFonts w:cs="Arial"/>
          <w:sz w:val="32"/>
          <w:szCs w:val="32"/>
        </w:rPr>
        <w:pPrChange w:id="8481" w:author="VOYER Raphael" w:date="2021-06-16T11:15:00Z">
          <w:pPr/>
        </w:pPrChange>
      </w:pPr>
    </w:p>
    <w:p w14:paraId="60B70C09" w14:textId="77777777" w:rsidR="000D7122" w:rsidDel="001111A8" w:rsidRDefault="000D7122">
      <w:pPr>
        <w:pStyle w:val="Titre4"/>
        <w:rPr>
          <w:del w:id="8482" w:author="VOYER Raphael" w:date="2021-06-16T11:15:00Z"/>
          <w:rFonts w:cs="Arial"/>
          <w:sz w:val="32"/>
          <w:szCs w:val="32"/>
        </w:rPr>
        <w:pPrChange w:id="8483" w:author="VOYER Raphael" w:date="2021-06-16T11:15:00Z">
          <w:pPr/>
        </w:pPrChange>
      </w:pPr>
    </w:p>
    <w:p w14:paraId="6955A044" w14:textId="77777777" w:rsidR="000D7122" w:rsidDel="001111A8" w:rsidRDefault="000D7122">
      <w:pPr>
        <w:pStyle w:val="Titre4"/>
        <w:rPr>
          <w:del w:id="8484" w:author="VOYER Raphael" w:date="2021-06-16T11:15:00Z"/>
          <w:rFonts w:cs="Arial"/>
          <w:sz w:val="32"/>
          <w:szCs w:val="32"/>
        </w:rPr>
        <w:pPrChange w:id="8485" w:author="VOYER Raphael" w:date="2021-06-16T11:15:00Z">
          <w:pPr/>
        </w:pPrChange>
      </w:pPr>
    </w:p>
    <w:p w14:paraId="14F2393B" w14:textId="77777777" w:rsidR="000D7122" w:rsidDel="001111A8" w:rsidRDefault="000D7122">
      <w:pPr>
        <w:pStyle w:val="Titre4"/>
        <w:rPr>
          <w:del w:id="8486" w:author="VOYER Raphael" w:date="2021-06-16T11:15:00Z"/>
          <w:rFonts w:cs="Arial"/>
          <w:sz w:val="32"/>
          <w:szCs w:val="32"/>
        </w:rPr>
        <w:pPrChange w:id="8487" w:author="VOYER Raphael" w:date="2021-06-16T11:15:00Z">
          <w:pPr/>
        </w:pPrChange>
      </w:pPr>
    </w:p>
    <w:p w14:paraId="2B8A4ED2" w14:textId="77777777" w:rsidR="000D7122" w:rsidDel="001111A8" w:rsidRDefault="000D7122">
      <w:pPr>
        <w:pStyle w:val="Titre4"/>
        <w:rPr>
          <w:del w:id="8488" w:author="VOYER Raphael" w:date="2021-06-16T11:15:00Z"/>
          <w:rFonts w:cs="Arial"/>
          <w:sz w:val="32"/>
          <w:szCs w:val="32"/>
        </w:rPr>
        <w:pPrChange w:id="8489" w:author="VOYER Raphael" w:date="2021-06-16T11:15:00Z">
          <w:pPr/>
        </w:pPrChange>
      </w:pPr>
    </w:p>
    <w:p w14:paraId="73FEA594" w14:textId="77777777" w:rsidR="000D7122" w:rsidDel="001111A8" w:rsidRDefault="000D7122">
      <w:pPr>
        <w:pStyle w:val="Titre4"/>
        <w:rPr>
          <w:del w:id="8490" w:author="VOYER Raphael" w:date="2021-06-16T11:15:00Z"/>
          <w:rFonts w:cs="Arial"/>
          <w:sz w:val="32"/>
          <w:szCs w:val="32"/>
        </w:rPr>
        <w:pPrChange w:id="8491" w:author="VOYER Raphael" w:date="2021-06-16T11:15:00Z">
          <w:pPr/>
        </w:pPrChange>
      </w:pPr>
    </w:p>
    <w:p w14:paraId="0B231010" w14:textId="77777777" w:rsidR="000D7122" w:rsidDel="001111A8" w:rsidRDefault="000D7122">
      <w:pPr>
        <w:pStyle w:val="Titre4"/>
        <w:rPr>
          <w:del w:id="8492" w:author="VOYER Raphael" w:date="2021-06-16T11:15:00Z"/>
          <w:rFonts w:cs="Arial"/>
          <w:sz w:val="32"/>
          <w:szCs w:val="32"/>
        </w:rPr>
        <w:pPrChange w:id="8493" w:author="VOYER Raphael" w:date="2021-06-16T11:15:00Z">
          <w:pPr/>
        </w:pPrChange>
      </w:pPr>
    </w:p>
    <w:p w14:paraId="5B2BDB80" w14:textId="77777777" w:rsidR="000D7122" w:rsidDel="001111A8" w:rsidRDefault="000D7122">
      <w:pPr>
        <w:pStyle w:val="Titre4"/>
        <w:rPr>
          <w:del w:id="8494" w:author="VOYER Raphael" w:date="2021-06-16T11:15:00Z"/>
          <w:rFonts w:cs="Arial"/>
          <w:sz w:val="32"/>
          <w:szCs w:val="32"/>
        </w:rPr>
        <w:pPrChange w:id="8495" w:author="VOYER Raphael" w:date="2021-06-16T11:15:00Z">
          <w:pPr/>
        </w:pPrChange>
      </w:pPr>
    </w:p>
    <w:p w14:paraId="3C90A55A" w14:textId="77777777" w:rsidR="000D7122" w:rsidDel="001111A8" w:rsidRDefault="000D7122">
      <w:pPr>
        <w:pStyle w:val="Titre4"/>
        <w:rPr>
          <w:del w:id="8496" w:author="VOYER Raphael" w:date="2021-06-16T11:15:00Z"/>
          <w:rFonts w:cs="Arial"/>
          <w:sz w:val="32"/>
          <w:szCs w:val="32"/>
        </w:rPr>
        <w:pPrChange w:id="8497" w:author="VOYER Raphael" w:date="2021-06-16T11:15:00Z">
          <w:pPr/>
        </w:pPrChange>
      </w:pPr>
    </w:p>
    <w:p w14:paraId="14243E19" w14:textId="77777777" w:rsidR="000D7122" w:rsidDel="001111A8" w:rsidRDefault="000D7122">
      <w:pPr>
        <w:pStyle w:val="Titre4"/>
        <w:rPr>
          <w:del w:id="8498" w:author="VOYER Raphael" w:date="2021-06-16T11:15:00Z"/>
          <w:rFonts w:cs="Arial"/>
          <w:sz w:val="32"/>
          <w:szCs w:val="32"/>
        </w:rPr>
        <w:pPrChange w:id="8499" w:author="VOYER Raphael" w:date="2021-06-16T11:15:00Z">
          <w:pPr/>
        </w:pPrChange>
      </w:pPr>
    </w:p>
    <w:p w14:paraId="4D6EF4BC" w14:textId="77777777" w:rsidR="000D7122" w:rsidDel="001111A8" w:rsidRDefault="000D7122">
      <w:pPr>
        <w:pStyle w:val="Titre4"/>
        <w:rPr>
          <w:del w:id="8500" w:author="VOYER Raphael" w:date="2021-06-16T11:15:00Z"/>
          <w:rFonts w:cs="Arial"/>
          <w:sz w:val="32"/>
          <w:szCs w:val="32"/>
        </w:rPr>
        <w:pPrChange w:id="8501" w:author="VOYER Raphael" w:date="2021-06-16T11:15:00Z">
          <w:pPr/>
        </w:pPrChange>
      </w:pPr>
    </w:p>
    <w:p w14:paraId="34AFBE38" w14:textId="77777777" w:rsidR="000D7122" w:rsidDel="001111A8" w:rsidRDefault="000D7122">
      <w:pPr>
        <w:pStyle w:val="Titre4"/>
        <w:rPr>
          <w:del w:id="8502" w:author="VOYER Raphael" w:date="2021-06-16T11:15:00Z"/>
          <w:rFonts w:cs="Arial"/>
          <w:sz w:val="32"/>
          <w:szCs w:val="32"/>
        </w:rPr>
        <w:pPrChange w:id="8503" w:author="VOYER Raphael" w:date="2021-06-16T11:15:00Z">
          <w:pPr/>
        </w:pPrChange>
      </w:pPr>
    </w:p>
    <w:p w14:paraId="55212FBA" w14:textId="77777777" w:rsidR="000D7122" w:rsidDel="001111A8" w:rsidRDefault="000D7122">
      <w:pPr>
        <w:pStyle w:val="Titre4"/>
        <w:rPr>
          <w:del w:id="8504" w:author="VOYER Raphael" w:date="2021-06-16T11:15:00Z"/>
          <w:rFonts w:cs="Arial"/>
          <w:sz w:val="32"/>
          <w:szCs w:val="32"/>
        </w:rPr>
        <w:pPrChange w:id="8505" w:author="VOYER Raphael" w:date="2021-06-16T11:15:00Z">
          <w:pPr/>
        </w:pPrChange>
      </w:pPr>
    </w:p>
    <w:p w14:paraId="7530D40D" w14:textId="77777777" w:rsidR="000D7122" w:rsidDel="001111A8" w:rsidRDefault="000D7122">
      <w:pPr>
        <w:pStyle w:val="Titre4"/>
        <w:rPr>
          <w:del w:id="8506" w:author="VOYER Raphael" w:date="2021-06-16T11:15:00Z"/>
          <w:rFonts w:cs="Arial"/>
          <w:sz w:val="32"/>
          <w:szCs w:val="32"/>
        </w:rPr>
        <w:pPrChange w:id="8507" w:author="VOYER Raphael" w:date="2021-06-16T11:15:00Z">
          <w:pPr/>
        </w:pPrChange>
      </w:pPr>
    </w:p>
    <w:p w14:paraId="6D43DC9F" w14:textId="77777777" w:rsidR="000D7122" w:rsidDel="001111A8" w:rsidRDefault="000D7122">
      <w:pPr>
        <w:pStyle w:val="Titre4"/>
        <w:rPr>
          <w:del w:id="8508" w:author="VOYER Raphael" w:date="2021-06-16T11:15:00Z"/>
          <w:rFonts w:cs="Arial"/>
          <w:sz w:val="32"/>
          <w:szCs w:val="32"/>
        </w:rPr>
        <w:pPrChange w:id="8509" w:author="VOYER Raphael" w:date="2021-06-16T11:15:00Z">
          <w:pPr/>
        </w:pPrChange>
      </w:pPr>
    </w:p>
    <w:p w14:paraId="5F73C129" w14:textId="77777777" w:rsidR="000D7122" w:rsidDel="001111A8" w:rsidRDefault="000D7122">
      <w:pPr>
        <w:pStyle w:val="Titre4"/>
        <w:rPr>
          <w:del w:id="8510" w:author="VOYER Raphael" w:date="2021-06-16T11:15:00Z"/>
        </w:rPr>
        <w:pPrChange w:id="8511" w:author="VOYER Raphael" w:date="2021-06-16T11:15:00Z">
          <w:pPr/>
        </w:pPrChange>
      </w:pPr>
    </w:p>
    <w:p w14:paraId="76C63668" w14:textId="77777777" w:rsidR="000D7122" w:rsidDel="001111A8" w:rsidRDefault="000D7122">
      <w:pPr>
        <w:pStyle w:val="Titre4"/>
        <w:rPr>
          <w:del w:id="8512" w:author="VOYER Raphael" w:date="2021-06-16T11:15:00Z"/>
        </w:rPr>
        <w:pPrChange w:id="8513" w:author="VOYER Raphael" w:date="2021-06-16T11:15:00Z">
          <w:pPr/>
        </w:pPrChange>
      </w:pPr>
    </w:p>
    <w:p w14:paraId="2D221EEE" w14:textId="77777777" w:rsidR="000D7122" w:rsidDel="001111A8" w:rsidRDefault="000D7122">
      <w:pPr>
        <w:pStyle w:val="Titre4"/>
        <w:rPr>
          <w:del w:id="8514" w:author="VOYER Raphael" w:date="2021-06-16T11:15:00Z"/>
        </w:rPr>
        <w:pPrChange w:id="8515" w:author="VOYER Raphael" w:date="2021-06-16T11:15:00Z">
          <w:pPr/>
        </w:pPrChange>
      </w:pPr>
    </w:p>
    <w:p w14:paraId="110960B6" w14:textId="77777777" w:rsidR="000D7122" w:rsidDel="001111A8" w:rsidRDefault="000D7122">
      <w:pPr>
        <w:pStyle w:val="Titre4"/>
        <w:rPr>
          <w:del w:id="8516" w:author="VOYER Raphael" w:date="2021-06-16T11:15:00Z"/>
        </w:rPr>
        <w:pPrChange w:id="8517" w:author="VOYER Raphael" w:date="2021-06-16T11:15:00Z">
          <w:pPr/>
        </w:pPrChange>
      </w:pPr>
    </w:p>
    <w:p w14:paraId="2FCFEE33" w14:textId="77777777" w:rsidR="000D7122" w:rsidDel="001111A8" w:rsidRDefault="000D7122">
      <w:pPr>
        <w:pStyle w:val="Titre4"/>
        <w:rPr>
          <w:del w:id="8518" w:author="VOYER Raphael" w:date="2021-06-16T11:15:00Z"/>
        </w:rPr>
        <w:pPrChange w:id="8519" w:author="VOYER Raphael" w:date="2021-06-16T11:15:00Z">
          <w:pPr/>
        </w:pPrChange>
      </w:pPr>
    </w:p>
    <w:p w14:paraId="56F1EA53" w14:textId="77777777" w:rsidR="000D7122" w:rsidDel="001111A8" w:rsidRDefault="000D7122">
      <w:pPr>
        <w:pStyle w:val="Titre4"/>
        <w:rPr>
          <w:del w:id="8520" w:author="VOYER Raphael" w:date="2021-06-16T11:15:00Z"/>
        </w:rPr>
        <w:pPrChange w:id="8521" w:author="VOYER Raphael" w:date="2021-06-16T11:15:00Z">
          <w:pPr/>
        </w:pPrChange>
      </w:pPr>
    </w:p>
    <w:p w14:paraId="19B75D27" w14:textId="77777777" w:rsidR="000D7122" w:rsidDel="001111A8" w:rsidRDefault="004F358F">
      <w:pPr>
        <w:pStyle w:val="Titre4"/>
        <w:rPr>
          <w:del w:id="8522" w:author="VOYER Raphael" w:date="2021-06-16T11:15:00Z"/>
        </w:rPr>
        <w:pPrChange w:id="8523" w:author="VOYER Raphael" w:date="2021-06-16T11:15:00Z">
          <w:pPr/>
        </w:pPrChange>
      </w:pPr>
      <w:del w:id="8524"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EF0ADC" w:rsidRDefault="00EF0AD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EF0ADC" w:rsidRDefault="00EF0ADC"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525" w:author="VOYER Raphael" w:date="2021-06-16T11:15:00Z"/>
        </w:rPr>
        <w:pPrChange w:id="8526" w:author="VOYER Raphael" w:date="2021-06-16T11:15:00Z">
          <w:pPr/>
        </w:pPrChange>
      </w:pPr>
    </w:p>
    <w:p w14:paraId="27587644" w14:textId="77777777" w:rsidR="000D7122" w:rsidDel="001111A8" w:rsidRDefault="004F358F">
      <w:pPr>
        <w:pStyle w:val="Titre4"/>
        <w:rPr>
          <w:del w:id="8527" w:author="VOYER Raphael" w:date="2021-06-16T11:15:00Z"/>
        </w:rPr>
        <w:pPrChange w:id="8528" w:author="VOYER Raphael" w:date="2021-06-16T11:15:00Z">
          <w:pPr/>
        </w:pPrChange>
      </w:pPr>
      <w:del w:id="8529"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EF0ADC" w:rsidRDefault="00EF0AD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EF0ADC" w:rsidRDefault="00EF0AD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530" w:author="VOYER Raphael" w:date="2021-06-16T11:15:00Z"/>
        </w:rPr>
        <w:pPrChange w:id="8531" w:author="VOYER Raphael" w:date="2021-06-16T11:15:00Z">
          <w:pPr/>
        </w:pPrChange>
      </w:pPr>
    </w:p>
    <w:p w14:paraId="1B2D3291" w14:textId="77777777" w:rsidR="000D7122" w:rsidDel="001111A8" w:rsidRDefault="000D7122">
      <w:pPr>
        <w:pStyle w:val="Titre4"/>
        <w:rPr>
          <w:del w:id="8532" w:author="VOYER Raphael" w:date="2021-06-16T11:15:00Z"/>
        </w:rPr>
        <w:pPrChange w:id="8533" w:author="VOYER Raphael" w:date="2021-06-16T11:15:00Z">
          <w:pPr/>
        </w:pPrChange>
      </w:pPr>
    </w:p>
    <w:p w14:paraId="2FF9B0BB" w14:textId="77777777" w:rsidR="000D7122" w:rsidDel="001111A8" w:rsidRDefault="004F358F">
      <w:pPr>
        <w:pStyle w:val="Titre4"/>
        <w:rPr>
          <w:del w:id="8534" w:author="VOYER Raphael" w:date="2021-06-16T11:15:00Z"/>
        </w:rPr>
        <w:pPrChange w:id="8535" w:author="VOYER Raphael" w:date="2021-06-16T11:15:00Z">
          <w:pPr/>
        </w:pPrChange>
      </w:pPr>
      <w:del w:id="8536"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EF0ADC" w:rsidRDefault="00EF0AD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EF0ADC" w:rsidRDefault="00EF0AD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EF0ADC" w:rsidRDefault="00EF0AD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EF0ADC" w:rsidRDefault="00EF0AD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EF0ADC" w:rsidRDefault="00EF0AD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EF0ADC" w:rsidRDefault="00EF0AD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EF0ADC" w:rsidRDefault="00EF0AD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EF0ADC" w:rsidRDefault="00EF0ADC"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EF0ADC" w:rsidRDefault="00EF0ADC"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EF0ADC" w:rsidRDefault="00EF0ADC"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EF0ADC" w:rsidRDefault="00EF0ADC"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EF0ADC" w:rsidRDefault="00EF0ADC"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EF0ADC" w:rsidRDefault="00EF0ADC"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EF0ADC" w:rsidRDefault="00EF0ADC"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537" w:author="VOYER Raphael" w:date="2021-06-16T11:15:00Z"/>
        </w:rPr>
        <w:pPrChange w:id="8538" w:author="VOYER Raphael" w:date="2021-06-16T11:15:00Z">
          <w:pPr/>
        </w:pPrChange>
      </w:pPr>
    </w:p>
    <w:p w14:paraId="58727AA2" w14:textId="77777777" w:rsidR="000D7122" w:rsidDel="001111A8" w:rsidRDefault="000D7122">
      <w:pPr>
        <w:pStyle w:val="Titre4"/>
        <w:rPr>
          <w:del w:id="8539" w:author="VOYER Raphael" w:date="2021-06-16T11:15:00Z"/>
        </w:rPr>
        <w:pPrChange w:id="8540" w:author="VOYER Raphael" w:date="2021-06-16T11:15:00Z">
          <w:pPr/>
        </w:pPrChange>
      </w:pPr>
    </w:p>
    <w:p w14:paraId="3AD76EDF" w14:textId="77777777" w:rsidR="000D7122" w:rsidDel="001111A8" w:rsidRDefault="000D7122">
      <w:pPr>
        <w:pStyle w:val="Titre4"/>
        <w:rPr>
          <w:del w:id="8541" w:author="VOYER Raphael" w:date="2021-06-16T11:15:00Z"/>
        </w:rPr>
        <w:pPrChange w:id="8542" w:author="VOYER Raphael" w:date="2021-06-16T11:15:00Z">
          <w:pPr/>
        </w:pPrChange>
      </w:pPr>
    </w:p>
    <w:p w14:paraId="75C52891" w14:textId="77777777" w:rsidR="000D7122" w:rsidDel="001111A8" w:rsidRDefault="000D7122">
      <w:pPr>
        <w:pStyle w:val="Titre4"/>
        <w:rPr>
          <w:del w:id="8543" w:author="VOYER Raphael" w:date="2021-06-16T11:15:00Z"/>
        </w:rPr>
        <w:pPrChange w:id="8544" w:author="VOYER Raphael" w:date="2021-06-16T11:15:00Z">
          <w:pPr/>
        </w:pPrChange>
      </w:pPr>
    </w:p>
    <w:p w14:paraId="27B22E6D" w14:textId="77777777" w:rsidR="000D7122" w:rsidDel="001111A8" w:rsidRDefault="000D7122">
      <w:pPr>
        <w:pStyle w:val="Titre4"/>
        <w:rPr>
          <w:del w:id="8545" w:author="VOYER Raphael" w:date="2021-06-16T11:15:00Z"/>
        </w:rPr>
        <w:pPrChange w:id="8546" w:author="VOYER Raphael" w:date="2021-06-16T11:15:00Z">
          <w:pPr/>
        </w:pPrChange>
      </w:pPr>
    </w:p>
    <w:p w14:paraId="79ABC6DD" w14:textId="77777777" w:rsidR="000D7122" w:rsidDel="001111A8" w:rsidRDefault="000D7122">
      <w:pPr>
        <w:pStyle w:val="Titre4"/>
        <w:rPr>
          <w:del w:id="8547" w:author="VOYER Raphael" w:date="2021-06-16T11:15:00Z"/>
        </w:rPr>
        <w:pPrChange w:id="8548" w:author="VOYER Raphael" w:date="2021-06-16T11:15:00Z">
          <w:pPr/>
        </w:pPrChange>
      </w:pPr>
    </w:p>
    <w:p w14:paraId="4DF90020" w14:textId="77777777" w:rsidR="000D7122" w:rsidDel="001111A8" w:rsidRDefault="000D7122">
      <w:pPr>
        <w:pStyle w:val="Titre4"/>
        <w:rPr>
          <w:del w:id="8549" w:author="VOYER Raphael" w:date="2021-06-16T11:15:00Z"/>
        </w:rPr>
        <w:pPrChange w:id="8550" w:author="VOYER Raphael" w:date="2021-06-16T11:15:00Z">
          <w:pPr/>
        </w:pPrChange>
      </w:pPr>
    </w:p>
    <w:p w14:paraId="64869E92" w14:textId="77777777" w:rsidR="000D7122" w:rsidDel="001111A8" w:rsidRDefault="000D7122">
      <w:pPr>
        <w:pStyle w:val="Titre4"/>
        <w:rPr>
          <w:del w:id="8551" w:author="VOYER Raphael" w:date="2021-06-16T11:15:00Z"/>
        </w:rPr>
        <w:pPrChange w:id="8552" w:author="VOYER Raphael" w:date="2021-06-16T11:15:00Z">
          <w:pPr/>
        </w:pPrChange>
      </w:pPr>
    </w:p>
    <w:p w14:paraId="1B7E23CE" w14:textId="77777777" w:rsidR="000D7122" w:rsidDel="001111A8" w:rsidRDefault="000D7122">
      <w:pPr>
        <w:pStyle w:val="Titre4"/>
        <w:rPr>
          <w:del w:id="8553" w:author="VOYER Raphael" w:date="2021-06-16T11:15:00Z"/>
        </w:rPr>
        <w:pPrChange w:id="8554" w:author="VOYER Raphael" w:date="2021-06-16T11:15:00Z">
          <w:pPr/>
        </w:pPrChange>
      </w:pPr>
    </w:p>
    <w:p w14:paraId="5130445E" w14:textId="77777777" w:rsidR="000D7122" w:rsidDel="001111A8" w:rsidRDefault="000D7122">
      <w:pPr>
        <w:pStyle w:val="Titre4"/>
        <w:rPr>
          <w:del w:id="8555" w:author="VOYER Raphael" w:date="2021-06-16T11:15:00Z"/>
        </w:rPr>
        <w:pPrChange w:id="8556" w:author="VOYER Raphael" w:date="2021-06-16T11:15:00Z">
          <w:pPr/>
        </w:pPrChange>
      </w:pPr>
    </w:p>
    <w:p w14:paraId="43BB9C45" w14:textId="77777777" w:rsidR="000D7122" w:rsidDel="001111A8" w:rsidRDefault="000D7122">
      <w:pPr>
        <w:pStyle w:val="Titre4"/>
        <w:rPr>
          <w:del w:id="8557" w:author="VOYER Raphael" w:date="2021-06-16T11:15:00Z"/>
        </w:rPr>
        <w:pPrChange w:id="8558" w:author="VOYER Raphael" w:date="2021-06-16T11:15:00Z">
          <w:pPr/>
        </w:pPrChange>
      </w:pPr>
    </w:p>
    <w:p w14:paraId="0F66DFE8" w14:textId="77777777" w:rsidR="000D7122" w:rsidDel="001111A8" w:rsidRDefault="000D7122">
      <w:pPr>
        <w:pStyle w:val="Titre4"/>
        <w:rPr>
          <w:del w:id="8559" w:author="VOYER Raphael" w:date="2021-06-16T11:15:00Z"/>
        </w:rPr>
        <w:pPrChange w:id="8560" w:author="VOYER Raphael" w:date="2021-06-16T11:15:00Z">
          <w:pPr/>
        </w:pPrChange>
      </w:pPr>
    </w:p>
    <w:p w14:paraId="78A87CC7" w14:textId="77777777" w:rsidR="000D7122" w:rsidDel="001111A8" w:rsidRDefault="000D7122">
      <w:pPr>
        <w:pStyle w:val="Titre4"/>
        <w:rPr>
          <w:del w:id="8561" w:author="VOYER Raphael" w:date="2021-06-16T11:15:00Z"/>
        </w:rPr>
        <w:pPrChange w:id="8562" w:author="VOYER Raphael" w:date="2021-06-16T11:15:00Z">
          <w:pPr/>
        </w:pPrChange>
      </w:pPr>
    </w:p>
    <w:p w14:paraId="72C7D2A7" w14:textId="77777777" w:rsidR="000D7122" w:rsidDel="001111A8" w:rsidRDefault="000D7122">
      <w:pPr>
        <w:pStyle w:val="Titre4"/>
        <w:rPr>
          <w:del w:id="8563" w:author="VOYER Raphael" w:date="2021-06-16T11:15:00Z"/>
        </w:rPr>
        <w:pPrChange w:id="8564" w:author="VOYER Raphael" w:date="2021-06-16T11:15:00Z">
          <w:pPr/>
        </w:pPrChange>
      </w:pPr>
    </w:p>
    <w:p w14:paraId="76E95450" w14:textId="77777777" w:rsidR="000D7122" w:rsidDel="001111A8" w:rsidRDefault="000D7122">
      <w:pPr>
        <w:pStyle w:val="Titre4"/>
        <w:rPr>
          <w:del w:id="8565" w:author="VOYER Raphael" w:date="2021-06-16T11:15:00Z"/>
        </w:rPr>
        <w:pPrChange w:id="8566" w:author="VOYER Raphael" w:date="2021-06-16T11:15:00Z">
          <w:pPr/>
        </w:pPrChange>
      </w:pPr>
    </w:p>
    <w:p w14:paraId="705486CF" w14:textId="77777777" w:rsidR="000D7122" w:rsidDel="001111A8" w:rsidRDefault="000D7122">
      <w:pPr>
        <w:pStyle w:val="Titre4"/>
        <w:rPr>
          <w:del w:id="8567" w:author="VOYER Raphael" w:date="2021-06-16T11:15:00Z"/>
        </w:rPr>
        <w:pPrChange w:id="8568" w:author="VOYER Raphael" w:date="2021-06-16T11:15:00Z">
          <w:pPr/>
        </w:pPrChange>
      </w:pPr>
    </w:p>
    <w:p w14:paraId="75C495E0" w14:textId="77777777" w:rsidR="000D7122" w:rsidDel="001111A8" w:rsidRDefault="000D7122">
      <w:pPr>
        <w:pStyle w:val="Titre4"/>
        <w:rPr>
          <w:del w:id="8569" w:author="VOYER Raphael" w:date="2021-06-16T11:15:00Z"/>
        </w:rPr>
        <w:pPrChange w:id="8570" w:author="VOYER Raphael" w:date="2021-06-16T11:15:00Z">
          <w:pPr/>
        </w:pPrChange>
      </w:pPr>
    </w:p>
    <w:p w14:paraId="11B6BB1F" w14:textId="77777777" w:rsidR="000D7122" w:rsidDel="001111A8" w:rsidRDefault="000D7122">
      <w:pPr>
        <w:pStyle w:val="Titre4"/>
        <w:rPr>
          <w:del w:id="8571" w:author="VOYER Raphael" w:date="2021-06-16T11:15:00Z"/>
        </w:rPr>
        <w:pPrChange w:id="8572" w:author="VOYER Raphael" w:date="2021-06-16T11:15:00Z">
          <w:pPr/>
        </w:pPrChange>
      </w:pPr>
    </w:p>
    <w:p w14:paraId="2A355AC5" w14:textId="77777777" w:rsidR="000D7122" w:rsidDel="001111A8" w:rsidRDefault="000D7122">
      <w:pPr>
        <w:pStyle w:val="Titre4"/>
        <w:rPr>
          <w:del w:id="8573" w:author="VOYER Raphael" w:date="2021-06-16T11:15:00Z"/>
        </w:rPr>
        <w:pPrChange w:id="8574" w:author="VOYER Raphael" w:date="2021-06-16T11:15:00Z">
          <w:pPr/>
        </w:pPrChange>
      </w:pPr>
    </w:p>
    <w:p w14:paraId="5BE80E7B" w14:textId="77777777" w:rsidR="000D7122" w:rsidDel="001111A8" w:rsidRDefault="000D7122">
      <w:pPr>
        <w:pStyle w:val="Titre4"/>
        <w:rPr>
          <w:del w:id="8575" w:author="VOYER Raphael" w:date="2021-06-16T11:15:00Z"/>
        </w:rPr>
        <w:pPrChange w:id="8576" w:author="VOYER Raphael" w:date="2021-06-16T11:15:00Z">
          <w:pPr/>
        </w:pPrChange>
      </w:pPr>
    </w:p>
    <w:p w14:paraId="7080797F" w14:textId="77777777" w:rsidR="000D7122" w:rsidDel="001111A8" w:rsidRDefault="000D7122">
      <w:pPr>
        <w:pStyle w:val="Titre4"/>
        <w:rPr>
          <w:del w:id="8577" w:author="VOYER Raphael" w:date="2021-06-16T11:15:00Z"/>
        </w:rPr>
        <w:pPrChange w:id="8578" w:author="VOYER Raphael" w:date="2021-06-16T11:15:00Z">
          <w:pPr/>
        </w:pPrChange>
      </w:pPr>
    </w:p>
    <w:p w14:paraId="0BC1DDCC" w14:textId="77777777" w:rsidR="000D7122" w:rsidDel="001111A8" w:rsidRDefault="000D7122">
      <w:pPr>
        <w:pStyle w:val="Titre4"/>
        <w:rPr>
          <w:del w:id="8579" w:author="VOYER Raphael" w:date="2021-06-16T11:15:00Z"/>
        </w:rPr>
        <w:pPrChange w:id="8580" w:author="VOYER Raphael" w:date="2021-06-16T11:15:00Z">
          <w:pPr/>
        </w:pPrChange>
      </w:pPr>
    </w:p>
    <w:p w14:paraId="27669AE0" w14:textId="77777777" w:rsidR="000D7122" w:rsidDel="001111A8" w:rsidRDefault="000D7122">
      <w:pPr>
        <w:pStyle w:val="Titre4"/>
        <w:rPr>
          <w:del w:id="8581" w:author="VOYER Raphael" w:date="2021-06-16T11:15:00Z"/>
        </w:rPr>
        <w:pPrChange w:id="8582" w:author="VOYER Raphael" w:date="2021-06-16T11:15:00Z">
          <w:pPr/>
        </w:pPrChange>
      </w:pPr>
    </w:p>
    <w:p w14:paraId="26504CF5" w14:textId="77777777" w:rsidR="000D7122" w:rsidDel="001111A8" w:rsidRDefault="00697356">
      <w:pPr>
        <w:pStyle w:val="Titre4"/>
        <w:rPr>
          <w:del w:id="8583" w:author="VOYER Raphael" w:date="2021-06-16T11:15:00Z"/>
        </w:rPr>
        <w:pPrChange w:id="8584" w:author="VOYER Raphael" w:date="2021-06-16T11:15:00Z">
          <w:pPr/>
        </w:pPrChange>
      </w:pPr>
      <w:del w:id="8585"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586" w:author="VOYER Raphael" w:date="2021-06-16T11:15:00Z"/>
        </w:rPr>
        <w:pPrChange w:id="8587" w:author="VOYER Raphael" w:date="2021-06-16T11:15:00Z">
          <w:pPr/>
        </w:pPrChange>
      </w:pPr>
    </w:p>
    <w:p w14:paraId="651895C8" w14:textId="77777777" w:rsidR="000D7122" w:rsidDel="001111A8" w:rsidRDefault="000D7122">
      <w:pPr>
        <w:pStyle w:val="Titre4"/>
        <w:rPr>
          <w:del w:id="8588" w:author="VOYER Raphael" w:date="2021-06-16T11:15:00Z"/>
        </w:rPr>
        <w:pPrChange w:id="8589" w:author="VOYER Raphael" w:date="2021-06-16T11:15:00Z">
          <w:pPr/>
        </w:pPrChange>
      </w:pPr>
    </w:p>
    <w:p w14:paraId="7B3709AC" w14:textId="77777777" w:rsidR="000D7122" w:rsidDel="001111A8" w:rsidRDefault="000D7122">
      <w:pPr>
        <w:pStyle w:val="Titre4"/>
        <w:rPr>
          <w:del w:id="8590" w:author="VOYER Raphael" w:date="2021-06-16T11:15:00Z"/>
        </w:rPr>
        <w:pPrChange w:id="8591" w:author="VOYER Raphael" w:date="2021-06-16T11:15:00Z">
          <w:pPr/>
        </w:pPrChange>
      </w:pPr>
    </w:p>
    <w:p w14:paraId="097AFA88" w14:textId="77777777" w:rsidR="000D7122" w:rsidDel="001111A8" w:rsidRDefault="004F358F">
      <w:pPr>
        <w:pStyle w:val="Titre4"/>
        <w:rPr>
          <w:del w:id="8592" w:author="VOYER Raphael" w:date="2021-06-16T11:15:00Z"/>
        </w:rPr>
        <w:pPrChange w:id="8593" w:author="VOYER Raphael" w:date="2021-06-16T11:15:00Z">
          <w:pPr/>
        </w:pPrChange>
      </w:pPr>
      <w:del w:id="8594"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EF0ADC" w:rsidRDefault="00EF0AD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EF0ADC" w:rsidRDefault="00EF0AD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EF0ADC" w:rsidRDefault="00EF0AD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EF0ADC" w:rsidRDefault="00EF0AD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EF0ADC" w:rsidRDefault="00EF0AD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EF0ADC" w:rsidRDefault="00EF0AD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EF0ADC" w:rsidRDefault="00EF0AD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EF0ADC" w:rsidRDefault="00EF0AD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EF0ADC" w:rsidRDefault="00EF0AD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EF0ADC" w:rsidRDefault="00EF0AD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EF0ADC" w:rsidRDefault="00EF0AD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EF0ADC" w:rsidRDefault="00EF0AD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EF0ADC" w:rsidRDefault="00EF0AD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EF0ADC" w:rsidRDefault="00EF0AD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EF0ADC" w:rsidRDefault="00EF0AD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EF0ADC" w:rsidRDefault="00EF0ADC"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EF0ADC" w:rsidRDefault="00EF0ADC"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EF0ADC" w:rsidRDefault="00EF0ADC"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EF0ADC" w:rsidRDefault="00EF0ADC"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EF0ADC" w:rsidRDefault="00EF0ADC"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EF0ADC" w:rsidRDefault="00EF0ADC"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EF0ADC" w:rsidRDefault="00EF0ADC"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EF0ADC" w:rsidRDefault="00EF0ADC"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EF0ADC" w:rsidRDefault="00EF0ADC"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EF0ADC" w:rsidRDefault="00EF0ADC"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EF0ADC" w:rsidRDefault="00EF0ADC"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EF0ADC" w:rsidRDefault="00EF0ADC"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EF0ADC" w:rsidRDefault="00EF0ADC"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EF0ADC" w:rsidRDefault="00EF0ADC"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EF0ADC" w:rsidRDefault="00EF0ADC" w:rsidP="00644A5D">
                          <w:r>
                            <w:t>Request to un-reserve the VIDX entry</w:t>
                          </w:r>
                        </w:p>
                      </w:txbxContent>
                    </v:textbox>
                  </v:shape>
                </v:group>
              </w:pict>
            </mc:Fallback>
          </mc:AlternateContent>
        </w:r>
      </w:del>
    </w:p>
    <w:p w14:paraId="4DE9EE60" w14:textId="77777777" w:rsidR="000D7122" w:rsidDel="001111A8" w:rsidRDefault="000D7122">
      <w:pPr>
        <w:pStyle w:val="Titre4"/>
        <w:rPr>
          <w:del w:id="8595" w:author="VOYER Raphael" w:date="2021-06-16T11:15:00Z"/>
        </w:rPr>
        <w:pPrChange w:id="8596" w:author="VOYER Raphael" w:date="2021-06-16T11:15:00Z">
          <w:pPr/>
        </w:pPrChange>
      </w:pPr>
    </w:p>
    <w:p w14:paraId="226AB0D8" w14:textId="77777777" w:rsidR="000D7122" w:rsidDel="001111A8" w:rsidRDefault="000D7122">
      <w:pPr>
        <w:pStyle w:val="Titre4"/>
        <w:rPr>
          <w:del w:id="8597" w:author="VOYER Raphael" w:date="2021-06-16T11:15:00Z"/>
        </w:rPr>
        <w:pPrChange w:id="8598" w:author="VOYER Raphael" w:date="2021-06-16T11:15:00Z">
          <w:pPr/>
        </w:pPrChange>
      </w:pPr>
    </w:p>
    <w:p w14:paraId="720F0B62" w14:textId="77777777" w:rsidR="000D7122" w:rsidDel="001111A8" w:rsidRDefault="000D7122">
      <w:pPr>
        <w:pStyle w:val="Titre4"/>
        <w:rPr>
          <w:del w:id="8599" w:author="VOYER Raphael" w:date="2021-06-16T11:15:00Z"/>
        </w:rPr>
        <w:pPrChange w:id="8600" w:author="VOYER Raphael" w:date="2021-06-16T11:15:00Z">
          <w:pPr/>
        </w:pPrChange>
      </w:pPr>
    </w:p>
    <w:p w14:paraId="4634A24A" w14:textId="77777777" w:rsidR="000D7122" w:rsidDel="001111A8" w:rsidRDefault="000D7122">
      <w:pPr>
        <w:pStyle w:val="Titre4"/>
        <w:rPr>
          <w:del w:id="8601" w:author="VOYER Raphael" w:date="2021-06-16T11:15:00Z"/>
        </w:rPr>
        <w:pPrChange w:id="8602" w:author="VOYER Raphael" w:date="2021-06-16T11:15:00Z">
          <w:pPr/>
        </w:pPrChange>
      </w:pPr>
    </w:p>
    <w:p w14:paraId="6C42DC1A" w14:textId="77777777" w:rsidR="000D7122" w:rsidDel="001111A8" w:rsidRDefault="000D7122">
      <w:pPr>
        <w:pStyle w:val="Titre4"/>
        <w:rPr>
          <w:del w:id="8603" w:author="VOYER Raphael" w:date="2021-06-16T11:15:00Z"/>
        </w:rPr>
        <w:pPrChange w:id="8604" w:author="VOYER Raphael" w:date="2021-06-16T11:15:00Z">
          <w:pPr/>
        </w:pPrChange>
      </w:pPr>
    </w:p>
    <w:p w14:paraId="5C02CEE0" w14:textId="77777777" w:rsidR="000D7122" w:rsidDel="001111A8" w:rsidRDefault="000D7122">
      <w:pPr>
        <w:pStyle w:val="Titre4"/>
        <w:rPr>
          <w:del w:id="8605" w:author="VOYER Raphael" w:date="2021-06-16T11:15:00Z"/>
        </w:rPr>
        <w:pPrChange w:id="8606" w:author="VOYER Raphael" w:date="2021-06-16T11:15:00Z">
          <w:pPr/>
        </w:pPrChange>
      </w:pPr>
    </w:p>
    <w:p w14:paraId="72C743E9" w14:textId="77777777" w:rsidR="000D7122" w:rsidDel="001111A8" w:rsidRDefault="000D7122">
      <w:pPr>
        <w:pStyle w:val="Titre4"/>
        <w:rPr>
          <w:del w:id="8607" w:author="VOYER Raphael" w:date="2021-06-16T11:15:00Z"/>
        </w:rPr>
        <w:pPrChange w:id="8608" w:author="VOYER Raphael" w:date="2021-06-16T11:15:00Z">
          <w:pPr/>
        </w:pPrChange>
      </w:pPr>
    </w:p>
    <w:p w14:paraId="618527FF" w14:textId="77777777" w:rsidR="000D7122" w:rsidDel="001111A8" w:rsidRDefault="000D7122">
      <w:pPr>
        <w:pStyle w:val="Titre4"/>
        <w:rPr>
          <w:del w:id="8609" w:author="VOYER Raphael" w:date="2021-06-16T11:15:00Z"/>
        </w:rPr>
        <w:pPrChange w:id="8610" w:author="VOYER Raphael" w:date="2021-06-16T11:15:00Z">
          <w:pPr/>
        </w:pPrChange>
      </w:pPr>
    </w:p>
    <w:p w14:paraId="4C5C4045" w14:textId="77777777" w:rsidR="000D7122" w:rsidDel="001111A8" w:rsidRDefault="000D7122">
      <w:pPr>
        <w:pStyle w:val="Titre4"/>
        <w:rPr>
          <w:del w:id="8611" w:author="VOYER Raphael" w:date="2021-06-16T11:15:00Z"/>
        </w:rPr>
        <w:pPrChange w:id="8612" w:author="VOYER Raphael" w:date="2021-06-16T11:15:00Z">
          <w:pPr/>
        </w:pPrChange>
      </w:pPr>
    </w:p>
    <w:p w14:paraId="0A1A80B8" w14:textId="77777777" w:rsidR="000D7122" w:rsidDel="001111A8" w:rsidRDefault="000D7122">
      <w:pPr>
        <w:pStyle w:val="Titre4"/>
        <w:rPr>
          <w:del w:id="8613" w:author="VOYER Raphael" w:date="2021-06-16T11:15:00Z"/>
        </w:rPr>
        <w:pPrChange w:id="8614" w:author="VOYER Raphael" w:date="2021-06-16T11:15:00Z">
          <w:pPr/>
        </w:pPrChange>
      </w:pPr>
    </w:p>
    <w:p w14:paraId="35C8CAAB" w14:textId="77777777" w:rsidR="000D7122" w:rsidDel="001111A8" w:rsidRDefault="000D7122">
      <w:pPr>
        <w:pStyle w:val="Titre4"/>
        <w:rPr>
          <w:del w:id="8615" w:author="VOYER Raphael" w:date="2021-06-16T11:15:00Z"/>
        </w:rPr>
        <w:pPrChange w:id="8616" w:author="VOYER Raphael" w:date="2021-06-16T11:15:00Z">
          <w:pPr/>
        </w:pPrChange>
      </w:pPr>
    </w:p>
    <w:p w14:paraId="7313C1F5" w14:textId="77777777" w:rsidR="000D7122" w:rsidDel="001111A8" w:rsidRDefault="000D7122">
      <w:pPr>
        <w:pStyle w:val="Titre4"/>
        <w:rPr>
          <w:del w:id="8617" w:author="VOYER Raphael" w:date="2021-06-16T11:15:00Z"/>
        </w:rPr>
        <w:pPrChange w:id="8618" w:author="VOYER Raphael" w:date="2021-06-16T11:15:00Z">
          <w:pPr/>
        </w:pPrChange>
      </w:pPr>
    </w:p>
    <w:p w14:paraId="5804CAEA" w14:textId="77777777" w:rsidR="000D7122" w:rsidDel="001111A8" w:rsidRDefault="000D7122">
      <w:pPr>
        <w:pStyle w:val="Titre4"/>
        <w:rPr>
          <w:del w:id="8619" w:author="VOYER Raphael" w:date="2021-06-16T11:15:00Z"/>
        </w:rPr>
        <w:pPrChange w:id="8620" w:author="VOYER Raphael" w:date="2021-06-16T11:15:00Z">
          <w:pPr/>
        </w:pPrChange>
      </w:pPr>
    </w:p>
    <w:p w14:paraId="4AE95709" w14:textId="77777777" w:rsidR="000D7122" w:rsidDel="001111A8" w:rsidRDefault="000D7122">
      <w:pPr>
        <w:pStyle w:val="Titre4"/>
        <w:rPr>
          <w:del w:id="8621" w:author="VOYER Raphael" w:date="2021-06-16T11:15:00Z"/>
        </w:rPr>
        <w:pPrChange w:id="8622" w:author="VOYER Raphael" w:date="2021-06-16T11:15:00Z">
          <w:pPr/>
        </w:pPrChange>
      </w:pPr>
    </w:p>
    <w:p w14:paraId="74BCE0EA" w14:textId="77777777" w:rsidR="000D7122" w:rsidDel="001111A8" w:rsidRDefault="000D7122">
      <w:pPr>
        <w:pStyle w:val="Titre4"/>
        <w:rPr>
          <w:del w:id="8623" w:author="VOYER Raphael" w:date="2021-06-16T11:15:00Z"/>
        </w:rPr>
        <w:pPrChange w:id="8624" w:author="VOYER Raphael" w:date="2021-06-16T11:15:00Z">
          <w:pPr/>
        </w:pPrChange>
      </w:pPr>
    </w:p>
    <w:p w14:paraId="0D0D5963" w14:textId="77777777" w:rsidR="000D7122" w:rsidDel="001111A8" w:rsidRDefault="000D7122">
      <w:pPr>
        <w:pStyle w:val="Titre4"/>
        <w:rPr>
          <w:del w:id="8625" w:author="VOYER Raphael" w:date="2021-06-16T11:15:00Z"/>
        </w:rPr>
        <w:pPrChange w:id="8626" w:author="VOYER Raphael" w:date="2021-06-16T11:15:00Z">
          <w:pPr/>
        </w:pPrChange>
      </w:pPr>
    </w:p>
    <w:p w14:paraId="542ADF7D" w14:textId="77777777" w:rsidR="000D7122" w:rsidDel="001111A8" w:rsidRDefault="000D7122">
      <w:pPr>
        <w:pStyle w:val="Titre4"/>
        <w:rPr>
          <w:del w:id="8627" w:author="VOYER Raphael" w:date="2021-06-16T11:15:00Z"/>
        </w:rPr>
        <w:pPrChange w:id="8628" w:author="VOYER Raphael" w:date="2021-06-16T11:15:00Z">
          <w:pPr/>
        </w:pPrChange>
      </w:pPr>
    </w:p>
    <w:p w14:paraId="0BCCA4EA" w14:textId="77777777" w:rsidR="000D7122" w:rsidDel="001111A8" w:rsidRDefault="000D7122">
      <w:pPr>
        <w:pStyle w:val="Titre4"/>
        <w:rPr>
          <w:del w:id="8629" w:author="VOYER Raphael" w:date="2021-06-16T11:15:00Z"/>
        </w:rPr>
        <w:pPrChange w:id="8630" w:author="VOYER Raphael" w:date="2021-06-16T11:15:00Z">
          <w:pPr/>
        </w:pPrChange>
      </w:pPr>
    </w:p>
    <w:p w14:paraId="44DF6B11" w14:textId="77777777" w:rsidR="000D7122" w:rsidDel="001111A8" w:rsidRDefault="000D7122">
      <w:pPr>
        <w:pStyle w:val="Titre4"/>
        <w:rPr>
          <w:del w:id="8631" w:author="VOYER Raphael" w:date="2021-06-16T11:15:00Z"/>
        </w:rPr>
        <w:pPrChange w:id="8632" w:author="VOYER Raphael" w:date="2021-06-16T11:15:00Z">
          <w:pPr/>
        </w:pPrChange>
      </w:pPr>
    </w:p>
    <w:p w14:paraId="4A1B3EA5" w14:textId="77777777" w:rsidR="000D7122" w:rsidDel="001111A8" w:rsidRDefault="000D7122">
      <w:pPr>
        <w:pStyle w:val="Titre4"/>
        <w:rPr>
          <w:del w:id="8633" w:author="VOYER Raphael" w:date="2021-06-16T11:15:00Z"/>
        </w:rPr>
        <w:pPrChange w:id="8634" w:author="VOYER Raphael" w:date="2021-06-16T11:15:00Z">
          <w:pPr/>
        </w:pPrChange>
      </w:pPr>
    </w:p>
    <w:p w14:paraId="123F271F" w14:textId="77777777" w:rsidR="000D7122" w:rsidDel="001111A8" w:rsidRDefault="000D7122">
      <w:pPr>
        <w:pStyle w:val="Titre4"/>
        <w:rPr>
          <w:del w:id="8635" w:author="VOYER Raphael" w:date="2021-06-16T11:15:00Z"/>
        </w:rPr>
        <w:pPrChange w:id="8636" w:author="VOYER Raphael" w:date="2021-06-16T11:15:00Z">
          <w:pPr/>
        </w:pPrChange>
      </w:pPr>
    </w:p>
    <w:p w14:paraId="1BCC8850" w14:textId="77777777" w:rsidR="000D7122" w:rsidDel="001111A8" w:rsidRDefault="000D7122">
      <w:pPr>
        <w:pStyle w:val="Titre4"/>
        <w:rPr>
          <w:del w:id="8637" w:author="VOYER Raphael" w:date="2021-06-16T11:15:00Z"/>
        </w:rPr>
        <w:pPrChange w:id="8638" w:author="VOYER Raphael" w:date="2021-06-16T11:15:00Z">
          <w:pPr/>
        </w:pPrChange>
      </w:pPr>
    </w:p>
    <w:p w14:paraId="10961372" w14:textId="77777777" w:rsidR="000D7122" w:rsidDel="001111A8" w:rsidRDefault="000D7122">
      <w:pPr>
        <w:pStyle w:val="Titre4"/>
        <w:rPr>
          <w:del w:id="8639" w:author="VOYER Raphael" w:date="2021-06-16T11:15:00Z"/>
        </w:rPr>
        <w:pPrChange w:id="8640" w:author="VOYER Raphael" w:date="2021-06-16T11:15:00Z">
          <w:pPr/>
        </w:pPrChange>
      </w:pPr>
    </w:p>
    <w:p w14:paraId="6874C099" w14:textId="77777777" w:rsidR="000D7122" w:rsidDel="001111A8" w:rsidRDefault="000D7122">
      <w:pPr>
        <w:pStyle w:val="Titre4"/>
        <w:rPr>
          <w:del w:id="8641" w:author="VOYER Raphael" w:date="2021-06-16T11:15:00Z"/>
        </w:rPr>
        <w:pPrChange w:id="8642" w:author="VOYER Raphael" w:date="2021-06-16T11:15:00Z">
          <w:pPr/>
        </w:pPrChange>
      </w:pPr>
    </w:p>
    <w:p w14:paraId="620D92A9" w14:textId="77777777" w:rsidR="000D7122" w:rsidDel="001111A8" w:rsidRDefault="000D7122">
      <w:pPr>
        <w:pStyle w:val="Titre4"/>
        <w:rPr>
          <w:del w:id="8643" w:author="VOYER Raphael" w:date="2021-06-16T11:15:00Z"/>
        </w:rPr>
        <w:pPrChange w:id="8644" w:author="VOYER Raphael" w:date="2021-06-16T11:15:00Z">
          <w:pPr/>
        </w:pPrChange>
      </w:pPr>
    </w:p>
    <w:p w14:paraId="3DC03882" w14:textId="77777777" w:rsidR="000D7122" w:rsidDel="001111A8" w:rsidRDefault="000D7122">
      <w:pPr>
        <w:pStyle w:val="Titre4"/>
        <w:rPr>
          <w:del w:id="8645" w:author="VOYER Raphael" w:date="2021-06-16T11:15:00Z"/>
        </w:rPr>
        <w:pPrChange w:id="8646" w:author="VOYER Raphael" w:date="2021-06-16T11:15:00Z">
          <w:pPr/>
        </w:pPrChange>
      </w:pPr>
    </w:p>
    <w:p w14:paraId="1244A846" w14:textId="77777777" w:rsidR="000D7122" w:rsidDel="001111A8" w:rsidRDefault="000D7122">
      <w:pPr>
        <w:pStyle w:val="Titre4"/>
        <w:rPr>
          <w:del w:id="8647" w:author="VOYER Raphael" w:date="2021-06-16T11:15:00Z"/>
        </w:rPr>
        <w:pPrChange w:id="8648" w:author="VOYER Raphael" w:date="2021-06-16T11:15:00Z">
          <w:pPr/>
        </w:pPrChange>
      </w:pPr>
    </w:p>
    <w:p w14:paraId="6EF83F1F" w14:textId="77777777" w:rsidR="000D7122" w:rsidDel="001111A8" w:rsidRDefault="004F358F">
      <w:pPr>
        <w:pStyle w:val="Titre4"/>
        <w:rPr>
          <w:del w:id="8649" w:author="VOYER Raphael" w:date="2021-06-16T11:15:00Z"/>
        </w:rPr>
        <w:pPrChange w:id="8650" w:author="VOYER Raphael" w:date="2021-06-16T11:15:00Z">
          <w:pPr/>
        </w:pPrChange>
      </w:pPr>
      <w:del w:id="8651"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EF0ADC" w:rsidRDefault="00EF0AD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EF0ADC" w:rsidRDefault="00EF0ADC"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652" w:author="VOYER Raphael" w:date="2021-06-16T11:15:00Z"/>
        </w:rPr>
        <w:pPrChange w:id="8653" w:author="VOYER Raphael" w:date="2021-06-16T11:15:00Z">
          <w:pPr/>
        </w:pPrChange>
      </w:pPr>
    </w:p>
    <w:p w14:paraId="76A8D807" w14:textId="77777777" w:rsidR="000D7122" w:rsidDel="001111A8" w:rsidRDefault="000D7122">
      <w:pPr>
        <w:pStyle w:val="Titre4"/>
        <w:rPr>
          <w:del w:id="8654" w:author="VOYER Raphael" w:date="2021-06-16T11:15:00Z"/>
        </w:rPr>
        <w:pPrChange w:id="8655" w:author="VOYER Raphael" w:date="2021-06-16T11:15:00Z">
          <w:pPr/>
        </w:pPrChange>
      </w:pPr>
    </w:p>
    <w:p w14:paraId="467478D5" w14:textId="77777777" w:rsidR="000D7122" w:rsidDel="001111A8" w:rsidRDefault="000D7122">
      <w:pPr>
        <w:pStyle w:val="Titre4"/>
        <w:rPr>
          <w:del w:id="8656" w:author="VOYER Raphael" w:date="2021-06-16T11:15:00Z"/>
        </w:rPr>
        <w:pPrChange w:id="8657" w:author="VOYER Raphael" w:date="2021-06-16T11:15:00Z">
          <w:pPr/>
        </w:pPrChange>
      </w:pPr>
    </w:p>
    <w:p w14:paraId="7D4C599E" w14:textId="77777777" w:rsidR="000D7122" w:rsidDel="001111A8" w:rsidRDefault="000D7122">
      <w:pPr>
        <w:pStyle w:val="Titre4"/>
        <w:rPr>
          <w:del w:id="8658" w:author="VOYER Raphael" w:date="2021-06-16T11:15:00Z"/>
        </w:rPr>
        <w:pPrChange w:id="8659" w:author="VOYER Raphael" w:date="2021-06-16T11:15:00Z">
          <w:pPr/>
        </w:pPrChange>
      </w:pPr>
    </w:p>
    <w:p w14:paraId="75170538" w14:textId="77777777" w:rsidR="000D7122" w:rsidDel="001111A8" w:rsidRDefault="000D7122">
      <w:pPr>
        <w:pStyle w:val="Titre4"/>
        <w:rPr>
          <w:del w:id="8660" w:author="VOYER Raphael" w:date="2021-06-16T11:15:00Z"/>
        </w:rPr>
        <w:pPrChange w:id="8661" w:author="VOYER Raphael" w:date="2021-06-16T11:15:00Z">
          <w:pPr/>
        </w:pPrChange>
      </w:pPr>
    </w:p>
    <w:p w14:paraId="0F303B3E" w14:textId="77777777" w:rsidR="000D7122" w:rsidDel="001111A8" w:rsidRDefault="000D7122">
      <w:pPr>
        <w:pStyle w:val="Titre4"/>
        <w:rPr>
          <w:del w:id="8662" w:author="VOYER Raphael" w:date="2021-06-16T11:15:00Z"/>
        </w:rPr>
        <w:pPrChange w:id="8663" w:author="VOYER Raphael" w:date="2021-06-16T11:15:00Z">
          <w:pPr/>
        </w:pPrChange>
      </w:pPr>
    </w:p>
    <w:p w14:paraId="485D83C7" w14:textId="77777777" w:rsidR="000D7122" w:rsidDel="001111A8" w:rsidRDefault="000D7122">
      <w:pPr>
        <w:pStyle w:val="Titre4"/>
        <w:rPr>
          <w:del w:id="8664" w:author="VOYER Raphael" w:date="2021-06-16T11:15:00Z"/>
        </w:rPr>
        <w:pPrChange w:id="8665" w:author="VOYER Raphael" w:date="2021-06-16T11:15:00Z">
          <w:pPr/>
        </w:pPrChange>
      </w:pPr>
    </w:p>
    <w:p w14:paraId="4695435B" w14:textId="77777777" w:rsidR="0020083D" w:rsidDel="001111A8" w:rsidRDefault="0020083D">
      <w:pPr>
        <w:pStyle w:val="Titre4"/>
        <w:rPr>
          <w:del w:id="8666" w:author="VOYER Raphael" w:date="2021-06-16T11:15:00Z"/>
        </w:rPr>
        <w:pPrChange w:id="8667" w:author="VOYER Raphael" w:date="2021-06-16T11:15:00Z">
          <w:pPr/>
        </w:pPrChange>
      </w:pPr>
    </w:p>
    <w:p w14:paraId="6745E0A2" w14:textId="77777777" w:rsidR="000D7122" w:rsidDel="001111A8" w:rsidRDefault="000D7122">
      <w:pPr>
        <w:pStyle w:val="Titre4"/>
        <w:rPr>
          <w:del w:id="8668" w:author="VOYER Raphael" w:date="2021-06-16T11:15:00Z"/>
        </w:rPr>
        <w:pPrChange w:id="8669" w:author="VOYER Raphael" w:date="2021-06-16T11:15:00Z">
          <w:pPr/>
        </w:pPrChange>
      </w:pPr>
    </w:p>
    <w:p w14:paraId="7EC79A3D" w14:textId="77777777" w:rsidR="00613335" w:rsidDel="001111A8" w:rsidRDefault="00613335">
      <w:pPr>
        <w:pStyle w:val="Titre4"/>
        <w:rPr>
          <w:del w:id="8670" w:author="VOYER Raphael" w:date="2021-06-16T11:15:00Z"/>
        </w:rPr>
        <w:pPrChange w:id="8671" w:author="VOYER Raphael" w:date="2021-06-16T11:15:00Z">
          <w:pPr/>
        </w:pPrChange>
      </w:pPr>
      <w:del w:id="8672"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673" w:author="VOYER Raphael" w:date="2021-06-16T11:15:00Z"/>
        </w:rPr>
        <w:pPrChange w:id="8674" w:author="VOYER Raphael" w:date="2021-06-16T11:15:00Z">
          <w:pPr/>
        </w:pPrChange>
      </w:pPr>
    </w:p>
    <w:p w14:paraId="075551A4" w14:textId="77777777" w:rsidR="00613335" w:rsidDel="001111A8" w:rsidRDefault="00613335">
      <w:pPr>
        <w:pStyle w:val="Titre4"/>
        <w:rPr>
          <w:del w:id="8675" w:author="VOYER Raphael" w:date="2021-06-16T11:15:00Z"/>
        </w:rPr>
        <w:pPrChange w:id="8676" w:author="VOYER Raphael" w:date="2021-06-16T11:15:00Z">
          <w:pPr/>
        </w:pPrChange>
      </w:pPr>
      <w:del w:id="8677"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678" w:author="VOYER Raphael" w:date="2021-06-16T11:15:00Z"/>
        </w:rPr>
        <w:pPrChange w:id="8679" w:author="VOYER Raphael" w:date="2021-06-16T11:15:00Z">
          <w:pPr/>
        </w:pPrChange>
      </w:pPr>
    </w:p>
    <w:p w14:paraId="2F20E0EC" w14:textId="77777777" w:rsidR="00613335" w:rsidDel="001111A8" w:rsidRDefault="00613335">
      <w:pPr>
        <w:pStyle w:val="Titre4"/>
        <w:rPr>
          <w:del w:id="8680" w:author="VOYER Raphael" w:date="2021-06-16T11:15:00Z"/>
        </w:rPr>
        <w:pPrChange w:id="8681" w:author="VOYER Raphael" w:date="2021-06-16T11:15:00Z">
          <w:pPr/>
        </w:pPrChange>
      </w:pPr>
      <w:del w:id="8682"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683" w:author="VOYER Raphael" w:date="2021-06-16T11:15:00Z"/>
        </w:rPr>
        <w:pPrChange w:id="8684" w:author="VOYER Raphael" w:date="2021-06-16T11:15:00Z">
          <w:pPr/>
        </w:pPrChange>
      </w:pPr>
    </w:p>
    <w:p w14:paraId="071B1572" w14:textId="77777777" w:rsidR="00613335" w:rsidDel="001111A8" w:rsidRDefault="00613335">
      <w:pPr>
        <w:pStyle w:val="Titre4"/>
        <w:rPr>
          <w:del w:id="8685" w:author="VOYER Raphael" w:date="2021-06-16T11:15:00Z"/>
        </w:rPr>
        <w:pPrChange w:id="8686" w:author="VOYER Raphael" w:date="2021-06-16T11:15:00Z">
          <w:pPr/>
        </w:pPrChange>
      </w:pPr>
      <w:del w:id="8687"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688" w:author="VOYER Raphael" w:date="2021-06-16T11:15:00Z"/>
        </w:rPr>
        <w:pPrChange w:id="8689" w:author="VOYER Raphael" w:date="2021-06-16T11:15:00Z">
          <w:pPr/>
        </w:pPrChange>
      </w:pPr>
      <w:del w:id="8690" w:author="VOYER Raphael" w:date="2021-06-16T11:15:00Z">
        <w:r w:rsidDel="001111A8">
          <w:rPr>
            <w:b w:val="0"/>
          </w:rPr>
          <w:delText xml:space="preserve"> </w:delText>
        </w:r>
      </w:del>
    </w:p>
    <w:p w14:paraId="1CC03529" w14:textId="77777777" w:rsidR="00613335" w:rsidDel="001111A8" w:rsidRDefault="00613335">
      <w:pPr>
        <w:pStyle w:val="Titre4"/>
        <w:rPr>
          <w:del w:id="8691" w:author="VOYER Raphael" w:date="2021-06-16T11:15:00Z"/>
          <w:rFonts w:cs="Arial"/>
          <w:sz w:val="32"/>
          <w:szCs w:val="32"/>
        </w:rPr>
        <w:pPrChange w:id="8692" w:author="VOYER Raphael" w:date="2021-06-16T11:15:00Z">
          <w:pPr/>
        </w:pPrChange>
      </w:pPr>
      <w:del w:id="8693"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694"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717" w:author="VOYER Raphael" w:date="2021-07-07T10:50:00Z">
            <w:sectPr w:rsidR="00613335" w:rsidDel="001111A8" w:rsidSect="00401A87">
              <w:type w:val="nextPage"/>
              <w:pgMar w:top="1440" w:right="1080" w:bottom="1440" w:left="1800" w:header="720" w:footer="720" w:gutter="0"/>
              <w:titlePg w:val="0"/>
            </w:sectPr>
          </w:sectPrChange>
        </w:sectPr>
        <w:pPrChange w:id="8718" w:author="VOYER Raphael" w:date="2021-06-16T11:15:00Z">
          <w:pPr/>
        </w:pPrChange>
      </w:pPr>
    </w:p>
    <w:p w14:paraId="43DFCE3C" w14:textId="77777777" w:rsidR="00613335" w:rsidDel="001111A8" w:rsidRDefault="00613335">
      <w:pPr>
        <w:pStyle w:val="Titre4"/>
        <w:rPr>
          <w:del w:id="8719" w:author="VOYER Raphael" w:date="2021-06-16T11:15:00Z"/>
          <w:rFonts w:cs="Arial"/>
          <w:sz w:val="32"/>
          <w:szCs w:val="32"/>
        </w:rPr>
        <w:pPrChange w:id="8720" w:author="VOYER Raphael" w:date="2021-06-16T11:15:00Z">
          <w:pPr/>
        </w:pPrChange>
      </w:pPr>
    </w:p>
    <w:p w14:paraId="7BF79DBF" w14:textId="77777777" w:rsidR="00613335" w:rsidDel="001111A8" w:rsidRDefault="00613335">
      <w:pPr>
        <w:pStyle w:val="Titre4"/>
        <w:rPr>
          <w:del w:id="8721" w:author="VOYER Raphael" w:date="2021-06-16T11:15:00Z"/>
        </w:rPr>
        <w:pPrChange w:id="8722" w:author="VOYER Raphael" w:date="2021-06-16T11:15:00Z">
          <w:pPr/>
        </w:pPrChange>
      </w:pPr>
      <w:del w:id="8723"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724"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725" w:author="VOYER Raphael" w:date="2021-06-16T11:15:00Z"/>
                <w:rFonts w:ascii="Calibri" w:hAnsi="Calibri" w:cs="Calibri"/>
                <w:color w:val="000000"/>
                <w:sz w:val="22"/>
                <w:szCs w:val="22"/>
                <w:lang w:bidi="hi-IN"/>
              </w:rPr>
              <w:pPrChange w:id="8726" w:author="VOYER Raphael" w:date="2021-06-16T11:15:00Z">
                <w:pPr>
                  <w:jc w:val="center"/>
                </w:pPr>
              </w:pPrChange>
            </w:pPr>
            <w:del w:id="8727"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728" w:author="VOYER Raphael" w:date="2021-06-16T11:15:00Z"/>
                <w:rFonts w:ascii="Calibri" w:hAnsi="Calibri" w:cs="Calibri"/>
                <w:color w:val="000000"/>
                <w:sz w:val="22"/>
                <w:szCs w:val="22"/>
                <w:lang w:bidi="hi-IN"/>
              </w:rPr>
              <w:pPrChange w:id="8729" w:author="VOYER Raphael" w:date="2021-06-16T11:15:00Z">
                <w:pPr>
                  <w:jc w:val="center"/>
                </w:pPr>
              </w:pPrChange>
            </w:pPr>
            <w:del w:id="8730"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731" w:author="VOYER Raphael" w:date="2021-06-16T11:15:00Z"/>
                <w:rFonts w:ascii="Calibri" w:hAnsi="Calibri" w:cs="Calibri"/>
                <w:color w:val="000000"/>
                <w:sz w:val="22"/>
                <w:szCs w:val="22"/>
                <w:lang w:bidi="hi-IN"/>
              </w:rPr>
              <w:pPrChange w:id="8732" w:author="VOYER Raphael" w:date="2021-06-16T11:15:00Z">
                <w:pPr>
                  <w:jc w:val="center"/>
                </w:pPr>
              </w:pPrChange>
            </w:pPr>
            <w:del w:id="8733"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734" w:author="VOYER Raphael" w:date="2021-06-16T11:15:00Z"/>
                <w:rFonts w:ascii="Calibri" w:hAnsi="Calibri" w:cs="Calibri"/>
                <w:color w:val="000000"/>
                <w:sz w:val="22"/>
                <w:szCs w:val="22"/>
                <w:lang w:bidi="hi-IN"/>
              </w:rPr>
              <w:pPrChange w:id="8735" w:author="VOYER Raphael" w:date="2021-06-16T11:15:00Z">
                <w:pPr>
                  <w:jc w:val="center"/>
                </w:pPr>
              </w:pPrChange>
            </w:pPr>
            <w:del w:id="8736"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737"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738" w:author="VOYER Raphael" w:date="2021-06-16T11:15:00Z"/>
                <w:rFonts w:ascii="Calibri" w:hAnsi="Calibri" w:cs="Calibri"/>
                <w:color w:val="000000"/>
                <w:sz w:val="22"/>
                <w:szCs w:val="22"/>
                <w:lang w:bidi="hi-IN"/>
              </w:rPr>
              <w:pPrChange w:id="8739" w:author="VOYER Raphael" w:date="2021-06-16T11:15:00Z">
                <w:pPr>
                  <w:jc w:val="left"/>
                </w:pPr>
              </w:pPrChange>
            </w:pPr>
            <w:del w:id="8740"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741" w:author="VOYER Raphael" w:date="2021-06-16T11:15:00Z"/>
                <w:rFonts w:ascii="Calibri" w:hAnsi="Calibri" w:cs="Calibri"/>
                <w:color w:val="000000"/>
                <w:sz w:val="22"/>
                <w:szCs w:val="22"/>
                <w:lang w:bidi="hi-IN"/>
              </w:rPr>
              <w:pPrChange w:id="8742" w:author="VOYER Raphael" w:date="2021-06-16T11:15:00Z">
                <w:pPr>
                  <w:jc w:val="left"/>
                </w:pPr>
              </w:pPrChange>
            </w:pPr>
            <w:del w:id="8743"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744" w:author="VOYER Raphael" w:date="2021-06-16T11:15:00Z"/>
                <w:rFonts w:ascii="Calibri" w:hAnsi="Calibri" w:cs="Calibri"/>
                <w:color w:val="000000"/>
                <w:sz w:val="22"/>
                <w:szCs w:val="22"/>
                <w:lang w:bidi="hi-IN"/>
              </w:rPr>
              <w:pPrChange w:id="8745" w:author="VOYER Raphael" w:date="2021-06-16T11:15:00Z">
                <w:pPr>
                  <w:jc w:val="left"/>
                </w:pPr>
              </w:pPrChange>
            </w:pPr>
            <w:del w:id="8746"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747" w:author="VOYER Raphael" w:date="2021-06-16T11:15:00Z"/>
                <w:rFonts w:ascii="Calibri" w:hAnsi="Calibri" w:cs="Calibri"/>
                <w:color w:val="000000"/>
                <w:sz w:val="22"/>
                <w:szCs w:val="22"/>
                <w:lang w:bidi="hi-IN"/>
              </w:rPr>
              <w:pPrChange w:id="8748" w:author="VOYER Raphael" w:date="2021-06-16T11:15:00Z">
                <w:pPr>
                  <w:jc w:val="left"/>
                </w:pPr>
              </w:pPrChange>
            </w:pPr>
            <w:del w:id="8749"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750" w:author="VOYER Raphael" w:date="2021-06-16T11:15:00Z"/>
                <w:rFonts w:ascii="Calibri" w:hAnsi="Calibri" w:cs="Calibri"/>
                <w:color w:val="000000"/>
                <w:sz w:val="22"/>
                <w:szCs w:val="22"/>
                <w:lang w:bidi="hi-IN"/>
              </w:rPr>
              <w:pPrChange w:id="8751" w:author="VOYER Raphael" w:date="2021-06-16T11:15:00Z">
                <w:pPr/>
              </w:pPrChange>
            </w:pPr>
            <w:del w:id="8752"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753" w:author="VOYER Raphael" w:date="2021-06-16T11:15:00Z"/>
                <w:rFonts w:ascii="Calibri" w:hAnsi="Calibri" w:cs="Calibri"/>
                <w:color w:val="000000"/>
                <w:sz w:val="22"/>
                <w:szCs w:val="22"/>
                <w:lang w:bidi="hi-IN"/>
              </w:rPr>
              <w:pPrChange w:id="8754" w:author="VOYER Raphael" w:date="2021-06-16T11:15:00Z">
                <w:pPr>
                  <w:jc w:val="left"/>
                </w:pPr>
              </w:pPrChange>
            </w:pPr>
          </w:p>
        </w:tc>
      </w:tr>
      <w:tr w:rsidR="006A24B3" w:rsidRPr="002F3902" w:rsidDel="001111A8" w14:paraId="20FCB002" w14:textId="77777777" w:rsidTr="006A24B3">
        <w:trPr>
          <w:trHeight w:val="600"/>
          <w:del w:id="8755"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756" w:author="VOYER Raphael" w:date="2021-06-16T11:15:00Z"/>
                <w:rFonts w:ascii="Calibri" w:hAnsi="Calibri" w:cs="Calibri"/>
                <w:color w:val="000000"/>
                <w:sz w:val="22"/>
                <w:szCs w:val="22"/>
                <w:lang w:bidi="hi-IN"/>
              </w:rPr>
              <w:pPrChange w:id="8757" w:author="VOYER Raphael" w:date="2021-06-16T11:15:00Z">
                <w:pPr>
                  <w:jc w:val="left"/>
                </w:pPr>
              </w:pPrChange>
            </w:pPr>
            <w:del w:id="8758"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759" w:author="VOYER Raphael" w:date="2021-06-16T11:15:00Z"/>
                <w:rFonts w:ascii="Calibri" w:hAnsi="Calibri" w:cs="Calibri"/>
                <w:color w:val="000000"/>
                <w:sz w:val="22"/>
                <w:szCs w:val="22"/>
                <w:lang w:bidi="hi-IN"/>
              </w:rPr>
              <w:pPrChange w:id="8760" w:author="VOYER Raphael" w:date="2021-06-16T11:15:00Z">
                <w:pPr>
                  <w:jc w:val="left"/>
                </w:pPr>
              </w:pPrChange>
            </w:pPr>
            <w:del w:id="8761"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762" w:author="VOYER Raphael" w:date="2021-06-16T11:15:00Z"/>
                <w:rFonts w:ascii="Calibri" w:hAnsi="Calibri" w:cs="Calibri"/>
                <w:color w:val="000000"/>
                <w:sz w:val="22"/>
                <w:szCs w:val="22"/>
                <w:lang w:bidi="hi-IN"/>
              </w:rPr>
              <w:pPrChange w:id="8763" w:author="VOYER Raphael" w:date="2021-06-16T11:15:00Z">
                <w:pPr>
                  <w:jc w:val="left"/>
                </w:pPr>
              </w:pPrChange>
            </w:pPr>
            <w:del w:id="8764"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765" w:author="VOYER Raphael" w:date="2021-06-16T11:15:00Z"/>
                <w:rFonts w:ascii="Calibri" w:hAnsi="Calibri" w:cs="Calibri"/>
                <w:color w:val="000000"/>
                <w:sz w:val="22"/>
                <w:szCs w:val="22"/>
                <w:lang w:bidi="hi-IN"/>
              </w:rPr>
              <w:pPrChange w:id="8766" w:author="VOYER Raphael" w:date="2021-06-16T11:15:00Z">
                <w:pPr>
                  <w:jc w:val="left"/>
                </w:pPr>
              </w:pPrChange>
            </w:pPr>
            <w:del w:id="8767"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768" w:author="VOYER Raphael" w:date="2021-06-16T11:15:00Z"/>
                <w:rFonts w:ascii="Calibri" w:hAnsi="Calibri" w:cs="Calibri"/>
                <w:color w:val="000000"/>
                <w:sz w:val="22"/>
                <w:szCs w:val="22"/>
                <w:lang w:bidi="hi-IN"/>
              </w:rPr>
              <w:pPrChange w:id="8769" w:author="VOYER Raphael" w:date="2021-06-16T11:15:00Z">
                <w:pPr>
                  <w:jc w:val="left"/>
                </w:pPr>
              </w:pPrChange>
            </w:pPr>
            <w:del w:id="8770"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771"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772" w:author="VOYER Raphael" w:date="2021-06-16T11:15:00Z"/>
                <w:rFonts w:ascii="Calibri" w:hAnsi="Calibri" w:cs="Calibri"/>
                <w:color w:val="000000"/>
                <w:sz w:val="22"/>
                <w:szCs w:val="22"/>
                <w:lang w:bidi="hi-IN"/>
              </w:rPr>
              <w:pPrChange w:id="8773" w:author="VOYER Raphael" w:date="2021-06-16T11:15:00Z">
                <w:pPr>
                  <w:jc w:val="left"/>
                </w:pPr>
              </w:pPrChange>
            </w:pPr>
            <w:del w:id="8774"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775" w:author="VOYER Raphael" w:date="2021-06-16T11:15:00Z"/>
                <w:rFonts w:ascii="Calibri" w:hAnsi="Calibri" w:cs="Calibri"/>
                <w:color w:val="000000"/>
                <w:sz w:val="22"/>
                <w:szCs w:val="22"/>
                <w:lang w:bidi="hi-IN"/>
              </w:rPr>
              <w:pPrChange w:id="8776" w:author="VOYER Raphael" w:date="2021-06-16T11:15:00Z">
                <w:pPr>
                  <w:jc w:val="left"/>
                </w:pPr>
              </w:pPrChange>
            </w:pPr>
            <w:del w:id="8777"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778" w:author="VOYER Raphael" w:date="2021-06-16T11:15:00Z"/>
                <w:rFonts w:ascii="Calibri" w:hAnsi="Calibri" w:cs="Calibri"/>
                <w:color w:val="000000"/>
                <w:sz w:val="22"/>
                <w:szCs w:val="22"/>
                <w:lang w:bidi="hi-IN"/>
              </w:rPr>
              <w:pPrChange w:id="8779" w:author="VOYER Raphael" w:date="2021-06-16T11:15:00Z">
                <w:pPr>
                  <w:jc w:val="left"/>
                </w:pPr>
              </w:pPrChange>
            </w:pPr>
            <w:del w:id="8780"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781" w:author="VOYER Raphael" w:date="2021-06-16T11:15:00Z"/>
                <w:rFonts w:ascii="Calibri" w:hAnsi="Calibri" w:cs="Calibri"/>
                <w:color w:val="000000"/>
                <w:sz w:val="22"/>
                <w:szCs w:val="22"/>
                <w:lang w:bidi="hi-IN"/>
              </w:rPr>
              <w:pPrChange w:id="8782" w:author="VOYER Raphael" w:date="2021-06-16T11:15:00Z">
                <w:pPr>
                  <w:jc w:val="left"/>
                </w:pPr>
              </w:pPrChange>
            </w:pPr>
            <w:del w:id="8783"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784" w:author="VOYER Raphael" w:date="2021-06-16T11:15:00Z"/>
                <w:rFonts w:ascii="Calibri" w:hAnsi="Calibri" w:cs="Calibri"/>
                <w:color w:val="000000"/>
                <w:sz w:val="22"/>
                <w:szCs w:val="22"/>
                <w:lang w:bidi="hi-IN"/>
              </w:rPr>
              <w:pPrChange w:id="8785" w:author="VOYER Raphael" w:date="2021-06-16T11:15:00Z">
                <w:pPr>
                  <w:jc w:val="left"/>
                </w:pPr>
              </w:pPrChange>
            </w:pPr>
            <w:del w:id="8786"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787"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788" w:author="VOYER Raphael" w:date="2021-06-16T11:15:00Z"/>
                <w:rFonts w:ascii="Calibri" w:hAnsi="Calibri" w:cs="Calibri"/>
                <w:color w:val="000000"/>
                <w:sz w:val="22"/>
                <w:szCs w:val="22"/>
                <w:lang w:bidi="hi-IN"/>
              </w:rPr>
              <w:pPrChange w:id="8789" w:author="VOYER Raphael" w:date="2021-06-16T11:15:00Z">
                <w:pPr>
                  <w:jc w:val="left"/>
                </w:pPr>
              </w:pPrChange>
            </w:pPr>
            <w:del w:id="8790"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791" w:author="VOYER Raphael" w:date="2021-06-16T11:15:00Z"/>
                <w:rFonts w:ascii="Calibri" w:hAnsi="Calibri" w:cs="Calibri"/>
                <w:color w:val="000000"/>
                <w:sz w:val="22"/>
                <w:szCs w:val="22"/>
                <w:lang w:bidi="hi-IN"/>
              </w:rPr>
              <w:pPrChange w:id="8792" w:author="VOYER Raphael" w:date="2021-06-16T11:15:00Z">
                <w:pPr>
                  <w:jc w:val="left"/>
                </w:pPr>
              </w:pPrChange>
            </w:pPr>
            <w:del w:id="8793"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794" w:author="VOYER Raphael" w:date="2021-06-16T11:15:00Z"/>
                <w:rFonts w:ascii="Calibri" w:hAnsi="Calibri" w:cs="Calibri"/>
                <w:color w:val="000000"/>
                <w:sz w:val="22"/>
                <w:szCs w:val="22"/>
                <w:lang w:bidi="hi-IN"/>
                <w:rPrChange w:id="8795" w:author="VOYER Raphael" w:date="2021-07-07T15:02:00Z">
                  <w:rPr>
                    <w:del w:id="8796" w:author="VOYER Raphael" w:date="2021-06-16T11:15:00Z"/>
                    <w:rFonts w:ascii="Calibri" w:hAnsi="Calibri" w:cs="Calibri"/>
                    <w:color w:val="000000"/>
                    <w:sz w:val="22"/>
                    <w:szCs w:val="22"/>
                    <w:lang w:val="fr-FR" w:bidi="hi-IN"/>
                  </w:rPr>
                </w:rPrChange>
              </w:rPr>
              <w:pPrChange w:id="8797" w:author="VOYER Raphael" w:date="2021-06-16T11:15:00Z">
                <w:pPr>
                  <w:jc w:val="left"/>
                </w:pPr>
              </w:pPrChange>
            </w:pPr>
            <w:del w:id="8798" w:author="VOYER Raphael" w:date="2021-06-16T11:15:00Z">
              <w:r w:rsidRPr="005F7361" w:rsidDel="001111A8">
                <w:rPr>
                  <w:rFonts w:ascii="Calibri" w:hAnsi="Calibri" w:cs="Calibri"/>
                  <w:color w:val="000000"/>
                  <w:sz w:val="22"/>
                  <w:szCs w:val="22"/>
                  <w:lang w:bidi="hi-IN"/>
                  <w:rPrChange w:id="8799"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800" w:author="VOYER Raphael" w:date="2021-06-16T11:15:00Z"/>
                <w:rFonts w:ascii="Calibri" w:hAnsi="Calibri" w:cs="Calibri"/>
                <w:color w:val="000000"/>
                <w:sz w:val="22"/>
                <w:szCs w:val="22"/>
                <w:lang w:bidi="hi-IN"/>
              </w:rPr>
              <w:pPrChange w:id="8801" w:author="VOYER Raphael" w:date="2021-06-16T11:15:00Z">
                <w:pPr>
                  <w:jc w:val="left"/>
                </w:pPr>
              </w:pPrChange>
            </w:pPr>
            <w:del w:id="8802"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803" w:author="VOYER Raphael" w:date="2021-06-16T11:15:00Z"/>
                <w:rFonts w:ascii="Calibri" w:hAnsi="Calibri" w:cs="Calibri"/>
                <w:color w:val="000000"/>
                <w:sz w:val="22"/>
                <w:szCs w:val="22"/>
                <w:lang w:bidi="hi-IN"/>
              </w:rPr>
              <w:pPrChange w:id="8804" w:author="VOYER Raphael" w:date="2021-06-16T11:15:00Z">
                <w:pPr>
                  <w:jc w:val="left"/>
                </w:pPr>
              </w:pPrChange>
            </w:pPr>
            <w:del w:id="8805"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806"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807" w:author="VOYER Raphael" w:date="2021-06-16T11:15:00Z"/>
                <w:rFonts w:ascii="Calibri" w:hAnsi="Calibri" w:cs="Calibri"/>
                <w:color w:val="000000"/>
                <w:sz w:val="22"/>
                <w:szCs w:val="22"/>
                <w:lang w:bidi="hi-IN"/>
              </w:rPr>
              <w:pPrChange w:id="8808" w:author="VOYER Raphael" w:date="2021-06-16T11:15:00Z">
                <w:pPr>
                  <w:jc w:val="left"/>
                </w:pPr>
              </w:pPrChange>
            </w:pPr>
            <w:del w:id="8809"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810" w:author="VOYER Raphael" w:date="2021-06-16T11:15:00Z"/>
                <w:rFonts w:ascii="Calibri" w:hAnsi="Calibri" w:cs="Calibri"/>
                <w:color w:val="000000"/>
                <w:sz w:val="22"/>
                <w:szCs w:val="22"/>
                <w:lang w:bidi="hi-IN"/>
              </w:rPr>
              <w:pPrChange w:id="8811" w:author="VOYER Raphael" w:date="2021-06-16T11:15:00Z">
                <w:pPr>
                  <w:jc w:val="left"/>
                </w:pPr>
              </w:pPrChange>
            </w:pPr>
            <w:del w:id="8812"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813" w:author="VOYER Raphael" w:date="2021-06-16T11:15:00Z"/>
                <w:rFonts w:ascii="Calibri" w:hAnsi="Calibri" w:cs="Calibri"/>
                <w:color w:val="000000"/>
                <w:sz w:val="22"/>
                <w:szCs w:val="22"/>
                <w:lang w:bidi="hi-IN"/>
              </w:rPr>
              <w:pPrChange w:id="8814" w:author="VOYER Raphael" w:date="2021-06-16T11:15:00Z">
                <w:pPr>
                  <w:jc w:val="left"/>
                </w:pPr>
              </w:pPrChange>
            </w:pPr>
            <w:del w:id="8815"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8816" w:author="VOYER Raphael" w:date="2021-06-16T11:15:00Z"/>
                <w:lang w:bidi="hi-IN"/>
              </w:rPr>
              <w:pPrChange w:id="8817" w:author="VOYER Raphael" w:date="2021-06-16T11:15:00Z">
                <w:pPr/>
              </w:pPrChange>
            </w:pPr>
            <w:del w:id="8818"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8819" w:author="VOYER Raphael" w:date="2021-06-16T11:15:00Z"/>
                <w:lang w:bidi="hi-IN"/>
              </w:rPr>
              <w:pPrChange w:id="8820" w:author="VOYER Raphael" w:date="2021-06-16T11:15:00Z">
                <w:pPr/>
              </w:pPrChange>
            </w:pPr>
            <w:del w:id="8821"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8822" w:author="VOYER Raphael" w:date="2021-06-16T11:15:00Z"/>
                <w:rFonts w:ascii="Calibri" w:hAnsi="Calibri" w:cs="Calibri"/>
                <w:color w:val="000000"/>
                <w:sz w:val="22"/>
                <w:szCs w:val="22"/>
                <w:lang w:bidi="hi-IN"/>
              </w:rPr>
              <w:pPrChange w:id="8823" w:author="VOYER Raphael" w:date="2021-06-16T11:15:00Z">
                <w:pPr>
                  <w:jc w:val="left"/>
                </w:pPr>
              </w:pPrChange>
            </w:pPr>
          </w:p>
        </w:tc>
      </w:tr>
      <w:tr w:rsidR="006A24B3" w:rsidRPr="002F3902" w:rsidDel="001111A8" w14:paraId="69D8EBC2" w14:textId="77777777" w:rsidTr="006A24B3">
        <w:trPr>
          <w:trHeight w:val="1200"/>
          <w:del w:id="8824"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8825" w:author="VOYER Raphael" w:date="2021-06-16T11:15:00Z"/>
                <w:rFonts w:ascii="Calibri" w:hAnsi="Calibri" w:cs="Calibri"/>
                <w:color w:val="000000"/>
                <w:sz w:val="22"/>
                <w:szCs w:val="22"/>
                <w:lang w:bidi="hi-IN"/>
              </w:rPr>
              <w:pPrChange w:id="8826" w:author="VOYER Raphael" w:date="2021-06-16T11:15:00Z">
                <w:pPr>
                  <w:jc w:val="left"/>
                </w:pPr>
              </w:pPrChange>
            </w:pPr>
            <w:del w:id="8827"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8828" w:author="VOYER Raphael" w:date="2021-06-16T11:15:00Z"/>
                <w:rFonts w:ascii="Calibri" w:hAnsi="Calibri" w:cs="Calibri"/>
                <w:color w:val="000000"/>
                <w:sz w:val="22"/>
                <w:szCs w:val="22"/>
                <w:lang w:bidi="hi-IN"/>
              </w:rPr>
              <w:pPrChange w:id="8829" w:author="VOYER Raphael" w:date="2021-06-16T11:15:00Z">
                <w:pPr>
                  <w:jc w:val="left"/>
                </w:pPr>
              </w:pPrChange>
            </w:pPr>
            <w:del w:id="8830"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8831" w:author="VOYER Raphael" w:date="2021-06-16T11:15:00Z"/>
                <w:rFonts w:ascii="Calibri" w:hAnsi="Calibri" w:cs="Calibri"/>
                <w:color w:val="000000"/>
                <w:sz w:val="22"/>
                <w:szCs w:val="22"/>
                <w:lang w:bidi="hi-IN"/>
              </w:rPr>
              <w:pPrChange w:id="8832" w:author="VOYER Raphael" w:date="2021-06-16T11:15:00Z">
                <w:pPr>
                  <w:jc w:val="left"/>
                </w:pPr>
              </w:pPrChange>
            </w:pPr>
            <w:del w:id="8833"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8834" w:author="VOYER Raphael" w:date="2021-06-16T11:15:00Z"/>
                <w:lang w:bidi="hi-IN"/>
              </w:rPr>
              <w:pPrChange w:id="8835" w:author="VOYER Raphael" w:date="2021-06-16T11:15:00Z">
                <w:pPr/>
              </w:pPrChange>
            </w:pPr>
            <w:del w:id="8836"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8837" w:author="VOYER Raphael" w:date="2021-06-16T11:15:00Z"/>
                <w:lang w:bidi="hi-IN"/>
              </w:rPr>
              <w:pPrChange w:id="8838" w:author="VOYER Raphael" w:date="2021-06-16T11:15:00Z">
                <w:pPr/>
              </w:pPrChange>
            </w:pPr>
            <w:del w:id="8839"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8840" w:author="VOYER Raphael" w:date="2021-06-16T11:15:00Z"/>
                <w:lang w:bidi="hi-IN"/>
              </w:rPr>
              <w:pPrChange w:id="8841" w:author="VOYER Raphael" w:date="2021-06-16T11:15:00Z">
                <w:pPr/>
              </w:pPrChange>
            </w:pPr>
            <w:del w:id="8842"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8843" w:author="VOYER Raphael" w:date="2021-06-16T11:15:00Z"/>
                <w:lang w:bidi="hi-IN"/>
              </w:rPr>
              <w:pPrChange w:id="8844" w:author="VOYER Raphael" w:date="2021-06-16T11:15:00Z">
                <w:pPr/>
              </w:pPrChange>
            </w:pPr>
            <w:del w:id="8845"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8846" w:author="VOYER Raphael" w:date="2021-06-16T11:15:00Z"/>
                <w:lang w:bidi="hi-IN"/>
              </w:rPr>
              <w:pPrChange w:id="8847" w:author="VOYER Raphael" w:date="2021-06-16T11:15:00Z">
                <w:pPr/>
              </w:pPrChange>
            </w:pPr>
            <w:del w:id="8848"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8849" w:author="VOYER Raphael" w:date="2021-06-16T11:15:00Z"/>
                <w:lang w:bidi="hi-IN"/>
              </w:rPr>
              <w:pPrChange w:id="8850" w:author="VOYER Raphael" w:date="2021-06-16T11:15:00Z">
                <w:pPr>
                  <w:jc w:val="left"/>
                </w:pPr>
              </w:pPrChange>
            </w:pPr>
            <w:del w:id="8851"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8852" w:author="VOYER Raphael" w:date="2021-06-16T11:15:00Z"/>
                <w:lang w:bidi="hi-IN"/>
              </w:rPr>
              <w:pPrChange w:id="8853" w:author="VOYER Raphael" w:date="2021-06-16T11:15:00Z">
                <w:pPr>
                  <w:jc w:val="left"/>
                </w:pPr>
              </w:pPrChange>
            </w:pPr>
            <w:del w:id="8854"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8855" w:author="VOYER Raphael" w:date="2021-06-16T11:15:00Z"/>
                <w:rFonts w:ascii="Calibri" w:hAnsi="Calibri" w:cs="Calibri"/>
                <w:color w:val="000000"/>
                <w:sz w:val="22"/>
                <w:szCs w:val="22"/>
                <w:lang w:bidi="hi-IN"/>
              </w:rPr>
              <w:pPrChange w:id="8856" w:author="VOYER Raphael" w:date="2021-06-16T11:15:00Z">
                <w:pPr>
                  <w:jc w:val="left"/>
                </w:pPr>
              </w:pPrChange>
            </w:pPr>
          </w:p>
        </w:tc>
      </w:tr>
      <w:tr w:rsidR="006A24B3" w:rsidRPr="002F3902" w:rsidDel="001111A8" w14:paraId="7C8F8573" w14:textId="77777777" w:rsidTr="006A24B3">
        <w:trPr>
          <w:trHeight w:val="600"/>
          <w:del w:id="8857"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8858" w:author="VOYER Raphael" w:date="2021-06-16T11:15:00Z"/>
                <w:rFonts w:ascii="Calibri" w:hAnsi="Calibri" w:cs="Calibri"/>
                <w:color w:val="000000"/>
                <w:sz w:val="22"/>
                <w:szCs w:val="22"/>
                <w:lang w:bidi="hi-IN"/>
              </w:rPr>
              <w:pPrChange w:id="8859" w:author="VOYER Raphael" w:date="2021-06-16T11:15:00Z">
                <w:pPr>
                  <w:jc w:val="left"/>
                </w:pPr>
              </w:pPrChange>
            </w:pPr>
            <w:del w:id="8860"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8861" w:author="VOYER Raphael" w:date="2021-06-16T11:15:00Z"/>
                <w:rFonts w:ascii="Calibri" w:hAnsi="Calibri" w:cs="Calibri"/>
                <w:color w:val="000000"/>
                <w:sz w:val="22"/>
                <w:szCs w:val="22"/>
                <w:lang w:bidi="hi-IN"/>
              </w:rPr>
              <w:pPrChange w:id="8862" w:author="VOYER Raphael" w:date="2021-06-16T11:15:00Z">
                <w:pPr>
                  <w:jc w:val="left"/>
                </w:pPr>
              </w:pPrChange>
            </w:pPr>
            <w:del w:id="8863"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8864" w:author="VOYER Raphael" w:date="2021-06-16T11:15:00Z"/>
                <w:rFonts w:ascii="Calibri" w:hAnsi="Calibri" w:cs="Calibri"/>
                <w:color w:val="000000"/>
                <w:sz w:val="22"/>
                <w:szCs w:val="22"/>
                <w:lang w:bidi="hi-IN"/>
              </w:rPr>
              <w:pPrChange w:id="8865" w:author="VOYER Raphael" w:date="2021-06-16T11:15:00Z">
                <w:pPr>
                  <w:jc w:val="left"/>
                </w:pPr>
              </w:pPrChange>
            </w:pPr>
            <w:del w:id="8866"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8867" w:author="VOYER Raphael" w:date="2021-06-16T11:15:00Z"/>
                <w:rFonts w:ascii="Calibri" w:hAnsi="Calibri" w:cs="Calibri"/>
                <w:color w:val="000000"/>
                <w:sz w:val="22"/>
                <w:szCs w:val="22"/>
                <w:lang w:bidi="hi-IN"/>
              </w:rPr>
              <w:pPrChange w:id="8868" w:author="VOYER Raphael" w:date="2021-06-16T11:15:00Z">
                <w:pPr>
                  <w:jc w:val="left"/>
                </w:pPr>
              </w:pPrChange>
            </w:pPr>
            <w:del w:id="8869"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8870"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8871" w:author="VOYER Raphael" w:date="2021-06-16T11:15:00Z"/>
                <w:rFonts w:ascii="Calibri" w:hAnsi="Calibri" w:cs="Calibri"/>
                <w:color w:val="000000"/>
                <w:sz w:val="22"/>
                <w:szCs w:val="22"/>
                <w:lang w:bidi="hi-IN"/>
              </w:rPr>
              <w:pPrChange w:id="8872" w:author="VOYER Raphael" w:date="2021-06-16T11:15:00Z">
                <w:pPr>
                  <w:jc w:val="left"/>
                </w:pPr>
              </w:pPrChange>
            </w:pPr>
            <w:del w:id="8873"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8874" w:author="VOYER Raphael" w:date="2021-06-16T11:15:00Z"/>
                <w:rFonts w:ascii="Calibri" w:hAnsi="Calibri" w:cs="Calibri"/>
                <w:color w:val="000000"/>
                <w:sz w:val="22"/>
                <w:szCs w:val="22"/>
                <w:lang w:bidi="hi-IN"/>
              </w:rPr>
              <w:pPrChange w:id="8875" w:author="VOYER Raphael" w:date="2021-06-16T11:15:00Z">
                <w:pPr>
                  <w:jc w:val="left"/>
                </w:pPr>
              </w:pPrChange>
            </w:pPr>
            <w:del w:id="8876"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8877" w:author="VOYER Raphael" w:date="2021-06-16T11:15:00Z"/>
                <w:rFonts w:ascii="Calibri" w:hAnsi="Calibri" w:cs="Calibri"/>
                <w:color w:val="000000"/>
                <w:sz w:val="22"/>
                <w:szCs w:val="22"/>
                <w:lang w:bidi="hi-IN"/>
              </w:rPr>
              <w:pPrChange w:id="8878" w:author="VOYER Raphael" w:date="2021-06-16T11:15:00Z">
                <w:pPr>
                  <w:jc w:val="left"/>
                </w:pPr>
              </w:pPrChange>
            </w:pPr>
            <w:del w:id="8879"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8880" w:author="VOYER Raphael" w:date="2021-06-16T11:15:00Z"/>
                <w:rFonts w:ascii="Calibri" w:hAnsi="Calibri" w:cs="Calibri"/>
                <w:color w:val="000000"/>
                <w:sz w:val="22"/>
                <w:szCs w:val="22"/>
                <w:lang w:bidi="hi-IN"/>
              </w:rPr>
              <w:pPrChange w:id="8881" w:author="VOYER Raphael" w:date="2021-06-16T11:15:00Z">
                <w:pPr>
                  <w:jc w:val="left"/>
                </w:pPr>
              </w:pPrChange>
            </w:pPr>
            <w:del w:id="8882"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8883"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8884" w:author="VOYER Raphael" w:date="2021-06-16T11:15:00Z"/>
                <w:rFonts w:ascii="Calibri" w:hAnsi="Calibri" w:cs="Calibri"/>
                <w:color w:val="000000"/>
                <w:sz w:val="22"/>
                <w:szCs w:val="22"/>
                <w:lang w:bidi="hi-IN"/>
              </w:rPr>
              <w:pPrChange w:id="8885" w:author="VOYER Raphael" w:date="2021-06-16T11:15:00Z">
                <w:pPr>
                  <w:jc w:val="left"/>
                </w:pPr>
              </w:pPrChange>
            </w:pPr>
            <w:del w:id="8886"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8887" w:author="VOYER Raphael" w:date="2021-06-16T11:15:00Z"/>
                <w:rFonts w:ascii="Calibri" w:hAnsi="Calibri" w:cs="Calibri"/>
                <w:color w:val="000000"/>
                <w:sz w:val="22"/>
                <w:szCs w:val="22"/>
                <w:lang w:bidi="hi-IN"/>
              </w:rPr>
              <w:pPrChange w:id="8888" w:author="VOYER Raphael" w:date="2021-06-16T11:15:00Z">
                <w:pPr>
                  <w:jc w:val="left"/>
                </w:pPr>
              </w:pPrChange>
            </w:pPr>
            <w:del w:id="8889"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8890" w:author="VOYER Raphael" w:date="2021-06-16T11:15:00Z"/>
                <w:rFonts w:ascii="Calibri" w:hAnsi="Calibri" w:cs="Calibri"/>
                <w:color w:val="000000"/>
                <w:sz w:val="22"/>
                <w:szCs w:val="22"/>
                <w:lang w:bidi="hi-IN"/>
              </w:rPr>
              <w:pPrChange w:id="8891" w:author="VOYER Raphael" w:date="2021-06-16T11:15:00Z">
                <w:pPr>
                  <w:jc w:val="left"/>
                </w:pPr>
              </w:pPrChange>
            </w:pPr>
            <w:del w:id="8892"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8893" w:author="VOYER Raphael" w:date="2021-06-16T11:15:00Z"/>
                <w:rFonts w:ascii="Calibri" w:hAnsi="Calibri" w:cs="Calibri"/>
                <w:color w:val="000000"/>
                <w:sz w:val="22"/>
                <w:szCs w:val="22"/>
                <w:lang w:bidi="hi-IN"/>
              </w:rPr>
              <w:pPrChange w:id="8894" w:author="VOYER Raphael" w:date="2021-06-16T11:15:00Z">
                <w:pPr>
                  <w:jc w:val="left"/>
                </w:pPr>
              </w:pPrChange>
            </w:pPr>
            <w:del w:id="8895"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8896"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8897" w:author="VOYER Raphael" w:date="2021-06-16T11:15:00Z"/>
                <w:rFonts w:ascii="Calibri" w:hAnsi="Calibri" w:cs="Calibri"/>
                <w:color w:val="000000"/>
                <w:sz w:val="22"/>
                <w:szCs w:val="22"/>
                <w:lang w:bidi="hi-IN"/>
              </w:rPr>
              <w:pPrChange w:id="8898" w:author="VOYER Raphael" w:date="2021-06-16T11:15:00Z">
                <w:pPr>
                  <w:jc w:val="left"/>
                </w:pPr>
              </w:pPrChange>
            </w:pPr>
            <w:del w:id="8899"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8900" w:author="VOYER Raphael" w:date="2021-06-16T11:15:00Z"/>
                <w:rFonts w:ascii="Calibri" w:hAnsi="Calibri" w:cs="Calibri"/>
                <w:color w:val="000000"/>
                <w:sz w:val="22"/>
                <w:szCs w:val="22"/>
                <w:lang w:bidi="hi-IN"/>
              </w:rPr>
              <w:pPrChange w:id="8901" w:author="VOYER Raphael" w:date="2021-06-16T11:15:00Z">
                <w:pPr>
                  <w:jc w:val="left"/>
                </w:pPr>
              </w:pPrChange>
            </w:pPr>
            <w:del w:id="8902"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8903" w:author="VOYER Raphael" w:date="2021-06-16T11:15:00Z"/>
                <w:rFonts w:ascii="Calibri" w:hAnsi="Calibri" w:cs="Calibri"/>
                <w:color w:val="000000"/>
                <w:sz w:val="22"/>
                <w:szCs w:val="22"/>
                <w:lang w:bidi="hi-IN"/>
              </w:rPr>
              <w:pPrChange w:id="8904" w:author="VOYER Raphael" w:date="2021-06-16T11:15:00Z">
                <w:pPr>
                  <w:jc w:val="left"/>
                </w:pPr>
              </w:pPrChange>
            </w:pPr>
            <w:del w:id="8905"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8906" w:author="VOYER Raphael" w:date="2021-06-16T11:15:00Z"/>
                <w:rFonts w:ascii="Calibri" w:hAnsi="Calibri" w:cs="Calibri"/>
                <w:color w:val="000000"/>
                <w:sz w:val="22"/>
                <w:szCs w:val="22"/>
                <w:lang w:bidi="hi-IN"/>
              </w:rPr>
              <w:pPrChange w:id="8907" w:author="VOYER Raphael" w:date="2021-06-16T11:15:00Z">
                <w:pPr>
                  <w:jc w:val="left"/>
                </w:pPr>
              </w:pPrChange>
            </w:pPr>
            <w:del w:id="8908"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8909"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8910" w:author="VOYER Raphael" w:date="2021-06-16T11:15:00Z"/>
                <w:rFonts w:ascii="Calibri" w:hAnsi="Calibri" w:cs="Calibri"/>
                <w:color w:val="000000"/>
                <w:sz w:val="22"/>
                <w:szCs w:val="22"/>
                <w:lang w:bidi="hi-IN"/>
              </w:rPr>
              <w:pPrChange w:id="8911" w:author="VOYER Raphael" w:date="2021-06-16T11:15:00Z">
                <w:pPr>
                  <w:jc w:val="left"/>
                </w:pPr>
              </w:pPrChange>
            </w:pPr>
            <w:del w:id="8912"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8913" w:author="VOYER Raphael" w:date="2021-06-16T11:15:00Z"/>
                <w:rFonts w:ascii="Calibri" w:hAnsi="Calibri" w:cs="Calibri"/>
                <w:color w:val="000000"/>
                <w:sz w:val="22"/>
                <w:szCs w:val="22"/>
                <w:lang w:bidi="hi-IN"/>
              </w:rPr>
              <w:pPrChange w:id="8914" w:author="VOYER Raphael" w:date="2021-06-16T11:15:00Z">
                <w:pPr>
                  <w:jc w:val="left"/>
                </w:pPr>
              </w:pPrChange>
            </w:pPr>
            <w:del w:id="8915"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8916" w:author="VOYER Raphael" w:date="2021-06-16T11:15:00Z"/>
                <w:rFonts w:ascii="Calibri" w:hAnsi="Calibri" w:cs="Calibri"/>
                <w:color w:val="000000"/>
                <w:sz w:val="22"/>
                <w:szCs w:val="22"/>
                <w:lang w:bidi="hi-IN"/>
              </w:rPr>
              <w:pPrChange w:id="8917" w:author="VOYER Raphael" w:date="2021-06-16T11:15:00Z">
                <w:pPr>
                  <w:jc w:val="left"/>
                </w:pPr>
              </w:pPrChange>
            </w:pPr>
            <w:del w:id="8918"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8919" w:author="VOYER Raphael" w:date="2021-06-16T11:15:00Z"/>
                <w:rFonts w:ascii="Calibri" w:hAnsi="Calibri" w:cs="Calibri"/>
                <w:color w:val="000000"/>
                <w:sz w:val="22"/>
                <w:szCs w:val="22"/>
                <w:lang w:bidi="hi-IN"/>
              </w:rPr>
              <w:pPrChange w:id="8920" w:author="VOYER Raphael" w:date="2021-06-16T11:15:00Z">
                <w:pPr>
                  <w:jc w:val="left"/>
                </w:pPr>
              </w:pPrChange>
            </w:pPr>
            <w:del w:id="8921"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8922"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8923" w:author="VOYER Raphael" w:date="2021-06-16T11:15:00Z"/>
                <w:rFonts w:ascii="Calibri" w:hAnsi="Calibri" w:cs="Calibri"/>
                <w:color w:val="000000"/>
                <w:sz w:val="22"/>
                <w:szCs w:val="22"/>
                <w:lang w:bidi="hi-IN"/>
              </w:rPr>
              <w:pPrChange w:id="8924" w:author="VOYER Raphael" w:date="2021-06-16T11:15:00Z">
                <w:pPr>
                  <w:jc w:val="left"/>
                </w:pPr>
              </w:pPrChange>
            </w:pPr>
            <w:del w:id="8925"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8926" w:author="VOYER Raphael" w:date="2021-06-16T11:15:00Z"/>
                <w:rFonts w:ascii="Calibri" w:hAnsi="Calibri" w:cs="Calibri"/>
                <w:color w:val="000000"/>
                <w:sz w:val="22"/>
                <w:szCs w:val="22"/>
                <w:lang w:bidi="hi-IN"/>
              </w:rPr>
              <w:pPrChange w:id="8927" w:author="VOYER Raphael" w:date="2021-06-16T11:15:00Z">
                <w:pPr>
                  <w:jc w:val="left"/>
                </w:pPr>
              </w:pPrChange>
            </w:pPr>
            <w:del w:id="8928"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8929" w:author="VOYER Raphael" w:date="2021-06-16T11:15:00Z"/>
                <w:rFonts w:ascii="Calibri" w:hAnsi="Calibri" w:cs="Calibri"/>
                <w:color w:val="000000"/>
                <w:sz w:val="22"/>
                <w:szCs w:val="22"/>
                <w:lang w:bidi="hi-IN"/>
              </w:rPr>
              <w:pPrChange w:id="8930" w:author="VOYER Raphael" w:date="2021-06-16T11:15:00Z">
                <w:pPr>
                  <w:jc w:val="left"/>
                </w:pPr>
              </w:pPrChange>
            </w:pPr>
            <w:del w:id="8931"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8932" w:author="VOYER Raphael" w:date="2021-06-16T11:15:00Z"/>
                <w:rFonts w:ascii="Calibri" w:hAnsi="Calibri" w:cs="Calibri"/>
                <w:color w:val="000000"/>
                <w:sz w:val="22"/>
                <w:szCs w:val="22"/>
                <w:lang w:bidi="hi-IN"/>
              </w:rPr>
              <w:pPrChange w:id="8933" w:author="VOYER Raphael" w:date="2021-06-16T11:15:00Z">
                <w:pPr>
                  <w:jc w:val="left"/>
                </w:pPr>
              </w:pPrChange>
            </w:pPr>
            <w:del w:id="8934"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8935"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8936"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8937" w:author="VOYER Raphael" w:date="2021-06-16T11:15:00Z">
          <w:pPr/>
        </w:pPrChange>
      </w:pPr>
    </w:p>
    <w:p w14:paraId="7346110F" w14:textId="77777777" w:rsidR="00613335" w:rsidDel="001111A8" w:rsidRDefault="00613335">
      <w:pPr>
        <w:pStyle w:val="Titre4"/>
        <w:rPr>
          <w:del w:id="8938" w:author="VOYER Raphael" w:date="2021-06-16T11:15:00Z"/>
        </w:rPr>
        <w:pPrChange w:id="8939" w:author="VOYER Raphael" w:date="2021-06-16T11:15:00Z">
          <w:pPr>
            <w:pStyle w:val="Titre2"/>
          </w:pPr>
        </w:pPrChange>
      </w:pPr>
      <w:bookmarkStart w:id="8940" w:name="_Toc381025936"/>
      <w:del w:id="8941" w:author="VOYER Raphael" w:date="2021-06-16T11:15:00Z">
        <w:r w:rsidDel="001111A8">
          <w:delText>Hardware Resources:</w:delText>
        </w:r>
        <w:bookmarkEnd w:id="8940"/>
      </w:del>
    </w:p>
    <w:p w14:paraId="62096CA6" w14:textId="77777777" w:rsidR="00613335" w:rsidDel="001111A8" w:rsidRDefault="00613335">
      <w:pPr>
        <w:pStyle w:val="Titre4"/>
        <w:rPr>
          <w:del w:id="8942" w:author="VOYER Raphael" w:date="2021-06-16T11:15:00Z"/>
        </w:rPr>
        <w:pPrChange w:id="8943" w:author="VOYER Raphael" w:date="2021-06-16T11:15:00Z">
          <w:pPr>
            <w:ind w:left="720"/>
          </w:pPr>
        </w:pPrChange>
      </w:pPr>
    </w:p>
    <w:p w14:paraId="1E9A146B" w14:textId="77777777" w:rsidR="00613335" w:rsidDel="001111A8" w:rsidRDefault="00613335">
      <w:pPr>
        <w:pStyle w:val="Titre4"/>
        <w:rPr>
          <w:del w:id="8944" w:author="VOYER Raphael" w:date="2021-06-16T11:15:00Z"/>
        </w:rPr>
        <w:pPrChange w:id="8945" w:author="VOYER Raphael" w:date="2021-06-16T11:15:00Z">
          <w:pPr/>
        </w:pPrChange>
      </w:pPr>
      <w:del w:id="8946"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8947" w:author="VOYER Raphael" w:date="2021-06-16T11:15:00Z"/>
        </w:trPr>
        <w:tc>
          <w:tcPr>
            <w:tcW w:w="5679" w:type="dxa"/>
          </w:tcPr>
          <w:p w14:paraId="180E06DE" w14:textId="77777777" w:rsidR="00613335" w:rsidDel="001111A8" w:rsidRDefault="00613335">
            <w:pPr>
              <w:pStyle w:val="Titre4"/>
              <w:rPr>
                <w:del w:id="8948" w:author="VOYER Raphael" w:date="2021-06-16T11:15:00Z"/>
              </w:rPr>
              <w:pPrChange w:id="8949" w:author="VOYER Raphael" w:date="2021-06-16T11:15:00Z">
                <w:pPr/>
              </w:pPrChange>
            </w:pPr>
            <w:del w:id="8950"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8951" w:author="VOYER Raphael" w:date="2021-06-16T11:15:00Z"/>
              </w:rPr>
              <w:pPrChange w:id="8952" w:author="VOYER Raphael" w:date="2021-06-16T11:15:00Z">
                <w:pPr/>
              </w:pPrChange>
            </w:pPr>
            <w:del w:id="8953"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8954" w:author="VOYER Raphael" w:date="2021-06-16T11:15:00Z"/>
              </w:rPr>
              <w:pPrChange w:id="8955" w:author="VOYER Raphael" w:date="2021-06-16T11:15:00Z">
                <w:pPr/>
              </w:pPrChange>
            </w:pPr>
            <w:del w:id="8956" w:author="VOYER Raphael" w:date="2021-06-16T11:15:00Z">
              <w:r w:rsidDel="001111A8">
                <w:delText>Remarks</w:delText>
              </w:r>
            </w:del>
          </w:p>
        </w:tc>
      </w:tr>
      <w:tr w:rsidR="00613335" w:rsidDel="001111A8" w14:paraId="15057005" w14:textId="77777777" w:rsidTr="002B0285">
        <w:trPr>
          <w:del w:id="8957" w:author="VOYER Raphael" w:date="2021-06-16T11:15:00Z"/>
        </w:trPr>
        <w:tc>
          <w:tcPr>
            <w:tcW w:w="5679" w:type="dxa"/>
          </w:tcPr>
          <w:p w14:paraId="362F9776" w14:textId="77777777" w:rsidR="00613335" w:rsidRPr="007E59F7" w:rsidDel="001111A8" w:rsidRDefault="00613335">
            <w:pPr>
              <w:pStyle w:val="Titre4"/>
              <w:rPr>
                <w:del w:id="8958" w:author="VOYER Raphael" w:date="2021-06-16T11:15:00Z"/>
              </w:rPr>
              <w:pPrChange w:id="8959" w:author="VOYER Raphael" w:date="2021-06-16T11:15:00Z">
                <w:pPr/>
              </w:pPrChange>
            </w:pPr>
            <w:del w:id="8960"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8961" w:author="VOYER Raphael" w:date="2021-06-16T11:15:00Z"/>
              </w:rPr>
              <w:pPrChange w:id="8962" w:author="VOYER Raphael" w:date="2021-06-16T11:15:00Z">
                <w:pPr/>
              </w:pPrChange>
            </w:pPr>
            <w:del w:id="8963"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8964" w:author="VOYER Raphael" w:date="2021-06-16T11:15:00Z"/>
              </w:rPr>
              <w:pPrChange w:id="8965" w:author="VOYER Raphael" w:date="2021-06-16T11:15:00Z">
                <w:pPr/>
              </w:pPrChange>
            </w:pPr>
            <w:del w:id="8966"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8967"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8968" w:author="VOYER Raphael" w:date="2021-07-07T10:50:00Z">
            <w:sectPr w:rsidR="00A66E1F" w:rsidDel="001111A8" w:rsidSect="00401A87">
              <w:type w:val="nextPage"/>
              <w:pgMar w:top="1440" w:right="1080" w:bottom="1440" w:left="1800" w:header="720" w:footer="720" w:gutter="0"/>
              <w:titlePg w:val="0"/>
            </w:sectPr>
          </w:sectPrChange>
        </w:sectPr>
        <w:pPrChange w:id="8969"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8970" w:author="VOYER Raphael" w:date="2021-06-16T11:15:00Z"/>
        </w:trPr>
        <w:tc>
          <w:tcPr>
            <w:tcW w:w="5679" w:type="dxa"/>
          </w:tcPr>
          <w:p w14:paraId="046ED57F" w14:textId="77777777" w:rsidR="00613335" w:rsidRPr="007E59F7" w:rsidDel="001111A8" w:rsidRDefault="00613335">
            <w:pPr>
              <w:pStyle w:val="Titre4"/>
              <w:rPr>
                <w:del w:id="8971" w:author="VOYER Raphael" w:date="2021-06-16T11:15:00Z"/>
              </w:rPr>
              <w:pPrChange w:id="8972" w:author="VOYER Raphael" w:date="2021-06-16T11:15:00Z">
                <w:pPr/>
              </w:pPrChange>
            </w:pPr>
            <w:del w:id="8973"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8974" w:author="VOYER Raphael" w:date="2021-06-16T11:15:00Z"/>
              </w:rPr>
              <w:pPrChange w:id="8975" w:author="VOYER Raphael" w:date="2021-06-16T11:15:00Z">
                <w:pPr/>
              </w:pPrChange>
            </w:pPr>
            <w:del w:id="8976"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8977" w:author="VOYER Raphael" w:date="2021-06-16T11:15:00Z"/>
              </w:rPr>
              <w:pPrChange w:id="8978" w:author="VOYER Raphael" w:date="2021-06-16T11:15:00Z">
                <w:pPr/>
              </w:pPrChange>
            </w:pPr>
            <w:del w:id="8979"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8980" w:author="VOYER Raphael" w:date="2021-06-16T11:15:00Z"/>
        </w:trPr>
        <w:tc>
          <w:tcPr>
            <w:tcW w:w="5679" w:type="dxa"/>
          </w:tcPr>
          <w:p w14:paraId="44B7E68E" w14:textId="77777777" w:rsidR="00613335" w:rsidDel="001111A8" w:rsidRDefault="00613335">
            <w:pPr>
              <w:pStyle w:val="Titre4"/>
              <w:rPr>
                <w:del w:id="8981" w:author="VOYER Raphael" w:date="2021-06-16T11:15:00Z"/>
              </w:rPr>
              <w:pPrChange w:id="8982" w:author="VOYER Raphael" w:date="2021-06-16T11:15:00Z">
                <w:pPr/>
              </w:pPrChange>
            </w:pPr>
            <w:del w:id="8983"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8984" w:author="VOYER Raphael" w:date="2021-06-16T11:15:00Z"/>
              </w:rPr>
              <w:pPrChange w:id="8985" w:author="VOYER Raphael" w:date="2021-06-16T11:15:00Z">
                <w:pPr/>
              </w:pPrChange>
            </w:pPr>
            <w:del w:id="8986"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8987" w:author="VOYER Raphael" w:date="2021-06-16T11:15:00Z"/>
              </w:rPr>
              <w:pPrChange w:id="8988" w:author="VOYER Raphael" w:date="2021-06-16T11:15:00Z">
                <w:pPr/>
              </w:pPrChange>
            </w:pPr>
            <w:del w:id="8989"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8990" w:author="VOYER Raphael" w:date="2021-06-16T11:15:00Z"/>
        </w:trPr>
        <w:tc>
          <w:tcPr>
            <w:tcW w:w="5679" w:type="dxa"/>
          </w:tcPr>
          <w:p w14:paraId="123288AD" w14:textId="77777777" w:rsidR="00613335" w:rsidDel="001111A8" w:rsidRDefault="00613335">
            <w:pPr>
              <w:pStyle w:val="Titre4"/>
              <w:rPr>
                <w:del w:id="8991" w:author="VOYER Raphael" w:date="2021-06-16T11:15:00Z"/>
              </w:rPr>
              <w:pPrChange w:id="8992" w:author="VOYER Raphael" w:date="2021-06-16T11:15:00Z">
                <w:pPr/>
              </w:pPrChange>
            </w:pPr>
            <w:del w:id="8993"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8994" w:author="VOYER Raphael" w:date="2021-06-16T11:15:00Z"/>
              </w:rPr>
              <w:pPrChange w:id="8995" w:author="VOYER Raphael" w:date="2021-06-16T11:15:00Z">
                <w:pPr/>
              </w:pPrChange>
            </w:pPr>
            <w:del w:id="8996"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8997" w:author="VOYER Raphael" w:date="2021-06-16T11:15:00Z"/>
              </w:rPr>
              <w:pPrChange w:id="8998" w:author="VOYER Raphael" w:date="2021-06-16T11:15:00Z">
                <w:pPr/>
              </w:pPrChange>
            </w:pPr>
            <w:del w:id="8999" w:author="VOYER Raphael" w:date="2021-06-16T11:15:00Z">
              <w:r w:rsidDel="001111A8">
                <w:delText xml:space="preserve"> To hold next hop information for L3 clusters</w:delText>
              </w:r>
            </w:del>
          </w:p>
        </w:tc>
      </w:tr>
      <w:tr w:rsidR="00613335" w:rsidDel="001111A8" w14:paraId="53DF33D4" w14:textId="77777777" w:rsidTr="002B0285">
        <w:trPr>
          <w:del w:id="9000" w:author="VOYER Raphael" w:date="2021-06-16T11:15:00Z"/>
        </w:trPr>
        <w:tc>
          <w:tcPr>
            <w:tcW w:w="5679" w:type="dxa"/>
          </w:tcPr>
          <w:p w14:paraId="62554632" w14:textId="77777777" w:rsidR="00613335" w:rsidDel="001111A8" w:rsidRDefault="00613335">
            <w:pPr>
              <w:pStyle w:val="Titre4"/>
              <w:rPr>
                <w:del w:id="9001" w:author="VOYER Raphael" w:date="2021-06-16T11:15:00Z"/>
              </w:rPr>
              <w:pPrChange w:id="9002" w:author="VOYER Raphael" w:date="2021-06-16T11:15:00Z">
                <w:pPr/>
              </w:pPrChange>
            </w:pPr>
            <w:del w:id="9003"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004" w:author="VOYER Raphael" w:date="2021-06-16T11:15:00Z"/>
              </w:rPr>
              <w:pPrChange w:id="9005" w:author="VOYER Raphael" w:date="2021-06-16T11:15:00Z">
                <w:pPr/>
              </w:pPrChange>
            </w:pPr>
            <w:del w:id="9006"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007" w:author="VOYER Raphael" w:date="2021-06-16T11:15:00Z"/>
              </w:rPr>
              <w:pPrChange w:id="9008" w:author="VOYER Raphael" w:date="2021-06-16T11:15:00Z">
                <w:pPr/>
              </w:pPrChange>
            </w:pPr>
            <w:del w:id="9009" w:author="VOYER Raphael" w:date="2021-06-16T11:15:00Z">
              <w:r w:rsidDel="001111A8">
                <w:delText>To hold next hop information for l3 clusters</w:delText>
              </w:r>
            </w:del>
          </w:p>
        </w:tc>
      </w:tr>
      <w:tr w:rsidR="00613335" w:rsidDel="001111A8" w14:paraId="06D507FA" w14:textId="77777777" w:rsidTr="002B0285">
        <w:trPr>
          <w:del w:id="9010" w:author="VOYER Raphael" w:date="2021-06-16T11:15:00Z"/>
        </w:trPr>
        <w:tc>
          <w:tcPr>
            <w:tcW w:w="5679" w:type="dxa"/>
          </w:tcPr>
          <w:p w14:paraId="34D4287A" w14:textId="77777777" w:rsidR="00613335" w:rsidDel="001111A8" w:rsidRDefault="00613335">
            <w:pPr>
              <w:pStyle w:val="Titre4"/>
              <w:rPr>
                <w:del w:id="9011" w:author="VOYER Raphael" w:date="2021-06-16T11:15:00Z"/>
              </w:rPr>
              <w:pPrChange w:id="9012" w:author="VOYER Raphael" w:date="2021-06-16T11:15:00Z">
                <w:pPr/>
              </w:pPrChange>
            </w:pPr>
            <w:del w:id="9013"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014" w:author="VOYER Raphael" w:date="2021-06-16T11:15:00Z"/>
              </w:rPr>
              <w:pPrChange w:id="9015" w:author="VOYER Raphael" w:date="2021-06-16T11:15:00Z">
                <w:pPr/>
              </w:pPrChange>
            </w:pPr>
            <w:del w:id="9016"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017" w:author="VOYER Raphael" w:date="2021-06-16T11:15:00Z"/>
              </w:rPr>
              <w:pPrChange w:id="9018" w:author="VOYER Raphael" w:date="2021-06-16T11:15:00Z">
                <w:pPr/>
              </w:pPrChange>
            </w:pPr>
            <w:del w:id="9019" w:author="VOYER Raphael" w:date="2021-06-16T11:15:00Z">
              <w:r w:rsidDel="001111A8">
                <w:delText>To hold next hop mac for l3 cluster</w:delText>
              </w:r>
            </w:del>
          </w:p>
        </w:tc>
      </w:tr>
      <w:tr w:rsidR="004A773B" w:rsidDel="001111A8" w14:paraId="6AAA81AD" w14:textId="77777777" w:rsidTr="002B0285">
        <w:trPr>
          <w:del w:id="9020" w:author="VOYER Raphael" w:date="2021-06-16T11:15:00Z"/>
        </w:trPr>
        <w:tc>
          <w:tcPr>
            <w:tcW w:w="5679" w:type="dxa"/>
          </w:tcPr>
          <w:p w14:paraId="359FC568" w14:textId="77777777" w:rsidR="004A773B" w:rsidDel="001111A8" w:rsidRDefault="004A773B">
            <w:pPr>
              <w:pStyle w:val="Titre4"/>
              <w:rPr>
                <w:del w:id="9021" w:author="VOYER Raphael" w:date="2021-06-16T11:15:00Z"/>
              </w:rPr>
              <w:pPrChange w:id="9022" w:author="VOYER Raphael" w:date="2021-06-16T11:15:00Z">
                <w:pPr/>
              </w:pPrChange>
            </w:pPr>
            <w:del w:id="9023"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024" w:author="VOYER Raphael" w:date="2021-06-16T11:15:00Z"/>
              </w:rPr>
              <w:pPrChange w:id="9025" w:author="VOYER Raphael" w:date="2021-06-16T11:15:00Z">
                <w:pPr/>
              </w:pPrChange>
            </w:pPr>
            <w:del w:id="9026" w:author="VOYER Raphael" w:date="2021-06-16T11:15:00Z">
              <w:r w:rsidDel="001111A8">
                <w:delText>MAX_CLUSTERS</w:delText>
              </w:r>
            </w:del>
          </w:p>
        </w:tc>
        <w:tc>
          <w:tcPr>
            <w:tcW w:w="1764" w:type="dxa"/>
          </w:tcPr>
          <w:p w14:paraId="35E9F00A" w14:textId="77777777" w:rsidR="004A773B" w:rsidDel="001111A8" w:rsidRDefault="004A773B">
            <w:pPr>
              <w:pStyle w:val="Titre4"/>
              <w:rPr>
                <w:del w:id="9027" w:author="VOYER Raphael" w:date="2021-06-16T11:15:00Z"/>
              </w:rPr>
              <w:pPrChange w:id="9028" w:author="VOYER Raphael" w:date="2021-06-16T11:15:00Z">
                <w:pPr/>
              </w:pPrChange>
            </w:pPr>
            <w:del w:id="9029"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030" w:author="VOYER Raphael" w:date="2021-06-16T11:15:00Z"/>
        </w:rPr>
        <w:pPrChange w:id="9031" w:author="VOYER Raphael" w:date="2021-06-16T11:15:00Z">
          <w:pPr/>
        </w:pPrChange>
      </w:pPr>
      <w:del w:id="9032"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033" w:author="VOYER Raphael" w:date="2021-06-16T11:15:00Z"/>
        </w:rPr>
        <w:pPrChange w:id="9034" w:author="VOYER Raphael" w:date="2021-06-16T11:15:00Z">
          <w:pPr/>
        </w:pPrChange>
      </w:pPr>
    </w:p>
    <w:p w14:paraId="4AA2DDE0" w14:textId="77777777" w:rsidR="00613335" w:rsidRPr="00F03387" w:rsidDel="001111A8" w:rsidRDefault="00613335">
      <w:pPr>
        <w:pStyle w:val="Titre4"/>
        <w:rPr>
          <w:del w:id="9035" w:author="VOYER Raphael" w:date="2021-06-16T11:15:00Z"/>
        </w:rPr>
        <w:pPrChange w:id="9036" w:author="VOYER Raphael" w:date="2021-06-16T11:15:00Z">
          <w:pPr/>
        </w:pPrChange>
      </w:pPr>
      <w:del w:id="9037" w:author="VOYER Raphael" w:date="2021-06-16T11:15:00Z">
        <w:r w:rsidDel="001111A8">
          <w:delText>Note :   MAX_CLUSTERS = 32</w:delText>
        </w:r>
      </w:del>
    </w:p>
    <w:p w14:paraId="6526BB1B" w14:textId="77777777" w:rsidR="00613335" w:rsidDel="001111A8" w:rsidRDefault="00613335">
      <w:pPr>
        <w:pStyle w:val="Titre4"/>
        <w:rPr>
          <w:del w:id="9038" w:author="VOYER Raphael" w:date="2021-06-16T11:15:00Z"/>
        </w:rPr>
        <w:pPrChange w:id="9039" w:author="VOYER Raphael" w:date="2021-06-16T11:15:00Z">
          <w:pPr>
            <w:pStyle w:val="Titre2"/>
          </w:pPr>
        </w:pPrChange>
      </w:pPr>
      <w:bookmarkStart w:id="9040" w:name="_Toc381025937"/>
      <w:del w:id="9041" w:author="VOYER Raphael" w:date="2021-06-16T11:15:00Z">
        <w:r w:rsidDel="001111A8">
          <w:delText>Software Resources:</w:delText>
        </w:r>
        <w:bookmarkEnd w:id="9040"/>
      </w:del>
    </w:p>
    <w:p w14:paraId="19E4E7C2" w14:textId="77777777" w:rsidR="00613335" w:rsidDel="001111A8" w:rsidRDefault="00613335">
      <w:pPr>
        <w:pStyle w:val="Titre4"/>
        <w:rPr>
          <w:del w:id="9042" w:author="VOYER Raphael" w:date="2021-06-16T11:15:00Z"/>
        </w:rPr>
        <w:pPrChange w:id="9043" w:author="VOYER Raphael" w:date="2021-06-16T11:15:00Z">
          <w:pPr/>
        </w:pPrChange>
      </w:pPr>
      <w:del w:id="9044"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045" w:author="VOYER Raphael" w:date="2021-06-16T11:15:00Z"/>
        </w:rPr>
        <w:pPrChange w:id="9046" w:author="VOYER Raphael" w:date="2021-06-16T11:15:00Z">
          <w:pPr/>
        </w:pPrChange>
      </w:pPr>
      <w:del w:id="9047" w:author="VOYER Raphael" w:date="2021-06-16T11:15:00Z">
        <w:r w:rsidDel="001111A8">
          <w:delText>/* L3 cluster */</w:delText>
        </w:r>
      </w:del>
    </w:p>
    <w:p w14:paraId="597B8B54" w14:textId="77777777" w:rsidR="00613335" w:rsidDel="001111A8" w:rsidRDefault="00613335">
      <w:pPr>
        <w:pStyle w:val="Titre4"/>
        <w:rPr>
          <w:del w:id="9048" w:author="VOYER Raphael" w:date="2021-06-16T11:15:00Z"/>
        </w:rPr>
        <w:pPrChange w:id="9049" w:author="VOYER Raphael" w:date="2021-06-16T11:15:00Z">
          <w:pPr/>
        </w:pPrChange>
      </w:pPr>
      <w:del w:id="9050" w:author="VOYER Raphael" w:date="2021-06-16T11:15:00Z">
        <w:r w:rsidDel="001111A8">
          <w:delText>typedef struct {</w:delText>
        </w:r>
      </w:del>
    </w:p>
    <w:p w14:paraId="739CF68C" w14:textId="77777777" w:rsidR="00613335" w:rsidDel="001111A8" w:rsidRDefault="00613335">
      <w:pPr>
        <w:pStyle w:val="Titre4"/>
        <w:rPr>
          <w:del w:id="9051" w:author="VOYER Raphael" w:date="2021-06-16T11:15:00Z"/>
        </w:rPr>
        <w:pPrChange w:id="9052" w:author="VOYER Raphael" w:date="2021-06-16T11:15:00Z">
          <w:pPr/>
        </w:pPrChange>
      </w:pPr>
      <w:del w:id="9053"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054" w:author="VOYER Raphael" w:date="2021-06-16T11:15:00Z"/>
        </w:rPr>
        <w:pPrChange w:id="9055" w:author="VOYER Raphael" w:date="2021-06-16T11:15:00Z">
          <w:pPr/>
        </w:pPrChange>
      </w:pPr>
      <w:del w:id="9056"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057" w:author="VOYER Raphael" w:date="2021-06-16T11:15:00Z"/>
        </w:rPr>
        <w:pPrChange w:id="9058" w:author="VOYER Raphael" w:date="2021-06-16T11:15:00Z">
          <w:pPr/>
        </w:pPrChange>
      </w:pPr>
    </w:p>
    <w:p w14:paraId="7BE1D395" w14:textId="77777777" w:rsidR="00613335" w:rsidDel="001111A8" w:rsidRDefault="00613335">
      <w:pPr>
        <w:pStyle w:val="Titre4"/>
        <w:rPr>
          <w:del w:id="9059" w:author="VOYER Raphael" w:date="2021-06-16T11:15:00Z"/>
        </w:rPr>
        <w:pPrChange w:id="9060" w:author="VOYER Raphael" w:date="2021-06-16T11:15:00Z">
          <w:pPr/>
        </w:pPrChange>
      </w:pPr>
      <w:del w:id="9061" w:author="VOYER Raphael" w:date="2021-06-16T11:15:00Z">
        <w:r w:rsidDel="001111A8">
          <w:delText xml:space="preserve">    uint16 intf_vlan;</w:delText>
        </w:r>
      </w:del>
    </w:p>
    <w:p w14:paraId="217EEC33" w14:textId="77777777" w:rsidR="00613335" w:rsidDel="001111A8" w:rsidRDefault="00613335">
      <w:pPr>
        <w:pStyle w:val="Titre4"/>
        <w:rPr>
          <w:del w:id="9062" w:author="VOYER Raphael" w:date="2021-06-16T11:15:00Z"/>
        </w:rPr>
        <w:pPrChange w:id="9063" w:author="VOYER Raphael" w:date="2021-06-16T11:15:00Z">
          <w:pPr/>
        </w:pPrChange>
      </w:pPr>
    </w:p>
    <w:p w14:paraId="1D3817C0" w14:textId="77777777" w:rsidR="00613335" w:rsidDel="001111A8" w:rsidRDefault="00613335">
      <w:pPr>
        <w:pStyle w:val="Titre4"/>
        <w:rPr>
          <w:del w:id="9064" w:author="VOYER Raphael" w:date="2021-06-16T11:15:00Z"/>
        </w:rPr>
        <w:pPrChange w:id="9065" w:author="VOYER Raphael" w:date="2021-06-16T11:15:00Z">
          <w:pPr/>
        </w:pPrChange>
      </w:pPr>
      <w:del w:id="9066" w:author="VOYER Raphael" w:date="2021-06-16T11:15:00Z">
        <w:r w:rsidDel="001111A8">
          <w:delText xml:space="preserve">    #define HAVLAN_ARP_MODE_INVALID 1</w:delText>
        </w:r>
      </w:del>
    </w:p>
    <w:p w14:paraId="0BF3F593" w14:textId="77777777" w:rsidR="00613335" w:rsidDel="001111A8" w:rsidRDefault="00613335">
      <w:pPr>
        <w:pStyle w:val="Titre4"/>
        <w:rPr>
          <w:del w:id="9067" w:author="VOYER Raphael" w:date="2021-06-16T11:15:00Z"/>
        </w:rPr>
        <w:pPrChange w:id="9068" w:author="VOYER Raphael" w:date="2021-06-16T11:15:00Z">
          <w:pPr/>
        </w:pPrChange>
      </w:pPr>
      <w:del w:id="9069" w:author="VOYER Raphael" w:date="2021-06-16T11:15:00Z">
        <w:r w:rsidDel="001111A8">
          <w:delText xml:space="preserve">    #define HAVLAN_ARP_MODE_STATIC  2</w:delText>
        </w:r>
      </w:del>
    </w:p>
    <w:p w14:paraId="2920AD32" w14:textId="77777777" w:rsidR="00613335" w:rsidDel="001111A8" w:rsidRDefault="00613335">
      <w:pPr>
        <w:pStyle w:val="Titre4"/>
        <w:rPr>
          <w:del w:id="9070" w:author="VOYER Raphael" w:date="2021-06-16T11:15:00Z"/>
        </w:rPr>
        <w:pPrChange w:id="9071" w:author="VOYER Raphael" w:date="2021-06-16T11:15:00Z">
          <w:pPr/>
        </w:pPrChange>
      </w:pPr>
      <w:del w:id="9072" w:author="VOYER Raphael" w:date="2021-06-16T11:15:00Z">
        <w:r w:rsidDel="001111A8">
          <w:delText xml:space="preserve">    #define HAVLAN_ARP_MODE_DYNAMIC 3</w:delText>
        </w:r>
      </w:del>
    </w:p>
    <w:p w14:paraId="65A111C2" w14:textId="77777777" w:rsidR="00613335" w:rsidDel="001111A8" w:rsidRDefault="00613335">
      <w:pPr>
        <w:pStyle w:val="Titre4"/>
        <w:rPr>
          <w:del w:id="9073" w:author="VOYER Raphael" w:date="2021-06-16T11:15:00Z"/>
        </w:rPr>
        <w:pPrChange w:id="9074" w:author="VOYER Raphael" w:date="2021-06-16T11:15:00Z">
          <w:pPr/>
        </w:pPrChange>
      </w:pPr>
    </w:p>
    <w:p w14:paraId="6F331AF6" w14:textId="77777777" w:rsidR="00613335" w:rsidDel="001111A8" w:rsidRDefault="00613335">
      <w:pPr>
        <w:pStyle w:val="Titre4"/>
        <w:rPr>
          <w:del w:id="9075" w:author="VOYER Raphael" w:date="2021-06-16T11:15:00Z"/>
        </w:rPr>
        <w:pPrChange w:id="9076" w:author="VOYER Raphael" w:date="2021-06-16T11:15:00Z">
          <w:pPr/>
        </w:pPrChange>
      </w:pPr>
      <w:del w:id="9077"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078" w:author="VOYER Raphael" w:date="2021-06-16T11:15:00Z"/>
        </w:rPr>
        <w:pPrChange w:id="9079" w:author="VOYER Raphael" w:date="2021-06-16T11:15:00Z">
          <w:pPr/>
        </w:pPrChange>
      </w:pPr>
    </w:p>
    <w:p w14:paraId="51205411" w14:textId="77777777" w:rsidR="00613335" w:rsidDel="001111A8" w:rsidRDefault="00613335">
      <w:pPr>
        <w:pStyle w:val="Titre4"/>
        <w:rPr>
          <w:del w:id="9080" w:author="VOYER Raphael" w:date="2021-06-16T11:15:00Z"/>
        </w:rPr>
        <w:pPrChange w:id="9081" w:author="VOYER Raphael" w:date="2021-06-16T11:15:00Z">
          <w:pPr/>
        </w:pPrChange>
      </w:pPr>
      <w:del w:id="9082" w:author="VOYER Raphael" w:date="2021-06-16T11:15:00Z">
        <w:r w:rsidDel="001111A8">
          <w:delText xml:space="preserve">    #define   CLUSTER_IGMP_ENABLE  1</w:delText>
        </w:r>
      </w:del>
    </w:p>
    <w:p w14:paraId="6045E6A4" w14:textId="77777777" w:rsidR="00613335" w:rsidDel="001111A8" w:rsidRDefault="00613335">
      <w:pPr>
        <w:pStyle w:val="Titre4"/>
        <w:rPr>
          <w:del w:id="9083" w:author="VOYER Raphael" w:date="2021-06-16T11:15:00Z"/>
        </w:rPr>
        <w:pPrChange w:id="9084" w:author="VOYER Raphael" w:date="2021-06-16T11:15:00Z">
          <w:pPr/>
        </w:pPrChange>
      </w:pPr>
      <w:del w:id="9085" w:author="VOYER Raphael" w:date="2021-06-16T11:15:00Z">
        <w:r w:rsidDel="001111A8">
          <w:delText xml:space="preserve">    #define   CLUSTER_IGMP_DISABLE 2</w:delText>
        </w:r>
      </w:del>
    </w:p>
    <w:p w14:paraId="74AE12F1" w14:textId="77777777" w:rsidR="00613335" w:rsidDel="001111A8" w:rsidRDefault="00613335">
      <w:pPr>
        <w:pStyle w:val="Titre4"/>
        <w:rPr>
          <w:del w:id="9086" w:author="VOYER Raphael" w:date="2021-06-16T11:15:00Z"/>
        </w:rPr>
        <w:pPrChange w:id="9087" w:author="VOYER Raphael" w:date="2021-06-16T11:15:00Z">
          <w:pPr/>
        </w:pPrChange>
      </w:pPr>
    </w:p>
    <w:p w14:paraId="5519A0EF" w14:textId="77777777" w:rsidR="00613335" w:rsidDel="001111A8" w:rsidRDefault="00613335">
      <w:pPr>
        <w:pStyle w:val="Titre4"/>
        <w:rPr>
          <w:del w:id="9088" w:author="VOYER Raphael" w:date="2021-06-16T11:15:00Z"/>
        </w:rPr>
        <w:pPrChange w:id="9089" w:author="VOYER Raphael" w:date="2021-06-16T11:15:00Z">
          <w:pPr/>
        </w:pPrChange>
      </w:pPr>
      <w:del w:id="9090" w:author="VOYER Raphael" w:date="2021-06-16T11:15:00Z">
        <w:r w:rsidDel="001111A8">
          <w:delText xml:space="preserve">    uint8    ipms_status; /* IGMP status */</w:delText>
        </w:r>
      </w:del>
    </w:p>
    <w:p w14:paraId="533FD48E" w14:textId="77777777" w:rsidR="00613335" w:rsidDel="001111A8" w:rsidRDefault="00613335">
      <w:pPr>
        <w:pStyle w:val="Titre4"/>
        <w:rPr>
          <w:del w:id="9091" w:author="VOYER Raphael" w:date="2021-06-16T11:15:00Z"/>
        </w:rPr>
        <w:pPrChange w:id="9092" w:author="VOYER Raphael" w:date="2021-06-16T11:15:00Z">
          <w:pPr/>
        </w:pPrChange>
      </w:pPr>
    </w:p>
    <w:p w14:paraId="52CA1C5C" w14:textId="77777777" w:rsidR="00613335" w:rsidDel="001111A8" w:rsidRDefault="00613335">
      <w:pPr>
        <w:pStyle w:val="Titre4"/>
        <w:rPr>
          <w:del w:id="9093" w:author="VOYER Raphael" w:date="2021-06-16T11:15:00Z"/>
        </w:rPr>
        <w:pPrChange w:id="9094" w:author="VOYER Raphael" w:date="2021-06-16T11:15:00Z">
          <w:pPr/>
        </w:pPrChange>
      </w:pPr>
      <w:del w:id="9095"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096" w:author="VOYER Raphael" w:date="2021-06-16T11:15:00Z"/>
        </w:rPr>
        <w:pPrChange w:id="9097" w:author="VOYER Raphael" w:date="2021-06-16T11:15:00Z">
          <w:pPr/>
        </w:pPrChange>
      </w:pPr>
      <w:del w:id="9098"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099" w:author="VOYER Raphael" w:date="2021-06-16T11:15:00Z"/>
        </w:rPr>
        <w:pPrChange w:id="9100" w:author="VOYER Raphael" w:date="2021-06-16T11:15:00Z">
          <w:pPr/>
        </w:pPrChange>
      </w:pPr>
      <w:del w:id="9101"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102" w:author="VOYER Raphael" w:date="2021-06-16T11:15:00Z"/>
        </w:rPr>
        <w:pPrChange w:id="9103" w:author="VOYER Raphael" w:date="2021-06-16T11:15:00Z">
          <w:pPr/>
        </w:pPrChange>
      </w:pPr>
      <w:del w:id="9104"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105" w:author="VOYER Raphael" w:date="2021-06-16T11:15:00Z"/>
          <w:rPrChange w:id="9106" w:author="VOYER Raphael" w:date="2021-07-07T15:02:00Z">
            <w:rPr>
              <w:del w:id="9107" w:author="VOYER Raphael" w:date="2021-06-16T11:15:00Z"/>
              <w:lang w:val="fr-FR"/>
            </w:rPr>
          </w:rPrChange>
        </w:rPr>
        <w:pPrChange w:id="9108" w:author="VOYER Raphael" w:date="2021-06-16T11:15:00Z">
          <w:pPr/>
        </w:pPrChange>
      </w:pPr>
      <w:del w:id="9109" w:author="VOYER Raphael" w:date="2021-06-16T11:15:00Z">
        <w:r w:rsidRPr="00534A44" w:rsidDel="001111A8">
          <w:delText xml:space="preserve">    </w:delText>
        </w:r>
        <w:r w:rsidR="00613335" w:rsidRPr="005F7361" w:rsidDel="001111A8">
          <w:rPr>
            <w:rPrChange w:id="9110" w:author="VOYER Raphael" w:date="2021-07-07T15:02:00Z">
              <w:rPr>
                <w:lang w:val="fr-FR"/>
              </w:rPr>
            </w:rPrChange>
          </w:rPr>
          <w:delText>} l3_mode_config_t ;</w:delText>
        </w:r>
      </w:del>
    </w:p>
    <w:p w14:paraId="5ABD1E3D" w14:textId="77777777" w:rsidR="00613335" w:rsidRPr="005F7361" w:rsidDel="001111A8" w:rsidRDefault="00613335">
      <w:pPr>
        <w:pStyle w:val="Titre4"/>
        <w:rPr>
          <w:del w:id="9111" w:author="VOYER Raphael" w:date="2021-06-16T11:15:00Z"/>
          <w:rPrChange w:id="9112" w:author="VOYER Raphael" w:date="2021-07-07T15:02:00Z">
            <w:rPr>
              <w:del w:id="9113" w:author="VOYER Raphael" w:date="2021-06-16T11:15:00Z"/>
              <w:lang w:val="fr-FR"/>
            </w:rPr>
          </w:rPrChange>
        </w:rPr>
        <w:pPrChange w:id="9114" w:author="VOYER Raphael" w:date="2021-06-16T11:15:00Z">
          <w:pPr/>
        </w:pPrChange>
      </w:pPr>
    </w:p>
    <w:p w14:paraId="243DE580" w14:textId="77777777" w:rsidR="00613335" w:rsidRPr="005F7361" w:rsidDel="001111A8" w:rsidRDefault="00613335">
      <w:pPr>
        <w:pStyle w:val="Titre4"/>
        <w:rPr>
          <w:del w:id="9115" w:author="VOYER Raphael" w:date="2021-06-16T11:15:00Z"/>
          <w:rFonts w:cs="Arial"/>
          <w:sz w:val="32"/>
          <w:szCs w:val="32"/>
          <w:rPrChange w:id="9116" w:author="VOYER Raphael" w:date="2021-07-07T15:02:00Z">
            <w:rPr>
              <w:del w:id="9117" w:author="VOYER Raphael" w:date="2021-06-16T11:15:00Z"/>
              <w:rFonts w:cs="Arial"/>
              <w:sz w:val="32"/>
              <w:szCs w:val="32"/>
              <w:lang w:val="fr-FR"/>
            </w:rPr>
          </w:rPrChange>
        </w:rPr>
        <w:pPrChange w:id="9118" w:author="VOYER Raphael" w:date="2021-06-16T11:15:00Z">
          <w:pPr/>
        </w:pPrChange>
      </w:pPr>
    </w:p>
    <w:p w14:paraId="759A2315" w14:textId="77777777" w:rsidR="00613335" w:rsidDel="001111A8" w:rsidRDefault="00613335">
      <w:pPr>
        <w:pStyle w:val="Titre4"/>
        <w:rPr>
          <w:del w:id="9119" w:author="VOYER Raphael" w:date="2021-06-16T11:15:00Z"/>
        </w:rPr>
        <w:pPrChange w:id="9120" w:author="VOYER Raphael" w:date="2021-06-16T11:15:00Z">
          <w:pPr>
            <w:pStyle w:val="Titre2"/>
          </w:pPr>
        </w:pPrChange>
      </w:pPr>
      <w:bookmarkStart w:id="9121" w:name="_Toc381025938"/>
      <w:del w:id="9122" w:author="VOYER Raphael" w:date="2021-06-16T11:15:00Z">
        <w:r w:rsidDel="001111A8">
          <w:delText>Use case Scenarios:</w:delText>
        </w:r>
        <w:bookmarkEnd w:id="9121"/>
      </w:del>
    </w:p>
    <w:p w14:paraId="3540D6B0" w14:textId="77777777" w:rsidR="00613335" w:rsidDel="001111A8" w:rsidRDefault="00613335">
      <w:pPr>
        <w:pStyle w:val="Titre4"/>
        <w:rPr>
          <w:del w:id="9123" w:author="VOYER Raphael" w:date="2021-06-16T11:15:00Z"/>
        </w:rPr>
        <w:pPrChange w:id="9124" w:author="VOYER Raphael" w:date="2021-06-16T11:15:00Z">
          <w:pPr>
            <w:pStyle w:val="Titre3"/>
          </w:pPr>
        </w:pPrChange>
      </w:pPr>
      <w:bookmarkStart w:id="9125" w:name="_Toc381025939"/>
      <w:del w:id="9126" w:author="VOYER Raphael" w:date="2021-06-16T11:15:00Z">
        <w:r w:rsidDel="001111A8">
          <w:delText>L2 Cluster Scenario</w:delText>
        </w:r>
        <w:r w:rsidRPr="00C92466" w:rsidDel="001111A8">
          <w:delText>:</w:delText>
        </w:r>
        <w:bookmarkEnd w:id="9125"/>
        <w:r w:rsidDel="001111A8">
          <w:delText xml:space="preserve"> </w:delText>
        </w:r>
      </w:del>
    </w:p>
    <w:p w14:paraId="1378F3BC" w14:textId="77777777" w:rsidR="00613335" w:rsidDel="001111A8" w:rsidRDefault="00613335">
      <w:pPr>
        <w:pStyle w:val="Titre4"/>
        <w:rPr>
          <w:del w:id="9127" w:author="VOYER Raphael" w:date="2021-06-16T11:15:00Z"/>
        </w:rPr>
        <w:pPrChange w:id="9128" w:author="VOYER Raphael" w:date="2021-06-16T11:15:00Z">
          <w:pPr>
            <w:outlineLvl w:val="0"/>
          </w:pPr>
        </w:pPrChange>
      </w:pPr>
    </w:p>
    <w:p w14:paraId="222B25F3" w14:textId="77777777" w:rsidR="00613335" w:rsidDel="001111A8" w:rsidRDefault="00613335">
      <w:pPr>
        <w:pStyle w:val="Titre4"/>
        <w:rPr>
          <w:del w:id="9129" w:author="VOYER Raphael" w:date="2021-06-16T11:15:00Z"/>
        </w:rPr>
        <w:pPrChange w:id="9130" w:author="VOYER Raphael" w:date="2021-06-16T11:15:00Z">
          <w:pPr>
            <w:outlineLvl w:val="0"/>
          </w:pPr>
        </w:pPrChange>
      </w:pPr>
      <w:bookmarkStart w:id="9131" w:name="_Toc381025940"/>
      <w:bookmarkStart w:id="9132" w:name="_Toc424820516"/>
      <w:del w:id="9133" w:author="VOYER Raphael" w:date="2021-06-16T11:15:00Z">
        <w:r w:rsidDel="001111A8">
          <w:delText>Things to be taken care in hardware to support L2 Clusters</w:delText>
        </w:r>
        <w:bookmarkEnd w:id="9131"/>
        <w:r w:rsidR="00222C93" w:rsidDel="001111A8">
          <w:delText xml:space="preserve"> –</w:delText>
        </w:r>
        <w:bookmarkEnd w:id="9132"/>
      </w:del>
    </w:p>
    <w:p w14:paraId="6C5BAD06" w14:textId="77777777" w:rsidR="00613335" w:rsidDel="001111A8" w:rsidRDefault="00613335">
      <w:pPr>
        <w:pStyle w:val="Titre4"/>
        <w:rPr>
          <w:del w:id="9134" w:author="VOYER Raphael" w:date="2021-06-16T11:15:00Z"/>
        </w:rPr>
        <w:pPrChange w:id="9135" w:author="VOYER Raphael" w:date="2021-06-16T11:15:00Z">
          <w:pPr>
            <w:numPr>
              <w:numId w:val="55"/>
            </w:numPr>
            <w:ind w:left="720" w:hanging="360"/>
          </w:pPr>
        </w:pPrChange>
      </w:pPr>
      <w:del w:id="9136"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137" w:author="VOYER Raphael" w:date="2021-06-16T11:15:00Z"/>
        </w:rPr>
        <w:pPrChange w:id="9138" w:author="VOYER Raphael" w:date="2021-06-16T11:15:00Z">
          <w:pPr>
            <w:numPr>
              <w:numId w:val="55"/>
            </w:numPr>
            <w:ind w:left="720" w:hanging="360"/>
          </w:pPr>
        </w:pPrChange>
      </w:pPr>
      <w:del w:id="9139"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140" w:author="VOYER Raphael" w:date="2021-06-16T11:15:00Z"/>
        </w:rPr>
        <w:pPrChange w:id="9141" w:author="VOYER Raphael" w:date="2021-06-16T11:15:00Z">
          <w:pPr>
            <w:numPr>
              <w:numId w:val="55"/>
            </w:numPr>
            <w:ind w:left="720" w:hanging="360"/>
          </w:pPr>
        </w:pPrChange>
      </w:pPr>
      <w:del w:id="9142"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143" w:author="VOYER Raphael" w:date="2021-06-16T11:15:00Z"/>
        </w:rPr>
        <w:pPrChange w:id="9144" w:author="VOYER Raphael" w:date="2021-06-16T11:15:00Z">
          <w:pPr>
            <w:numPr>
              <w:numId w:val="55"/>
            </w:numPr>
            <w:ind w:left="720" w:hanging="360"/>
          </w:pPr>
        </w:pPrChange>
      </w:pPr>
      <w:del w:id="9145" w:author="VOYER Raphael" w:date="2021-06-16T11:15:00Z">
        <w:r w:rsidDel="001111A8">
          <w:delText>Define a rule with the following condition</w:delText>
        </w:r>
      </w:del>
    </w:p>
    <w:p w14:paraId="1084361F" w14:textId="77777777" w:rsidR="00613335" w:rsidDel="001111A8" w:rsidRDefault="00613335">
      <w:pPr>
        <w:pStyle w:val="Titre4"/>
        <w:rPr>
          <w:del w:id="9146" w:author="VOYER Raphael" w:date="2021-06-16T11:15:00Z"/>
        </w:rPr>
        <w:pPrChange w:id="9147" w:author="VOYER Raphael" w:date="2021-06-16T11:15:00Z">
          <w:pPr>
            <w:numPr>
              <w:ilvl w:val="1"/>
              <w:numId w:val="55"/>
            </w:numPr>
            <w:ind w:left="1440" w:hanging="360"/>
          </w:pPr>
        </w:pPrChange>
      </w:pPr>
      <w:del w:id="9148" w:author="VOYER Raphael" w:date="2021-06-16T11:15:00Z">
        <w:r w:rsidDel="001111A8">
          <w:delText>IsL2 valid = True</w:delText>
        </w:r>
      </w:del>
    </w:p>
    <w:p w14:paraId="3B1D104A" w14:textId="77777777" w:rsidR="00613335" w:rsidDel="001111A8" w:rsidRDefault="00613335">
      <w:pPr>
        <w:pStyle w:val="Titre4"/>
        <w:rPr>
          <w:del w:id="9149" w:author="VOYER Raphael" w:date="2021-06-16T11:15:00Z"/>
        </w:rPr>
        <w:pPrChange w:id="9150" w:author="VOYER Raphael" w:date="2021-06-16T11:15:00Z">
          <w:pPr>
            <w:numPr>
              <w:ilvl w:val="1"/>
              <w:numId w:val="55"/>
            </w:numPr>
            <w:ind w:left="1440" w:hanging="360"/>
          </w:pPr>
        </w:pPrChange>
      </w:pPr>
      <w:del w:id="9151" w:author="VOYER Raphael" w:date="2021-06-16T11:15:00Z">
        <w:r w:rsidDel="001111A8">
          <w:delText>IsTagged = true</w:delText>
        </w:r>
      </w:del>
    </w:p>
    <w:p w14:paraId="6506B63B" w14:textId="77777777" w:rsidR="00613335" w:rsidDel="001111A8" w:rsidRDefault="0087100C">
      <w:pPr>
        <w:pStyle w:val="Titre4"/>
        <w:rPr>
          <w:del w:id="9152" w:author="VOYER Raphael" w:date="2021-06-16T11:15:00Z"/>
        </w:rPr>
        <w:pPrChange w:id="9153" w:author="VOYER Raphael" w:date="2021-06-16T11:15:00Z">
          <w:pPr>
            <w:numPr>
              <w:ilvl w:val="1"/>
              <w:numId w:val="55"/>
            </w:numPr>
            <w:ind w:left="1440" w:hanging="360"/>
          </w:pPr>
        </w:pPrChange>
      </w:pPr>
      <w:del w:id="9154"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155" w:author="VOYER Raphael" w:date="2021-06-16T11:15:00Z"/>
        </w:rPr>
        <w:pPrChange w:id="9156" w:author="VOYER Raphael" w:date="2021-06-16T11:15:00Z">
          <w:pPr>
            <w:numPr>
              <w:ilvl w:val="1"/>
              <w:numId w:val="55"/>
            </w:numPr>
            <w:ind w:left="1440" w:hanging="360"/>
          </w:pPr>
        </w:pPrChange>
      </w:pPr>
      <w:del w:id="9157"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158" w:author="VOYER Raphael" w:date="2021-06-16T11:15:00Z"/>
        </w:rPr>
        <w:pPrChange w:id="9159" w:author="VOYER Raphael" w:date="2021-06-16T11:15:00Z">
          <w:pPr>
            <w:numPr>
              <w:ilvl w:val="1"/>
              <w:numId w:val="55"/>
            </w:numPr>
            <w:ind w:left="1440" w:hanging="360"/>
          </w:pPr>
        </w:pPrChange>
      </w:pPr>
      <w:del w:id="9160" w:author="VOYER Raphael" w:date="2021-06-16T11:15:00Z">
        <w:r w:rsidDel="001111A8">
          <w:delText>Set mask for all the above</w:delText>
        </w:r>
      </w:del>
    </w:p>
    <w:p w14:paraId="4C9EAAD3" w14:textId="77777777" w:rsidR="00613335" w:rsidDel="001111A8" w:rsidRDefault="00613335">
      <w:pPr>
        <w:pStyle w:val="Titre4"/>
        <w:rPr>
          <w:del w:id="9161" w:author="VOYER Raphael" w:date="2021-06-16T11:15:00Z"/>
        </w:rPr>
        <w:pPrChange w:id="9162" w:author="VOYER Raphael" w:date="2021-06-16T11:15:00Z">
          <w:pPr>
            <w:numPr>
              <w:numId w:val="55"/>
            </w:numPr>
            <w:ind w:left="720" w:hanging="360"/>
          </w:pPr>
        </w:pPrChange>
      </w:pPr>
      <w:del w:id="9163" w:author="VOYER Raphael" w:date="2021-06-16T11:15:00Z">
        <w:r w:rsidDel="001111A8">
          <w:delText>Set the action as follows:</w:delText>
        </w:r>
      </w:del>
    </w:p>
    <w:p w14:paraId="7E0C4D12" w14:textId="77777777" w:rsidR="00613335" w:rsidDel="001111A8" w:rsidRDefault="00613335">
      <w:pPr>
        <w:pStyle w:val="Titre4"/>
        <w:rPr>
          <w:del w:id="9164" w:author="VOYER Raphael" w:date="2021-06-16T11:15:00Z"/>
        </w:rPr>
        <w:pPrChange w:id="9165" w:author="VOYER Raphael" w:date="2021-06-16T11:15:00Z">
          <w:pPr>
            <w:numPr>
              <w:ilvl w:val="1"/>
              <w:numId w:val="55"/>
            </w:numPr>
            <w:ind w:left="1440" w:hanging="360"/>
          </w:pPr>
        </w:pPrChange>
      </w:pPr>
      <w:del w:id="9166" w:author="VOYER Raphael" w:date="2021-06-16T11:15:00Z">
        <w:r w:rsidDel="001111A8">
          <w:delText>Packet cmd = forward</w:delText>
        </w:r>
      </w:del>
    </w:p>
    <w:p w14:paraId="38F5A560" w14:textId="77777777" w:rsidR="00613335" w:rsidDel="001111A8" w:rsidRDefault="00613335">
      <w:pPr>
        <w:pStyle w:val="Titre4"/>
        <w:rPr>
          <w:del w:id="9167" w:author="VOYER Raphael" w:date="2021-06-16T11:15:00Z"/>
        </w:rPr>
        <w:pPrChange w:id="9168" w:author="VOYER Raphael" w:date="2021-06-16T11:15:00Z">
          <w:pPr>
            <w:numPr>
              <w:ilvl w:val="1"/>
              <w:numId w:val="55"/>
            </w:numPr>
            <w:ind w:left="1440" w:hanging="360"/>
          </w:pPr>
        </w:pPrChange>
      </w:pPr>
      <w:del w:id="9169" w:author="VOYER Raphael" w:date="2021-06-16T11:15:00Z">
        <w:r w:rsidDel="001111A8">
          <w:delText>Redirection cmd = redirect to out interface</w:delText>
        </w:r>
      </w:del>
    </w:p>
    <w:p w14:paraId="42D614D7" w14:textId="77777777" w:rsidR="00613335" w:rsidDel="001111A8" w:rsidRDefault="0087100C">
      <w:pPr>
        <w:pStyle w:val="Titre4"/>
        <w:rPr>
          <w:del w:id="9170" w:author="VOYER Raphael" w:date="2021-06-16T11:15:00Z"/>
        </w:rPr>
        <w:pPrChange w:id="9171" w:author="VOYER Raphael" w:date="2021-06-16T11:15:00Z">
          <w:pPr>
            <w:numPr>
              <w:ilvl w:val="1"/>
              <w:numId w:val="55"/>
            </w:numPr>
            <w:ind w:left="1440" w:hanging="360"/>
          </w:pPr>
        </w:pPrChange>
      </w:pPr>
      <w:del w:id="9172" w:author="VOYER Raphael" w:date="2021-06-16T11:15:00Z">
        <w:r w:rsidDel="001111A8">
          <w:delText>Out interface type = VIDX</w:delText>
        </w:r>
      </w:del>
    </w:p>
    <w:p w14:paraId="29EA4217" w14:textId="77777777" w:rsidR="00613335" w:rsidDel="001111A8" w:rsidRDefault="0087100C">
      <w:pPr>
        <w:pStyle w:val="Titre4"/>
        <w:rPr>
          <w:del w:id="9173" w:author="VOYER Raphael" w:date="2021-06-16T11:15:00Z"/>
        </w:rPr>
        <w:pPrChange w:id="9174" w:author="VOYER Raphael" w:date="2021-06-16T11:15:00Z">
          <w:pPr>
            <w:numPr>
              <w:ilvl w:val="1"/>
              <w:numId w:val="55"/>
            </w:numPr>
            <w:ind w:left="1440" w:hanging="360"/>
          </w:pPr>
        </w:pPrChange>
      </w:pPr>
      <w:del w:id="9175"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176" w:author="VOYER Raphael" w:date="2021-06-16T11:15:00Z"/>
        </w:rPr>
        <w:pPrChange w:id="9177" w:author="VOYER Raphael" w:date="2021-06-16T11:15:00Z">
          <w:pPr>
            <w:outlineLvl w:val="0"/>
          </w:pPr>
        </w:pPrChange>
      </w:pPr>
    </w:p>
    <w:p w14:paraId="72F014DA" w14:textId="77777777" w:rsidR="00613335" w:rsidDel="001111A8" w:rsidRDefault="00613335">
      <w:pPr>
        <w:pStyle w:val="Titre4"/>
        <w:rPr>
          <w:del w:id="9178" w:author="VOYER Raphael" w:date="2021-06-16T11:15:00Z"/>
        </w:rPr>
        <w:pPrChange w:id="9179" w:author="VOYER Raphael" w:date="2021-06-16T11:15:00Z">
          <w:pPr/>
        </w:pPrChange>
      </w:pPr>
    </w:p>
    <w:p w14:paraId="7F5CF397" w14:textId="77777777" w:rsidR="00613335" w:rsidDel="001111A8" w:rsidRDefault="008526C4">
      <w:pPr>
        <w:pStyle w:val="Titre4"/>
        <w:rPr>
          <w:del w:id="9180" w:author="VOYER Raphael" w:date="2021-06-16T11:15:00Z"/>
        </w:rPr>
        <w:pPrChange w:id="9181" w:author="VOYER Raphael" w:date="2021-06-16T11:15:00Z">
          <w:pPr>
            <w:tabs>
              <w:tab w:val="left" w:pos="1425"/>
            </w:tabs>
          </w:pPr>
        </w:pPrChange>
      </w:pPr>
      <w:del w:id="9182" w:author="VOYER Raphael" w:date="2021-06-16T11:15:00Z">
        <w:r w:rsidDel="001111A8">
          <w:tab/>
        </w:r>
      </w:del>
    </w:p>
    <w:p w14:paraId="2BF9E690" w14:textId="77777777" w:rsidR="008526C4" w:rsidDel="001111A8" w:rsidRDefault="008526C4">
      <w:pPr>
        <w:pStyle w:val="Titre4"/>
        <w:rPr>
          <w:del w:id="9183" w:author="VOYER Raphael" w:date="2021-06-16T11:15:00Z"/>
        </w:rPr>
        <w:pPrChange w:id="9184" w:author="VOYER Raphael" w:date="2021-06-16T11:15:00Z">
          <w:pPr>
            <w:pStyle w:val="Titre3"/>
          </w:pPr>
        </w:pPrChange>
      </w:pPr>
      <w:bookmarkStart w:id="9185" w:name="_Toc383788533"/>
      <w:del w:id="9186" w:author="VOYER Raphael" w:date="2021-06-16T11:15:00Z">
        <w:r w:rsidRPr="00D82069" w:rsidDel="001111A8">
          <w:delText xml:space="preserve">L3 Cluster Scenario </w:delText>
        </w:r>
        <w:bookmarkEnd w:id="9185"/>
      </w:del>
    </w:p>
    <w:p w14:paraId="2D0EDBC9" w14:textId="77777777" w:rsidR="008526C4" w:rsidDel="001111A8" w:rsidRDefault="008526C4">
      <w:pPr>
        <w:pStyle w:val="Titre4"/>
        <w:rPr>
          <w:del w:id="9187" w:author="VOYER Raphael" w:date="2021-06-16T11:15:00Z"/>
        </w:rPr>
        <w:pPrChange w:id="9188" w:author="VOYER Raphael" w:date="2021-06-16T11:15:00Z">
          <w:pPr/>
        </w:pPrChange>
      </w:pPr>
    </w:p>
    <w:p w14:paraId="2E126DB6" w14:textId="77777777" w:rsidR="008526C4" w:rsidDel="001111A8" w:rsidRDefault="008526C4">
      <w:pPr>
        <w:pStyle w:val="Titre4"/>
        <w:rPr>
          <w:del w:id="9189" w:author="VOYER Raphael" w:date="2021-06-16T11:15:00Z"/>
        </w:rPr>
        <w:pPrChange w:id="9190" w:author="VOYER Raphael" w:date="2021-06-16T11:15:00Z">
          <w:pPr/>
        </w:pPrChange>
      </w:pPr>
      <w:del w:id="9191"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192" w:author="VOYER Raphael" w:date="2021-06-16T11:15:00Z"/>
        </w:rPr>
        <w:pPrChange w:id="9193" w:author="VOYER Raphael" w:date="2021-06-16T11:15:00Z">
          <w:pPr/>
        </w:pPrChange>
      </w:pPr>
    </w:p>
    <w:p w14:paraId="03D448C5" w14:textId="77777777" w:rsidR="008526C4" w:rsidDel="001111A8" w:rsidRDefault="008526C4">
      <w:pPr>
        <w:pStyle w:val="Titre4"/>
        <w:rPr>
          <w:del w:id="9194" w:author="VOYER Raphael" w:date="2021-06-16T11:15:00Z"/>
        </w:rPr>
        <w:pPrChange w:id="9195" w:author="VOYER Raphael" w:date="2021-06-16T11:15:00Z">
          <w:pPr/>
        </w:pPrChange>
      </w:pPr>
      <w:del w:id="9196"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197" w:author="VOYER Raphael" w:date="2021-06-16T11:15:00Z"/>
        </w:rPr>
        <w:pPrChange w:id="9198" w:author="VOYER Raphael" w:date="2021-06-16T11:15:00Z">
          <w:pPr/>
        </w:pPrChange>
      </w:pPr>
      <w:del w:id="9199"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200" w:author="VOYER Raphael" w:date="2021-06-16T11:15:00Z"/>
        </w:rPr>
        <w:pPrChange w:id="9201" w:author="VOYER Raphael" w:date="2021-06-16T11:15:00Z">
          <w:pPr/>
        </w:pPrChange>
      </w:pPr>
      <w:del w:id="9202"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203" w:author="VOYER Raphael" w:date="2021-06-16T11:15:00Z"/>
        </w:rPr>
        <w:pPrChange w:id="9204" w:author="VOYER Raphael" w:date="2021-06-16T11:15:00Z">
          <w:pPr/>
        </w:pPrChange>
      </w:pPr>
      <w:del w:id="9205"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206" w:author="VOYER Raphael" w:date="2021-06-16T11:15:00Z"/>
        </w:rPr>
        <w:pPrChange w:id="9207" w:author="VOYER Raphael" w:date="2021-06-16T11:15:00Z">
          <w:pPr>
            <w:numPr>
              <w:numId w:val="67"/>
            </w:numPr>
            <w:ind w:left="1440" w:hanging="360"/>
          </w:pPr>
        </w:pPrChange>
      </w:pPr>
      <w:del w:id="9208" w:author="VOYER Raphael" w:date="2021-06-16T11:15:00Z">
        <w:r w:rsidDel="001111A8">
          <w:delText>Type = CPSS_DXCH_IP_UC_ROUTE_ENTRY_E</w:delText>
        </w:r>
      </w:del>
    </w:p>
    <w:p w14:paraId="3275F096" w14:textId="77777777" w:rsidR="008526C4" w:rsidDel="001111A8" w:rsidRDefault="008526C4">
      <w:pPr>
        <w:pStyle w:val="Titre4"/>
        <w:rPr>
          <w:del w:id="9209" w:author="VOYER Raphael" w:date="2021-06-16T11:15:00Z"/>
        </w:rPr>
        <w:pPrChange w:id="9210" w:author="VOYER Raphael" w:date="2021-06-16T11:15:00Z">
          <w:pPr>
            <w:numPr>
              <w:numId w:val="67"/>
            </w:numPr>
            <w:ind w:left="1440" w:hanging="360"/>
          </w:pPr>
        </w:pPrChange>
      </w:pPr>
      <w:del w:id="9211" w:author="VOYER Raphael" w:date="2021-06-16T11:15:00Z">
        <w:r w:rsidDel="001111A8">
          <w:delText>Cmd = CPSS_PACKET_CMD_ROUTE_E</w:delText>
        </w:r>
      </w:del>
    </w:p>
    <w:p w14:paraId="719B8AC6" w14:textId="77777777" w:rsidR="008526C4" w:rsidDel="001111A8" w:rsidRDefault="008526C4">
      <w:pPr>
        <w:pStyle w:val="Titre4"/>
        <w:rPr>
          <w:del w:id="9212" w:author="VOYER Raphael" w:date="2021-06-16T11:15:00Z"/>
        </w:rPr>
        <w:pPrChange w:id="9213" w:author="VOYER Raphael" w:date="2021-06-16T11:15:00Z">
          <w:pPr>
            <w:numPr>
              <w:numId w:val="67"/>
            </w:numPr>
            <w:ind w:left="1440" w:hanging="360"/>
          </w:pPr>
        </w:pPrChange>
      </w:pPr>
      <w:del w:id="9214" w:author="VOYER Raphael" w:date="2021-06-16T11:15:00Z">
        <w:r w:rsidDel="001111A8">
          <w:delText>Next Hop interface type as VIDX</w:delText>
        </w:r>
      </w:del>
    </w:p>
    <w:p w14:paraId="7727B76D" w14:textId="77777777" w:rsidR="008526C4" w:rsidDel="001111A8" w:rsidRDefault="008526C4">
      <w:pPr>
        <w:pStyle w:val="Titre4"/>
        <w:rPr>
          <w:del w:id="9215" w:author="VOYER Raphael" w:date="2021-06-16T11:15:00Z"/>
        </w:rPr>
        <w:pPrChange w:id="9216" w:author="VOYER Raphael" w:date="2021-06-16T11:15:00Z">
          <w:pPr>
            <w:numPr>
              <w:numId w:val="67"/>
            </w:numPr>
            <w:ind w:left="1440" w:hanging="360"/>
          </w:pPr>
        </w:pPrChange>
      </w:pPr>
      <w:del w:id="9217" w:author="VOYER Raphael" w:date="2021-06-16T11:15:00Z">
        <w:r w:rsidDel="001111A8">
          <w:delText>Next Hop VIDX = VIDX created with cluster ports</w:delText>
        </w:r>
      </w:del>
    </w:p>
    <w:p w14:paraId="49B4C735" w14:textId="77777777" w:rsidR="008526C4" w:rsidDel="001111A8" w:rsidRDefault="008526C4">
      <w:pPr>
        <w:pStyle w:val="Titre4"/>
        <w:rPr>
          <w:del w:id="9218" w:author="VOYER Raphael" w:date="2021-06-16T11:15:00Z"/>
        </w:rPr>
        <w:pPrChange w:id="9219" w:author="VOYER Raphael" w:date="2021-06-16T11:15:00Z">
          <w:pPr>
            <w:numPr>
              <w:numId w:val="67"/>
            </w:numPr>
            <w:ind w:left="1440" w:hanging="360"/>
          </w:pPr>
        </w:pPrChange>
      </w:pPr>
      <w:del w:id="9220" w:author="VOYER Raphael" w:date="2021-06-16T11:15:00Z">
        <w:r w:rsidDel="001111A8">
          <w:delText>Next Hop VLAN id = cluster VLAN id</w:delText>
        </w:r>
      </w:del>
    </w:p>
    <w:p w14:paraId="374B2AC6" w14:textId="77777777" w:rsidR="008526C4" w:rsidDel="001111A8" w:rsidRDefault="008526C4">
      <w:pPr>
        <w:pStyle w:val="Titre4"/>
        <w:rPr>
          <w:del w:id="9221" w:author="VOYER Raphael" w:date="2021-06-16T11:15:00Z"/>
        </w:rPr>
        <w:pPrChange w:id="9222" w:author="VOYER Raphael" w:date="2021-06-16T11:15:00Z">
          <w:pPr>
            <w:numPr>
              <w:numId w:val="67"/>
            </w:numPr>
            <w:ind w:left="1440" w:hanging="360"/>
          </w:pPr>
        </w:pPrChange>
      </w:pPr>
      <w:del w:id="9223"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224" w:author="VOYER Raphael" w:date="2021-06-16T11:15:00Z"/>
        </w:rPr>
        <w:pPrChange w:id="9225" w:author="VOYER Raphael" w:date="2021-06-16T11:15:00Z">
          <w:pPr>
            <w:ind w:left="720"/>
          </w:pPr>
        </w:pPrChange>
      </w:pPr>
    </w:p>
    <w:p w14:paraId="06EAC78B" w14:textId="77777777" w:rsidR="008526C4" w:rsidDel="001111A8" w:rsidRDefault="008526C4">
      <w:pPr>
        <w:pStyle w:val="Titre4"/>
        <w:rPr>
          <w:del w:id="9226" w:author="VOYER Raphael" w:date="2021-06-16T11:15:00Z"/>
        </w:rPr>
        <w:pPrChange w:id="9227" w:author="VOYER Raphael" w:date="2021-06-16T11:15:00Z">
          <w:pPr/>
        </w:pPrChange>
      </w:pPr>
      <w:del w:id="9228"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229" w:author="VOYER Raphael" w:date="2021-06-16T11:15:00Z"/>
        </w:rPr>
        <w:pPrChange w:id="9230" w:author="VOYER Raphael" w:date="2021-06-16T11:15:00Z">
          <w:pPr>
            <w:tabs>
              <w:tab w:val="left" w:pos="1425"/>
            </w:tabs>
          </w:pPr>
        </w:pPrChange>
      </w:pPr>
    </w:p>
    <w:p w14:paraId="2EED3223" w14:textId="77777777" w:rsidR="00613335" w:rsidDel="001111A8" w:rsidRDefault="0080057D">
      <w:pPr>
        <w:pStyle w:val="Titre4"/>
        <w:rPr>
          <w:del w:id="9231" w:author="VOYER Raphael" w:date="2021-06-16T11:15:00Z"/>
        </w:rPr>
        <w:pPrChange w:id="9232" w:author="VOYER Raphael" w:date="2021-06-16T11:15:00Z">
          <w:pPr>
            <w:pStyle w:val="Titre2"/>
          </w:pPr>
        </w:pPrChange>
      </w:pPr>
      <w:del w:id="9233" w:author="VOYER Raphael" w:date="2021-06-16T11:15:00Z">
        <w:r w:rsidDel="001111A8">
          <w:delText>Debugging</w:delText>
        </w:r>
      </w:del>
    </w:p>
    <w:p w14:paraId="5CA92B79" w14:textId="77777777" w:rsidR="00613335" w:rsidDel="001111A8" w:rsidRDefault="0080057D">
      <w:pPr>
        <w:pStyle w:val="Titre4"/>
        <w:rPr>
          <w:del w:id="9234" w:author="VOYER Raphael" w:date="2021-06-16T11:15:00Z"/>
        </w:rPr>
        <w:pPrChange w:id="9235" w:author="VOYER Raphael" w:date="2021-06-16T11:15:00Z">
          <w:pPr/>
        </w:pPrChange>
      </w:pPr>
      <w:del w:id="9236"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237" w:author="VOYER Raphael" w:date="2021-06-16T11:15:00Z"/>
        </w:rPr>
        <w:pPrChange w:id="9238" w:author="VOYER Raphael" w:date="2021-06-16T11:15:00Z">
          <w:pPr/>
        </w:pPrChange>
      </w:pPr>
    </w:p>
    <w:p w14:paraId="4E173E0B" w14:textId="77777777" w:rsidR="00B37659" w:rsidDel="001111A8" w:rsidRDefault="00B37659">
      <w:pPr>
        <w:pStyle w:val="Titre4"/>
        <w:rPr>
          <w:del w:id="9239" w:author="VOYER Raphael" w:date="2021-06-16T11:15:00Z"/>
        </w:rPr>
        <w:pPrChange w:id="9240" w:author="VOYER Raphael" w:date="2021-06-16T11:15:00Z">
          <w:pPr>
            <w:pStyle w:val="Titre2"/>
          </w:pPr>
        </w:pPrChange>
      </w:pPr>
      <w:del w:id="9241" w:author="VOYER Raphael" w:date="2021-06-16T11:15:00Z">
        <w:r w:rsidDel="001111A8">
          <w:delText>TCAM Manager</w:delText>
        </w:r>
      </w:del>
    </w:p>
    <w:p w14:paraId="6CB3F9EB" w14:textId="77777777" w:rsidR="00B37659" w:rsidRPr="00B37659" w:rsidDel="001111A8" w:rsidRDefault="00B37659">
      <w:pPr>
        <w:pStyle w:val="Titre4"/>
        <w:rPr>
          <w:del w:id="9242" w:author="VOYER Raphael" w:date="2021-06-16T11:15:00Z"/>
        </w:rPr>
        <w:pPrChange w:id="9243" w:author="VOYER Raphael" w:date="2021-06-16T11:15:00Z">
          <w:pPr/>
        </w:pPrChange>
      </w:pPr>
      <w:del w:id="9244"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245" w:author="VOYER Raphael" w:date="2021-06-16T11:15:00Z"/>
        </w:rPr>
        <w:pPrChange w:id="9246" w:author="VOYER Raphael" w:date="2021-06-16T11:15:00Z">
          <w:pPr>
            <w:pStyle w:val="Titre1"/>
            <w:pageBreakBefore/>
            <w:numPr>
              <w:numId w:val="0"/>
            </w:numPr>
            <w:tabs>
              <w:tab w:val="clear" w:pos="432"/>
            </w:tabs>
            <w:ind w:left="0" w:firstLine="0"/>
            <w:jc w:val="left"/>
          </w:pPr>
        </w:pPrChange>
      </w:pPr>
      <w:del w:id="9247"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248" w:author="VOYER Raphael" w:date="2021-06-16T11:15:00Z"/>
        </w:rPr>
        <w:pPrChange w:id="9249" w:author="VOYER Raphael" w:date="2021-06-16T11:15:00Z">
          <w:pPr>
            <w:outlineLvl w:val="0"/>
          </w:pPr>
        </w:pPrChange>
      </w:pPr>
      <w:bookmarkStart w:id="9250" w:name="_Toc424820521"/>
      <w:del w:id="9251"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250"/>
      </w:del>
    </w:p>
    <w:p w14:paraId="653F9869" w14:textId="77777777" w:rsidR="00697356" w:rsidDel="001111A8" w:rsidRDefault="00697356">
      <w:pPr>
        <w:pStyle w:val="Titre4"/>
        <w:rPr>
          <w:del w:id="9252" w:author="VOYER Raphael" w:date="2021-06-16T11:15:00Z"/>
        </w:rPr>
        <w:pPrChange w:id="9253" w:author="VOYER Raphael" w:date="2021-06-16T11:15:00Z">
          <w:pPr/>
        </w:pPrChange>
      </w:pPr>
    </w:p>
    <w:p w14:paraId="53C6D2A1" w14:textId="77777777" w:rsidR="00697356" w:rsidRPr="008C5B16" w:rsidDel="001111A8" w:rsidRDefault="00697356">
      <w:pPr>
        <w:pStyle w:val="Titre4"/>
        <w:rPr>
          <w:del w:id="9254" w:author="VOYER Raphael" w:date="2021-06-16T11:15:00Z"/>
        </w:rPr>
        <w:pPrChange w:id="9255" w:author="VOYER Raphael" w:date="2021-06-16T11:15:00Z">
          <w:pPr>
            <w:outlineLvl w:val="0"/>
          </w:pPr>
        </w:pPrChange>
      </w:pPr>
      <w:bookmarkStart w:id="9256" w:name="_Toc424820522"/>
      <w:del w:id="9257" w:author="VOYER Raphael" w:date="2021-06-16T11:15:00Z">
        <w:r w:rsidRPr="008C5B16" w:rsidDel="001111A8">
          <w:rPr>
            <w:b w:val="0"/>
          </w:rPr>
          <w:delText>Cluster Creation and Cluster parameter setting</w:delText>
        </w:r>
        <w:bookmarkEnd w:id="9256"/>
        <w:r w:rsidRPr="008C5B16" w:rsidDel="001111A8">
          <w:rPr>
            <w:b w:val="0"/>
          </w:rPr>
          <w:delText xml:space="preserve"> </w:delText>
        </w:r>
      </w:del>
    </w:p>
    <w:p w14:paraId="0D8B4634" w14:textId="77777777" w:rsidR="00697356" w:rsidDel="001111A8" w:rsidRDefault="00697356">
      <w:pPr>
        <w:pStyle w:val="Titre4"/>
        <w:rPr>
          <w:del w:id="9258" w:author="VOYER Raphael" w:date="2021-06-16T11:15:00Z"/>
        </w:rPr>
        <w:pPrChange w:id="9259"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26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261" w:author="VOYER Raphael" w:date="2021-06-16T11:15:00Z"/>
              </w:rPr>
              <w:pPrChange w:id="9262" w:author="VOYER Raphael" w:date="2021-06-16T11:15:00Z">
                <w:pPr/>
              </w:pPrChange>
            </w:pPr>
            <w:del w:id="9263"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264" w:author="VOYER Raphael" w:date="2021-06-16T11:15:00Z"/>
              </w:rPr>
              <w:pPrChange w:id="9265" w:author="VOYER Raphael" w:date="2021-06-16T11:15:00Z">
                <w:pPr/>
              </w:pPrChange>
            </w:pPr>
            <w:del w:id="9266"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267" w:author="VOYER Raphael" w:date="2021-06-16T11:15:00Z"/>
              </w:rPr>
              <w:pPrChange w:id="9268" w:author="VOYER Raphael" w:date="2021-06-16T11:15:00Z">
                <w:pPr/>
              </w:pPrChange>
            </w:pPr>
            <w:del w:id="9269"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270" w:author="VOYER Raphael" w:date="2021-06-16T11:15:00Z"/>
              </w:rPr>
              <w:pPrChange w:id="9271" w:author="VOYER Raphael" w:date="2021-06-16T11:15:00Z">
                <w:pPr/>
              </w:pPrChange>
            </w:pPr>
            <w:del w:id="9272" w:author="VOYER Raphael" w:date="2021-06-16T11:15:00Z">
              <w:r w:rsidDel="001111A8">
                <w:delText>4.server-cluster &lt;cluster-id&gt; [igmp-mode {enable|disable}]</w:delText>
              </w:r>
            </w:del>
          </w:p>
          <w:p w14:paraId="048C6F6F" w14:textId="77777777" w:rsidR="00697356" w:rsidDel="001111A8" w:rsidRDefault="00697356">
            <w:pPr>
              <w:pStyle w:val="Titre4"/>
              <w:rPr>
                <w:del w:id="9273" w:author="VOYER Raphael" w:date="2021-06-16T11:15:00Z"/>
              </w:rPr>
              <w:pPrChange w:id="9274" w:author="VOYER Raphael" w:date="2021-06-16T11:15:00Z">
                <w:pPr/>
              </w:pPrChange>
            </w:pPr>
            <w:del w:id="9275"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276" w:author="VOYER Raphael" w:date="2021-06-16T11:15:00Z"/>
                <w:rFonts w:ascii="Verdana" w:hAnsi="Verdana"/>
                <w:color w:val="000000"/>
              </w:rPr>
              <w:pPrChange w:id="9277" w:author="VOYER Raphael" w:date="2021-06-16T11:15:00Z">
                <w:pPr/>
              </w:pPrChange>
            </w:pPr>
            <w:del w:id="9278"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279" w:author="VOYER Raphael" w:date="2021-06-16T11:15:00Z"/>
                <w:rFonts w:ascii="Verdana" w:hAnsi="Verdana"/>
                <w:color w:val="000000"/>
              </w:rPr>
              <w:pPrChange w:id="9280" w:author="VOYER Raphael" w:date="2021-06-16T11:15:00Z">
                <w:pPr/>
              </w:pPrChange>
            </w:pPr>
          </w:p>
        </w:tc>
      </w:tr>
      <w:tr w:rsidR="00697356" w:rsidRPr="00530E68" w:rsidDel="001111A8" w14:paraId="4D8A3464" w14:textId="77777777" w:rsidTr="00C572C4">
        <w:trPr>
          <w:tblCellSpacing w:w="0" w:type="dxa"/>
          <w:del w:id="9281"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282" w:author="VOYER Raphael" w:date="2021-06-16T11:15:00Z"/>
                <w:rFonts w:ascii="Times New Roman" w:hAnsi="Times New Roman"/>
                <w:color w:val="000000"/>
                <w:sz w:val="24"/>
              </w:rPr>
              <w:pPrChange w:id="9283" w:author="VOYER Raphael" w:date="2021-06-16T11:15:00Z">
                <w:pPr>
                  <w:spacing w:before="100" w:beforeAutospacing="1" w:after="100" w:afterAutospacing="1"/>
                </w:pPr>
              </w:pPrChange>
            </w:pPr>
            <w:del w:id="9284"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285" w:author="VOYER Raphael" w:date="2021-06-16T11:15:00Z"/>
                <w:rFonts w:ascii="Verdana" w:hAnsi="Verdana"/>
                <w:color w:val="000000"/>
              </w:rPr>
              <w:pPrChange w:id="9286" w:author="VOYER Raphael" w:date="2021-06-16T11:15:00Z">
                <w:pPr>
                  <w:spacing w:before="100" w:beforeAutospacing="1" w:after="100" w:afterAutospacing="1"/>
                </w:pPr>
              </w:pPrChange>
            </w:pPr>
            <w:del w:id="9287"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288" w:author="VOYER Raphael" w:date="2021-06-16T11:15:00Z"/>
                <w:rFonts w:ascii="Times New Roman" w:hAnsi="Times New Roman"/>
                <w:color w:val="000000"/>
                <w:sz w:val="24"/>
              </w:rPr>
              <w:pPrChange w:id="9289" w:author="VOYER Raphael" w:date="2021-06-16T11:15:00Z">
                <w:pPr>
                  <w:spacing w:before="100" w:beforeAutospacing="1" w:after="100" w:afterAutospacing="1"/>
                </w:pPr>
              </w:pPrChange>
            </w:pPr>
            <w:del w:id="9290"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291"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292" w:author="VOYER Raphael" w:date="2021-06-16T11:15:00Z"/>
                <w:rFonts w:ascii="Times New Roman" w:hAnsi="Times New Roman"/>
                <w:color w:val="000000"/>
                <w:sz w:val="24"/>
              </w:rPr>
              <w:pPrChange w:id="9293" w:author="VOYER Raphael" w:date="2021-06-16T11:15:00Z">
                <w:pPr>
                  <w:spacing w:before="100" w:beforeAutospacing="1" w:after="100" w:afterAutospacing="1"/>
                </w:pPr>
              </w:pPrChange>
            </w:pPr>
            <w:smartTag w:uri="urn:schemas-microsoft-com:office:smarttags" w:element="stockticker">
              <w:del w:id="9294" w:author="VOYER Raphael" w:date="2021-06-16T11:15:00Z">
                <w:r w:rsidRPr="00530E68" w:rsidDel="001111A8">
                  <w:rPr>
                    <w:rFonts w:ascii="Verdana" w:hAnsi="Verdana"/>
                    <w:color w:val="000000"/>
                  </w:rPr>
                  <w:delText>CLI</w:delText>
                </w:r>
              </w:del>
            </w:smartTag>
            <w:del w:id="9295"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296" w:author="VOYER Raphael" w:date="2021-06-16T11:15:00Z"/>
                <w:rFonts w:ascii="Times New Roman" w:hAnsi="Times New Roman"/>
                <w:color w:val="000000"/>
                <w:sz w:val="24"/>
              </w:rPr>
              <w:pPrChange w:id="9297" w:author="VOYER Raphael" w:date="2021-06-16T11:15:00Z">
                <w:pPr>
                  <w:spacing w:before="100" w:beforeAutospacing="1" w:after="100" w:afterAutospacing="1"/>
                </w:pPr>
              </w:pPrChange>
            </w:pPr>
            <w:del w:id="9298"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299" w:author="VOYER Raphael" w:date="2021-06-16T11:15:00Z"/>
                <w:rFonts w:ascii="Times New Roman" w:hAnsi="Times New Roman"/>
                <w:color w:val="000000"/>
                <w:sz w:val="24"/>
              </w:rPr>
              <w:pPrChange w:id="9300" w:author="VOYER Raphael" w:date="2021-06-16T11:15:00Z">
                <w:pPr>
                  <w:spacing w:before="100" w:beforeAutospacing="1" w:after="100" w:afterAutospacing="1"/>
                </w:pPr>
              </w:pPrChange>
            </w:pPr>
            <w:del w:id="9301"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302" w:author="VOYER Raphael" w:date="2021-06-16T11:15:00Z"/>
                <w:rFonts w:ascii="Times New Roman" w:hAnsi="Times New Roman"/>
                <w:color w:val="000000"/>
                <w:sz w:val="24"/>
              </w:rPr>
              <w:pPrChange w:id="9303" w:author="VOYER Raphael" w:date="2021-06-16T11:15:00Z">
                <w:pPr>
                  <w:spacing w:before="100" w:beforeAutospacing="1" w:after="100" w:afterAutospacing="1"/>
                </w:pPr>
              </w:pPrChange>
            </w:pPr>
            <w:del w:id="9304"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305" w:author="VOYER Raphael" w:date="2021-06-16T11:15:00Z"/>
                <w:rFonts w:ascii="Times New Roman" w:hAnsi="Times New Roman"/>
                <w:color w:val="000000"/>
                <w:sz w:val="24"/>
              </w:rPr>
              <w:pPrChange w:id="9306" w:author="VOYER Raphael" w:date="2021-06-16T11:15:00Z">
                <w:pPr>
                  <w:spacing w:before="100" w:beforeAutospacing="1" w:after="100" w:afterAutospacing="1"/>
                </w:pPr>
              </w:pPrChange>
            </w:pPr>
            <w:del w:id="9307"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30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309" w:author="VOYER Raphael" w:date="2021-06-16T11:15:00Z"/>
                <w:rFonts w:ascii="Times New Roman" w:hAnsi="Times New Roman"/>
                <w:color w:val="000000"/>
                <w:sz w:val="24"/>
              </w:rPr>
              <w:pPrChange w:id="9310" w:author="VOYER Raphael" w:date="2021-06-16T11:15:00Z">
                <w:pPr>
                  <w:spacing w:before="100" w:beforeAutospacing="1" w:after="100" w:afterAutospacing="1"/>
                </w:pPr>
              </w:pPrChange>
            </w:pPr>
            <w:del w:id="9311"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312" w:author="VOYER Raphael" w:date="2021-06-16T11:15:00Z"/>
                <w:rFonts w:ascii="Times New Roman" w:hAnsi="Times New Roman"/>
                <w:color w:val="000000"/>
                <w:sz w:val="24"/>
              </w:rPr>
              <w:pPrChange w:id="9313" w:author="VOYER Raphael" w:date="2021-06-16T11:15:00Z">
                <w:pPr>
                  <w:spacing w:before="100" w:beforeAutospacing="1" w:after="100" w:afterAutospacing="1"/>
                </w:pPr>
              </w:pPrChange>
            </w:pPr>
            <w:del w:id="9314"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315" w:author="VOYER Raphael" w:date="2021-06-16T11:15:00Z"/>
                <w:rFonts w:ascii="Times New Roman" w:hAnsi="Times New Roman"/>
                <w:color w:val="000000"/>
                <w:sz w:val="24"/>
              </w:rPr>
              <w:pPrChange w:id="9316" w:author="VOYER Raphael" w:date="2021-06-16T11:15:00Z">
                <w:pPr>
                  <w:spacing w:before="100" w:beforeAutospacing="1" w:after="100" w:afterAutospacing="1"/>
                </w:pPr>
              </w:pPrChange>
            </w:pPr>
            <w:del w:id="9317"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318" w:author="VOYER Raphael" w:date="2021-06-16T11:15:00Z"/>
                <w:rFonts w:ascii="Times New Roman" w:hAnsi="Times New Roman"/>
                <w:color w:val="000000"/>
                <w:sz w:val="24"/>
              </w:rPr>
              <w:pPrChange w:id="9319" w:author="VOYER Raphael" w:date="2021-06-16T11:15:00Z">
                <w:pPr>
                  <w:spacing w:before="100" w:beforeAutospacing="1" w:after="100" w:afterAutospacing="1"/>
                </w:pPr>
              </w:pPrChange>
            </w:pPr>
            <w:del w:id="9320"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321" w:author="VOYER Raphael" w:date="2021-06-16T11:15:00Z"/>
                <w:rFonts w:ascii="Times New Roman" w:hAnsi="Times New Roman"/>
                <w:color w:val="000000"/>
                <w:sz w:val="24"/>
              </w:rPr>
              <w:pPrChange w:id="9322" w:author="VOYER Raphael" w:date="2021-06-16T11:15:00Z">
                <w:pPr>
                  <w:spacing w:before="100" w:beforeAutospacing="1" w:after="100" w:afterAutospacing="1"/>
                </w:pPr>
              </w:pPrChange>
            </w:pPr>
            <w:del w:id="9323"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32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325" w:author="VOYER Raphael" w:date="2021-06-16T11:15:00Z"/>
                <w:rFonts w:ascii="Times New Roman" w:hAnsi="Times New Roman"/>
                <w:color w:val="000000"/>
                <w:sz w:val="24"/>
              </w:rPr>
              <w:pPrChange w:id="9326" w:author="VOYER Raphael" w:date="2021-06-16T11:15:00Z">
                <w:pPr>
                  <w:spacing w:before="100" w:beforeAutospacing="1" w:after="100" w:afterAutospacing="1"/>
                </w:pPr>
              </w:pPrChange>
            </w:pPr>
            <w:del w:id="9327"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328" w:author="VOYER Raphael" w:date="2021-06-16T11:15:00Z"/>
                <w:rFonts w:ascii="Times New Roman" w:hAnsi="Times New Roman"/>
                <w:color w:val="000000"/>
                <w:sz w:val="24"/>
              </w:rPr>
              <w:pPrChange w:id="9329" w:author="VOYER Raphael" w:date="2021-06-16T11:15:00Z">
                <w:pPr>
                  <w:spacing w:before="100" w:beforeAutospacing="1" w:after="100" w:afterAutospacing="1"/>
                </w:pPr>
              </w:pPrChange>
            </w:pPr>
            <w:del w:id="9330"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331" w:author="VOYER Raphael" w:date="2021-06-16T11:15:00Z"/>
                <w:rFonts w:ascii="Times New Roman" w:hAnsi="Times New Roman"/>
                <w:color w:val="000000"/>
                <w:sz w:val="24"/>
              </w:rPr>
              <w:pPrChange w:id="9332" w:author="VOYER Raphael" w:date="2021-06-16T11:15:00Z">
                <w:pPr>
                  <w:spacing w:before="100" w:beforeAutospacing="1" w:after="100" w:afterAutospacing="1"/>
                </w:pPr>
              </w:pPrChange>
            </w:pPr>
            <w:del w:id="9333"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334" w:author="VOYER Raphael" w:date="2021-06-16T11:15:00Z"/>
                <w:rFonts w:ascii="Times New Roman" w:hAnsi="Times New Roman"/>
                <w:color w:val="000000"/>
                <w:sz w:val="24"/>
              </w:rPr>
              <w:pPrChange w:id="9335" w:author="VOYER Raphael" w:date="2021-06-16T11:15:00Z">
                <w:pPr>
                  <w:spacing w:before="100" w:beforeAutospacing="1" w:after="100" w:afterAutospacing="1"/>
                </w:pPr>
              </w:pPrChange>
            </w:pPr>
            <w:del w:id="9336"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337" w:author="VOYER Raphael" w:date="2021-06-16T11:15:00Z"/>
                <w:rFonts w:ascii="Times New Roman" w:hAnsi="Times New Roman"/>
                <w:color w:val="000000"/>
                <w:sz w:val="24"/>
              </w:rPr>
              <w:pPrChange w:id="9338" w:author="VOYER Raphael" w:date="2021-06-16T11:15:00Z">
                <w:pPr>
                  <w:spacing w:before="100" w:beforeAutospacing="1" w:after="100" w:afterAutospacing="1"/>
                </w:pPr>
              </w:pPrChange>
            </w:pPr>
            <w:del w:id="9339"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34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341" w:author="VOYER Raphael" w:date="2021-06-16T11:15:00Z"/>
                <w:rFonts w:ascii="Times New Roman" w:hAnsi="Times New Roman"/>
                <w:color w:val="000000"/>
                <w:sz w:val="24"/>
              </w:rPr>
              <w:pPrChange w:id="9342" w:author="VOYER Raphael" w:date="2021-06-16T11:15:00Z">
                <w:pPr>
                  <w:spacing w:before="100" w:beforeAutospacing="1" w:after="100" w:afterAutospacing="1"/>
                </w:pPr>
              </w:pPrChange>
            </w:pPr>
            <w:del w:id="9343"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344" w:author="VOYER Raphael" w:date="2021-06-16T11:15:00Z"/>
                <w:rFonts w:ascii="Times New Roman" w:hAnsi="Times New Roman"/>
                <w:color w:val="000000"/>
                <w:sz w:val="24"/>
              </w:rPr>
              <w:pPrChange w:id="9345" w:author="VOYER Raphael" w:date="2021-06-16T11:15:00Z">
                <w:pPr>
                  <w:spacing w:before="100" w:beforeAutospacing="1" w:after="100" w:afterAutospacing="1"/>
                </w:pPr>
              </w:pPrChange>
            </w:pPr>
            <w:del w:id="9346"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347" w:author="VOYER Raphael" w:date="2021-06-16T11:15:00Z"/>
                <w:rFonts w:ascii="Times New Roman" w:hAnsi="Times New Roman"/>
                <w:color w:val="000000"/>
                <w:sz w:val="24"/>
              </w:rPr>
              <w:pPrChange w:id="9348" w:author="VOYER Raphael" w:date="2021-06-16T11:15:00Z">
                <w:pPr>
                  <w:spacing w:before="100" w:beforeAutospacing="1" w:after="100" w:afterAutospacing="1"/>
                </w:pPr>
              </w:pPrChange>
            </w:pPr>
            <w:del w:id="9349"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350" w:author="VOYER Raphael" w:date="2021-06-16T11:15:00Z"/>
                <w:rFonts w:ascii="Times New Roman" w:hAnsi="Times New Roman"/>
                <w:color w:val="000000"/>
                <w:sz w:val="24"/>
              </w:rPr>
              <w:pPrChange w:id="9351" w:author="VOYER Raphael" w:date="2021-06-16T11:15:00Z">
                <w:pPr>
                  <w:spacing w:before="100" w:beforeAutospacing="1" w:after="100" w:afterAutospacing="1"/>
                </w:pPr>
              </w:pPrChange>
            </w:pPr>
            <w:del w:id="9352"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353" w:author="VOYER Raphael" w:date="2021-06-16T11:15:00Z"/>
                <w:rFonts w:ascii="Verdana" w:hAnsi="Verdana"/>
                <w:color w:val="000000"/>
              </w:rPr>
              <w:pPrChange w:id="9354" w:author="VOYER Raphael" w:date="2021-06-16T11:15:00Z">
                <w:pPr>
                  <w:spacing w:before="100" w:beforeAutospacing="1" w:after="100" w:afterAutospacing="1"/>
                </w:pPr>
              </w:pPrChange>
            </w:pPr>
            <w:del w:id="9355"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356" w:author="VOYER Raphael" w:date="2021-06-16T11:15:00Z"/>
                <w:rFonts w:ascii="Times New Roman" w:hAnsi="Times New Roman"/>
                <w:color w:val="000000"/>
                <w:sz w:val="24"/>
              </w:rPr>
              <w:pPrChange w:id="9357" w:author="VOYER Raphael" w:date="2021-06-16T11:15:00Z">
                <w:pPr>
                  <w:spacing w:before="100" w:beforeAutospacing="1" w:after="100" w:afterAutospacing="1"/>
                </w:pPr>
              </w:pPrChange>
            </w:pPr>
            <w:del w:id="9358"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35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360" w:author="VOYER Raphael" w:date="2021-06-16T11:15:00Z"/>
                <w:rFonts w:ascii="Verdana" w:hAnsi="Verdana"/>
                <w:color w:val="000000"/>
              </w:rPr>
              <w:pPrChange w:id="9361" w:author="VOYER Raphael" w:date="2021-06-16T11:15:00Z">
                <w:pPr>
                  <w:spacing w:before="100" w:beforeAutospacing="1" w:after="100" w:afterAutospacing="1"/>
                </w:pPr>
              </w:pPrChange>
            </w:pPr>
            <w:del w:id="9362"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363" w:author="VOYER Raphael" w:date="2021-06-16T11:15:00Z"/>
                <w:rFonts w:ascii="Verdana" w:hAnsi="Verdana"/>
                <w:color w:val="000000"/>
              </w:rPr>
              <w:pPrChange w:id="9364" w:author="VOYER Raphael" w:date="2021-06-16T11:15:00Z">
                <w:pPr>
                  <w:spacing w:before="100" w:beforeAutospacing="1" w:after="100" w:afterAutospacing="1"/>
                </w:pPr>
              </w:pPrChange>
            </w:pPr>
            <w:del w:id="9365"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366" w:author="VOYER Raphael" w:date="2021-06-16T11:15:00Z"/>
                <w:rFonts w:ascii="Verdana" w:hAnsi="Verdana"/>
                <w:color w:val="000000"/>
              </w:rPr>
              <w:pPrChange w:id="9367" w:author="VOYER Raphael" w:date="2021-06-16T11:15:00Z">
                <w:pPr>
                  <w:spacing w:before="100" w:beforeAutospacing="1" w:after="100" w:afterAutospacing="1"/>
                </w:pPr>
              </w:pPrChange>
            </w:pPr>
            <w:del w:id="9368"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369" w:author="VOYER Raphael" w:date="2021-06-16T11:15:00Z"/>
                <w:rFonts w:ascii="Verdana" w:hAnsi="Verdana"/>
                <w:color w:val="000000"/>
              </w:rPr>
              <w:pPrChange w:id="9370" w:author="VOYER Raphael" w:date="2021-06-16T11:15:00Z">
                <w:pPr>
                  <w:spacing w:before="100" w:beforeAutospacing="1" w:after="100" w:afterAutospacing="1"/>
                </w:pPr>
              </w:pPrChange>
            </w:pPr>
            <w:del w:id="9371"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372" w:author="VOYER Raphael" w:date="2021-06-16T11:15:00Z"/>
                <w:rFonts w:ascii="Verdana" w:hAnsi="Verdana"/>
                <w:color w:val="000000"/>
              </w:rPr>
              <w:pPrChange w:id="9373" w:author="VOYER Raphael" w:date="2021-06-16T11:15:00Z">
                <w:pPr>
                  <w:spacing w:before="100" w:beforeAutospacing="1" w:after="100" w:afterAutospacing="1"/>
                </w:pPr>
              </w:pPrChange>
            </w:pPr>
            <w:del w:id="9374"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375" w:author="VOYER Raphael" w:date="2021-06-16T11:15:00Z"/>
                <w:rFonts w:ascii="Verdana" w:hAnsi="Verdana"/>
                <w:color w:val="000000"/>
              </w:rPr>
              <w:pPrChange w:id="9376" w:author="VOYER Raphael" w:date="2021-06-16T11:15:00Z">
                <w:pPr>
                  <w:spacing w:before="100" w:beforeAutospacing="1" w:after="100" w:afterAutospacing="1"/>
                </w:pPr>
              </w:pPrChange>
            </w:pPr>
            <w:del w:id="9377"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37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379" w:author="VOYER Raphael" w:date="2021-06-16T11:15:00Z"/>
                <w:rFonts w:ascii="Verdana" w:hAnsi="Verdana"/>
                <w:color w:val="000000"/>
              </w:rPr>
              <w:pPrChange w:id="9380" w:author="VOYER Raphael" w:date="2021-06-16T11:15:00Z">
                <w:pPr>
                  <w:spacing w:before="100" w:beforeAutospacing="1" w:after="100" w:afterAutospacing="1"/>
                </w:pPr>
              </w:pPrChange>
            </w:pPr>
            <w:del w:id="9381"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382" w:author="VOYER Raphael" w:date="2021-06-16T11:15:00Z"/>
                <w:rFonts w:ascii="Verdana" w:hAnsi="Verdana"/>
                <w:color w:val="000000"/>
              </w:rPr>
              <w:pPrChange w:id="9383" w:author="VOYER Raphael" w:date="2021-06-16T11:15:00Z">
                <w:pPr>
                  <w:spacing w:before="100" w:beforeAutospacing="1" w:after="100" w:afterAutospacing="1"/>
                </w:pPr>
              </w:pPrChange>
            </w:pPr>
            <w:del w:id="9384"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385" w:author="VOYER Raphael" w:date="2021-06-16T11:15:00Z"/>
                <w:rFonts w:ascii="Verdana" w:hAnsi="Verdana"/>
                <w:color w:val="000000"/>
              </w:rPr>
              <w:pPrChange w:id="9386" w:author="VOYER Raphael" w:date="2021-06-16T11:15:00Z">
                <w:pPr>
                  <w:spacing w:before="100" w:beforeAutospacing="1" w:after="100" w:afterAutospacing="1"/>
                </w:pPr>
              </w:pPrChange>
            </w:pPr>
            <w:del w:id="9387"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388" w:author="VOYER Raphael" w:date="2021-06-16T11:15:00Z"/>
                <w:rFonts w:ascii="Verdana" w:hAnsi="Verdana"/>
                <w:color w:val="000000"/>
              </w:rPr>
              <w:pPrChange w:id="9389" w:author="VOYER Raphael" w:date="2021-06-16T11:15:00Z">
                <w:pPr>
                  <w:spacing w:before="100" w:beforeAutospacing="1" w:after="100" w:afterAutospacing="1"/>
                </w:pPr>
              </w:pPrChange>
            </w:pPr>
            <w:del w:id="9390"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391" w:author="VOYER Raphael" w:date="2021-06-16T11:15:00Z"/>
                <w:rFonts w:ascii="Verdana" w:hAnsi="Verdana"/>
                <w:color w:val="000000"/>
              </w:rPr>
              <w:pPrChange w:id="9392" w:author="VOYER Raphael" w:date="2021-06-16T11:15:00Z">
                <w:pPr>
                  <w:spacing w:before="100" w:beforeAutospacing="1" w:after="100" w:afterAutospacing="1"/>
                </w:pPr>
              </w:pPrChange>
            </w:pPr>
            <w:del w:id="9393"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39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395" w:author="VOYER Raphael" w:date="2021-06-16T11:15:00Z"/>
                <w:rFonts w:ascii="Verdana" w:hAnsi="Verdana"/>
                <w:color w:val="000000"/>
              </w:rPr>
              <w:pPrChange w:id="9396" w:author="VOYER Raphael" w:date="2021-06-16T11:15:00Z">
                <w:pPr>
                  <w:spacing w:before="100" w:beforeAutospacing="1" w:after="100" w:afterAutospacing="1"/>
                </w:pPr>
              </w:pPrChange>
            </w:pPr>
            <w:del w:id="9397"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398" w:author="VOYER Raphael" w:date="2021-06-16T11:15:00Z"/>
                <w:rFonts w:ascii="Verdana" w:hAnsi="Verdana"/>
                <w:color w:val="000000"/>
              </w:rPr>
              <w:pPrChange w:id="9399" w:author="VOYER Raphael" w:date="2021-06-16T11:15:00Z">
                <w:pPr>
                  <w:spacing w:before="100" w:beforeAutospacing="1" w:after="100" w:afterAutospacing="1"/>
                </w:pPr>
              </w:pPrChange>
            </w:pPr>
            <w:del w:id="9400"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401" w:author="VOYER Raphael" w:date="2021-06-16T11:15:00Z"/>
                <w:rFonts w:ascii="Verdana" w:hAnsi="Verdana"/>
                <w:color w:val="000000"/>
              </w:rPr>
              <w:pPrChange w:id="9402" w:author="VOYER Raphael" w:date="2021-06-16T11:15:00Z">
                <w:pPr>
                  <w:spacing w:before="100" w:beforeAutospacing="1" w:after="100" w:afterAutospacing="1"/>
                </w:pPr>
              </w:pPrChange>
            </w:pPr>
            <w:del w:id="9403"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404" w:author="VOYER Raphael" w:date="2021-06-16T11:15:00Z"/>
                <w:rFonts w:ascii="Verdana" w:hAnsi="Verdana"/>
                <w:color w:val="000000"/>
              </w:rPr>
              <w:pPrChange w:id="9405" w:author="VOYER Raphael" w:date="2021-06-16T11:15:00Z">
                <w:pPr>
                  <w:spacing w:before="100" w:beforeAutospacing="1" w:after="100" w:afterAutospacing="1"/>
                </w:pPr>
              </w:pPrChange>
            </w:pPr>
            <w:del w:id="9406"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407" w:author="VOYER Raphael" w:date="2021-06-16T11:15:00Z"/>
                <w:rFonts w:ascii="Verdana" w:hAnsi="Verdana"/>
                <w:color w:val="000000"/>
              </w:rPr>
              <w:pPrChange w:id="9408" w:author="VOYER Raphael" w:date="2021-06-16T11:15:00Z">
                <w:pPr>
                  <w:spacing w:before="100" w:beforeAutospacing="1" w:after="100" w:afterAutospacing="1"/>
                </w:pPr>
              </w:pPrChange>
            </w:pPr>
            <w:del w:id="9409"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410" w:author="VOYER Raphael" w:date="2021-06-16T11:15:00Z"/>
                <w:rFonts w:ascii="Verdana" w:hAnsi="Verdana"/>
                <w:color w:val="000000"/>
              </w:rPr>
              <w:pPrChange w:id="9411" w:author="VOYER Raphael" w:date="2021-06-16T11:15:00Z">
                <w:pPr>
                  <w:spacing w:before="100" w:beforeAutospacing="1" w:after="100" w:afterAutospacing="1"/>
                </w:pPr>
              </w:pPrChange>
            </w:pPr>
            <w:del w:id="9412"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41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414" w:author="VOYER Raphael" w:date="2021-06-16T11:15:00Z"/>
                <w:rFonts w:ascii="Verdana" w:hAnsi="Verdana"/>
                <w:color w:val="000000"/>
              </w:rPr>
              <w:pPrChange w:id="9415" w:author="VOYER Raphael" w:date="2021-06-16T11:15:00Z">
                <w:pPr>
                  <w:spacing w:before="100" w:beforeAutospacing="1" w:after="100" w:afterAutospacing="1"/>
                </w:pPr>
              </w:pPrChange>
            </w:pPr>
            <w:del w:id="9416"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417" w:author="VOYER Raphael" w:date="2021-06-16T11:15:00Z"/>
                <w:rFonts w:ascii="Verdana" w:hAnsi="Verdana"/>
                <w:color w:val="000000"/>
              </w:rPr>
              <w:pPrChange w:id="9418" w:author="VOYER Raphael" w:date="2021-06-16T11:15:00Z">
                <w:pPr>
                  <w:spacing w:before="100" w:beforeAutospacing="1" w:after="100" w:afterAutospacing="1"/>
                </w:pPr>
              </w:pPrChange>
            </w:pPr>
            <w:del w:id="9419"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420" w:author="VOYER Raphael" w:date="2021-06-16T11:15:00Z"/>
                <w:rFonts w:ascii="Verdana" w:hAnsi="Verdana"/>
                <w:color w:val="000000"/>
              </w:rPr>
              <w:pPrChange w:id="9421" w:author="VOYER Raphael" w:date="2021-06-16T11:15:00Z">
                <w:pPr>
                  <w:spacing w:before="100" w:beforeAutospacing="1" w:after="100" w:afterAutospacing="1"/>
                </w:pPr>
              </w:pPrChange>
            </w:pPr>
            <w:smartTag w:uri="urn:schemas-microsoft-com:office:smarttags" w:element="stockticker">
              <w:del w:id="9422"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423" w:author="VOYER Raphael" w:date="2021-06-16T11:15:00Z"/>
                <w:rFonts w:ascii="Verdana" w:hAnsi="Verdana"/>
                <w:color w:val="000000"/>
              </w:rPr>
              <w:pPrChange w:id="9424" w:author="VOYER Raphael" w:date="2021-06-16T11:15:00Z">
                <w:pPr>
                  <w:spacing w:before="100" w:beforeAutospacing="1" w:after="100" w:afterAutospacing="1"/>
                </w:pPr>
              </w:pPrChange>
            </w:pPr>
            <w:del w:id="9425"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426" w:author="VOYER Raphael" w:date="2021-06-16T11:15:00Z"/>
                <w:rFonts w:ascii="Verdana" w:hAnsi="Verdana"/>
                <w:color w:val="000000"/>
              </w:rPr>
              <w:pPrChange w:id="9427" w:author="VOYER Raphael" w:date="2021-06-16T11:15:00Z">
                <w:pPr>
                  <w:spacing w:before="100" w:beforeAutospacing="1" w:after="100" w:afterAutospacing="1"/>
                </w:pPr>
              </w:pPrChange>
            </w:pPr>
            <w:del w:id="9428"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429"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430" w:author="VOYER Raphael" w:date="2021-06-16T11:15:00Z"/>
                <w:rFonts w:ascii="Verdana" w:hAnsi="Verdana"/>
                <w:color w:val="000000"/>
              </w:rPr>
              <w:pPrChange w:id="9431" w:author="VOYER Raphael" w:date="2021-06-16T11:15:00Z">
                <w:pPr>
                  <w:spacing w:before="100" w:beforeAutospacing="1" w:after="100" w:afterAutospacing="1"/>
                </w:pPr>
              </w:pPrChange>
            </w:pPr>
            <w:del w:id="9432"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433" w:author="VOYER Raphael" w:date="2021-06-16T11:15:00Z"/>
                <w:rFonts w:ascii="Verdana" w:hAnsi="Verdana"/>
                <w:color w:val="000000"/>
              </w:rPr>
              <w:pPrChange w:id="9434" w:author="VOYER Raphael" w:date="2021-06-16T11:15:00Z">
                <w:pPr>
                  <w:spacing w:before="100" w:beforeAutospacing="1" w:after="100" w:afterAutospacing="1"/>
                </w:pPr>
              </w:pPrChange>
            </w:pPr>
            <w:del w:id="9435"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436" w:author="VOYER Raphael" w:date="2021-06-16T11:15:00Z"/>
                <w:rFonts w:ascii="Verdana" w:hAnsi="Verdana"/>
                <w:color w:val="000000"/>
              </w:rPr>
              <w:pPrChange w:id="9437" w:author="VOYER Raphael" w:date="2021-06-16T11:15:00Z">
                <w:pPr>
                  <w:spacing w:before="100" w:beforeAutospacing="1" w:after="100" w:afterAutospacing="1"/>
                </w:pPr>
              </w:pPrChange>
            </w:pPr>
            <w:del w:id="9438"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439" w:author="VOYER Raphael" w:date="2021-06-16T11:15:00Z"/>
                <w:rFonts w:ascii="Verdana" w:hAnsi="Verdana"/>
                <w:color w:val="000000"/>
              </w:rPr>
              <w:pPrChange w:id="9440" w:author="VOYER Raphael" w:date="2021-06-16T11:15:00Z">
                <w:pPr>
                  <w:spacing w:before="100" w:beforeAutospacing="1" w:after="100" w:afterAutospacing="1"/>
                </w:pPr>
              </w:pPrChange>
            </w:pPr>
            <w:del w:id="9441"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442" w:author="VOYER Raphael" w:date="2021-06-16T11:15:00Z"/>
                <w:rFonts w:ascii="Verdana" w:hAnsi="Verdana"/>
                <w:color w:val="000000"/>
              </w:rPr>
              <w:pPrChange w:id="9443" w:author="VOYER Raphael" w:date="2021-06-16T11:15:00Z">
                <w:pPr>
                  <w:spacing w:before="100" w:beforeAutospacing="1" w:after="100" w:afterAutospacing="1"/>
                </w:pPr>
              </w:pPrChange>
            </w:pPr>
            <w:smartTag w:uri="urn:schemas-microsoft-com:office:smarttags" w:element="stockticker">
              <w:del w:id="9444"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445" w:author="VOYER Raphael" w:date="2021-06-16T11:15:00Z"/>
                <w:rFonts w:ascii="Verdana" w:hAnsi="Verdana"/>
                <w:color w:val="000000"/>
              </w:rPr>
              <w:pPrChange w:id="9446" w:author="VOYER Raphael" w:date="2021-06-16T11:15:00Z">
                <w:pPr>
                  <w:spacing w:before="100" w:beforeAutospacing="1" w:after="100" w:afterAutospacing="1"/>
                </w:pPr>
              </w:pPrChange>
            </w:pPr>
            <w:del w:id="9447"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448" w:author="VOYER Raphael" w:date="2021-06-16T11:15:00Z"/>
                <w:rFonts w:ascii="Verdana" w:hAnsi="Verdana"/>
                <w:color w:val="000000"/>
              </w:rPr>
              <w:pPrChange w:id="9449" w:author="VOYER Raphael" w:date="2021-06-16T11:15:00Z">
                <w:pPr>
                  <w:spacing w:before="100" w:beforeAutospacing="1" w:after="100" w:afterAutospacing="1"/>
                </w:pPr>
              </w:pPrChange>
            </w:pPr>
            <w:del w:id="9450"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451" w:author="VOYER Raphael" w:date="2021-06-16T11:15:00Z"/>
                <w:rFonts w:ascii="Verdana" w:hAnsi="Verdana"/>
                <w:color w:val="000000"/>
              </w:rPr>
              <w:pPrChange w:id="9452" w:author="VOYER Raphael" w:date="2021-06-16T11:15:00Z">
                <w:pPr>
                  <w:spacing w:before="100" w:beforeAutospacing="1" w:after="100" w:afterAutospacing="1"/>
                </w:pPr>
              </w:pPrChange>
            </w:pPr>
            <w:del w:id="9453"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45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455" w:author="VOYER Raphael" w:date="2021-06-16T11:15:00Z"/>
                <w:rFonts w:ascii="Verdana" w:hAnsi="Verdana"/>
                <w:color w:val="000000"/>
              </w:rPr>
              <w:pPrChange w:id="9456" w:author="VOYER Raphael" w:date="2021-06-16T11:15:00Z">
                <w:pPr>
                  <w:spacing w:before="100" w:beforeAutospacing="1" w:after="100" w:afterAutospacing="1"/>
                </w:pPr>
              </w:pPrChange>
            </w:pPr>
            <w:del w:id="9457"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458" w:author="VOYER Raphael" w:date="2021-06-16T11:15:00Z"/>
                <w:rFonts w:ascii="Verdana" w:hAnsi="Verdana"/>
                <w:color w:val="000000"/>
              </w:rPr>
              <w:pPrChange w:id="9459" w:author="VOYER Raphael" w:date="2021-06-16T11:15:00Z">
                <w:pPr>
                  <w:spacing w:before="100" w:beforeAutospacing="1" w:after="100" w:afterAutospacing="1"/>
                </w:pPr>
              </w:pPrChange>
            </w:pPr>
            <w:del w:id="9460"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461" w:author="VOYER Raphael" w:date="2021-06-16T11:15:00Z"/>
                <w:rFonts w:ascii="Verdana" w:hAnsi="Verdana"/>
                <w:color w:val="000000"/>
              </w:rPr>
              <w:pPrChange w:id="9462" w:author="VOYER Raphael" w:date="2021-06-16T11:15:00Z">
                <w:pPr>
                  <w:spacing w:before="100" w:beforeAutospacing="1" w:after="100" w:afterAutospacing="1"/>
                </w:pPr>
              </w:pPrChange>
            </w:pPr>
            <w:del w:id="9463"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464" w:author="VOYER Raphael" w:date="2021-06-16T11:15:00Z"/>
                <w:rFonts w:ascii="Verdana" w:hAnsi="Verdana"/>
                <w:color w:val="000000"/>
              </w:rPr>
              <w:pPrChange w:id="9465" w:author="VOYER Raphael" w:date="2021-06-16T11:15:00Z">
                <w:pPr>
                  <w:spacing w:before="100" w:beforeAutospacing="1" w:after="100" w:afterAutospacing="1"/>
                </w:pPr>
              </w:pPrChange>
            </w:pPr>
            <w:del w:id="9466"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467" w:author="VOYER Raphael" w:date="2021-06-16T11:15:00Z"/>
                <w:rFonts w:ascii="Verdana" w:hAnsi="Verdana"/>
                <w:color w:val="000000"/>
              </w:rPr>
              <w:pPrChange w:id="9468" w:author="VOYER Raphael" w:date="2021-06-16T11:15:00Z">
                <w:pPr>
                  <w:spacing w:before="100" w:beforeAutospacing="1" w:after="100" w:afterAutospacing="1"/>
                </w:pPr>
              </w:pPrChange>
            </w:pPr>
            <w:smartTag w:uri="urn:schemas-microsoft-com:office:smarttags" w:element="stockticker">
              <w:del w:id="9469"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470" w:author="VOYER Raphael" w:date="2021-06-16T11:15:00Z"/>
                <w:rFonts w:ascii="Verdana" w:hAnsi="Verdana"/>
                <w:color w:val="000000"/>
              </w:rPr>
              <w:pPrChange w:id="9471" w:author="VOYER Raphael" w:date="2021-06-16T11:15:00Z">
                <w:pPr>
                  <w:spacing w:before="100" w:beforeAutospacing="1" w:after="100" w:afterAutospacing="1"/>
                </w:pPr>
              </w:pPrChange>
            </w:pPr>
            <w:del w:id="9472"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473" w:author="VOYER Raphael" w:date="2021-06-16T11:15:00Z"/>
                <w:rFonts w:ascii="Verdana" w:hAnsi="Verdana"/>
                <w:color w:val="000000"/>
              </w:rPr>
              <w:pPrChange w:id="9474" w:author="VOYER Raphael" w:date="2021-06-16T11:15:00Z">
                <w:pPr>
                  <w:spacing w:before="100" w:beforeAutospacing="1" w:after="100" w:afterAutospacing="1"/>
                </w:pPr>
              </w:pPrChange>
            </w:pPr>
            <w:del w:id="9475"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476" w:author="VOYER Raphael" w:date="2021-06-16T11:15:00Z"/>
                <w:rFonts w:ascii="Verdana" w:hAnsi="Verdana"/>
                <w:color w:val="000000"/>
              </w:rPr>
              <w:pPrChange w:id="9477" w:author="VOYER Raphael" w:date="2021-06-16T11:15:00Z">
                <w:pPr>
                  <w:spacing w:before="100" w:beforeAutospacing="1" w:after="100" w:afterAutospacing="1"/>
                </w:pPr>
              </w:pPrChange>
            </w:pPr>
            <w:del w:id="9478"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479" w:author="VOYER Raphael" w:date="2021-06-16T11:15:00Z"/>
                <w:rFonts w:ascii="Verdana" w:hAnsi="Verdana"/>
                <w:color w:val="000000"/>
              </w:rPr>
              <w:pPrChange w:id="9480" w:author="VOYER Raphael" w:date="2021-06-16T11:15:00Z">
                <w:pPr>
                  <w:spacing w:before="100" w:beforeAutospacing="1" w:after="100" w:afterAutospacing="1"/>
                </w:pPr>
              </w:pPrChange>
            </w:pPr>
            <w:del w:id="9481"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482" w:author="VOYER Raphael" w:date="2021-06-16T11:15:00Z"/>
                <w:rFonts w:ascii="Verdana" w:hAnsi="Verdana"/>
                <w:color w:val="000000"/>
              </w:rPr>
              <w:pPrChange w:id="9483" w:author="VOYER Raphael" w:date="2021-06-16T11:15:00Z">
                <w:pPr>
                  <w:spacing w:before="100" w:beforeAutospacing="1" w:after="100" w:afterAutospacing="1"/>
                </w:pPr>
              </w:pPrChange>
            </w:pPr>
            <w:del w:id="9484"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485"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486" w:author="VOYER Raphael" w:date="2021-06-16T11:15:00Z"/>
                <w:rFonts w:ascii="Times New Roman" w:hAnsi="Times New Roman"/>
                <w:color w:val="000000"/>
                <w:sz w:val="24"/>
              </w:rPr>
              <w:pPrChange w:id="9487" w:author="VOYER Raphael" w:date="2021-06-16T11:15:00Z">
                <w:pPr>
                  <w:spacing w:before="100" w:beforeAutospacing="1" w:after="100" w:afterAutospacing="1"/>
                </w:pPr>
              </w:pPrChange>
            </w:pPr>
            <w:del w:id="9488"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489"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490" w:author="VOYER Raphael" w:date="2021-06-16T11:15:00Z"/>
                <w:rFonts w:ascii="Verdana" w:hAnsi="Verdana"/>
                <w:color w:val="000000"/>
              </w:rPr>
              <w:pPrChange w:id="9491" w:author="VOYER Raphael" w:date="2021-06-16T11:15:00Z">
                <w:pPr>
                  <w:spacing w:before="100" w:beforeAutospacing="1" w:after="100" w:afterAutospacing="1"/>
                </w:pPr>
              </w:pPrChange>
            </w:pPr>
            <w:del w:id="9492"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493" w:author="VOYER Raphael" w:date="2021-06-16T11:15:00Z"/>
                <w:rFonts w:ascii="Verdana" w:hAnsi="Verdana"/>
                <w:color w:val="000000"/>
              </w:rPr>
              <w:pPrChange w:id="9494" w:author="VOYER Raphael" w:date="2021-06-16T11:15:00Z">
                <w:pPr>
                  <w:spacing w:before="100" w:beforeAutospacing="1" w:after="100" w:afterAutospacing="1"/>
                </w:pPr>
              </w:pPrChange>
            </w:pPr>
            <w:del w:id="9495"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496" w:author="VOYER Raphael" w:date="2021-06-16T11:15:00Z"/>
                <w:rFonts w:ascii="Times New Roman" w:hAnsi="Times New Roman"/>
                <w:color w:val="000000"/>
                <w:sz w:val="24"/>
              </w:rPr>
              <w:pPrChange w:id="9497" w:author="VOYER Raphael" w:date="2021-06-16T11:15:00Z">
                <w:pPr>
                  <w:spacing w:before="100" w:beforeAutospacing="1" w:after="100" w:afterAutospacing="1"/>
                </w:pPr>
              </w:pPrChange>
            </w:pPr>
            <w:del w:id="9498"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499" w:author="VOYER Raphael" w:date="2021-06-16T11:15:00Z"/>
        </w:rPr>
        <w:pPrChange w:id="9500" w:author="VOYER Raphael" w:date="2021-06-16T11:15:00Z">
          <w:pPr/>
        </w:pPrChange>
      </w:pPr>
    </w:p>
    <w:p w14:paraId="011647F2" w14:textId="77777777" w:rsidR="00697356" w:rsidDel="001111A8" w:rsidRDefault="00697356">
      <w:pPr>
        <w:pStyle w:val="Titre4"/>
        <w:rPr>
          <w:del w:id="9501" w:author="VOYER Raphael" w:date="2021-06-16T11:15:00Z"/>
        </w:rPr>
        <w:pPrChange w:id="9502" w:author="VOYER Raphael" w:date="2021-06-16T11:15:00Z">
          <w:pPr/>
        </w:pPrChange>
      </w:pPr>
    </w:p>
    <w:p w14:paraId="4ED2B115" w14:textId="77777777" w:rsidR="00697356" w:rsidRPr="008C5B16" w:rsidDel="001111A8" w:rsidRDefault="00697356">
      <w:pPr>
        <w:pStyle w:val="Titre4"/>
        <w:rPr>
          <w:del w:id="9503" w:author="VOYER Raphael" w:date="2021-06-16T11:15:00Z"/>
        </w:rPr>
        <w:pPrChange w:id="9504" w:author="VOYER Raphael" w:date="2021-06-16T11:15:00Z">
          <w:pPr>
            <w:outlineLvl w:val="0"/>
          </w:pPr>
        </w:pPrChange>
      </w:pPr>
      <w:bookmarkStart w:id="9505" w:name="_Toc424820523"/>
      <w:del w:id="9506" w:author="VOYER Raphael" w:date="2021-06-16T11:15:00Z">
        <w:r w:rsidRPr="008C5B16" w:rsidDel="001111A8">
          <w:rPr>
            <w:b w:val="0"/>
          </w:rPr>
          <w:delText xml:space="preserve">Cluster parameter setting </w:delText>
        </w:r>
        <w:r w:rsidDel="001111A8">
          <w:rPr>
            <w:b w:val="0"/>
          </w:rPr>
          <w:delText>only port list:</w:delText>
        </w:r>
        <w:bookmarkEnd w:id="9505"/>
      </w:del>
    </w:p>
    <w:p w14:paraId="03E045E1" w14:textId="77777777" w:rsidR="00697356" w:rsidDel="001111A8" w:rsidRDefault="00697356">
      <w:pPr>
        <w:pStyle w:val="Titre4"/>
        <w:rPr>
          <w:del w:id="9507" w:author="VOYER Raphael" w:date="2021-06-16T11:15:00Z"/>
        </w:rPr>
        <w:pPrChange w:id="9508"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509"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510" w:author="VOYER Raphael" w:date="2021-06-16T11:15:00Z"/>
                <w:rFonts w:ascii="Verdana" w:hAnsi="Verdana"/>
                <w:color w:val="000000"/>
              </w:rPr>
              <w:pPrChange w:id="9511" w:author="VOYER Raphael" w:date="2021-06-16T11:15:00Z">
                <w:pPr/>
              </w:pPrChange>
            </w:pPr>
            <w:del w:id="9512"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513" w:author="VOYER Raphael" w:date="2021-06-16T11:15:00Z"/>
                <w:rFonts w:ascii="Verdana" w:hAnsi="Verdana"/>
                <w:color w:val="000000"/>
              </w:rPr>
              <w:pPrChange w:id="9514" w:author="VOYER Raphael" w:date="2021-06-16T11:15:00Z">
                <w:pPr/>
              </w:pPrChange>
            </w:pPr>
            <w:del w:id="9515"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516"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517" w:author="VOYER Raphael" w:date="2021-06-16T11:15:00Z"/>
                <w:rFonts w:ascii="Times New Roman" w:hAnsi="Times New Roman"/>
                <w:color w:val="000000"/>
                <w:sz w:val="24"/>
              </w:rPr>
              <w:pPrChange w:id="9518" w:author="VOYER Raphael" w:date="2021-06-16T11:15:00Z">
                <w:pPr>
                  <w:spacing w:before="100" w:beforeAutospacing="1" w:after="100" w:afterAutospacing="1"/>
                </w:pPr>
              </w:pPrChange>
            </w:pPr>
            <w:del w:id="9519"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520" w:author="VOYER Raphael" w:date="2021-06-16T11:15:00Z"/>
                <w:rFonts w:ascii="Verdana" w:hAnsi="Verdana"/>
                <w:color w:val="000000"/>
              </w:rPr>
              <w:pPrChange w:id="9521" w:author="VOYER Raphael" w:date="2021-06-16T11:15:00Z">
                <w:pPr>
                  <w:spacing w:before="100" w:beforeAutospacing="1" w:after="100" w:afterAutospacing="1"/>
                </w:pPr>
              </w:pPrChange>
            </w:pPr>
            <w:del w:id="9522"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523" w:author="VOYER Raphael" w:date="2021-06-16T11:15:00Z"/>
                <w:rFonts w:ascii="Verdana" w:hAnsi="Verdana"/>
                <w:color w:val="000000"/>
              </w:rPr>
              <w:pPrChange w:id="9524" w:author="VOYER Raphael" w:date="2021-06-16T11:15:00Z">
                <w:pPr>
                  <w:spacing w:before="100" w:beforeAutospacing="1" w:after="100" w:afterAutospacing="1"/>
                </w:pPr>
              </w:pPrChange>
            </w:pPr>
            <w:del w:id="9525"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526" w:author="VOYER Raphael" w:date="2021-06-16T11:15:00Z"/>
                <w:rFonts w:ascii="Times New Roman" w:hAnsi="Times New Roman"/>
                <w:color w:val="000000"/>
                <w:sz w:val="24"/>
              </w:rPr>
              <w:pPrChange w:id="9527" w:author="VOYER Raphael" w:date="2021-06-16T11:15:00Z">
                <w:pPr>
                  <w:spacing w:before="100" w:beforeAutospacing="1" w:after="100" w:afterAutospacing="1"/>
                </w:pPr>
              </w:pPrChange>
            </w:pPr>
            <w:del w:id="9528"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529"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530" w:author="VOYER Raphael" w:date="2021-06-16T11:15:00Z"/>
                <w:rFonts w:ascii="Times New Roman" w:hAnsi="Times New Roman"/>
                <w:color w:val="000000"/>
                <w:sz w:val="24"/>
              </w:rPr>
              <w:pPrChange w:id="9531" w:author="VOYER Raphael" w:date="2021-06-16T11:15:00Z">
                <w:pPr>
                  <w:spacing w:before="100" w:beforeAutospacing="1" w:after="100" w:afterAutospacing="1"/>
                </w:pPr>
              </w:pPrChange>
            </w:pPr>
            <w:smartTag w:uri="urn:schemas-microsoft-com:office:smarttags" w:element="stockticker">
              <w:del w:id="9532" w:author="VOYER Raphael" w:date="2021-06-16T11:15:00Z">
                <w:r w:rsidRPr="00530E68" w:rsidDel="001111A8">
                  <w:rPr>
                    <w:rFonts w:ascii="Verdana" w:hAnsi="Verdana"/>
                    <w:color w:val="000000"/>
                  </w:rPr>
                  <w:delText>CLI</w:delText>
                </w:r>
              </w:del>
            </w:smartTag>
            <w:del w:id="9533"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534" w:author="VOYER Raphael" w:date="2021-06-16T11:15:00Z"/>
                <w:rFonts w:ascii="Times New Roman" w:hAnsi="Times New Roman"/>
                <w:color w:val="000000"/>
                <w:sz w:val="24"/>
              </w:rPr>
              <w:pPrChange w:id="9535" w:author="VOYER Raphael" w:date="2021-06-16T11:15:00Z">
                <w:pPr>
                  <w:spacing w:before="100" w:beforeAutospacing="1" w:after="100" w:afterAutospacing="1"/>
                </w:pPr>
              </w:pPrChange>
            </w:pPr>
            <w:del w:id="9536"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537" w:author="VOYER Raphael" w:date="2021-06-16T11:15:00Z"/>
                <w:rFonts w:ascii="Times New Roman" w:hAnsi="Times New Roman"/>
                <w:color w:val="000000"/>
                <w:sz w:val="24"/>
              </w:rPr>
              <w:pPrChange w:id="9538" w:author="VOYER Raphael" w:date="2021-06-16T11:15:00Z">
                <w:pPr>
                  <w:spacing w:before="100" w:beforeAutospacing="1" w:after="100" w:afterAutospacing="1"/>
                </w:pPr>
              </w:pPrChange>
            </w:pPr>
            <w:del w:id="9539"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540" w:author="VOYER Raphael" w:date="2021-06-16T11:15:00Z"/>
                <w:rFonts w:ascii="Times New Roman" w:hAnsi="Times New Roman"/>
                <w:color w:val="000000"/>
                <w:sz w:val="24"/>
              </w:rPr>
              <w:pPrChange w:id="9541" w:author="VOYER Raphael" w:date="2021-06-16T11:15:00Z">
                <w:pPr>
                  <w:spacing w:before="100" w:beforeAutospacing="1" w:after="100" w:afterAutospacing="1"/>
                </w:pPr>
              </w:pPrChange>
            </w:pPr>
            <w:del w:id="9542"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543" w:author="VOYER Raphael" w:date="2021-06-16T11:15:00Z"/>
                <w:rFonts w:ascii="Times New Roman" w:hAnsi="Times New Roman"/>
                <w:color w:val="000000"/>
                <w:sz w:val="24"/>
              </w:rPr>
              <w:pPrChange w:id="9544" w:author="VOYER Raphael" w:date="2021-06-16T11:15:00Z">
                <w:pPr>
                  <w:spacing w:before="100" w:beforeAutospacing="1" w:after="100" w:afterAutospacing="1"/>
                </w:pPr>
              </w:pPrChange>
            </w:pPr>
            <w:del w:id="9545"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546"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547" w:author="VOYER Raphael" w:date="2021-06-16T11:15:00Z"/>
                <w:rFonts w:ascii="Verdana" w:hAnsi="Verdana"/>
                <w:color w:val="000000"/>
              </w:rPr>
              <w:pPrChange w:id="9548" w:author="VOYER Raphael" w:date="2021-06-16T11:15:00Z">
                <w:pPr>
                  <w:spacing w:before="100" w:beforeAutospacing="1" w:after="100" w:afterAutospacing="1"/>
                </w:pPr>
              </w:pPrChange>
            </w:pPr>
            <w:del w:id="9549"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550" w:author="VOYER Raphael" w:date="2021-06-16T11:15:00Z"/>
                <w:rFonts w:ascii="Verdana" w:hAnsi="Verdana"/>
                <w:color w:val="000000"/>
              </w:rPr>
              <w:pPrChange w:id="9551" w:author="VOYER Raphael" w:date="2021-06-16T11:15:00Z">
                <w:pPr>
                  <w:spacing w:before="100" w:beforeAutospacing="1" w:after="100" w:afterAutospacing="1"/>
                </w:pPr>
              </w:pPrChange>
            </w:pPr>
            <w:del w:id="9552"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553" w:author="VOYER Raphael" w:date="2021-06-16T11:15:00Z"/>
                <w:rFonts w:ascii="Verdana" w:hAnsi="Verdana"/>
                <w:color w:val="000000"/>
              </w:rPr>
              <w:pPrChange w:id="9554" w:author="VOYER Raphael" w:date="2021-06-16T11:15:00Z">
                <w:pPr>
                  <w:spacing w:before="100" w:beforeAutospacing="1" w:after="100" w:afterAutospacing="1"/>
                </w:pPr>
              </w:pPrChange>
            </w:pPr>
            <w:del w:id="9555"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556" w:author="VOYER Raphael" w:date="2021-06-16T11:15:00Z"/>
                <w:rFonts w:ascii="Verdana" w:hAnsi="Verdana"/>
                <w:color w:val="000000"/>
              </w:rPr>
              <w:pPrChange w:id="9557" w:author="VOYER Raphael" w:date="2021-06-16T11:15:00Z">
                <w:pPr>
                  <w:spacing w:before="100" w:beforeAutospacing="1" w:after="100" w:afterAutospacing="1"/>
                </w:pPr>
              </w:pPrChange>
            </w:pPr>
            <w:del w:id="9558"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559" w:author="VOYER Raphael" w:date="2021-06-16T11:15:00Z"/>
                <w:rFonts w:ascii="Verdana" w:hAnsi="Verdana"/>
                <w:color w:val="000000"/>
              </w:rPr>
              <w:pPrChange w:id="9560" w:author="VOYER Raphael" w:date="2021-06-16T11:15:00Z">
                <w:pPr>
                  <w:spacing w:before="100" w:beforeAutospacing="1" w:after="100" w:afterAutospacing="1"/>
                </w:pPr>
              </w:pPrChange>
            </w:pPr>
            <w:del w:id="9561"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562" w:author="VOYER Raphael" w:date="2021-06-16T11:15:00Z"/>
                <w:rFonts w:ascii="Verdana" w:hAnsi="Verdana"/>
                <w:color w:val="000000"/>
              </w:rPr>
              <w:pPrChange w:id="9563" w:author="VOYER Raphael" w:date="2021-06-16T11:15:00Z">
                <w:pPr>
                  <w:spacing w:before="100" w:beforeAutospacing="1" w:after="100" w:afterAutospacing="1"/>
                </w:pPr>
              </w:pPrChange>
            </w:pPr>
            <w:del w:id="9564"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565"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566" w:author="VOYER Raphael" w:date="2021-06-16T11:15:00Z"/>
                <w:rFonts w:ascii="Verdana" w:hAnsi="Verdana"/>
                <w:color w:val="000000"/>
              </w:rPr>
              <w:pPrChange w:id="9567" w:author="VOYER Raphael" w:date="2021-06-16T11:15:00Z">
                <w:pPr>
                  <w:spacing w:before="100" w:beforeAutospacing="1" w:after="100" w:afterAutospacing="1"/>
                </w:pPr>
              </w:pPrChange>
            </w:pPr>
            <w:del w:id="9568"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569" w:author="VOYER Raphael" w:date="2021-06-16T11:15:00Z"/>
                <w:rFonts w:ascii="Verdana" w:hAnsi="Verdana"/>
                <w:color w:val="000000"/>
              </w:rPr>
              <w:pPrChange w:id="9570" w:author="VOYER Raphael" w:date="2021-06-16T11:15:00Z">
                <w:pPr>
                  <w:spacing w:before="100" w:beforeAutospacing="1" w:after="100" w:afterAutospacing="1"/>
                </w:pPr>
              </w:pPrChange>
            </w:pPr>
            <w:del w:id="9571"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572" w:author="VOYER Raphael" w:date="2021-06-16T11:15:00Z"/>
                <w:rFonts w:ascii="Verdana" w:hAnsi="Verdana"/>
                <w:color w:val="000000"/>
              </w:rPr>
              <w:pPrChange w:id="9573" w:author="VOYER Raphael" w:date="2021-06-16T11:15:00Z">
                <w:pPr>
                  <w:spacing w:before="100" w:beforeAutospacing="1" w:after="100" w:afterAutospacing="1"/>
                </w:pPr>
              </w:pPrChange>
            </w:pPr>
            <w:del w:id="9574"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575" w:author="VOYER Raphael" w:date="2021-06-16T11:15:00Z"/>
                <w:rFonts w:ascii="Verdana" w:hAnsi="Verdana"/>
                <w:color w:val="000000"/>
              </w:rPr>
              <w:pPrChange w:id="9576" w:author="VOYER Raphael" w:date="2021-06-16T11:15:00Z">
                <w:pPr>
                  <w:spacing w:before="100" w:beforeAutospacing="1" w:after="100" w:afterAutospacing="1"/>
                </w:pPr>
              </w:pPrChange>
            </w:pPr>
            <w:smartTag w:uri="urn:schemas-microsoft-com:office:smarttags" w:element="stockticker">
              <w:del w:id="9577"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578" w:author="VOYER Raphael" w:date="2021-06-16T11:15:00Z"/>
                <w:rFonts w:ascii="Verdana" w:hAnsi="Verdana"/>
                <w:color w:val="000000"/>
              </w:rPr>
              <w:pPrChange w:id="9579" w:author="VOYER Raphael" w:date="2021-06-16T11:15:00Z">
                <w:pPr>
                  <w:spacing w:before="100" w:beforeAutospacing="1" w:after="100" w:afterAutospacing="1"/>
                </w:pPr>
              </w:pPrChange>
            </w:pPr>
            <w:del w:id="9580"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581" w:author="VOYER Raphael" w:date="2021-06-16T11:15:00Z"/>
                <w:rFonts w:ascii="Verdana" w:hAnsi="Verdana"/>
                <w:color w:val="000000"/>
              </w:rPr>
              <w:pPrChange w:id="9582" w:author="VOYER Raphael" w:date="2021-06-16T11:15:00Z">
                <w:pPr>
                  <w:spacing w:before="100" w:beforeAutospacing="1" w:after="100" w:afterAutospacing="1"/>
                </w:pPr>
              </w:pPrChange>
            </w:pPr>
            <w:del w:id="9583"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584" w:author="VOYER Raphael" w:date="2021-06-16T11:15:00Z"/>
                <w:rFonts w:ascii="Verdana" w:hAnsi="Verdana"/>
                <w:color w:val="000000"/>
              </w:rPr>
              <w:pPrChange w:id="9585" w:author="VOYER Raphael" w:date="2021-06-16T11:15:00Z">
                <w:pPr>
                  <w:spacing w:before="100" w:beforeAutospacing="1" w:after="100" w:afterAutospacing="1"/>
                </w:pPr>
              </w:pPrChange>
            </w:pPr>
            <w:del w:id="9586"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587" w:author="VOYER Raphael" w:date="2021-06-16T11:15:00Z"/>
                <w:rFonts w:ascii="Verdana" w:hAnsi="Verdana"/>
                <w:color w:val="000000"/>
              </w:rPr>
              <w:pPrChange w:id="9588" w:author="VOYER Raphael" w:date="2021-06-16T11:15:00Z">
                <w:pPr>
                  <w:spacing w:before="100" w:beforeAutospacing="1" w:after="100" w:afterAutospacing="1"/>
                </w:pPr>
              </w:pPrChange>
            </w:pPr>
            <w:del w:id="9589"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590"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591" w:author="VOYER Raphael" w:date="2021-06-16T11:15:00Z"/>
                <w:rFonts w:ascii="Verdana" w:hAnsi="Verdana"/>
                <w:color w:val="000000"/>
              </w:rPr>
              <w:pPrChange w:id="9592" w:author="VOYER Raphael" w:date="2021-06-16T11:15:00Z">
                <w:pPr/>
              </w:pPrChange>
            </w:pPr>
            <w:del w:id="9593"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594" w:author="VOYER Raphael" w:date="2021-06-16T11:15:00Z"/>
                <w:rFonts w:ascii="Times New Roman" w:hAnsi="Times New Roman"/>
                <w:color w:val="000000"/>
                <w:sz w:val="24"/>
              </w:rPr>
              <w:pPrChange w:id="9595"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59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597" w:author="VOYER Raphael" w:date="2021-06-16T11:15:00Z"/>
                <w:rFonts w:ascii="Verdana" w:hAnsi="Verdana"/>
                <w:color w:val="000000"/>
              </w:rPr>
              <w:pPrChange w:id="9598" w:author="VOYER Raphael" w:date="2021-06-16T11:15:00Z">
                <w:pPr>
                  <w:spacing w:before="100" w:beforeAutospacing="1" w:after="100" w:afterAutospacing="1"/>
                </w:pPr>
              </w:pPrChange>
            </w:pPr>
            <w:del w:id="9599"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600" w:author="VOYER Raphael" w:date="2021-06-16T11:15:00Z"/>
        </w:rPr>
        <w:pPrChange w:id="9601" w:author="VOYER Raphael" w:date="2021-06-16T11:15:00Z">
          <w:pPr/>
        </w:pPrChange>
      </w:pPr>
    </w:p>
    <w:p w14:paraId="258CDE5E" w14:textId="77777777" w:rsidR="00697356" w:rsidRPr="008C5B16" w:rsidDel="001111A8" w:rsidRDefault="00697356">
      <w:pPr>
        <w:pStyle w:val="Titre4"/>
        <w:rPr>
          <w:del w:id="9602" w:author="VOYER Raphael" w:date="2021-06-16T11:15:00Z"/>
        </w:rPr>
        <w:pPrChange w:id="9603" w:author="VOYER Raphael" w:date="2021-06-16T11:15:00Z">
          <w:pPr>
            <w:outlineLvl w:val="0"/>
          </w:pPr>
        </w:pPrChange>
      </w:pPr>
      <w:bookmarkStart w:id="9604" w:name="_Toc424820524"/>
      <w:del w:id="9605" w:author="VOYER Raphael" w:date="2021-06-16T11:15:00Z">
        <w:r w:rsidRPr="008C5B16" w:rsidDel="001111A8">
          <w:rPr>
            <w:b w:val="0"/>
          </w:rPr>
          <w:delText xml:space="preserve">Cluster parameter </w:delText>
        </w:r>
        <w:r w:rsidDel="001111A8">
          <w:rPr>
            <w:b w:val="0"/>
          </w:rPr>
          <w:delText>Display :</w:delText>
        </w:r>
        <w:bookmarkEnd w:id="9604"/>
      </w:del>
    </w:p>
    <w:p w14:paraId="283B81E9" w14:textId="77777777" w:rsidR="00697356" w:rsidDel="001111A8" w:rsidRDefault="00697356">
      <w:pPr>
        <w:pStyle w:val="Titre4"/>
        <w:rPr>
          <w:del w:id="9606" w:author="VOYER Raphael" w:date="2021-06-16T11:15:00Z"/>
        </w:rPr>
        <w:pPrChange w:id="9607"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608"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609" w:author="VOYER Raphael" w:date="2021-06-16T11:15:00Z"/>
                <w:rFonts w:ascii="Times New Roman" w:hAnsi="Times New Roman"/>
                <w:color w:val="000000"/>
                <w:sz w:val="24"/>
              </w:rPr>
              <w:pPrChange w:id="9610" w:author="VOYER Raphael" w:date="2021-06-16T11:15:00Z">
                <w:pPr>
                  <w:spacing w:before="100" w:beforeAutospacing="1" w:after="100" w:afterAutospacing="1"/>
                </w:pPr>
              </w:pPrChange>
            </w:pPr>
            <w:del w:id="9611"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612"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613" w:author="VOYER Raphael" w:date="2021-06-16T11:15:00Z"/>
                <w:rFonts w:ascii="Times New Roman" w:hAnsi="Times New Roman"/>
                <w:color w:val="000000"/>
                <w:sz w:val="24"/>
              </w:rPr>
              <w:pPrChange w:id="9614" w:author="VOYER Raphael" w:date="2021-06-16T11:15:00Z">
                <w:pPr>
                  <w:spacing w:before="100" w:beforeAutospacing="1" w:after="100" w:afterAutospacing="1"/>
                </w:pPr>
              </w:pPrChange>
            </w:pPr>
            <w:del w:id="9615"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616" w:author="VOYER Raphael" w:date="2021-06-16T11:15:00Z"/>
                <w:rFonts w:ascii="Verdana" w:hAnsi="Verdana"/>
                <w:color w:val="000000"/>
              </w:rPr>
              <w:pPrChange w:id="9617" w:author="VOYER Raphael" w:date="2021-06-16T11:15:00Z">
                <w:pPr>
                  <w:spacing w:before="100" w:beforeAutospacing="1" w:after="100" w:afterAutospacing="1"/>
                </w:pPr>
              </w:pPrChange>
            </w:pPr>
            <w:del w:id="9618"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61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620" w:author="VOYER Raphael" w:date="2021-06-16T11:15:00Z"/>
                <w:rFonts w:ascii="Times New Roman" w:hAnsi="Times New Roman"/>
                <w:color w:val="000000"/>
                <w:sz w:val="24"/>
              </w:rPr>
              <w:pPrChange w:id="9621" w:author="VOYER Raphael" w:date="2021-06-16T11:15:00Z">
                <w:pPr>
                  <w:spacing w:before="100" w:beforeAutospacing="1" w:after="100" w:afterAutospacing="1"/>
                </w:pPr>
              </w:pPrChange>
            </w:pPr>
            <w:del w:id="9622"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623" w:author="VOYER Raphael" w:date="2021-06-16T11:15:00Z"/>
                <w:rFonts w:ascii="Verdana" w:hAnsi="Verdana"/>
                <w:color w:val="000000"/>
              </w:rPr>
              <w:pPrChange w:id="9624" w:author="VOYER Raphael" w:date="2021-06-16T11:15:00Z">
                <w:pPr>
                  <w:spacing w:before="100" w:beforeAutospacing="1" w:after="100" w:afterAutospacing="1"/>
                </w:pPr>
              </w:pPrChange>
            </w:pPr>
            <w:del w:id="9625"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626" w:author="VOYER Raphael" w:date="2021-06-16T11:15:00Z"/>
                <w:rFonts w:ascii="Verdana" w:hAnsi="Verdana"/>
                <w:color w:val="000000"/>
              </w:rPr>
              <w:pPrChange w:id="9627" w:author="VOYER Raphael" w:date="2021-06-16T11:15:00Z">
                <w:pPr>
                  <w:spacing w:before="100" w:beforeAutospacing="1" w:after="100" w:afterAutospacing="1"/>
                </w:pPr>
              </w:pPrChange>
            </w:pPr>
            <w:del w:id="9628"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629"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630" w:author="VOYER Raphael" w:date="2021-06-16T11:15:00Z"/>
                <w:rFonts w:ascii="Times New Roman" w:hAnsi="Times New Roman"/>
                <w:color w:val="000000"/>
                <w:sz w:val="24"/>
              </w:rPr>
              <w:pPrChange w:id="9631" w:author="VOYER Raphael" w:date="2021-06-16T11:15:00Z">
                <w:pPr>
                  <w:spacing w:before="100" w:beforeAutospacing="1" w:after="100" w:afterAutospacing="1"/>
                </w:pPr>
              </w:pPrChange>
            </w:pPr>
            <w:smartTag w:uri="urn:schemas-microsoft-com:office:smarttags" w:element="stockticker">
              <w:del w:id="9632" w:author="VOYER Raphael" w:date="2021-06-16T11:15:00Z">
                <w:r w:rsidRPr="00486A41" w:rsidDel="001111A8">
                  <w:rPr>
                    <w:rFonts w:ascii="Verdana" w:hAnsi="Verdana"/>
                    <w:color w:val="000000"/>
                  </w:rPr>
                  <w:delText>CLI</w:delText>
                </w:r>
              </w:del>
            </w:smartTag>
            <w:del w:id="9633"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634" w:author="VOYER Raphael" w:date="2021-06-16T11:15:00Z"/>
                <w:rFonts w:ascii="Times New Roman" w:hAnsi="Times New Roman"/>
                <w:color w:val="000000"/>
                <w:sz w:val="24"/>
              </w:rPr>
              <w:pPrChange w:id="9635" w:author="VOYER Raphael" w:date="2021-06-16T11:15:00Z">
                <w:pPr>
                  <w:spacing w:before="100" w:beforeAutospacing="1" w:after="100" w:afterAutospacing="1"/>
                </w:pPr>
              </w:pPrChange>
            </w:pPr>
            <w:del w:id="9636"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637" w:author="VOYER Raphael" w:date="2021-06-16T11:15:00Z"/>
                <w:rFonts w:ascii="Times New Roman" w:hAnsi="Times New Roman"/>
                <w:color w:val="000000"/>
                <w:sz w:val="24"/>
              </w:rPr>
              <w:pPrChange w:id="9638" w:author="VOYER Raphael" w:date="2021-06-16T11:15:00Z">
                <w:pPr>
                  <w:spacing w:before="100" w:beforeAutospacing="1" w:after="100" w:afterAutospacing="1"/>
                </w:pPr>
              </w:pPrChange>
            </w:pPr>
            <w:del w:id="9639"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640" w:author="VOYER Raphael" w:date="2021-06-16T11:15:00Z"/>
                <w:rFonts w:ascii="Times New Roman" w:hAnsi="Times New Roman"/>
                <w:color w:val="000000"/>
                <w:sz w:val="24"/>
              </w:rPr>
              <w:pPrChange w:id="9641" w:author="VOYER Raphael" w:date="2021-06-16T11:15:00Z">
                <w:pPr>
                  <w:spacing w:before="100" w:beforeAutospacing="1" w:after="100" w:afterAutospacing="1"/>
                </w:pPr>
              </w:pPrChange>
            </w:pPr>
            <w:del w:id="9642"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64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644" w:author="VOYER Raphael" w:date="2021-06-16T11:15:00Z"/>
                <w:rFonts w:ascii="Times New Roman" w:hAnsi="Times New Roman"/>
                <w:color w:val="000000"/>
                <w:sz w:val="24"/>
              </w:rPr>
              <w:pPrChange w:id="9645" w:author="VOYER Raphael" w:date="2021-06-16T11:15:00Z">
                <w:pPr>
                  <w:spacing w:before="100" w:beforeAutospacing="1" w:after="100" w:afterAutospacing="1"/>
                </w:pPr>
              </w:pPrChange>
            </w:pPr>
            <w:del w:id="9646"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647" w:author="VOYER Raphael" w:date="2021-06-16T11:15:00Z"/>
                <w:rFonts w:ascii="Times New Roman" w:hAnsi="Times New Roman"/>
                <w:color w:val="000000"/>
                <w:sz w:val="24"/>
              </w:rPr>
              <w:pPrChange w:id="9648" w:author="VOYER Raphael" w:date="2021-06-16T11:15:00Z">
                <w:pPr>
                  <w:spacing w:before="100" w:beforeAutospacing="1" w:after="100" w:afterAutospacing="1"/>
                </w:pPr>
              </w:pPrChange>
            </w:pPr>
            <w:del w:id="9649"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650" w:author="VOYER Raphael" w:date="2021-06-16T11:15:00Z"/>
                <w:rFonts w:ascii="Times New Roman" w:hAnsi="Times New Roman"/>
                <w:color w:val="000000"/>
                <w:sz w:val="24"/>
              </w:rPr>
              <w:pPrChange w:id="9651" w:author="VOYER Raphael" w:date="2021-06-16T11:15:00Z">
                <w:pPr>
                  <w:spacing w:before="100" w:beforeAutospacing="1" w:after="100" w:afterAutospacing="1"/>
                </w:pPr>
              </w:pPrChange>
            </w:pPr>
            <w:del w:id="9652"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653" w:author="VOYER Raphael" w:date="2021-06-16T11:15:00Z"/>
                <w:rFonts w:ascii="Times New Roman" w:hAnsi="Times New Roman"/>
                <w:color w:val="000000"/>
                <w:sz w:val="24"/>
              </w:rPr>
              <w:pPrChange w:id="9654" w:author="VOYER Raphael" w:date="2021-06-16T11:15:00Z">
                <w:pPr>
                  <w:spacing w:before="100" w:beforeAutospacing="1" w:after="100" w:afterAutospacing="1"/>
                </w:pPr>
              </w:pPrChange>
            </w:pPr>
            <w:del w:id="9655"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656" w:author="VOYER Raphael" w:date="2021-06-16T11:15:00Z"/>
                <w:rFonts w:ascii="Times New Roman" w:hAnsi="Times New Roman"/>
                <w:color w:val="000000"/>
                <w:sz w:val="24"/>
              </w:rPr>
              <w:pPrChange w:id="9657" w:author="VOYER Raphael" w:date="2021-06-16T11:15:00Z">
                <w:pPr>
                  <w:spacing w:before="100" w:beforeAutospacing="1" w:after="100" w:afterAutospacing="1"/>
                </w:pPr>
              </w:pPrChange>
            </w:pPr>
            <w:del w:id="9658"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659" w:author="VOYER Raphael" w:date="2021-06-16T11:15:00Z"/>
                <w:rFonts w:ascii="Times New Roman" w:hAnsi="Times New Roman"/>
                <w:color w:val="000000"/>
                <w:sz w:val="24"/>
              </w:rPr>
              <w:pPrChange w:id="9660" w:author="VOYER Raphael" w:date="2021-06-16T11:15:00Z">
                <w:pPr>
                  <w:spacing w:before="100" w:beforeAutospacing="1" w:after="100" w:afterAutospacing="1"/>
                </w:pPr>
              </w:pPrChange>
            </w:pPr>
            <w:del w:id="9661"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662" w:author="VOYER Raphael" w:date="2021-06-16T11:15:00Z"/>
                <w:rFonts w:ascii="Times New Roman" w:hAnsi="Times New Roman"/>
                <w:color w:val="000000"/>
                <w:sz w:val="24"/>
              </w:rPr>
              <w:pPrChange w:id="9663" w:author="VOYER Raphael" w:date="2021-06-16T11:15:00Z">
                <w:pPr>
                  <w:spacing w:before="100" w:beforeAutospacing="1" w:after="100" w:afterAutospacing="1"/>
                </w:pPr>
              </w:pPrChange>
            </w:pPr>
            <w:del w:id="9664"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665" w:author="VOYER Raphael" w:date="2021-06-16T11:15:00Z"/>
                <w:rFonts w:ascii="Times New Roman" w:hAnsi="Times New Roman"/>
                <w:color w:val="000000"/>
                <w:sz w:val="24"/>
              </w:rPr>
              <w:pPrChange w:id="9666" w:author="VOYER Raphael" w:date="2021-06-16T11:15:00Z">
                <w:pPr>
                  <w:spacing w:before="100" w:beforeAutospacing="1" w:after="100" w:afterAutospacing="1"/>
                </w:pPr>
              </w:pPrChange>
            </w:pPr>
            <w:del w:id="9667"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668" w:author="VOYER Raphael" w:date="2021-06-16T11:15:00Z"/>
                <w:rFonts w:ascii="Times New Roman" w:hAnsi="Times New Roman"/>
                <w:color w:val="000000"/>
                <w:sz w:val="24"/>
              </w:rPr>
              <w:pPrChange w:id="9669" w:author="VOYER Raphael" w:date="2021-06-16T11:15:00Z">
                <w:pPr>
                  <w:spacing w:before="100" w:beforeAutospacing="1" w:after="100" w:afterAutospacing="1"/>
                </w:pPr>
              </w:pPrChange>
            </w:pPr>
            <w:del w:id="9670"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671" w:author="VOYER Raphael" w:date="2021-06-16T11:15:00Z"/>
                <w:rFonts w:ascii="Times New Roman" w:hAnsi="Times New Roman"/>
                <w:color w:val="000000"/>
                <w:sz w:val="24"/>
              </w:rPr>
              <w:pPrChange w:id="9672" w:author="VOYER Raphael" w:date="2021-06-16T11:15:00Z">
                <w:pPr>
                  <w:spacing w:before="100" w:beforeAutospacing="1" w:after="100" w:afterAutospacing="1"/>
                </w:pPr>
              </w:pPrChange>
            </w:pPr>
            <w:del w:id="9673"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674" w:author="VOYER Raphael" w:date="2021-06-16T11:15:00Z"/>
                <w:rFonts w:ascii="Times New Roman" w:hAnsi="Times New Roman"/>
                <w:color w:val="000000"/>
                <w:sz w:val="24"/>
              </w:rPr>
              <w:pPrChange w:id="9675" w:author="VOYER Raphael" w:date="2021-06-16T11:15:00Z">
                <w:pPr>
                  <w:spacing w:before="100" w:beforeAutospacing="1" w:after="100" w:afterAutospacing="1"/>
                </w:pPr>
              </w:pPrChange>
            </w:pPr>
            <w:del w:id="9676"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67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678" w:author="VOYER Raphael" w:date="2021-06-16T11:15:00Z"/>
                <w:rFonts w:ascii="Times New Roman" w:hAnsi="Times New Roman"/>
                <w:color w:val="000000"/>
                <w:sz w:val="24"/>
              </w:rPr>
              <w:pPrChange w:id="9679" w:author="VOYER Raphael" w:date="2021-06-16T11:15:00Z">
                <w:pPr>
                  <w:spacing w:before="100" w:beforeAutospacing="1" w:after="100" w:afterAutospacing="1"/>
                </w:pPr>
              </w:pPrChange>
            </w:pPr>
            <w:del w:id="9680"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681" w:author="VOYER Raphael" w:date="2021-06-16T11:15:00Z"/>
                <w:rFonts w:ascii="Times New Roman" w:hAnsi="Times New Roman"/>
                <w:color w:val="000000"/>
                <w:sz w:val="24"/>
              </w:rPr>
              <w:pPrChange w:id="9682" w:author="VOYER Raphael" w:date="2021-06-16T11:15:00Z">
                <w:pPr>
                  <w:spacing w:before="100" w:beforeAutospacing="1" w:after="100" w:afterAutospacing="1"/>
                </w:pPr>
              </w:pPrChange>
            </w:pPr>
            <w:del w:id="9683"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684" w:author="VOYER Raphael" w:date="2021-06-16T11:15:00Z"/>
                <w:rFonts w:ascii="Times New Roman" w:hAnsi="Times New Roman"/>
                <w:color w:val="000000"/>
                <w:sz w:val="24"/>
              </w:rPr>
              <w:pPrChange w:id="9685" w:author="VOYER Raphael" w:date="2021-06-16T11:15:00Z">
                <w:pPr>
                  <w:spacing w:before="100" w:beforeAutospacing="1" w:after="100" w:afterAutospacing="1"/>
                </w:pPr>
              </w:pPrChange>
            </w:pPr>
            <w:del w:id="9686"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687" w:author="VOYER Raphael" w:date="2021-06-16T11:15:00Z"/>
                <w:rFonts w:ascii="Times New Roman" w:hAnsi="Times New Roman"/>
                <w:color w:val="000000"/>
                <w:sz w:val="24"/>
              </w:rPr>
              <w:pPrChange w:id="9688" w:author="VOYER Raphael" w:date="2021-06-16T11:15:00Z">
                <w:pPr>
                  <w:spacing w:before="100" w:beforeAutospacing="1" w:after="100" w:afterAutospacing="1"/>
                </w:pPr>
              </w:pPrChange>
            </w:pPr>
            <w:del w:id="9689"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69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691" w:author="VOYER Raphael" w:date="2021-06-16T11:15:00Z"/>
                <w:rFonts w:ascii="Times New Roman" w:hAnsi="Times New Roman"/>
                <w:color w:val="000000"/>
                <w:sz w:val="24"/>
              </w:rPr>
              <w:pPrChange w:id="9692" w:author="VOYER Raphael" w:date="2021-06-16T11:15:00Z">
                <w:pPr>
                  <w:spacing w:before="100" w:beforeAutospacing="1" w:after="100" w:afterAutospacing="1"/>
                </w:pPr>
              </w:pPrChange>
            </w:pPr>
            <w:del w:id="9693"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694" w:author="VOYER Raphael" w:date="2021-06-16T11:15:00Z"/>
                <w:rFonts w:ascii="Times New Roman" w:hAnsi="Times New Roman"/>
                <w:color w:val="000000"/>
                <w:sz w:val="24"/>
              </w:rPr>
              <w:pPrChange w:id="9695" w:author="VOYER Raphael" w:date="2021-06-16T11:15:00Z">
                <w:pPr>
                  <w:spacing w:before="100" w:beforeAutospacing="1" w:after="100" w:afterAutospacing="1"/>
                </w:pPr>
              </w:pPrChange>
            </w:pPr>
            <w:del w:id="9696"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697" w:author="VOYER Raphael" w:date="2021-06-16T11:15:00Z"/>
                <w:rFonts w:ascii="Times New Roman" w:hAnsi="Times New Roman"/>
                <w:color w:val="000000"/>
                <w:sz w:val="24"/>
              </w:rPr>
              <w:pPrChange w:id="9698" w:author="VOYER Raphael" w:date="2021-06-16T11:15:00Z">
                <w:pPr>
                  <w:spacing w:before="100" w:beforeAutospacing="1" w:after="100" w:afterAutospacing="1"/>
                </w:pPr>
              </w:pPrChange>
            </w:pPr>
            <w:del w:id="969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700" w:author="VOYER Raphael" w:date="2021-06-16T11:15:00Z"/>
                <w:rFonts w:ascii="Times New Roman" w:hAnsi="Times New Roman"/>
                <w:color w:val="000000"/>
                <w:sz w:val="24"/>
              </w:rPr>
              <w:pPrChange w:id="9701" w:author="VOYER Raphael" w:date="2021-06-16T11:15:00Z">
                <w:pPr>
                  <w:spacing w:before="100" w:beforeAutospacing="1" w:after="100" w:afterAutospacing="1"/>
                </w:pPr>
              </w:pPrChange>
            </w:pPr>
            <w:del w:id="9702"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70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704" w:author="VOYER Raphael" w:date="2021-06-16T11:15:00Z"/>
                <w:rFonts w:ascii="Times New Roman" w:hAnsi="Times New Roman"/>
                <w:color w:val="000000"/>
                <w:sz w:val="24"/>
              </w:rPr>
              <w:pPrChange w:id="9705" w:author="VOYER Raphael" w:date="2021-06-16T11:15:00Z">
                <w:pPr>
                  <w:spacing w:before="100" w:beforeAutospacing="1" w:after="100" w:afterAutospacing="1"/>
                </w:pPr>
              </w:pPrChange>
            </w:pPr>
            <w:del w:id="9706"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707" w:author="VOYER Raphael" w:date="2021-06-16T11:15:00Z"/>
                <w:rFonts w:ascii="Times New Roman" w:hAnsi="Times New Roman"/>
                <w:color w:val="000000"/>
                <w:sz w:val="24"/>
              </w:rPr>
              <w:pPrChange w:id="9708" w:author="VOYER Raphael" w:date="2021-06-16T11:15:00Z">
                <w:pPr>
                  <w:spacing w:before="100" w:beforeAutospacing="1" w:after="100" w:afterAutospacing="1"/>
                </w:pPr>
              </w:pPrChange>
            </w:pPr>
            <w:del w:id="9709"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710" w:author="VOYER Raphael" w:date="2021-06-16T11:15:00Z"/>
                <w:rFonts w:ascii="Times New Roman" w:hAnsi="Times New Roman"/>
                <w:color w:val="000000"/>
                <w:sz w:val="24"/>
              </w:rPr>
              <w:pPrChange w:id="9711" w:author="VOYER Raphael" w:date="2021-06-16T11:15:00Z">
                <w:pPr>
                  <w:spacing w:before="100" w:beforeAutospacing="1" w:after="100" w:afterAutospacing="1"/>
                </w:pPr>
              </w:pPrChange>
            </w:pPr>
            <w:del w:id="971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713" w:author="VOYER Raphael" w:date="2021-06-16T11:15:00Z"/>
                <w:rFonts w:ascii="Times New Roman" w:hAnsi="Times New Roman"/>
                <w:color w:val="000000"/>
                <w:sz w:val="24"/>
              </w:rPr>
              <w:pPrChange w:id="9714" w:author="VOYER Raphael" w:date="2021-06-16T11:15:00Z">
                <w:pPr>
                  <w:spacing w:before="100" w:beforeAutospacing="1" w:after="100" w:afterAutospacing="1"/>
                </w:pPr>
              </w:pPrChange>
            </w:pPr>
            <w:del w:id="9715"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71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717" w:author="VOYER Raphael" w:date="2021-06-16T11:15:00Z"/>
                <w:rFonts w:ascii="Times New Roman" w:hAnsi="Times New Roman"/>
                <w:color w:val="000000"/>
                <w:sz w:val="24"/>
              </w:rPr>
              <w:pPrChange w:id="9718" w:author="VOYER Raphael" w:date="2021-06-16T11:15:00Z">
                <w:pPr>
                  <w:spacing w:before="100" w:beforeAutospacing="1" w:after="100" w:afterAutospacing="1"/>
                </w:pPr>
              </w:pPrChange>
            </w:pPr>
            <w:del w:id="9719"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720" w:author="VOYER Raphael" w:date="2021-06-16T11:15:00Z"/>
                <w:rFonts w:ascii="Times New Roman" w:hAnsi="Times New Roman"/>
                <w:color w:val="000000"/>
                <w:sz w:val="24"/>
              </w:rPr>
              <w:pPrChange w:id="9721"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722" w:author="VOYER Raphael" w:date="2021-06-16T11:15:00Z"/>
                <w:rFonts w:ascii="Times New Roman" w:hAnsi="Times New Roman"/>
                <w:color w:val="000000"/>
                <w:sz w:val="24"/>
              </w:rPr>
              <w:pPrChange w:id="9723" w:author="VOYER Raphael" w:date="2021-06-16T11:15:00Z">
                <w:pPr>
                  <w:spacing w:before="100" w:beforeAutospacing="1" w:after="100" w:afterAutospacing="1"/>
                </w:pPr>
              </w:pPrChange>
            </w:pPr>
            <w:del w:id="9724"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725" w:author="VOYER Raphael" w:date="2021-06-16T11:15:00Z"/>
                <w:rFonts w:ascii="Times New Roman" w:hAnsi="Times New Roman"/>
                <w:color w:val="000000"/>
                <w:sz w:val="24"/>
              </w:rPr>
              <w:pPrChange w:id="9726" w:author="VOYER Raphael" w:date="2021-06-16T11:15:00Z">
                <w:pPr>
                  <w:spacing w:before="100" w:beforeAutospacing="1" w:after="100" w:afterAutospacing="1"/>
                </w:pPr>
              </w:pPrChange>
            </w:pPr>
            <w:del w:id="9727"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728" w:author="VOYER Raphael" w:date="2021-06-16T11:15:00Z"/>
                <w:rFonts w:ascii="Verdana" w:hAnsi="Verdana"/>
                <w:color w:val="000000"/>
              </w:rPr>
              <w:pPrChange w:id="9729" w:author="VOYER Raphael" w:date="2021-06-16T11:15:00Z">
                <w:pPr>
                  <w:spacing w:before="100" w:beforeAutospacing="1" w:after="100" w:afterAutospacing="1"/>
                </w:pPr>
              </w:pPrChange>
            </w:pPr>
            <w:del w:id="9730"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731" w:author="VOYER Raphael" w:date="2021-06-16T11:15:00Z"/>
                <w:rFonts w:ascii="Times New Roman" w:hAnsi="Times New Roman"/>
                <w:color w:val="000000"/>
                <w:sz w:val="24"/>
              </w:rPr>
              <w:pPrChange w:id="9732" w:author="VOYER Raphael" w:date="2021-06-16T11:15:00Z">
                <w:pPr>
                  <w:spacing w:before="100" w:beforeAutospacing="1" w:after="100" w:afterAutospacing="1"/>
                </w:pPr>
              </w:pPrChange>
            </w:pPr>
            <w:del w:id="9733"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73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735" w:author="VOYER Raphael" w:date="2021-06-16T11:15:00Z"/>
                <w:rFonts w:ascii="Times New Roman" w:hAnsi="Times New Roman"/>
                <w:color w:val="000000"/>
                <w:sz w:val="24"/>
              </w:rPr>
              <w:pPrChange w:id="9736" w:author="VOYER Raphael" w:date="2021-06-16T11:15:00Z">
                <w:pPr>
                  <w:spacing w:before="100" w:beforeAutospacing="1" w:after="100" w:afterAutospacing="1"/>
                </w:pPr>
              </w:pPrChange>
            </w:pPr>
            <w:del w:id="9737"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738" w:author="VOYER Raphael" w:date="2021-06-16T11:15:00Z"/>
                <w:rFonts w:ascii="Verdana" w:hAnsi="Verdana"/>
                <w:color w:val="000000"/>
              </w:rPr>
              <w:pPrChange w:id="9739" w:author="VOYER Raphael" w:date="2021-06-16T11:15:00Z">
                <w:pPr>
                  <w:spacing w:before="100" w:beforeAutospacing="1" w:after="100" w:afterAutospacing="1"/>
                </w:pPr>
              </w:pPrChange>
            </w:pPr>
            <w:del w:id="9740"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741" w:author="VOYER Raphael" w:date="2021-06-16T11:15:00Z"/>
                <w:rFonts w:ascii="Verdana" w:hAnsi="Verdana"/>
                <w:color w:val="000000"/>
              </w:rPr>
              <w:pPrChange w:id="9742" w:author="VOYER Raphael" w:date="2021-06-16T11:15:00Z">
                <w:pPr>
                  <w:spacing w:before="100" w:beforeAutospacing="1" w:after="100" w:afterAutospacing="1"/>
                </w:pPr>
              </w:pPrChange>
            </w:pPr>
            <w:del w:id="9743"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744" w:author="VOYER Raphael" w:date="2021-06-16T11:15:00Z"/>
                <w:rFonts w:ascii="Verdana" w:hAnsi="Verdana"/>
                <w:color w:val="000000"/>
              </w:rPr>
              <w:pPrChange w:id="9745" w:author="VOYER Raphael" w:date="2021-06-16T11:15:00Z">
                <w:pPr>
                  <w:spacing w:before="100" w:beforeAutospacing="1" w:after="100" w:afterAutospacing="1"/>
                </w:pPr>
              </w:pPrChange>
            </w:pPr>
            <w:del w:id="9746"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747" w:author="VOYER Raphael" w:date="2021-06-16T11:15:00Z"/>
                <w:rFonts w:ascii="Verdana" w:hAnsi="Verdana"/>
                <w:color w:val="000000"/>
              </w:rPr>
              <w:pPrChange w:id="9748" w:author="VOYER Raphael" w:date="2021-06-16T11:15:00Z">
                <w:pPr>
                  <w:spacing w:before="100" w:beforeAutospacing="1" w:after="100" w:afterAutospacing="1"/>
                </w:pPr>
              </w:pPrChange>
            </w:pPr>
            <w:del w:id="9749"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75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751" w:author="VOYER Raphael" w:date="2021-06-16T11:15:00Z"/>
                <w:rFonts w:ascii="Times New Roman" w:hAnsi="Times New Roman"/>
                <w:color w:val="000000"/>
                <w:sz w:val="24"/>
              </w:rPr>
              <w:pPrChange w:id="9752" w:author="VOYER Raphael" w:date="2021-06-16T11:15:00Z">
                <w:pPr>
                  <w:spacing w:before="100" w:beforeAutospacing="1" w:after="100" w:afterAutospacing="1"/>
                </w:pPr>
              </w:pPrChange>
            </w:pPr>
            <w:del w:id="9753"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754" w:author="VOYER Raphael" w:date="2021-06-16T11:15:00Z"/>
                <w:rFonts w:ascii="Times New Roman" w:hAnsi="Times New Roman"/>
                <w:color w:val="000000"/>
                <w:sz w:val="24"/>
              </w:rPr>
              <w:pPrChange w:id="9755" w:author="VOYER Raphael" w:date="2021-06-16T11:15:00Z">
                <w:pPr>
                  <w:spacing w:before="100" w:beforeAutospacing="1" w:after="100" w:afterAutospacing="1"/>
                </w:pPr>
              </w:pPrChange>
            </w:pPr>
            <w:del w:id="9756"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757" w:author="VOYER Raphael" w:date="2021-06-16T11:15:00Z"/>
                <w:rFonts w:ascii="Times New Roman" w:hAnsi="Times New Roman"/>
                <w:color w:val="000000"/>
                <w:sz w:val="24"/>
              </w:rPr>
              <w:pPrChange w:id="9758" w:author="VOYER Raphael" w:date="2021-06-16T11:15:00Z">
                <w:pPr>
                  <w:spacing w:before="100" w:beforeAutospacing="1" w:after="100" w:afterAutospacing="1"/>
                </w:pPr>
              </w:pPrChange>
            </w:pPr>
            <w:del w:id="9759"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760" w:author="VOYER Raphael" w:date="2021-06-16T11:15:00Z"/>
                <w:rFonts w:ascii="Times New Roman" w:hAnsi="Times New Roman"/>
                <w:color w:val="000000"/>
                <w:sz w:val="24"/>
              </w:rPr>
              <w:pPrChange w:id="9761" w:author="VOYER Raphael" w:date="2021-06-16T11:15:00Z">
                <w:pPr>
                  <w:spacing w:before="100" w:beforeAutospacing="1" w:after="100" w:afterAutospacing="1"/>
                </w:pPr>
              </w:pPrChange>
            </w:pPr>
            <w:del w:id="9762"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76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764" w:author="VOYER Raphael" w:date="2021-06-16T11:15:00Z"/>
                <w:rFonts w:ascii="Times New Roman" w:hAnsi="Times New Roman"/>
                <w:color w:val="000000"/>
                <w:sz w:val="24"/>
              </w:rPr>
              <w:pPrChange w:id="9765" w:author="VOYER Raphael" w:date="2021-06-16T11:15:00Z">
                <w:pPr>
                  <w:spacing w:before="100" w:beforeAutospacing="1" w:after="100" w:afterAutospacing="1"/>
                </w:pPr>
              </w:pPrChange>
            </w:pPr>
            <w:del w:id="9766"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767" w:author="VOYER Raphael" w:date="2021-06-16T11:15:00Z"/>
                <w:rFonts w:ascii="Times New Roman" w:hAnsi="Times New Roman"/>
                <w:color w:val="000000"/>
                <w:sz w:val="24"/>
              </w:rPr>
              <w:pPrChange w:id="9768" w:author="VOYER Raphael" w:date="2021-06-16T11:15:00Z">
                <w:pPr>
                  <w:spacing w:before="100" w:beforeAutospacing="1" w:after="100" w:afterAutospacing="1"/>
                </w:pPr>
              </w:pPrChange>
            </w:pPr>
            <w:del w:id="9769"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770" w:author="VOYER Raphael" w:date="2021-06-16T11:15:00Z"/>
                <w:rFonts w:ascii="Times New Roman" w:hAnsi="Times New Roman"/>
                <w:color w:val="000000"/>
                <w:sz w:val="24"/>
              </w:rPr>
              <w:pPrChange w:id="9771" w:author="VOYER Raphael" w:date="2021-06-16T11:15:00Z">
                <w:pPr>
                  <w:spacing w:before="100" w:beforeAutospacing="1" w:after="100" w:afterAutospacing="1"/>
                </w:pPr>
              </w:pPrChange>
            </w:pPr>
            <w:del w:id="9772"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773" w:author="VOYER Raphael" w:date="2021-06-16T11:15:00Z"/>
                <w:rFonts w:ascii="Times New Roman" w:hAnsi="Times New Roman"/>
                <w:color w:val="000000"/>
                <w:sz w:val="24"/>
              </w:rPr>
              <w:pPrChange w:id="9774" w:author="VOYER Raphael" w:date="2021-06-16T11:15:00Z">
                <w:pPr>
                  <w:spacing w:before="100" w:beforeAutospacing="1" w:after="100" w:afterAutospacing="1"/>
                </w:pPr>
              </w:pPrChange>
            </w:pPr>
            <w:del w:id="9775"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77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777" w:author="VOYER Raphael" w:date="2021-06-16T11:15:00Z"/>
                <w:rFonts w:ascii="Times New Roman" w:hAnsi="Times New Roman"/>
                <w:color w:val="000000"/>
                <w:sz w:val="24"/>
              </w:rPr>
              <w:pPrChange w:id="9778" w:author="VOYER Raphael" w:date="2021-06-16T11:15:00Z">
                <w:pPr>
                  <w:spacing w:before="100" w:beforeAutospacing="1" w:after="100" w:afterAutospacing="1"/>
                </w:pPr>
              </w:pPrChange>
            </w:pPr>
            <w:del w:id="9779"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780" w:author="VOYER Raphael" w:date="2021-06-16T11:15:00Z"/>
                <w:rFonts w:ascii="Verdana" w:hAnsi="Verdana"/>
                <w:color w:val="000000"/>
              </w:rPr>
              <w:pPrChange w:id="9781" w:author="VOYER Raphael" w:date="2021-06-16T11:15:00Z">
                <w:pPr>
                  <w:spacing w:before="100" w:beforeAutospacing="1" w:after="100" w:afterAutospacing="1"/>
                </w:pPr>
              </w:pPrChange>
            </w:pPr>
            <w:del w:id="9782"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783" w:author="VOYER Raphael" w:date="2021-06-16T11:15:00Z"/>
                <w:rFonts w:ascii="Verdana" w:hAnsi="Verdana"/>
                <w:color w:val="000000"/>
              </w:rPr>
              <w:pPrChange w:id="9784" w:author="VOYER Raphael" w:date="2021-06-16T11:15:00Z">
                <w:pPr>
                  <w:spacing w:before="100" w:beforeAutospacing="1" w:after="100" w:afterAutospacing="1"/>
                </w:pPr>
              </w:pPrChange>
            </w:pPr>
            <w:del w:id="9785"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786" w:author="VOYER Raphael" w:date="2021-06-16T11:15:00Z"/>
                <w:rFonts w:ascii="Verdana" w:hAnsi="Verdana"/>
                <w:color w:val="000000"/>
              </w:rPr>
              <w:pPrChange w:id="9787" w:author="VOYER Raphael" w:date="2021-06-16T11:15:00Z">
                <w:pPr>
                  <w:spacing w:before="100" w:beforeAutospacing="1" w:after="100" w:afterAutospacing="1"/>
                </w:pPr>
              </w:pPrChange>
            </w:pPr>
            <w:del w:id="9788"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789" w:author="VOYER Raphael" w:date="2021-06-16T11:15:00Z"/>
                <w:rFonts w:ascii="Verdana" w:hAnsi="Verdana"/>
                <w:color w:val="000000"/>
              </w:rPr>
              <w:pPrChange w:id="9790" w:author="VOYER Raphael" w:date="2021-06-16T11:15:00Z">
                <w:pPr>
                  <w:spacing w:before="100" w:beforeAutospacing="1" w:after="100" w:afterAutospacing="1"/>
                </w:pPr>
              </w:pPrChange>
            </w:pPr>
            <w:del w:id="9791"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79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793" w:author="VOYER Raphael" w:date="2021-06-16T11:15:00Z"/>
                <w:szCs w:val="18"/>
              </w:rPr>
              <w:pPrChange w:id="9794" w:author="VOYER Raphael" w:date="2021-06-16T11:15:00Z">
                <w:pPr>
                  <w:spacing w:before="100" w:beforeAutospacing="1" w:after="100" w:afterAutospacing="1"/>
                </w:pPr>
              </w:pPrChange>
            </w:pPr>
            <w:del w:id="9795"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796" w:author="VOYER Raphael" w:date="2021-06-16T11:15:00Z"/>
                <w:rFonts w:ascii="Verdana" w:hAnsi="Verdana"/>
                <w:color w:val="000000"/>
              </w:rPr>
              <w:pPrChange w:id="9797" w:author="VOYER Raphael" w:date="2021-06-16T11:15:00Z">
                <w:pPr>
                  <w:spacing w:before="100" w:beforeAutospacing="1" w:after="100" w:afterAutospacing="1"/>
                </w:pPr>
              </w:pPrChange>
            </w:pPr>
            <w:del w:id="9798"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799" w:author="VOYER Raphael" w:date="2021-06-16T11:15:00Z"/>
                <w:rFonts w:ascii="Verdana" w:hAnsi="Verdana"/>
                <w:color w:val="000000"/>
              </w:rPr>
              <w:pPrChange w:id="9800" w:author="VOYER Raphael" w:date="2021-06-16T11:15:00Z">
                <w:pPr>
                  <w:spacing w:before="100" w:beforeAutospacing="1" w:after="100" w:afterAutospacing="1"/>
                </w:pPr>
              </w:pPrChange>
            </w:pPr>
            <w:del w:id="9801"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802" w:author="VOYER Raphael" w:date="2021-06-16T11:15:00Z"/>
                <w:rFonts w:ascii="Verdana" w:hAnsi="Verdana"/>
                <w:color w:val="000000"/>
              </w:rPr>
              <w:pPrChange w:id="9803" w:author="VOYER Raphael" w:date="2021-06-16T11:15:00Z">
                <w:pPr>
                  <w:spacing w:before="100" w:beforeAutospacing="1" w:after="100" w:afterAutospacing="1"/>
                </w:pPr>
              </w:pPrChange>
            </w:pPr>
            <w:del w:id="9804"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80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806" w:author="VOYER Raphael" w:date="2021-06-16T11:15:00Z"/>
                <w:szCs w:val="18"/>
              </w:rPr>
              <w:pPrChange w:id="9807" w:author="VOYER Raphael" w:date="2021-06-16T11:15:00Z">
                <w:pPr>
                  <w:spacing w:before="100" w:beforeAutospacing="1" w:after="100" w:afterAutospacing="1"/>
                </w:pPr>
              </w:pPrChange>
            </w:pPr>
            <w:del w:id="9808"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809" w:author="VOYER Raphael" w:date="2021-06-16T11:15:00Z"/>
                <w:rFonts w:ascii="Verdana" w:hAnsi="Verdana"/>
                <w:color w:val="000000"/>
              </w:rPr>
              <w:pPrChange w:id="9810" w:author="VOYER Raphael" w:date="2021-06-16T11:15:00Z">
                <w:pPr>
                  <w:spacing w:before="100" w:beforeAutospacing="1" w:after="100" w:afterAutospacing="1"/>
                </w:pPr>
              </w:pPrChange>
            </w:pPr>
            <w:del w:id="9811"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812" w:author="VOYER Raphael" w:date="2021-06-16T11:15:00Z"/>
                <w:rFonts w:ascii="Verdana" w:hAnsi="Verdana"/>
                <w:color w:val="000000"/>
              </w:rPr>
              <w:pPrChange w:id="9813" w:author="VOYER Raphael" w:date="2021-06-16T11:15:00Z">
                <w:pPr>
                  <w:spacing w:before="100" w:beforeAutospacing="1" w:after="100" w:afterAutospacing="1"/>
                </w:pPr>
              </w:pPrChange>
            </w:pPr>
            <w:del w:id="981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9815" w:author="VOYER Raphael" w:date="2021-06-16T11:15:00Z"/>
                <w:rFonts w:ascii="Verdana" w:hAnsi="Verdana"/>
                <w:color w:val="000000"/>
              </w:rPr>
              <w:pPrChange w:id="9816" w:author="VOYER Raphael" w:date="2021-06-16T11:15:00Z">
                <w:pPr>
                  <w:spacing w:before="100" w:beforeAutospacing="1" w:after="100" w:afterAutospacing="1"/>
                </w:pPr>
              </w:pPrChange>
            </w:pPr>
            <w:del w:id="9817"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981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9819" w:author="VOYER Raphael" w:date="2021-06-16T11:15:00Z"/>
                <w:szCs w:val="18"/>
              </w:rPr>
              <w:pPrChange w:id="9820" w:author="VOYER Raphael" w:date="2021-06-16T11:15:00Z">
                <w:pPr>
                  <w:spacing w:before="100" w:beforeAutospacing="1" w:after="100" w:afterAutospacing="1"/>
                </w:pPr>
              </w:pPrChange>
            </w:pPr>
            <w:del w:id="9821"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9822" w:author="VOYER Raphael" w:date="2021-06-16T11:15:00Z"/>
                <w:rFonts w:ascii="Verdana" w:hAnsi="Verdana"/>
                <w:color w:val="000000"/>
              </w:rPr>
              <w:pPrChange w:id="9823" w:author="VOYER Raphael" w:date="2021-06-16T11:15:00Z">
                <w:pPr>
                  <w:spacing w:before="100" w:beforeAutospacing="1" w:after="100" w:afterAutospacing="1"/>
                </w:pPr>
              </w:pPrChange>
            </w:pPr>
            <w:del w:id="9824"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9825" w:author="VOYER Raphael" w:date="2021-06-16T11:15:00Z"/>
                <w:rFonts w:ascii="Verdana" w:hAnsi="Verdana"/>
                <w:color w:val="000000"/>
              </w:rPr>
              <w:pPrChange w:id="9826" w:author="VOYER Raphael" w:date="2021-06-16T11:15:00Z">
                <w:pPr>
                  <w:spacing w:before="100" w:beforeAutospacing="1" w:after="100" w:afterAutospacing="1"/>
                </w:pPr>
              </w:pPrChange>
            </w:pPr>
            <w:del w:id="9827"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9828" w:author="VOYER Raphael" w:date="2021-06-16T11:15:00Z"/>
                <w:rFonts w:ascii="Verdana" w:hAnsi="Verdana"/>
                <w:color w:val="000000"/>
              </w:rPr>
              <w:pPrChange w:id="9829" w:author="VOYER Raphael" w:date="2021-06-16T11:15:00Z">
                <w:pPr>
                  <w:spacing w:before="100" w:beforeAutospacing="1" w:after="100" w:afterAutospacing="1"/>
                </w:pPr>
              </w:pPrChange>
            </w:pPr>
            <w:del w:id="9830"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9831"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9832" w:author="VOYER Raphael" w:date="2021-06-16T11:15:00Z"/>
                <w:szCs w:val="18"/>
              </w:rPr>
              <w:pPrChange w:id="9833" w:author="VOYER Raphael" w:date="2021-06-16T11:15:00Z">
                <w:pPr>
                  <w:spacing w:before="100" w:beforeAutospacing="1" w:after="100" w:afterAutospacing="1"/>
                </w:pPr>
              </w:pPrChange>
            </w:pPr>
            <w:del w:id="9834"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9835" w:author="VOYER Raphael" w:date="2021-06-16T11:15:00Z"/>
                <w:rFonts w:ascii="Verdana" w:hAnsi="Verdana"/>
                <w:color w:val="000000"/>
              </w:rPr>
              <w:pPrChange w:id="9836" w:author="VOYER Raphael" w:date="2021-06-16T11:15:00Z">
                <w:pPr>
                  <w:spacing w:before="100" w:beforeAutospacing="1" w:after="100" w:afterAutospacing="1"/>
                </w:pPr>
              </w:pPrChange>
            </w:pPr>
            <w:del w:id="9837"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9838" w:author="VOYER Raphael" w:date="2021-06-16T11:15:00Z"/>
                <w:rFonts w:ascii="Verdana" w:hAnsi="Verdana"/>
                <w:color w:val="000000"/>
              </w:rPr>
              <w:pPrChange w:id="9839" w:author="VOYER Raphael" w:date="2021-06-16T11:15:00Z">
                <w:pPr>
                  <w:spacing w:before="100" w:beforeAutospacing="1" w:after="100" w:afterAutospacing="1"/>
                </w:pPr>
              </w:pPrChange>
            </w:pPr>
            <w:del w:id="9840"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9841" w:author="VOYER Raphael" w:date="2021-06-16T11:15:00Z"/>
                <w:rFonts w:ascii="Verdana" w:hAnsi="Verdana"/>
                <w:color w:val="000000"/>
              </w:rPr>
              <w:pPrChange w:id="9842" w:author="VOYER Raphael" w:date="2021-06-16T11:15:00Z">
                <w:pPr>
                  <w:spacing w:before="100" w:beforeAutospacing="1" w:after="100" w:afterAutospacing="1"/>
                </w:pPr>
              </w:pPrChange>
            </w:pPr>
            <w:del w:id="9843"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9844"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9845" w:author="VOYER Raphael" w:date="2021-06-16T11:15:00Z"/>
                <w:rFonts w:ascii="Times New Roman" w:hAnsi="Times New Roman"/>
                <w:color w:val="000000"/>
                <w:sz w:val="24"/>
              </w:rPr>
              <w:pPrChange w:id="9846" w:author="VOYER Raphael" w:date="2021-06-16T11:15:00Z">
                <w:pPr>
                  <w:spacing w:before="100" w:beforeAutospacing="1" w:after="100" w:afterAutospacing="1"/>
                </w:pPr>
              </w:pPrChange>
            </w:pPr>
            <w:del w:id="9847"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9848" w:author="VOYER Raphael" w:date="2021-06-16T11:15:00Z"/>
        </w:rPr>
        <w:pPrChange w:id="9849" w:author="VOYER Raphael" w:date="2021-06-16T11:15:00Z">
          <w:pPr/>
        </w:pPrChange>
      </w:pPr>
    </w:p>
    <w:p w14:paraId="60AA8C39" w14:textId="77777777" w:rsidR="00697356" w:rsidDel="001111A8" w:rsidRDefault="00697356">
      <w:pPr>
        <w:pStyle w:val="Titre4"/>
        <w:rPr>
          <w:del w:id="9850" w:author="VOYER Raphael" w:date="2021-06-16T11:15:00Z"/>
        </w:rPr>
        <w:pPrChange w:id="9851" w:author="VOYER Raphael" w:date="2021-06-16T11:15:00Z">
          <w:pPr/>
        </w:pPrChange>
      </w:pPr>
    </w:p>
    <w:p w14:paraId="09D26364" w14:textId="77777777" w:rsidR="00697356" w:rsidDel="001111A8" w:rsidRDefault="00697356">
      <w:pPr>
        <w:pStyle w:val="Titre4"/>
        <w:rPr>
          <w:del w:id="9852" w:author="VOYER Raphael" w:date="2021-06-16T11:15:00Z"/>
        </w:rPr>
        <w:pPrChange w:id="9853" w:author="VOYER Raphael" w:date="2021-06-16T11:15:00Z">
          <w:pPr/>
        </w:pPrChange>
      </w:pPr>
    </w:p>
    <w:p w14:paraId="673BB065" w14:textId="77777777" w:rsidR="00697356" w:rsidDel="001111A8" w:rsidRDefault="00697356">
      <w:pPr>
        <w:pStyle w:val="Titre4"/>
        <w:rPr>
          <w:del w:id="9854" w:author="VOYER Raphael" w:date="2021-06-16T11:15:00Z"/>
        </w:rPr>
        <w:pPrChange w:id="9855" w:author="VOYER Raphael" w:date="2021-06-16T11:15:00Z">
          <w:pPr>
            <w:pStyle w:val="Titre1"/>
            <w:pageBreakBefore/>
            <w:numPr>
              <w:numId w:val="0"/>
            </w:numPr>
            <w:tabs>
              <w:tab w:val="clear" w:pos="432"/>
            </w:tabs>
            <w:ind w:left="0" w:firstLine="0"/>
            <w:jc w:val="left"/>
          </w:pPr>
        </w:pPrChange>
      </w:pPr>
      <w:del w:id="9856" w:author="VOYER Raphael" w:date="2021-06-16T11:15:00Z">
        <w:r w:rsidDel="001111A8">
          <w:delText>APPENDIX B: Critical Resources</w:delText>
        </w:r>
      </w:del>
    </w:p>
    <w:p w14:paraId="77EAEDF3" w14:textId="77777777" w:rsidR="00697356" w:rsidDel="001111A8" w:rsidRDefault="00697356">
      <w:pPr>
        <w:pStyle w:val="Titre4"/>
        <w:rPr>
          <w:del w:id="9857" w:author="VOYER Raphael" w:date="2021-06-16T11:15:00Z"/>
        </w:rPr>
        <w:pPrChange w:id="9858" w:author="VOYER Raphael" w:date="2021-06-16T11:15:00Z">
          <w:pPr>
            <w:pStyle w:val="Corpsdetexte"/>
          </w:pPr>
        </w:pPrChange>
      </w:pPr>
      <w:smartTag w:uri="urn:schemas-microsoft-com:office:smarttags" w:element="stockticker">
        <w:del w:id="9859" w:author="VOYER Raphael" w:date="2021-06-16T11:15:00Z">
          <w:r w:rsidDel="001111A8">
            <w:delText>CMM</w:delText>
          </w:r>
        </w:del>
      </w:smartTag>
      <w:del w:id="9860"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9861"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9862" w:author="VOYER Raphael" w:date="2021-06-16T11:15:00Z"/>
              </w:rPr>
              <w:pPrChange w:id="9863" w:author="VOYER Raphael" w:date="2021-06-16T11:15:00Z">
                <w:pPr>
                  <w:pStyle w:val="Tabletext"/>
                  <w:framePr w:hSpace="180" w:wrap="around" w:vAnchor="text" w:hAnchor="margin" w:y="209"/>
                </w:pPr>
              </w:pPrChange>
            </w:pPr>
            <w:del w:id="9864"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9865" w:author="VOYER Raphael" w:date="2021-06-16T11:15:00Z"/>
              </w:rPr>
              <w:pPrChange w:id="9866" w:author="VOYER Raphael" w:date="2021-06-16T11:15:00Z">
                <w:pPr>
                  <w:pStyle w:val="Tabletext"/>
                  <w:framePr w:hSpace="180" w:wrap="around" w:vAnchor="text" w:hAnchor="margin" w:y="209"/>
                </w:pPr>
              </w:pPrChange>
            </w:pPr>
            <w:del w:id="9867" w:author="VOYER Raphael" w:date="2021-06-16T11:15:00Z">
              <w:r w:rsidDel="001111A8">
                <w:delText>Components</w:delText>
              </w:r>
            </w:del>
          </w:p>
        </w:tc>
      </w:tr>
      <w:tr w:rsidR="00697356" w:rsidRPr="00DE7837" w:rsidDel="001111A8" w14:paraId="15C3A503" w14:textId="77777777" w:rsidTr="00C572C4">
        <w:trPr>
          <w:trHeight w:val="560"/>
          <w:del w:id="9868"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9869" w:author="VOYER Raphael" w:date="2021-06-16T11:15:00Z"/>
              </w:rPr>
              <w:pPrChange w:id="9870" w:author="VOYER Raphael" w:date="2021-06-16T11:15:00Z">
                <w:pPr>
                  <w:pStyle w:val="Tabletext"/>
                  <w:framePr w:hSpace="180" w:wrap="around" w:vAnchor="text" w:hAnchor="margin" w:y="209"/>
                </w:pPr>
              </w:pPrChange>
            </w:pPr>
            <w:del w:id="9871"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9872" w:author="VOYER Raphael" w:date="2021-06-16T11:15:00Z"/>
              </w:rPr>
              <w:pPrChange w:id="9873" w:author="VOYER Raphael" w:date="2021-06-16T11:15:00Z">
                <w:pPr>
                  <w:pStyle w:val="Tabletext"/>
                  <w:framePr w:hSpace="180" w:wrap="around" w:vAnchor="text" w:hAnchor="margin" w:y="209"/>
                </w:pPr>
              </w:pPrChange>
            </w:pPr>
            <w:del w:id="9874"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9875" w:author="VOYER Raphael" w:date="2021-06-16T11:15:00Z"/>
              </w:rPr>
              <w:pPrChange w:id="9876" w:author="VOYER Raphael" w:date="2021-06-16T11:15:00Z">
                <w:pPr>
                  <w:framePr w:hSpace="180" w:wrap="around" w:vAnchor="text" w:hAnchor="margin" w:y="209"/>
                </w:pPr>
              </w:pPrChange>
            </w:pPr>
            <w:del w:id="9877"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9878"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9879" w:author="VOYER Raphael" w:date="2021-06-16T11:15:00Z"/>
              </w:rPr>
              <w:pPrChange w:id="9880" w:author="VOYER Raphael" w:date="2021-06-16T11:15:00Z">
                <w:pPr>
                  <w:pStyle w:val="Tabletext"/>
                  <w:framePr w:hSpace="180" w:wrap="around" w:vAnchor="text" w:hAnchor="margin" w:y="209"/>
                </w:pPr>
              </w:pPrChange>
            </w:pPr>
            <w:del w:id="9881"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9882" w:author="VOYER Raphael" w:date="2021-06-16T11:15:00Z"/>
              </w:rPr>
              <w:pPrChange w:id="9883" w:author="VOYER Raphael" w:date="2021-06-16T11:15:00Z">
                <w:pPr>
                  <w:pStyle w:val="Tabletext"/>
                  <w:framePr w:hSpace="180" w:wrap="around" w:vAnchor="text" w:hAnchor="margin" w:y="209"/>
                </w:pPr>
              </w:pPrChange>
            </w:pPr>
            <w:del w:id="9884"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9885"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9886" w:author="VOYER Raphael" w:date="2021-06-16T11:15:00Z"/>
              </w:rPr>
              <w:pPrChange w:id="9887"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9888" w:author="VOYER Raphael" w:date="2021-06-16T11:15:00Z"/>
              </w:rPr>
              <w:pPrChange w:id="9889" w:author="VOYER Raphael" w:date="2021-06-16T11:15:00Z">
                <w:pPr>
                  <w:pStyle w:val="Tabletext"/>
                  <w:framePr w:hSpace="180" w:wrap="around" w:vAnchor="text" w:hAnchor="margin" w:y="209"/>
                </w:pPr>
              </w:pPrChange>
            </w:pPr>
            <w:del w:id="9890" w:author="VOYER Raphael" w:date="2021-06-16T11:15:00Z">
              <w:r w:rsidDel="001111A8">
                <w:delText>No new semaphores.</w:delText>
              </w:r>
            </w:del>
          </w:p>
        </w:tc>
      </w:tr>
      <w:tr w:rsidR="00697356" w:rsidDel="001111A8" w14:paraId="72CE4F61" w14:textId="77777777" w:rsidTr="00C572C4">
        <w:trPr>
          <w:trHeight w:val="311"/>
          <w:del w:id="9891"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9892" w:author="VOYER Raphael" w:date="2021-06-16T11:15:00Z"/>
              </w:rPr>
              <w:pPrChange w:id="9893"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9894" w:author="VOYER Raphael" w:date="2021-06-16T11:15:00Z"/>
              </w:rPr>
              <w:pPrChange w:id="9895" w:author="VOYER Raphael" w:date="2021-06-16T11:15:00Z">
                <w:pPr>
                  <w:pStyle w:val="Tabletext"/>
                  <w:framePr w:hSpace="180" w:wrap="around" w:vAnchor="text" w:hAnchor="margin" w:y="209"/>
                </w:pPr>
              </w:pPrChange>
            </w:pPr>
            <w:del w:id="9896" w:author="VOYER Raphael" w:date="2021-06-16T11:15:00Z">
              <w:r w:rsidDel="001111A8">
                <w:delText>No OS timers used.</w:delText>
              </w:r>
            </w:del>
          </w:p>
        </w:tc>
      </w:tr>
      <w:tr w:rsidR="00697356" w:rsidDel="001111A8" w14:paraId="5E6C5033" w14:textId="77777777" w:rsidTr="00C572C4">
        <w:trPr>
          <w:trHeight w:val="1059"/>
          <w:del w:id="9897"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9898" w:author="VOYER Raphael" w:date="2021-06-16T11:15:00Z"/>
              </w:rPr>
              <w:pPrChange w:id="9899" w:author="VOYER Raphael" w:date="2021-06-16T11:15:00Z">
                <w:pPr>
                  <w:pStyle w:val="Tabletext"/>
                  <w:framePr w:hSpace="180" w:wrap="around" w:vAnchor="text" w:hAnchor="margin" w:y="209"/>
                </w:pPr>
              </w:pPrChange>
            </w:pPr>
            <w:del w:id="9900"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9901" w:author="VOYER Raphael" w:date="2021-06-16T11:15:00Z"/>
              </w:rPr>
              <w:pPrChange w:id="9902" w:author="VOYER Raphael" w:date="2021-06-16T11:15:00Z">
                <w:pPr>
                  <w:pStyle w:val="Tabletext"/>
                  <w:framePr w:hSpace="180" w:wrap="around" w:vAnchor="text" w:hAnchor="margin" w:y="209"/>
                </w:pPr>
              </w:pPrChange>
            </w:pPr>
            <w:del w:id="9903"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9904" w:author="VOYER Raphael" w:date="2021-06-16T11:15:00Z"/>
              </w:rPr>
              <w:pPrChange w:id="9905" w:author="VOYER Raphael" w:date="2021-06-16T11:15:00Z">
                <w:pPr>
                  <w:framePr w:hSpace="180" w:wrap="around" w:vAnchor="text" w:hAnchor="margin" w:y="209"/>
                </w:pPr>
              </w:pPrChange>
            </w:pPr>
            <w:del w:id="9906"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9907" w:author="VOYER Raphael" w:date="2021-06-16T11:15:00Z"/>
              </w:rPr>
              <w:pPrChange w:id="9908" w:author="VOYER Raphael" w:date="2021-06-16T11:15:00Z">
                <w:pPr>
                  <w:framePr w:hSpace="180" w:wrap="around" w:vAnchor="text" w:hAnchor="margin" w:y="209"/>
                </w:pPr>
              </w:pPrChange>
            </w:pPr>
            <w:del w:id="9909"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9910" w:author="VOYER Raphael" w:date="2021-06-16T11:15:00Z"/>
              </w:rPr>
              <w:pPrChange w:id="9911" w:author="VOYER Raphael" w:date="2021-06-16T11:15:00Z">
                <w:pPr>
                  <w:framePr w:hSpace="180" w:wrap="around" w:vAnchor="text" w:hAnchor="margin" w:y="209"/>
                </w:pPr>
              </w:pPrChange>
            </w:pPr>
            <w:del w:id="9912"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9913" w:author="VOYER Raphael" w:date="2021-06-16T11:15:00Z"/>
              </w:rPr>
              <w:pPrChange w:id="9914" w:author="VOYER Raphael" w:date="2021-06-16T11:15:00Z">
                <w:pPr>
                  <w:framePr w:hSpace="180" w:wrap="around" w:vAnchor="text" w:hAnchor="margin" w:y="209"/>
                </w:pPr>
              </w:pPrChange>
            </w:pPr>
            <w:del w:id="9915"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9916" w:author="VOYER Raphael" w:date="2021-06-16T11:15:00Z"/>
              </w:rPr>
              <w:pPrChange w:id="9917" w:author="VOYER Raphael" w:date="2021-06-16T11:15:00Z">
                <w:pPr>
                  <w:framePr w:hSpace="180" w:wrap="around" w:vAnchor="text" w:hAnchor="margin" w:y="209"/>
                </w:pPr>
              </w:pPrChange>
            </w:pPr>
            <w:del w:id="9918"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9919" w:author="VOYER Raphael" w:date="2021-06-16T11:15:00Z"/>
              </w:rPr>
              <w:pPrChange w:id="9920" w:author="VOYER Raphael" w:date="2021-06-16T11:15:00Z">
                <w:pPr>
                  <w:framePr w:hSpace="180" w:wrap="around" w:vAnchor="text" w:hAnchor="margin" w:y="209"/>
                </w:pPr>
              </w:pPrChange>
            </w:pPr>
          </w:p>
          <w:p w14:paraId="09D8B825" w14:textId="77777777" w:rsidR="00697356" w:rsidDel="001111A8" w:rsidRDefault="00697356">
            <w:pPr>
              <w:pStyle w:val="Titre4"/>
              <w:rPr>
                <w:del w:id="9921" w:author="VOYER Raphael" w:date="2021-06-16T11:15:00Z"/>
              </w:rPr>
              <w:pPrChange w:id="9922" w:author="VOYER Raphael" w:date="2021-06-16T11:15:00Z">
                <w:pPr>
                  <w:framePr w:hSpace="180" w:wrap="around" w:vAnchor="text" w:hAnchor="margin" w:y="209"/>
                </w:pPr>
              </w:pPrChange>
            </w:pPr>
            <w:del w:id="9923" w:author="VOYER Raphael" w:date="2021-06-16T11:15:00Z">
              <w:r w:rsidDel="001111A8">
                <w:delText>Uses VM Shared Memory</w:delText>
              </w:r>
            </w:del>
          </w:p>
          <w:p w14:paraId="5A1D186A" w14:textId="77777777" w:rsidR="00697356" w:rsidDel="001111A8" w:rsidRDefault="00697356">
            <w:pPr>
              <w:pStyle w:val="Titre4"/>
              <w:rPr>
                <w:del w:id="9924" w:author="VOYER Raphael" w:date="2021-06-16T11:15:00Z"/>
              </w:rPr>
              <w:pPrChange w:id="9925" w:author="VOYER Raphael" w:date="2021-06-16T11:15:00Z">
                <w:pPr>
                  <w:framePr w:hSpace="180" w:wrap="around" w:vAnchor="text" w:hAnchor="margin" w:y="209"/>
                </w:pPr>
              </w:pPrChange>
            </w:pPr>
            <w:del w:id="9926" w:author="VOYER Raphael" w:date="2021-06-16T11:15:00Z">
              <w:r w:rsidDel="001111A8">
                <w:delText>Uses PM/PL Shared memory</w:delText>
              </w:r>
            </w:del>
          </w:p>
          <w:p w14:paraId="293E8475" w14:textId="77777777" w:rsidR="00697356" w:rsidRPr="00B1288E" w:rsidDel="001111A8" w:rsidRDefault="00697356">
            <w:pPr>
              <w:pStyle w:val="Titre4"/>
              <w:rPr>
                <w:del w:id="9927" w:author="VOYER Raphael" w:date="2021-06-16T11:15:00Z"/>
              </w:rPr>
              <w:pPrChange w:id="9928" w:author="VOYER Raphael" w:date="2021-06-16T11:15:00Z">
                <w:pPr>
                  <w:framePr w:hSpace="180" w:wrap="around" w:vAnchor="text" w:hAnchor="margin" w:y="209"/>
                </w:pPr>
              </w:pPrChange>
            </w:pPr>
            <w:del w:id="9929"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9930" w:author="VOYER Raphael" w:date="2021-06-16T11:15:00Z"/>
        </w:rPr>
      </w:pPr>
    </w:p>
    <w:p w14:paraId="47E4103C" w14:textId="77777777" w:rsidR="00456BB6" w:rsidRPr="00456BB6" w:rsidRDefault="00456BB6">
      <w:pPr>
        <w:rPr>
          <w:ins w:id="9931" w:author="VOYER Raphael" w:date="2021-07-21T09:12:00Z"/>
        </w:rPr>
      </w:pPr>
    </w:p>
    <w:p w14:paraId="45BD64EF" w14:textId="77777777" w:rsidR="009B012C" w:rsidRDefault="009B012C">
      <w:pPr>
        <w:pStyle w:val="Titre4"/>
        <w:rPr>
          <w:ins w:id="9932" w:author="VOYER Raphael" w:date="2021-07-08T09:00:00Z"/>
          <w:b w:val="0"/>
          <w:bCs w:val="0"/>
        </w:rPr>
      </w:pPr>
    </w:p>
    <w:p w14:paraId="0DD5FAC5" w14:textId="749C94CA" w:rsidR="009B012C" w:rsidRDefault="009B012C">
      <w:pPr>
        <w:pStyle w:val="Titre1"/>
        <w:rPr>
          <w:ins w:id="9933" w:author="VOYER Raphael" w:date="2021-07-08T11:47:00Z"/>
        </w:rPr>
      </w:pPr>
      <w:ins w:id="9934" w:author="VOYER Raphael" w:date="2021-07-08T09:01:00Z">
        <w:r>
          <w:t>Improvements</w:t>
        </w:r>
      </w:ins>
      <w:ins w:id="9935" w:author="VOYER Raphael" w:date="2021-07-08T09:00:00Z">
        <w:r>
          <w:t>:</w:t>
        </w:r>
      </w:ins>
    </w:p>
    <w:p w14:paraId="36050158" w14:textId="79115F76" w:rsidR="00A77111" w:rsidRDefault="00A77111" w:rsidP="00A77111">
      <w:pPr>
        <w:rPr>
          <w:ins w:id="9936" w:author="VOYER Raphael" w:date="2021-07-08T11:47:00Z"/>
        </w:rPr>
      </w:pPr>
    </w:p>
    <w:p w14:paraId="2A88318C" w14:textId="728489E2" w:rsidR="00A77111" w:rsidRPr="00A77111" w:rsidRDefault="00A77111">
      <w:pPr>
        <w:rPr>
          <w:ins w:id="9937" w:author="VOYER Raphael" w:date="2021-07-08T09:00:00Z"/>
        </w:rPr>
        <w:pPrChange w:id="9938" w:author="VOYER Raphael" w:date="2021-07-08T11:47:00Z">
          <w:pPr>
            <w:pStyle w:val="Corpsdetexte"/>
          </w:pPr>
        </w:pPrChange>
      </w:pPr>
      <w:ins w:id="9939" w:author="VOYER Raphael" w:date="2021-07-08T11:47:00Z">
        <w:r>
          <w:t xml:space="preserve">OS6 </w:t>
        </w:r>
      </w:ins>
    </w:p>
    <w:p w14:paraId="65021827" w14:textId="77777777" w:rsidR="00697356" w:rsidDel="001111A8" w:rsidRDefault="00697356">
      <w:pPr>
        <w:pStyle w:val="Titre4"/>
        <w:rPr>
          <w:del w:id="9940" w:author="VOYER Raphael" w:date="2021-06-16T11:15:00Z"/>
        </w:rPr>
        <w:pPrChange w:id="9941" w:author="VOYER Raphael" w:date="2021-06-16T11:15:00Z">
          <w:pPr>
            <w:pStyle w:val="Lgende"/>
            <w:jc w:val="center"/>
          </w:pPr>
        </w:pPrChange>
      </w:pPr>
    </w:p>
    <w:p w14:paraId="1C65800A" w14:textId="77777777" w:rsidR="00697356" w:rsidDel="001111A8" w:rsidRDefault="00697356">
      <w:pPr>
        <w:pStyle w:val="Titre4"/>
        <w:rPr>
          <w:del w:id="9942" w:author="VOYER Raphael" w:date="2021-06-16T11:15:00Z"/>
        </w:rPr>
        <w:pPrChange w:id="9943" w:author="VOYER Raphael" w:date="2021-06-16T11:15:00Z">
          <w:pPr>
            <w:pStyle w:val="Lgende"/>
            <w:jc w:val="center"/>
          </w:pPr>
        </w:pPrChange>
      </w:pPr>
    </w:p>
    <w:p w14:paraId="7CEDBA60" w14:textId="77777777" w:rsidR="00697356" w:rsidDel="001111A8" w:rsidRDefault="00697356">
      <w:pPr>
        <w:pStyle w:val="Titre4"/>
        <w:rPr>
          <w:del w:id="9944" w:author="VOYER Raphael" w:date="2021-06-16T11:15:00Z"/>
        </w:rPr>
        <w:pPrChange w:id="9945" w:author="VOYER Raphael" w:date="2021-06-16T11:15:00Z">
          <w:pPr>
            <w:pStyle w:val="Lgende"/>
            <w:jc w:val="center"/>
          </w:pPr>
        </w:pPrChange>
      </w:pPr>
    </w:p>
    <w:p w14:paraId="4713DE4D" w14:textId="77777777" w:rsidR="00697356" w:rsidDel="001111A8" w:rsidRDefault="00697356">
      <w:pPr>
        <w:pStyle w:val="Titre4"/>
        <w:rPr>
          <w:del w:id="9946" w:author="VOYER Raphael" w:date="2021-06-16T11:15:00Z"/>
        </w:rPr>
        <w:pPrChange w:id="9947" w:author="VOYER Raphael" w:date="2021-06-16T11:15:00Z">
          <w:pPr>
            <w:pStyle w:val="Lgende"/>
            <w:jc w:val="center"/>
          </w:pPr>
        </w:pPrChange>
      </w:pPr>
    </w:p>
    <w:p w14:paraId="6043F953" w14:textId="77777777" w:rsidR="00697356" w:rsidDel="001111A8" w:rsidRDefault="00697356">
      <w:pPr>
        <w:pStyle w:val="Titre4"/>
        <w:rPr>
          <w:del w:id="9948" w:author="VOYER Raphael" w:date="2021-06-16T11:15:00Z"/>
        </w:rPr>
        <w:pPrChange w:id="9949" w:author="VOYER Raphael" w:date="2021-06-16T11:15:00Z">
          <w:pPr>
            <w:pStyle w:val="Lgende"/>
            <w:jc w:val="center"/>
          </w:pPr>
        </w:pPrChange>
      </w:pPr>
    </w:p>
    <w:p w14:paraId="2AC0DEB0" w14:textId="77777777" w:rsidR="00697356" w:rsidDel="001111A8" w:rsidRDefault="00697356">
      <w:pPr>
        <w:pStyle w:val="Titre4"/>
        <w:rPr>
          <w:del w:id="9950" w:author="VOYER Raphael" w:date="2021-06-16T11:15:00Z"/>
        </w:rPr>
        <w:pPrChange w:id="9951" w:author="VOYER Raphael" w:date="2021-06-16T11:15:00Z">
          <w:pPr>
            <w:pStyle w:val="Lgende"/>
            <w:jc w:val="center"/>
          </w:pPr>
        </w:pPrChange>
      </w:pPr>
    </w:p>
    <w:p w14:paraId="442BD13E" w14:textId="77777777" w:rsidR="00697356" w:rsidDel="001111A8" w:rsidRDefault="00697356">
      <w:pPr>
        <w:pStyle w:val="Titre4"/>
        <w:rPr>
          <w:del w:id="9952" w:author="VOYER Raphael" w:date="2021-06-16T11:15:00Z"/>
        </w:rPr>
        <w:pPrChange w:id="9953" w:author="VOYER Raphael" w:date="2021-06-16T11:15:00Z">
          <w:pPr>
            <w:pStyle w:val="Lgende"/>
            <w:jc w:val="center"/>
          </w:pPr>
        </w:pPrChange>
      </w:pPr>
    </w:p>
    <w:p w14:paraId="6007000D" w14:textId="77777777" w:rsidR="00697356" w:rsidDel="001111A8" w:rsidRDefault="00697356">
      <w:pPr>
        <w:pStyle w:val="Titre4"/>
        <w:rPr>
          <w:del w:id="9954" w:author="VOYER Raphael" w:date="2021-06-16T11:15:00Z"/>
        </w:rPr>
        <w:pPrChange w:id="9955" w:author="VOYER Raphael" w:date="2021-06-16T11:15:00Z">
          <w:pPr>
            <w:pStyle w:val="Lgende"/>
            <w:ind w:left="1440" w:firstLine="720"/>
          </w:pPr>
        </w:pPrChange>
      </w:pPr>
    </w:p>
    <w:p w14:paraId="0799EC56" w14:textId="77777777" w:rsidR="00697356" w:rsidRPr="00C042CF" w:rsidDel="001111A8" w:rsidRDefault="00697356">
      <w:pPr>
        <w:pStyle w:val="Titre4"/>
        <w:rPr>
          <w:del w:id="9956" w:author="VOYER Raphael" w:date="2021-06-16T11:15:00Z"/>
        </w:rPr>
        <w:pPrChange w:id="9957" w:author="VOYER Raphael" w:date="2021-06-16T11:15:00Z">
          <w:pPr/>
        </w:pPrChange>
      </w:pPr>
    </w:p>
    <w:p w14:paraId="370C4B27" w14:textId="77777777" w:rsidR="00697356" w:rsidDel="001111A8" w:rsidRDefault="00697356">
      <w:pPr>
        <w:pStyle w:val="Titre4"/>
        <w:rPr>
          <w:del w:id="9958" w:author="VOYER Raphael" w:date="2021-06-16T11:15:00Z"/>
        </w:rPr>
        <w:pPrChange w:id="9959" w:author="VOYER Raphael" w:date="2021-06-16T11:15:00Z">
          <w:pPr>
            <w:pStyle w:val="Lgende"/>
            <w:ind w:left="1440" w:firstLine="720"/>
          </w:pPr>
        </w:pPrChange>
      </w:pPr>
    </w:p>
    <w:p w14:paraId="6DABDB93" w14:textId="77777777" w:rsidR="00697356" w:rsidDel="001111A8" w:rsidRDefault="00697356">
      <w:pPr>
        <w:pStyle w:val="Titre4"/>
        <w:rPr>
          <w:del w:id="9960" w:author="VOYER Raphael" w:date="2021-06-16T11:15:00Z"/>
        </w:rPr>
        <w:pPrChange w:id="9961" w:author="VOYER Raphael" w:date="2021-06-16T11:15:00Z">
          <w:pPr>
            <w:pStyle w:val="Lgende"/>
            <w:ind w:left="1440" w:firstLine="720"/>
          </w:pPr>
        </w:pPrChange>
      </w:pPr>
    </w:p>
    <w:p w14:paraId="75139062" w14:textId="77777777" w:rsidR="00697356" w:rsidRPr="006E0570" w:rsidDel="001111A8" w:rsidRDefault="00697356">
      <w:pPr>
        <w:pStyle w:val="Titre4"/>
        <w:rPr>
          <w:del w:id="9962" w:author="VOYER Raphael" w:date="2021-06-16T11:15:00Z"/>
        </w:rPr>
        <w:pPrChange w:id="9963" w:author="VOYER Raphael" w:date="2021-06-16T11:15:00Z">
          <w:pPr>
            <w:pStyle w:val="Lgende"/>
            <w:ind w:left="1440" w:firstLine="720"/>
            <w:outlineLvl w:val="0"/>
          </w:pPr>
        </w:pPrChange>
      </w:pPr>
      <w:bookmarkStart w:id="9964" w:name="_Toc424820526"/>
      <w:del w:id="9965"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9964"/>
      </w:del>
    </w:p>
    <w:p w14:paraId="0A96F4B8" w14:textId="77777777" w:rsidR="00697356" w:rsidDel="001111A8" w:rsidRDefault="00697356">
      <w:pPr>
        <w:pStyle w:val="Titre4"/>
        <w:rPr>
          <w:del w:id="9966" w:author="VOYER Raphael" w:date="2021-06-16T11:15:00Z"/>
        </w:rPr>
        <w:pPrChange w:id="9967" w:author="VOYER Raphael" w:date="2021-06-16T11:15:00Z">
          <w:pPr/>
        </w:pPrChange>
      </w:pPr>
    </w:p>
    <w:p w14:paraId="5C36E6B9" w14:textId="77777777" w:rsidR="00697356" w:rsidDel="001111A8" w:rsidRDefault="00697356">
      <w:pPr>
        <w:pStyle w:val="Titre4"/>
        <w:rPr>
          <w:del w:id="9968" w:author="VOYER Raphael" w:date="2021-06-16T11:15:00Z"/>
        </w:rPr>
        <w:pPrChange w:id="9969" w:author="VOYER Raphael" w:date="2021-06-16T11:15:00Z">
          <w:pPr/>
        </w:pPrChange>
      </w:pPr>
    </w:p>
    <w:p w14:paraId="413E23AB" w14:textId="77777777" w:rsidR="00697356" w:rsidDel="001111A8" w:rsidRDefault="00697356">
      <w:pPr>
        <w:pStyle w:val="Titre4"/>
        <w:rPr>
          <w:del w:id="9970" w:author="VOYER Raphael" w:date="2021-06-16T11:15:00Z"/>
        </w:rPr>
        <w:pPrChange w:id="9971" w:author="VOYER Raphael" w:date="2021-06-16T11:15:00Z">
          <w:pPr/>
        </w:pPrChange>
      </w:pPr>
    </w:p>
    <w:p w14:paraId="07EB3682" w14:textId="77777777" w:rsidR="00697356" w:rsidDel="001111A8" w:rsidRDefault="00697356">
      <w:pPr>
        <w:pStyle w:val="Titre4"/>
        <w:rPr>
          <w:del w:id="9972" w:author="VOYER Raphael" w:date="2021-06-16T11:15:00Z"/>
        </w:rPr>
        <w:pPrChange w:id="9973" w:author="VOYER Raphael" w:date="2021-06-16T11:15:00Z">
          <w:pPr/>
        </w:pPrChange>
      </w:pPr>
    </w:p>
    <w:p w14:paraId="6596D578" w14:textId="77777777" w:rsidR="00697356" w:rsidDel="001111A8" w:rsidRDefault="00697356">
      <w:pPr>
        <w:pStyle w:val="Titre4"/>
        <w:rPr>
          <w:del w:id="9974" w:author="VOYER Raphael" w:date="2021-06-16T11:15:00Z"/>
        </w:rPr>
        <w:pPrChange w:id="9975" w:author="VOYER Raphael" w:date="2021-06-16T11:15:00Z">
          <w:pPr/>
        </w:pPrChange>
      </w:pPr>
    </w:p>
    <w:p w14:paraId="668837EE" w14:textId="77777777" w:rsidR="00697356" w:rsidDel="001111A8" w:rsidRDefault="00697356">
      <w:pPr>
        <w:pStyle w:val="Titre4"/>
        <w:rPr>
          <w:del w:id="9976" w:author="VOYER Raphael" w:date="2021-06-16T11:15:00Z"/>
        </w:rPr>
        <w:pPrChange w:id="9977" w:author="VOYER Raphael" w:date="2021-06-16T11:15:00Z">
          <w:pPr/>
        </w:pPrChange>
      </w:pPr>
    </w:p>
    <w:p w14:paraId="12D68F6A" w14:textId="77777777" w:rsidR="00697356" w:rsidDel="001111A8" w:rsidRDefault="00697356">
      <w:pPr>
        <w:pStyle w:val="Titre4"/>
        <w:rPr>
          <w:del w:id="9978" w:author="VOYER Raphael" w:date="2021-06-16T11:15:00Z"/>
        </w:rPr>
        <w:pPrChange w:id="9979" w:author="VOYER Raphael" w:date="2021-06-16T11:15:00Z">
          <w:pPr/>
        </w:pPrChange>
      </w:pPr>
    </w:p>
    <w:p w14:paraId="4C4882D7" w14:textId="77777777" w:rsidR="00697356" w:rsidDel="001111A8" w:rsidRDefault="00697356">
      <w:pPr>
        <w:pStyle w:val="Titre4"/>
        <w:rPr>
          <w:del w:id="9980" w:author="VOYER Raphael" w:date="2021-06-16T11:15:00Z"/>
        </w:rPr>
        <w:pPrChange w:id="9981" w:author="VOYER Raphael" w:date="2021-06-16T11:15:00Z">
          <w:pPr/>
        </w:pPrChange>
      </w:pPr>
    </w:p>
    <w:p w14:paraId="14D047D4" w14:textId="77777777" w:rsidR="00697356" w:rsidDel="001111A8" w:rsidRDefault="00697356">
      <w:pPr>
        <w:pStyle w:val="Titre4"/>
        <w:rPr>
          <w:del w:id="9982" w:author="VOYER Raphael" w:date="2021-06-16T11:15:00Z"/>
        </w:rPr>
        <w:pPrChange w:id="9983" w:author="VOYER Raphael" w:date="2021-06-16T11:15:00Z">
          <w:pPr>
            <w:pStyle w:val="Titre1"/>
            <w:pageBreakBefore/>
            <w:numPr>
              <w:numId w:val="0"/>
            </w:numPr>
            <w:tabs>
              <w:tab w:val="clear" w:pos="432"/>
            </w:tabs>
            <w:ind w:left="360" w:firstLine="0"/>
            <w:jc w:val="left"/>
          </w:pPr>
        </w:pPrChange>
      </w:pPr>
      <w:del w:id="9984"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9985" w:author="VOYER Raphael" w:date="2021-06-16T11:15:00Z"/>
        </w:rPr>
        <w:pPrChange w:id="9986" w:author="VOYER Raphael" w:date="2021-06-16T11:15:00Z">
          <w:pPr/>
        </w:pPrChange>
      </w:pPr>
    </w:p>
    <w:p w14:paraId="27DF17E6" w14:textId="77777777" w:rsidR="00697356" w:rsidDel="001111A8" w:rsidRDefault="00697356">
      <w:pPr>
        <w:pStyle w:val="Titre4"/>
        <w:rPr>
          <w:del w:id="9987" w:author="VOYER Raphael" w:date="2021-06-16T11:15:00Z"/>
        </w:rPr>
        <w:pPrChange w:id="9988" w:author="VOYER Raphael" w:date="2021-06-16T11:15:00Z">
          <w:pPr>
            <w:numPr>
              <w:numId w:val="38"/>
            </w:numPr>
            <w:tabs>
              <w:tab w:val="num" w:pos="720"/>
            </w:tabs>
            <w:ind w:left="720" w:hanging="360"/>
          </w:pPr>
        </w:pPrChange>
      </w:pPr>
      <w:del w:id="9989"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9990" w:author="VOYER Raphael" w:date="2021-06-16T11:15:00Z"/>
        </w:rPr>
        <w:pPrChange w:id="9991" w:author="VOYER Raphael" w:date="2021-06-16T11:15:00Z">
          <w:pPr>
            <w:ind w:left="360"/>
          </w:pPr>
        </w:pPrChange>
      </w:pPr>
      <w:del w:id="9992"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9993" w:author="VOYER Raphael" w:date="2021-06-16T11:15:00Z"/>
        </w:rPr>
        <w:pPrChange w:id="9994" w:author="VOYER Raphael" w:date="2021-06-16T11:15:00Z">
          <w:pPr>
            <w:ind w:left="360"/>
          </w:pPr>
        </w:pPrChange>
      </w:pPr>
    </w:p>
    <w:p w14:paraId="1C7B9C31" w14:textId="77777777" w:rsidR="00697356" w:rsidDel="001111A8" w:rsidRDefault="00697356">
      <w:pPr>
        <w:pStyle w:val="Titre4"/>
        <w:rPr>
          <w:del w:id="9995" w:author="VOYER Raphael" w:date="2021-06-16T11:15:00Z"/>
        </w:rPr>
        <w:pPrChange w:id="9996" w:author="VOYER Raphael" w:date="2021-06-16T11:15:00Z">
          <w:pPr>
            <w:numPr>
              <w:numId w:val="38"/>
            </w:numPr>
            <w:tabs>
              <w:tab w:val="num" w:pos="720"/>
            </w:tabs>
            <w:ind w:left="720" w:hanging="360"/>
          </w:pPr>
        </w:pPrChange>
      </w:pPr>
      <w:del w:id="9997"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9998" w:author="VOYER Raphael" w:date="2021-06-16T11:15:00Z"/>
        </w:rPr>
        <w:pPrChange w:id="9999" w:author="VOYER Raphael" w:date="2021-06-16T11:15:00Z">
          <w:pPr>
            <w:ind w:left="360"/>
          </w:pPr>
        </w:pPrChange>
      </w:pPr>
      <w:del w:id="10000"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001" w:author="VOYER Raphael" w:date="2021-06-16T11:15:00Z"/>
        </w:rPr>
        <w:pPrChange w:id="10002" w:author="VOYER Raphael" w:date="2021-06-16T11:15:00Z">
          <w:pPr/>
        </w:pPrChange>
      </w:pPr>
    </w:p>
    <w:p w14:paraId="3E4B58BD" w14:textId="77777777" w:rsidR="00697356" w:rsidDel="001111A8" w:rsidRDefault="00697356">
      <w:pPr>
        <w:pStyle w:val="Titre4"/>
        <w:rPr>
          <w:del w:id="10003" w:author="VOYER Raphael" w:date="2021-06-16T11:15:00Z"/>
        </w:rPr>
        <w:pPrChange w:id="10004" w:author="VOYER Raphael" w:date="2021-06-16T11:15:00Z">
          <w:pPr>
            <w:numPr>
              <w:numId w:val="38"/>
            </w:numPr>
            <w:tabs>
              <w:tab w:val="num" w:pos="720"/>
            </w:tabs>
            <w:ind w:left="720" w:hanging="360"/>
          </w:pPr>
        </w:pPrChange>
      </w:pPr>
      <w:del w:id="10005"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006" w:author="VOYER Raphael" w:date="2021-06-16T11:15:00Z"/>
        </w:rPr>
        <w:pPrChange w:id="10007" w:author="VOYER Raphael" w:date="2021-06-16T11:15:00Z">
          <w:pPr>
            <w:ind w:left="360"/>
          </w:pPr>
        </w:pPrChange>
      </w:pPr>
      <w:del w:id="10008" w:author="VOYER Raphael" w:date="2021-06-16T11:15:00Z">
        <w:r w:rsidDel="001111A8">
          <w:delText xml:space="preserve">      ports to the cluster.</w:delText>
        </w:r>
      </w:del>
    </w:p>
    <w:p w14:paraId="47D107C2" w14:textId="77777777" w:rsidR="00697356" w:rsidDel="001111A8" w:rsidRDefault="00697356">
      <w:pPr>
        <w:pStyle w:val="Titre4"/>
        <w:rPr>
          <w:del w:id="10009" w:author="VOYER Raphael" w:date="2021-06-16T11:15:00Z"/>
        </w:rPr>
        <w:pPrChange w:id="10010" w:author="VOYER Raphael" w:date="2021-06-16T11:15:00Z">
          <w:pPr>
            <w:ind w:left="360" w:firstLine="300"/>
          </w:pPr>
        </w:pPrChange>
      </w:pPr>
    </w:p>
    <w:p w14:paraId="39236B07" w14:textId="77777777" w:rsidR="00697356" w:rsidDel="001111A8" w:rsidRDefault="00697356">
      <w:pPr>
        <w:pStyle w:val="Titre4"/>
        <w:rPr>
          <w:del w:id="10011" w:author="VOYER Raphael" w:date="2021-06-16T11:15:00Z"/>
        </w:rPr>
        <w:pPrChange w:id="10012" w:author="VOYER Raphael" w:date="2021-06-16T11:15:00Z">
          <w:pPr>
            <w:numPr>
              <w:numId w:val="39"/>
            </w:numPr>
            <w:tabs>
              <w:tab w:val="num" w:pos="720"/>
            </w:tabs>
            <w:ind w:left="720" w:hanging="360"/>
          </w:pPr>
        </w:pPrChange>
      </w:pPr>
      <w:del w:id="10013"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014" w:author="VOYER Raphael" w:date="2021-06-16T11:15:00Z"/>
        </w:rPr>
        <w:pPrChange w:id="10015" w:author="VOYER Raphael" w:date="2021-06-16T11:15:00Z">
          <w:pPr/>
        </w:pPrChange>
      </w:pPr>
      <w:del w:id="10016"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017" w:author="VOYER Raphael" w:date="2021-06-16T11:15:00Z"/>
        </w:rPr>
        <w:pPrChange w:id="10018" w:author="VOYER Raphael" w:date="2021-06-16T11:15:00Z">
          <w:pPr/>
        </w:pPrChange>
      </w:pPr>
    </w:p>
    <w:p w14:paraId="2FF576EE" w14:textId="77777777" w:rsidR="00697356" w:rsidDel="001111A8" w:rsidRDefault="00697356">
      <w:pPr>
        <w:pStyle w:val="Titre4"/>
        <w:rPr>
          <w:del w:id="10019" w:author="VOYER Raphael" w:date="2021-06-16T11:15:00Z"/>
        </w:rPr>
        <w:pPrChange w:id="10020" w:author="VOYER Raphael" w:date="2021-06-16T11:15:00Z">
          <w:pPr>
            <w:numPr>
              <w:numId w:val="39"/>
            </w:numPr>
            <w:tabs>
              <w:tab w:val="num" w:pos="720"/>
            </w:tabs>
            <w:ind w:left="720" w:hanging="360"/>
          </w:pPr>
        </w:pPrChange>
      </w:pPr>
      <w:del w:id="10021"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022" w:author="VOYER Raphael" w:date="2021-06-16T11:15:00Z"/>
        </w:rPr>
        <w:pPrChange w:id="10023" w:author="VOYER Raphael" w:date="2021-06-16T11:15:00Z">
          <w:pPr/>
        </w:pPrChange>
      </w:pPr>
      <w:del w:id="10024"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025" w:author="VOYER Raphael" w:date="2021-06-16T11:15:00Z"/>
        </w:rPr>
        <w:pPrChange w:id="10026" w:author="VOYER Raphael" w:date="2021-06-16T11:15:00Z">
          <w:pPr>
            <w:ind w:left="360"/>
          </w:pPr>
        </w:pPrChange>
      </w:pPr>
      <w:del w:id="10027"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028" w:author="VOYER Raphael" w:date="2021-06-16T11:15:00Z"/>
        </w:rPr>
        <w:pPrChange w:id="10029" w:author="VOYER Raphael" w:date="2021-06-16T11:15:00Z">
          <w:pPr>
            <w:ind w:left="360" w:firstLine="420"/>
          </w:pPr>
        </w:pPrChange>
      </w:pPr>
    </w:p>
    <w:p w14:paraId="0725EE68" w14:textId="77777777" w:rsidR="00697356" w:rsidDel="001111A8" w:rsidRDefault="00697356">
      <w:pPr>
        <w:pStyle w:val="Titre4"/>
        <w:rPr>
          <w:del w:id="10030" w:author="VOYER Raphael" w:date="2021-06-16T11:15:00Z"/>
        </w:rPr>
        <w:pPrChange w:id="10031" w:author="VOYER Raphael" w:date="2021-06-16T11:15:00Z">
          <w:pPr>
            <w:numPr>
              <w:numId w:val="39"/>
            </w:numPr>
            <w:tabs>
              <w:tab w:val="num" w:pos="720"/>
            </w:tabs>
            <w:ind w:left="720" w:hanging="360"/>
          </w:pPr>
        </w:pPrChange>
      </w:pPr>
      <w:del w:id="10032"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033" w:author="VOYER Raphael" w:date="2021-06-16T11:15:00Z"/>
        </w:rPr>
        <w:pPrChange w:id="10034" w:author="VOYER Raphael" w:date="2021-06-16T11:15:00Z">
          <w:pPr>
            <w:ind w:left="360"/>
          </w:pPr>
        </w:pPrChange>
      </w:pPr>
    </w:p>
    <w:p w14:paraId="574C51AA" w14:textId="77777777" w:rsidR="00697356" w:rsidDel="001111A8" w:rsidRDefault="00697356">
      <w:pPr>
        <w:pStyle w:val="Titre4"/>
        <w:rPr>
          <w:del w:id="10035" w:author="VOYER Raphael" w:date="2021-06-16T11:15:00Z"/>
        </w:rPr>
        <w:pPrChange w:id="10036" w:author="VOYER Raphael" w:date="2021-06-16T11:15:00Z">
          <w:pPr>
            <w:numPr>
              <w:numId w:val="39"/>
            </w:numPr>
            <w:tabs>
              <w:tab w:val="num" w:pos="720"/>
            </w:tabs>
            <w:ind w:left="720" w:hanging="360"/>
          </w:pPr>
        </w:pPrChange>
      </w:pPr>
      <w:del w:id="10037"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038" w:author="VOYER Raphael" w:date="2021-06-16T11:15:00Z"/>
        </w:rPr>
        <w:pPrChange w:id="10039" w:author="VOYER Raphael" w:date="2021-06-16T11:15:00Z">
          <w:pPr>
            <w:ind w:left="720"/>
          </w:pPr>
        </w:pPrChange>
      </w:pPr>
      <w:del w:id="10040" w:author="VOYER Raphael" w:date="2021-06-16T11:15:00Z">
        <w:r w:rsidDel="001111A8">
          <w:delText>with IP multicast address.</w:delText>
        </w:r>
      </w:del>
    </w:p>
    <w:p w14:paraId="7B2E72D6" w14:textId="77777777" w:rsidR="00697356" w:rsidDel="001111A8" w:rsidRDefault="00697356">
      <w:pPr>
        <w:pStyle w:val="Titre4"/>
        <w:rPr>
          <w:del w:id="10041" w:author="VOYER Raphael" w:date="2021-06-16T11:15:00Z"/>
        </w:rPr>
        <w:pPrChange w:id="10042" w:author="VOYER Raphael" w:date="2021-06-16T11:15:00Z">
          <w:pPr>
            <w:ind w:left="720"/>
          </w:pPr>
        </w:pPrChange>
      </w:pPr>
    </w:p>
    <w:p w14:paraId="3FF86F82" w14:textId="77777777" w:rsidR="00697356" w:rsidDel="001111A8" w:rsidRDefault="00697356">
      <w:pPr>
        <w:pStyle w:val="Titre4"/>
        <w:rPr>
          <w:del w:id="10043" w:author="VOYER Raphael" w:date="2021-06-16T11:15:00Z"/>
        </w:rPr>
        <w:pPrChange w:id="10044" w:author="VOYER Raphael" w:date="2021-06-16T11:15:00Z">
          <w:pPr>
            <w:ind w:left="720"/>
          </w:pPr>
        </w:pPrChange>
      </w:pPr>
    </w:p>
    <w:p w14:paraId="38DA9A21" w14:textId="77777777" w:rsidR="00697356" w:rsidDel="001111A8" w:rsidRDefault="00697356">
      <w:pPr>
        <w:pStyle w:val="Titre4"/>
        <w:rPr>
          <w:del w:id="10045" w:author="VOYER Raphael" w:date="2021-06-16T11:15:00Z"/>
        </w:rPr>
        <w:pPrChange w:id="10046" w:author="VOYER Raphael" w:date="2021-06-16T11:15:00Z">
          <w:pPr>
            <w:ind w:left="360"/>
          </w:pPr>
        </w:pPrChange>
      </w:pPr>
      <w:del w:id="10047" w:author="VOYER Raphael" w:date="2021-06-16T11:15:00Z">
        <w:r w:rsidDel="001111A8">
          <w:delText xml:space="preserve">            </w:delText>
        </w:r>
      </w:del>
    </w:p>
    <w:p w14:paraId="3557BDE7" w14:textId="77777777" w:rsidR="00697356" w:rsidRPr="00921B21" w:rsidDel="001111A8" w:rsidRDefault="00697356">
      <w:pPr>
        <w:pStyle w:val="Titre4"/>
        <w:rPr>
          <w:del w:id="10048" w:author="VOYER Raphael" w:date="2021-06-16T11:15:00Z"/>
        </w:rPr>
        <w:pPrChange w:id="10049" w:author="VOYER Raphael" w:date="2021-06-16T11:15:00Z">
          <w:pPr/>
        </w:pPrChange>
      </w:pPr>
      <w:del w:id="10050" w:author="VOYER Raphael" w:date="2021-06-16T11:15:00Z">
        <w:r w:rsidDel="001111A8">
          <w:delText xml:space="preserve">  </w:delText>
        </w:r>
      </w:del>
    </w:p>
    <w:p w14:paraId="021D1F90" w14:textId="77777777" w:rsidR="00697356" w:rsidDel="001111A8" w:rsidRDefault="00D8530E">
      <w:pPr>
        <w:pStyle w:val="Titre4"/>
        <w:rPr>
          <w:del w:id="10051" w:author="VOYER Raphael" w:date="2021-06-16T11:15:00Z"/>
        </w:rPr>
        <w:pPrChange w:id="10052" w:author="VOYER Raphael" w:date="2021-06-16T11:15:00Z">
          <w:pPr>
            <w:pStyle w:val="Titre1"/>
            <w:pageBreakBefore/>
            <w:numPr>
              <w:numId w:val="0"/>
            </w:numPr>
            <w:tabs>
              <w:tab w:val="clear" w:pos="432"/>
            </w:tabs>
            <w:ind w:left="360" w:firstLine="0"/>
            <w:jc w:val="left"/>
          </w:pPr>
        </w:pPrChange>
      </w:pPr>
      <w:del w:id="10053"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054" w:author="VOYER Raphael" w:date="2021-06-16T11:15:00Z"/>
        </w:rPr>
        <w:pPrChange w:id="10055" w:author="VOYER Raphael" w:date="2021-06-16T11:15:00Z">
          <w:pPr/>
        </w:pPrChange>
      </w:pPr>
      <w:del w:id="10056" w:author="VOYER Raphael" w:date="2021-06-16T11:15:00Z">
        <w:r w:rsidDel="001111A8">
          <w:delText xml:space="preserve">         </w:delText>
        </w:r>
      </w:del>
    </w:p>
    <w:p w14:paraId="5639E0F2" w14:textId="77777777" w:rsidR="00697356" w:rsidDel="001111A8" w:rsidRDefault="00697356">
      <w:pPr>
        <w:pStyle w:val="Titre4"/>
        <w:rPr>
          <w:del w:id="10057" w:author="VOYER Raphael" w:date="2021-06-16T11:15:00Z"/>
        </w:rPr>
        <w:pPrChange w:id="10058" w:author="VOYER Raphael" w:date="2021-06-16T11:15:00Z">
          <w:pPr>
            <w:outlineLvl w:val="0"/>
          </w:pPr>
        </w:pPrChange>
      </w:pPr>
      <w:del w:id="10059" w:author="VOYER Raphael" w:date="2021-06-16T11:15:00Z">
        <w:r w:rsidDel="001111A8">
          <w:delText xml:space="preserve">            </w:delText>
        </w:r>
        <w:bookmarkStart w:id="10060" w:name="_Toc424820529"/>
        <w:r w:rsidRPr="00C92466" w:rsidDel="001111A8">
          <w:rPr>
            <w:b w:val="0"/>
          </w:rPr>
          <w:delText>User  Management  Module Changes for VC :</w:delText>
        </w:r>
        <w:bookmarkEnd w:id="10060"/>
        <w:r w:rsidDel="001111A8">
          <w:delText xml:space="preserve"> </w:delText>
        </w:r>
      </w:del>
    </w:p>
    <w:p w14:paraId="05778327" w14:textId="77777777" w:rsidR="00697356" w:rsidDel="001111A8" w:rsidRDefault="00697356">
      <w:pPr>
        <w:pStyle w:val="Titre4"/>
        <w:rPr>
          <w:del w:id="10061" w:author="VOYER Raphael" w:date="2021-06-16T11:15:00Z"/>
        </w:rPr>
        <w:pPrChange w:id="10062" w:author="VOYER Raphael" w:date="2021-06-16T11:15:00Z">
          <w:pPr/>
        </w:pPrChange>
      </w:pPr>
    </w:p>
    <w:p w14:paraId="54EF1D79" w14:textId="77777777" w:rsidR="00697356" w:rsidDel="001111A8" w:rsidRDefault="00697356">
      <w:pPr>
        <w:pStyle w:val="Titre4"/>
        <w:rPr>
          <w:del w:id="10063" w:author="VOYER Raphael" w:date="2021-06-16T11:15:00Z"/>
        </w:rPr>
        <w:pPrChange w:id="10064" w:author="VOYER Raphael" w:date="2021-06-16T11:15:00Z">
          <w:pPr/>
        </w:pPrChange>
      </w:pPr>
      <w:del w:id="10065"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066" w:author="VOYER Raphael" w:date="2021-06-16T11:15:00Z"/>
        </w:rPr>
        <w:pPrChange w:id="10067" w:author="VOYER Raphael" w:date="2021-06-16T11:15:00Z">
          <w:pPr/>
        </w:pPrChange>
      </w:pPr>
    </w:p>
    <w:p w14:paraId="6B4B06F7" w14:textId="77777777" w:rsidR="00697356" w:rsidDel="001111A8" w:rsidRDefault="004F358F">
      <w:pPr>
        <w:pStyle w:val="Titre4"/>
        <w:rPr>
          <w:del w:id="10068" w:author="VOYER Raphael" w:date="2021-06-16T11:15:00Z"/>
        </w:rPr>
        <w:pPrChange w:id="10069" w:author="VOYER Raphael" w:date="2021-06-16T11:15:00Z">
          <w:pPr/>
        </w:pPrChange>
      </w:pPr>
      <w:del w:id="10070"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F0ADC" w:rsidRDefault="00EF0ADC" w:rsidP="00697356">
                              <w:pPr>
                                <w:autoSpaceDE w:val="0"/>
                                <w:autoSpaceDN w:val="0"/>
                                <w:adjustRightInd w:val="0"/>
                                <w:rPr>
                                  <w:rFonts w:cs="Trebuchet MS"/>
                                  <w:color w:val="3333FF"/>
                                  <w:sz w:val="18"/>
                                  <w:szCs w:val="18"/>
                                </w:rPr>
                              </w:pPr>
                            </w:p>
                            <w:p w14:paraId="7F08F01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F0ADC" w:rsidRDefault="00EF0AD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F0ADC" w:rsidRDefault="00EF0ADC" w:rsidP="00697356">
                        <w:pPr>
                          <w:autoSpaceDE w:val="0"/>
                          <w:autoSpaceDN w:val="0"/>
                          <w:adjustRightInd w:val="0"/>
                          <w:rPr>
                            <w:rFonts w:cs="Trebuchet MS"/>
                            <w:color w:val="3333FF"/>
                            <w:sz w:val="18"/>
                            <w:szCs w:val="18"/>
                          </w:rPr>
                        </w:pPr>
                      </w:p>
                      <w:p w14:paraId="7F08F01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F0ADC" w:rsidRDefault="00EF0ADC"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071" w:author="VOYER Raphael" w:date="2021-06-16T11:15:00Z"/>
        </w:rPr>
        <w:pPrChange w:id="10072" w:author="VOYER Raphael" w:date="2021-06-16T11:15:00Z">
          <w:pPr/>
        </w:pPrChange>
      </w:pPr>
      <w:del w:id="10073" w:author="VOYER Raphael" w:date="2021-06-16T11:15:00Z">
        <w:r w:rsidDel="001111A8">
          <w:delText xml:space="preserve">        </w:delText>
        </w:r>
      </w:del>
    </w:p>
    <w:p w14:paraId="0445EE06" w14:textId="77777777" w:rsidR="00697356" w:rsidDel="001111A8" w:rsidRDefault="00697356">
      <w:pPr>
        <w:pStyle w:val="Titre4"/>
        <w:rPr>
          <w:del w:id="10074" w:author="VOYER Raphael" w:date="2021-06-16T11:15:00Z"/>
        </w:rPr>
        <w:pPrChange w:id="10075" w:author="VOYER Raphael" w:date="2021-06-16T11:15:00Z">
          <w:pPr/>
        </w:pPrChange>
      </w:pPr>
    </w:p>
    <w:p w14:paraId="09C90B17" w14:textId="77777777" w:rsidR="00697356" w:rsidDel="001111A8" w:rsidRDefault="00697356">
      <w:pPr>
        <w:pStyle w:val="Titre4"/>
        <w:rPr>
          <w:del w:id="10076" w:author="VOYER Raphael" w:date="2021-06-16T11:15:00Z"/>
        </w:rPr>
        <w:pPrChange w:id="10077" w:author="VOYER Raphael" w:date="2021-06-16T11:15:00Z">
          <w:pPr/>
        </w:pPrChange>
      </w:pPr>
    </w:p>
    <w:p w14:paraId="00BB1999" w14:textId="77777777" w:rsidR="00697356" w:rsidDel="001111A8" w:rsidRDefault="00697356">
      <w:pPr>
        <w:pStyle w:val="Titre4"/>
        <w:rPr>
          <w:del w:id="10078" w:author="VOYER Raphael" w:date="2021-06-16T11:15:00Z"/>
        </w:rPr>
        <w:pPrChange w:id="10079" w:author="VOYER Raphael" w:date="2021-06-16T11:15:00Z">
          <w:pPr/>
        </w:pPrChange>
      </w:pPr>
    </w:p>
    <w:p w14:paraId="24D1A474" w14:textId="77777777" w:rsidR="00697356" w:rsidDel="001111A8" w:rsidRDefault="00697356">
      <w:pPr>
        <w:pStyle w:val="Titre4"/>
        <w:rPr>
          <w:del w:id="10080" w:author="VOYER Raphael" w:date="2021-06-16T11:15:00Z"/>
        </w:rPr>
        <w:pPrChange w:id="10081" w:author="VOYER Raphael" w:date="2021-06-16T11:15:00Z">
          <w:pPr/>
        </w:pPrChange>
      </w:pPr>
    </w:p>
    <w:p w14:paraId="199EAD84" w14:textId="77777777" w:rsidR="00697356" w:rsidDel="001111A8" w:rsidRDefault="00697356">
      <w:pPr>
        <w:pStyle w:val="Titre4"/>
        <w:rPr>
          <w:del w:id="10082" w:author="VOYER Raphael" w:date="2021-06-16T11:15:00Z"/>
        </w:rPr>
        <w:pPrChange w:id="10083" w:author="VOYER Raphael" w:date="2021-06-16T11:15:00Z">
          <w:pPr/>
        </w:pPrChange>
      </w:pPr>
    </w:p>
    <w:p w14:paraId="777368D8" w14:textId="77777777" w:rsidR="00697356" w:rsidDel="001111A8" w:rsidRDefault="00697356">
      <w:pPr>
        <w:pStyle w:val="Titre4"/>
        <w:rPr>
          <w:del w:id="10084" w:author="VOYER Raphael" w:date="2021-06-16T11:15:00Z"/>
        </w:rPr>
        <w:pPrChange w:id="10085" w:author="VOYER Raphael" w:date="2021-06-16T11:15:00Z">
          <w:pPr/>
        </w:pPrChange>
      </w:pPr>
    </w:p>
    <w:p w14:paraId="218A1E65" w14:textId="77777777" w:rsidR="00697356" w:rsidDel="001111A8" w:rsidRDefault="00697356">
      <w:pPr>
        <w:pStyle w:val="Titre4"/>
        <w:rPr>
          <w:del w:id="10086" w:author="VOYER Raphael" w:date="2021-06-16T11:15:00Z"/>
        </w:rPr>
        <w:pPrChange w:id="10087" w:author="VOYER Raphael" w:date="2021-06-16T11:15:00Z">
          <w:pPr/>
        </w:pPrChange>
      </w:pPr>
    </w:p>
    <w:p w14:paraId="4ABCC48F" w14:textId="77777777" w:rsidR="00697356" w:rsidDel="001111A8" w:rsidRDefault="00697356">
      <w:pPr>
        <w:pStyle w:val="Titre4"/>
        <w:rPr>
          <w:del w:id="10088" w:author="VOYER Raphael" w:date="2021-06-16T11:15:00Z"/>
        </w:rPr>
        <w:pPrChange w:id="10089" w:author="VOYER Raphael" w:date="2021-06-16T11:15:00Z">
          <w:pPr/>
        </w:pPrChange>
      </w:pPr>
    </w:p>
    <w:p w14:paraId="46CD80CF" w14:textId="77777777" w:rsidR="00697356" w:rsidDel="001111A8" w:rsidRDefault="00697356">
      <w:pPr>
        <w:pStyle w:val="Titre4"/>
        <w:rPr>
          <w:del w:id="10090" w:author="VOYER Raphael" w:date="2021-06-16T11:15:00Z"/>
        </w:rPr>
        <w:pPrChange w:id="10091" w:author="VOYER Raphael" w:date="2021-06-16T11:15:00Z">
          <w:pPr/>
        </w:pPrChange>
      </w:pPr>
    </w:p>
    <w:p w14:paraId="54D35D64" w14:textId="77777777" w:rsidR="00697356" w:rsidDel="001111A8" w:rsidRDefault="00697356">
      <w:pPr>
        <w:pStyle w:val="Titre4"/>
        <w:rPr>
          <w:del w:id="10092" w:author="VOYER Raphael" w:date="2021-06-16T11:15:00Z"/>
        </w:rPr>
        <w:pPrChange w:id="10093" w:author="VOYER Raphael" w:date="2021-06-16T11:15:00Z">
          <w:pPr/>
        </w:pPrChange>
      </w:pPr>
    </w:p>
    <w:p w14:paraId="4BB29726" w14:textId="77777777" w:rsidR="00697356" w:rsidDel="001111A8" w:rsidRDefault="00697356">
      <w:pPr>
        <w:pStyle w:val="Titre4"/>
        <w:rPr>
          <w:del w:id="10094" w:author="VOYER Raphael" w:date="2021-06-16T11:15:00Z"/>
        </w:rPr>
        <w:pPrChange w:id="10095" w:author="VOYER Raphael" w:date="2021-06-16T11:15:00Z">
          <w:pPr/>
        </w:pPrChange>
      </w:pPr>
    </w:p>
    <w:p w14:paraId="1D5D7422" w14:textId="77777777" w:rsidR="00697356" w:rsidDel="001111A8" w:rsidRDefault="00697356">
      <w:pPr>
        <w:pStyle w:val="Titre4"/>
        <w:rPr>
          <w:del w:id="10096" w:author="VOYER Raphael" w:date="2021-06-16T11:15:00Z"/>
        </w:rPr>
        <w:pPrChange w:id="10097" w:author="VOYER Raphael" w:date="2021-06-16T11:15:00Z">
          <w:pPr/>
        </w:pPrChange>
      </w:pPr>
    </w:p>
    <w:p w14:paraId="253D0256" w14:textId="77777777" w:rsidR="00697356" w:rsidDel="001111A8" w:rsidRDefault="00697356">
      <w:pPr>
        <w:pStyle w:val="Titre4"/>
        <w:rPr>
          <w:del w:id="10098" w:author="VOYER Raphael" w:date="2021-06-16T11:15:00Z"/>
        </w:rPr>
        <w:pPrChange w:id="10099" w:author="VOYER Raphael" w:date="2021-06-16T11:15:00Z">
          <w:pPr/>
        </w:pPrChange>
      </w:pPr>
    </w:p>
    <w:p w14:paraId="308F69BF" w14:textId="77777777" w:rsidR="00697356" w:rsidDel="001111A8" w:rsidRDefault="00697356">
      <w:pPr>
        <w:pStyle w:val="Titre4"/>
        <w:rPr>
          <w:del w:id="10100" w:author="VOYER Raphael" w:date="2021-06-16T11:15:00Z"/>
        </w:rPr>
        <w:pPrChange w:id="10101" w:author="VOYER Raphael" w:date="2021-06-16T11:15:00Z">
          <w:pPr/>
        </w:pPrChange>
      </w:pPr>
    </w:p>
    <w:p w14:paraId="08D88953" w14:textId="77777777" w:rsidR="00697356" w:rsidDel="001111A8" w:rsidRDefault="00697356">
      <w:pPr>
        <w:pStyle w:val="Titre4"/>
        <w:rPr>
          <w:del w:id="10102" w:author="VOYER Raphael" w:date="2021-06-16T11:15:00Z"/>
        </w:rPr>
        <w:pPrChange w:id="10103" w:author="VOYER Raphael" w:date="2021-06-16T11:15:00Z">
          <w:pPr/>
        </w:pPrChange>
      </w:pPr>
    </w:p>
    <w:p w14:paraId="7618ECD2" w14:textId="77777777" w:rsidR="00697356" w:rsidDel="001111A8" w:rsidRDefault="00697356">
      <w:pPr>
        <w:pStyle w:val="Titre4"/>
        <w:rPr>
          <w:del w:id="10104" w:author="VOYER Raphael" w:date="2021-06-16T11:15:00Z"/>
        </w:rPr>
        <w:pPrChange w:id="10105" w:author="VOYER Raphael" w:date="2021-06-16T11:15:00Z">
          <w:pPr/>
        </w:pPrChange>
      </w:pPr>
    </w:p>
    <w:p w14:paraId="354232EB" w14:textId="77777777" w:rsidR="00697356" w:rsidDel="001111A8" w:rsidRDefault="00697356">
      <w:pPr>
        <w:pStyle w:val="Titre4"/>
        <w:rPr>
          <w:del w:id="10106" w:author="VOYER Raphael" w:date="2021-06-16T11:15:00Z"/>
        </w:rPr>
        <w:pPrChange w:id="10107" w:author="VOYER Raphael" w:date="2021-06-16T11:15:00Z">
          <w:pPr/>
        </w:pPrChange>
      </w:pPr>
    </w:p>
    <w:p w14:paraId="47A83A50" w14:textId="77777777" w:rsidR="00697356" w:rsidDel="001111A8" w:rsidRDefault="00697356">
      <w:pPr>
        <w:pStyle w:val="Titre4"/>
        <w:rPr>
          <w:del w:id="10108" w:author="VOYER Raphael" w:date="2021-06-16T11:15:00Z"/>
        </w:rPr>
        <w:pPrChange w:id="10109" w:author="VOYER Raphael" w:date="2021-06-16T11:15:00Z">
          <w:pPr/>
        </w:pPrChange>
      </w:pPr>
    </w:p>
    <w:p w14:paraId="1BD1D9D8" w14:textId="77777777" w:rsidR="00697356" w:rsidDel="001111A8" w:rsidRDefault="00697356">
      <w:pPr>
        <w:pStyle w:val="Titre4"/>
        <w:rPr>
          <w:del w:id="10110" w:author="VOYER Raphael" w:date="2021-06-16T11:15:00Z"/>
        </w:rPr>
        <w:pPrChange w:id="10111" w:author="VOYER Raphael" w:date="2021-06-16T11:15:00Z">
          <w:pPr/>
        </w:pPrChange>
      </w:pPr>
    </w:p>
    <w:p w14:paraId="5C9EF195" w14:textId="77777777" w:rsidR="00697356" w:rsidDel="001111A8" w:rsidRDefault="00697356">
      <w:pPr>
        <w:pStyle w:val="Titre4"/>
        <w:rPr>
          <w:del w:id="10112" w:author="VOYER Raphael" w:date="2021-06-16T11:15:00Z"/>
        </w:rPr>
        <w:pPrChange w:id="10113" w:author="VOYER Raphael" w:date="2021-06-16T11:15:00Z">
          <w:pPr/>
        </w:pPrChange>
      </w:pPr>
    </w:p>
    <w:p w14:paraId="58A6D138" w14:textId="77777777" w:rsidR="00697356" w:rsidDel="001111A8" w:rsidRDefault="00697356">
      <w:pPr>
        <w:pStyle w:val="Titre4"/>
        <w:rPr>
          <w:del w:id="10114" w:author="VOYER Raphael" w:date="2021-06-16T11:15:00Z"/>
        </w:rPr>
        <w:pPrChange w:id="10115" w:author="VOYER Raphael" w:date="2021-06-16T11:15:00Z">
          <w:pPr/>
        </w:pPrChange>
      </w:pPr>
    </w:p>
    <w:p w14:paraId="12B5475C" w14:textId="77777777" w:rsidR="00697356" w:rsidDel="001111A8" w:rsidRDefault="00697356">
      <w:pPr>
        <w:pStyle w:val="Titre4"/>
        <w:rPr>
          <w:del w:id="10116" w:author="VOYER Raphael" w:date="2021-06-16T11:15:00Z"/>
        </w:rPr>
        <w:pPrChange w:id="10117" w:author="VOYER Raphael" w:date="2021-06-16T11:15:00Z">
          <w:pPr>
            <w:outlineLvl w:val="0"/>
          </w:pPr>
        </w:pPrChange>
      </w:pPr>
      <w:bookmarkStart w:id="10118" w:name="_Toc424820530"/>
      <w:del w:id="10119" w:author="VOYER Raphael" w:date="2021-06-16T11:15:00Z">
        <w:r w:rsidRPr="00711486" w:rsidDel="001111A8">
          <w:rPr>
            <w:b w:val="0"/>
          </w:rPr>
          <w:delText>CMM Data Structure Changes for VC :</w:delText>
        </w:r>
        <w:bookmarkEnd w:id="10118"/>
        <w:r w:rsidRPr="00711486" w:rsidDel="001111A8">
          <w:rPr>
            <w:b w:val="0"/>
          </w:rPr>
          <w:delText xml:space="preserve">    </w:delText>
        </w:r>
      </w:del>
    </w:p>
    <w:p w14:paraId="4F7F4B1E" w14:textId="77777777" w:rsidR="00697356" w:rsidDel="001111A8" w:rsidRDefault="00697356">
      <w:pPr>
        <w:pStyle w:val="Titre4"/>
        <w:rPr>
          <w:del w:id="10120" w:author="VOYER Raphael" w:date="2021-06-16T11:15:00Z"/>
        </w:rPr>
        <w:pPrChange w:id="10121" w:author="VOYER Raphael" w:date="2021-06-16T11:15:00Z">
          <w:pPr/>
        </w:pPrChange>
      </w:pPr>
    </w:p>
    <w:p w14:paraId="6171AEAA" w14:textId="77777777" w:rsidR="00697356" w:rsidDel="001111A8" w:rsidRDefault="00697356">
      <w:pPr>
        <w:pStyle w:val="Titre4"/>
        <w:rPr>
          <w:del w:id="10122" w:author="VOYER Raphael" w:date="2021-06-16T11:15:00Z"/>
        </w:rPr>
        <w:pPrChange w:id="10123" w:author="VOYER Raphael" w:date="2021-06-16T11:15:00Z">
          <w:pPr/>
        </w:pPrChange>
      </w:pPr>
      <w:del w:id="10124"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125" w:author="VOYER Raphael" w:date="2021-06-16T11:15:00Z"/>
        </w:rPr>
        <w:pPrChange w:id="10126" w:author="VOYER Raphael" w:date="2021-06-16T11:15:00Z">
          <w:pPr/>
        </w:pPrChange>
      </w:pPr>
    </w:p>
    <w:p w14:paraId="6C38CBCF" w14:textId="77777777" w:rsidR="00697356" w:rsidDel="001111A8" w:rsidRDefault="004F358F">
      <w:pPr>
        <w:pStyle w:val="Titre4"/>
        <w:rPr>
          <w:del w:id="10127" w:author="VOYER Raphael" w:date="2021-06-16T11:15:00Z"/>
        </w:rPr>
        <w:pPrChange w:id="10128" w:author="VOYER Raphael" w:date="2021-06-16T11:15:00Z">
          <w:pPr/>
        </w:pPrChange>
      </w:pPr>
      <w:del w:id="10129"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130" w:author="VOYER Raphael" w:date="2021-06-16T11:15:00Z"/>
        </w:rPr>
        <w:pPrChange w:id="10131" w:author="VOYER Raphael" w:date="2021-06-16T11:15:00Z">
          <w:pPr/>
        </w:pPrChange>
      </w:pPr>
    </w:p>
    <w:p w14:paraId="5C7FAA0F" w14:textId="77777777" w:rsidR="00697356" w:rsidDel="001111A8" w:rsidRDefault="00697356">
      <w:pPr>
        <w:pStyle w:val="Titre4"/>
        <w:rPr>
          <w:del w:id="10132" w:author="VOYER Raphael" w:date="2021-06-16T11:15:00Z"/>
        </w:rPr>
        <w:pPrChange w:id="10133" w:author="VOYER Raphael" w:date="2021-06-16T11:15:00Z">
          <w:pPr/>
        </w:pPrChange>
      </w:pPr>
    </w:p>
    <w:p w14:paraId="28ABF417" w14:textId="77777777" w:rsidR="00697356" w:rsidDel="001111A8" w:rsidRDefault="00697356">
      <w:pPr>
        <w:pStyle w:val="Titre4"/>
        <w:rPr>
          <w:del w:id="10134" w:author="VOYER Raphael" w:date="2021-06-16T11:15:00Z"/>
        </w:rPr>
        <w:pPrChange w:id="10135" w:author="VOYER Raphael" w:date="2021-06-16T11:15:00Z">
          <w:pPr>
            <w:outlineLvl w:val="0"/>
          </w:pPr>
        </w:pPrChange>
      </w:pPr>
      <w:bookmarkStart w:id="10136" w:name="_Toc424820531"/>
      <w:del w:id="10137" w:author="VOYER Raphael" w:date="2021-06-16T11:15:00Z">
        <w:r w:rsidDel="001111A8">
          <w:rPr>
            <w:b w:val="0"/>
          </w:rPr>
          <w:delText>HAVLAN  interfaces  with other modules in VC mode :</w:delText>
        </w:r>
        <w:bookmarkEnd w:id="10136"/>
      </w:del>
    </w:p>
    <w:p w14:paraId="67BFECBF" w14:textId="77777777" w:rsidR="00697356" w:rsidDel="001111A8" w:rsidRDefault="00697356">
      <w:pPr>
        <w:pStyle w:val="Titre4"/>
        <w:rPr>
          <w:del w:id="10138" w:author="VOYER Raphael" w:date="2021-06-16T11:15:00Z"/>
        </w:rPr>
        <w:pPrChange w:id="10139" w:author="VOYER Raphael" w:date="2021-06-16T11:15:00Z">
          <w:pPr/>
        </w:pPrChange>
      </w:pPr>
    </w:p>
    <w:p w14:paraId="48EA45C9" w14:textId="77777777" w:rsidR="00697356" w:rsidDel="001111A8" w:rsidRDefault="00697356">
      <w:pPr>
        <w:pStyle w:val="Titre4"/>
        <w:rPr>
          <w:del w:id="10140" w:author="VOYER Raphael" w:date="2021-06-16T11:15:00Z"/>
        </w:rPr>
        <w:pPrChange w:id="10141" w:author="VOYER Raphael" w:date="2021-06-16T11:15:00Z">
          <w:pPr/>
        </w:pPrChange>
      </w:pPr>
      <w:del w:id="10142"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143" w:author="VOYER Raphael" w:date="2021-06-16T11:15:00Z"/>
        </w:rPr>
        <w:pPrChange w:id="10144" w:author="VOYER Raphael" w:date="2021-06-16T11:15:00Z">
          <w:pPr/>
        </w:pPrChange>
      </w:pPr>
    </w:p>
    <w:p w14:paraId="0A139341" w14:textId="77777777" w:rsidR="00697356" w:rsidDel="001111A8" w:rsidRDefault="00697356">
      <w:pPr>
        <w:pStyle w:val="Titre4"/>
        <w:rPr>
          <w:del w:id="10145" w:author="VOYER Raphael" w:date="2021-06-16T11:15:00Z"/>
        </w:rPr>
        <w:pPrChange w:id="10146" w:author="VOYER Raphael" w:date="2021-06-16T11:15:00Z">
          <w:pPr/>
        </w:pPrChange>
      </w:pPr>
    </w:p>
    <w:p w14:paraId="2C04D28C" w14:textId="77777777" w:rsidR="00697356" w:rsidDel="001111A8" w:rsidRDefault="00697356">
      <w:pPr>
        <w:pStyle w:val="Titre4"/>
        <w:rPr>
          <w:del w:id="10147" w:author="VOYER Raphael" w:date="2021-06-16T11:15:00Z"/>
        </w:rPr>
        <w:pPrChange w:id="10148" w:author="VOYER Raphael" w:date="2021-06-16T11:15:00Z">
          <w:pPr/>
        </w:pPrChange>
      </w:pPr>
    </w:p>
    <w:p w14:paraId="500E0599" w14:textId="77777777" w:rsidR="00697356" w:rsidDel="001111A8" w:rsidRDefault="00697356">
      <w:pPr>
        <w:pStyle w:val="Titre4"/>
        <w:rPr>
          <w:del w:id="10149" w:author="VOYER Raphael" w:date="2021-06-16T11:15:00Z"/>
        </w:rPr>
        <w:pPrChange w:id="10150" w:author="VOYER Raphael" w:date="2021-06-16T11:15:00Z">
          <w:pPr/>
        </w:pPrChange>
      </w:pPr>
    </w:p>
    <w:p w14:paraId="44F99606" w14:textId="77777777" w:rsidR="00697356" w:rsidDel="001111A8" w:rsidRDefault="00697356">
      <w:pPr>
        <w:pStyle w:val="Titre4"/>
        <w:rPr>
          <w:del w:id="10151" w:author="VOYER Raphael" w:date="2021-06-16T11:15:00Z"/>
        </w:rPr>
        <w:pPrChange w:id="10152" w:author="VOYER Raphael" w:date="2021-06-16T11:15:00Z">
          <w:pPr/>
        </w:pPrChange>
      </w:pPr>
    </w:p>
    <w:p w14:paraId="35FD3D0C" w14:textId="77777777" w:rsidR="00697356" w:rsidDel="001111A8" w:rsidRDefault="00697356">
      <w:pPr>
        <w:pStyle w:val="Titre4"/>
        <w:rPr>
          <w:del w:id="10153" w:author="VOYER Raphael" w:date="2021-06-16T11:15:00Z"/>
        </w:rPr>
        <w:pPrChange w:id="10154" w:author="VOYER Raphael" w:date="2021-06-16T11:15:00Z">
          <w:pPr/>
        </w:pPrChange>
      </w:pPr>
    </w:p>
    <w:p w14:paraId="4F1BB92B" w14:textId="77777777" w:rsidR="00697356" w:rsidDel="001111A8" w:rsidRDefault="00697356">
      <w:pPr>
        <w:pStyle w:val="Titre4"/>
        <w:rPr>
          <w:del w:id="10155" w:author="VOYER Raphael" w:date="2021-06-16T11:15:00Z"/>
        </w:rPr>
        <w:pPrChange w:id="10156" w:author="VOYER Raphael" w:date="2021-06-16T11:15:00Z">
          <w:pPr/>
        </w:pPrChange>
      </w:pPr>
    </w:p>
    <w:p w14:paraId="759B8F38" w14:textId="77777777" w:rsidR="00697356" w:rsidDel="001111A8" w:rsidRDefault="00697356">
      <w:pPr>
        <w:pStyle w:val="Titre4"/>
        <w:rPr>
          <w:del w:id="10157" w:author="VOYER Raphael" w:date="2021-06-16T11:15:00Z"/>
        </w:rPr>
        <w:pPrChange w:id="10158" w:author="VOYER Raphael" w:date="2021-06-16T11:15:00Z">
          <w:pPr/>
        </w:pPrChange>
      </w:pPr>
    </w:p>
    <w:p w14:paraId="6BD2470F" w14:textId="77777777" w:rsidR="00697356" w:rsidDel="001111A8" w:rsidRDefault="00697356">
      <w:pPr>
        <w:pStyle w:val="Titre4"/>
        <w:rPr>
          <w:del w:id="10159" w:author="VOYER Raphael" w:date="2021-06-16T11:15:00Z"/>
        </w:rPr>
        <w:pPrChange w:id="10160" w:author="VOYER Raphael" w:date="2021-06-16T11:15:00Z">
          <w:pPr/>
        </w:pPrChange>
      </w:pPr>
    </w:p>
    <w:p w14:paraId="7CFD040E" w14:textId="77777777" w:rsidR="00697356" w:rsidDel="001111A8" w:rsidRDefault="00697356">
      <w:pPr>
        <w:pStyle w:val="Titre4"/>
        <w:rPr>
          <w:del w:id="10161" w:author="VOYER Raphael" w:date="2021-06-16T11:15:00Z"/>
        </w:rPr>
        <w:pPrChange w:id="10162" w:author="VOYER Raphael" w:date="2021-06-16T11:15:00Z">
          <w:pPr/>
        </w:pPrChange>
      </w:pPr>
    </w:p>
    <w:p w14:paraId="119185CC" w14:textId="77777777" w:rsidR="00697356" w:rsidDel="001111A8" w:rsidRDefault="00697356">
      <w:pPr>
        <w:pStyle w:val="Titre4"/>
        <w:rPr>
          <w:del w:id="10163" w:author="VOYER Raphael" w:date="2021-06-16T11:15:00Z"/>
        </w:rPr>
        <w:pPrChange w:id="10164" w:author="VOYER Raphael" w:date="2021-06-16T11:15:00Z">
          <w:pPr/>
        </w:pPrChange>
      </w:pPr>
    </w:p>
    <w:p w14:paraId="16C6AE91" w14:textId="77777777" w:rsidR="00697356" w:rsidDel="001111A8" w:rsidRDefault="00697356">
      <w:pPr>
        <w:pStyle w:val="Titre4"/>
        <w:rPr>
          <w:del w:id="10165" w:author="VOYER Raphael" w:date="2021-06-16T11:15:00Z"/>
        </w:rPr>
        <w:pPrChange w:id="10166" w:author="VOYER Raphael" w:date="2021-06-16T11:15:00Z">
          <w:pPr/>
        </w:pPrChange>
      </w:pPr>
    </w:p>
    <w:p w14:paraId="5F23A0C7" w14:textId="77777777" w:rsidR="00697356" w:rsidDel="001111A8" w:rsidRDefault="00697356">
      <w:pPr>
        <w:pStyle w:val="Titre4"/>
        <w:rPr>
          <w:del w:id="10167" w:author="VOYER Raphael" w:date="2021-06-16T11:15:00Z"/>
        </w:rPr>
        <w:pPrChange w:id="10168" w:author="VOYER Raphael" w:date="2021-06-16T11:15:00Z">
          <w:pPr/>
        </w:pPrChange>
      </w:pPr>
    </w:p>
    <w:p w14:paraId="74DBE3A8" w14:textId="77777777" w:rsidR="00697356" w:rsidDel="001111A8" w:rsidRDefault="00697356">
      <w:pPr>
        <w:pStyle w:val="Titre4"/>
        <w:rPr>
          <w:del w:id="10169" w:author="VOYER Raphael" w:date="2021-06-16T11:15:00Z"/>
        </w:rPr>
        <w:pPrChange w:id="10170" w:author="VOYER Raphael" w:date="2021-06-16T11:15:00Z">
          <w:pPr/>
        </w:pPrChange>
      </w:pPr>
    </w:p>
    <w:p w14:paraId="32B99D6B" w14:textId="77777777" w:rsidR="00697356" w:rsidDel="001111A8" w:rsidRDefault="00697356">
      <w:pPr>
        <w:pStyle w:val="Titre4"/>
        <w:rPr>
          <w:del w:id="10171" w:author="VOYER Raphael" w:date="2021-06-16T11:15:00Z"/>
        </w:rPr>
        <w:pPrChange w:id="10172" w:author="VOYER Raphael" w:date="2021-06-16T11:15:00Z">
          <w:pPr/>
        </w:pPrChange>
      </w:pPr>
    </w:p>
    <w:p w14:paraId="15D8CF3E" w14:textId="77777777" w:rsidR="00697356" w:rsidDel="001111A8" w:rsidRDefault="00697356">
      <w:pPr>
        <w:pStyle w:val="Titre4"/>
        <w:rPr>
          <w:del w:id="10173" w:author="VOYER Raphael" w:date="2021-06-16T11:15:00Z"/>
        </w:rPr>
        <w:pPrChange w:id="10174" w:author="VOYER Raphael" w:date="2021-06-16T11:15:00Z">
          <w:pPr/>
        </w:pPrChange>
      </w:pPr>
    </w:p>
    <w:p w14:paraId="399327EF" w14:textId="77777777" w:rsidR="00697356" w:rsidDel="001111A8" w:rsidRDefault="00697356">
      <w:pPr>
        <w:pStyle w:val="Titre4"/>
        <w:rPr>
          <w:del w:id="10175" w:author="VOYER Raphael" w:date="2021-06-16T11:15:00Z"/>
        </w:rPr>
        <w:pPrChange w:id="10176" w:author="VOYER Raphael" w:date="2021-06-16T11:15:00Z">
          <w:pPr>
            <w:outlineLvl w:val="0"/>
          </w:pPr>
        </w:pPrChange>
      </w:pPr>
      <w:bookmarkStart w:id="10177" w:name="_Toc424820532"/>
      <w:del w:id="10178" w:author="VOYER Raphael" w:date="2021-06-16T11:15:00Z">
        <w:r w:rsidDel="001111A8">
          <w:delText>The following block diagram gives us the overview of HAVLAN over VC feature.</w:delText>
        </w:r>
        <w:bookmarkEnd w:id="10177"/>
      </w:del>
    </w:p>
    <w:p w14:paraId="5D6FCE52" w14:textId="77777777" w:rsidR="00697356" w:rsidDel="001111A8" w:rsidRDefault="00697356">
      <w:pPr>
        <w:pStyle w:val="Titre4"/>
        <w:rPr>
          <w:del w:id="10179" w:author="VOYER Raphael" w:date="2021-06-16T11:15:00Z"/>
        </w:rPr>
        <w:pPrChange w:id="10180" w:author="VOYER Raphael" w:date="2021-06-16T11:15:00Z">
          <w:pPr/>
        </w:pPrChange>
      </w:pPr>
    </w:p>
    <w:p w14:paraId="254AF91B" w14:textId="77777777" w:rsidR="00697356" w:rsidDel="001111A8" w:rsidRDefault="00697356">
      <w:pPr>
        <w:pStyle w:val="Titre4"/>
        <w:rPr>
          <w:del w:id="10181" w:author="VOYER Raphael" w:date="2021-06-16T11:15:00Z"/>
        </w:rPr>
        <w:pPrChange w:id="10182" w:author="VOYER Raphael" w:date="2021-06-16T11:15:00Z">
          <w:pPr/>
        </w:pPrChange>
      </w:pPr>
    </w:p>
    <w:p w14:paraId="48434811" w14:textId="77777777" w:rsidR="00697356" w:rsidDel="001111A8" w:rsidRDefault="004F358F">
      <w:pPr>
        <w:pStyle w:val="Titre4"/>
        <w:rPr>
          <w:del w:id="10183" w:author="VOYER Raphael" w:date="2021-06-16T11:15:00Z"/>
        </w:rPr>
        <w:pPrChange w:id="10184" w:author="VOYER Raphael" w:date="2021-06-16T11:15:00Z">
          <w:pPr/>
        </w:pPrChange>
      </w:pPr>
      <w:del w:id="10185"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EF0ADC" w:rsidRPr="00284203" w:rsidRDefault="00EF0AD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EF0ADC" w:rsidRPr="00284203" w:rsidRDefault="00EF0AD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EF0ADC" w:rsidRPr="00284203" w:rsidRDefault="00EF0AD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EF0ADC" w:rsidRPr="00284203" w:rsidRDefault="00EF0ADC"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EF0ADC" w:rsidRPr="00284203" w:rsidRDefault="00EF0AD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EF0ADC" w:rsidRPr="00284203" w:rsidRDefault="00EF0ADC"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186" w:author="VOYER Raphael" w:date="2021-06-16T11:15:00Z"/>
        </w:rPr>
        <w:pPrChange w:id="10187" w:author="VOYER Raphael" w:date="2021-06-16T11:15:00Z">
          <w:pPr/>
        </w:pPrChange>
      </w:pPr>
    </w:p>
    <w:p w14:paraId="5846B253" w14:textId="77777777" w:rsidR="00697356" w:rsidDel="001111A8" w:rsidRDefault="00697356">
      <w:pPr>
        <w:pStyle w:val="Titre4"/>
        <w:rPr>
          <w:del w:id="10188" w:author="VOYER Raphael" w:date="2021-06-16T11:15:00Z"/>
        </w:rPr>
        <w:pPrChange w:id="10189" w:author="VOYER Raphael" w:date="2021-06-16T11:15:00Z">
          <w:pPr/>
        </w:pPrChange>
      </w:pPr>
    </w:p>
    <w:p w14:paraId="2B33FE8F" w14:textId="77777777" w:rsidR="00697356" w:rsidDel="001111A8" w:rsidRDefault="00697356">
      <w:pPr>
        <w:pStyle w:val="Titre4"/>
        <w:rPr>
          <w:del w:id="10190" w:author="VOYER Raphael" w:date="2021-06-16T11:15:00Z"/>
        </w:rPr>
        <w:pPrChange w:id="10191" w:author="VOYER Raphael" w:date="2021-06-16T11:15:00Z">
          <w:pPr/>
        </w:pPrChange>
      </w:pPr>
    </w:p>
    <w:p w14:paraId="04B976B7" w14:textId="77777777" w:rsidR="00697356" w:rsidDel="001111A8" w:rsidRDefault="00697356">
      <w:pPr>
        <w:pStyle w:val="Titre4"/>
        <w:rPr>
          <w:del w:id="10192" w:author="VOYER Raphael" w:date="2021-06-16T11:15:00Z"/>
        </w:rPr>
        <w:pPrChange w:id="10193" w:author="VOYER Raphael" w:date="2021-06-16T11:15:00Z">
          <w:pPr/>
        </w:pPrChange>
      </w:pPr>
    </w:p>
    <w:p w14:paraId="5A0BF7E3" w14:textId="77777777" w:rsidR="00697356" w:rsidDel="001111A8" w:rsidRDefault="00697356">
      <w:pPr>
        <w:pStyle w:val="Titre4"/>
        <w:rPr>
          <w:del w:id="10194" w:author="VOYER Raphael" w:date="2021-06-16T11:15:00Z"/>
        </w:rPr>
        <w:pPrChange w:id="10195" w:author="VOYER Raphael" w:date="2021-06-16T11:15:00Z">
          <w:pPr/>
        </w:pPrChange>
      </w:pPr>
    </w:p>
    <w:p w14:paraId="18319C27" w14:textId="77777777" w:rsidR="00697356" w:rsidDel="001111A8" w:rsidRDefault="00697356">
      <w:pPr>
        <w:pStyle w:val="Titre4"/>
        <w:rPr>
          <w:del w:id="10196" w:author="VOYER Raphael" w:date="2021-06-16T11:15:00Z"/>
        </w:rPr>
        <w:pPrChange w:id="10197" w:author="VOYER Raphael" w:date="2021-06-16T11:15:00Z">
          <w:pPr/>
        </w:pPrChange>
      </w:pPr>
    </w:p>
    <w:p w14:paraId="42405218" w14:textId="77777777" w:rsidR="00697356" w:rsidDel="001111A8" w:rsidRDefault="00697356">
      <w:pPr>
        <w:pStyle w:val="Titre4"/>
        <w:rPr>
          <w:del w:id="10198" w:author="VOYER Raphael" w:date="2021-06-16T11:15:00Z"/>
        </w:rPr>
        <w:pPrChange w:id="10199" w:author="VOYER Raphael" w:date="2021-06-16T11:15:00Z">
          <w:pPr/>
        </w:pPrChange>
      </w:pPr>
    </w:p>
    <w:p w14:paraId="389A38F6" w14:textId="77777777" w:rsidR="00697356" w:rsidDel="001111A8" w:rsidRDefault="00697356">
      <w:pPr>
        <w:pStyle w:val="Titre4"/>
        <w:rPr>
          <w:del w:id="10200" w:author="VOYER Raphael" w:date="2021-06-16T11:15:00Z"/>
        </w:rPr>
        <w:pPrChange w:id="10201" w:author="VOYER Raphael" w:date="2021-06-16T11:15:00Z">
          <w:pPr/>
        </w:pPrChange>
      </w:pPr>
    </w:p>
    <w:p w14:paraId="0F8811D5" w14:textId="77777777" w:rsidR="00697356" w:rsidDel="001111A8" w:rsidRDefault="00697356">
      <w:pPr>
        <w:pStyle w:val="Titre4"/>
        <w:rPr>
          <w:del w:id="10202" w:author="VOYER Raphael" w:date="2021-06-16T11:15:00Z"/>
        </w:rPr>
        <w:pPrChange w:id="10203" w:author="VOYER Raphael" w:date="2021-06-16T11:15:00Z">
          <w:pPr/>
        </w:pPrChange>
      </w:pPr>
    </w:p>
    <w:p w14:paraId="7220D166" w14:textId="77777777" w:rsidR="00697356" w:rsidDel="001111A8" w:rsidRDefault="00697356">
      <w:pPr>
        <w:pStyle w:val="Titre4"/>
        <w:rPr>
          <w:del w:id="10204" w:author="VOYER Raphael" w:date="2021-06-16T11:15:00Z"/>
        </w:rPr>
        <w:pPrChange w:id="10205" w:author="VOYER Raphael" w:date="2021-06-16T11:15:00Z">
          <w:pPr/>
        </w:pPrChange>
      </w:pPr>
    </w:p>
    <w:p w14:paraId="700E18A8" w14:textId="77777777" w:rsidR="00697356" w:rsidDel="001111A8" w:rsidRDefault="00697356">
      <w:pPr>
        <w:pStyle w:val="Titre4"/>
        <w:rPr>
          <w:del w:id="10206" w:author="VOYER Raphael" w:date="2021-06-16T11:15:00Z"/>
        </w:rPr>
        <w:pPrChange w:id="10207" w:author="VOYER Raphael" w:date="2021-06-16T11:15:00Z">
          <w:pPr>
            <w:outlineLvl w:val="0"/>
          </w:pPr>
        </w:pPrChange>
      </w:pPr>
      <w:bookmarkStart w:id="10208" w:name="_Toc424820533"/>
      <w:del w:id="10209" w:author="VOYER Raphael" w:date="2021-06-16T11:15:00Z">
        <w:r w:rsidDel="001111A8">
          <w:rPr>
            <w:b w:val="0"/>
          </w:rPr>
          <w:delText>Interfaces between HAVLAN and other dependent modules is as explained below.</w:delText>
        </w:r>
        <w:bookmarkEnd w:id="10208"/>
      </w:del>
    </w:p>
    <w:p w14:paraId="67D4E6BB" w14:textId="77777777" w:rsidR="00697356" w:rsidDel="001111A8" w:rsidRDefault="00697356">
      <w:pPr>
        <w:pStyle w:val="Titre4"/>
        <w:rPr>
          <w:del w:id="10210" w:author="VOYER Raphael" w:date="2021-06-16T11:15:00Z"/>
        </w:rPr>
        <w:pPrChange w:id="10211" w:author="VOYER Raphael" w:date="2021-06-16T11:15:00Z">
          <w:pPr/>
        </w:pPrChange>
      </w:pPr>
    </w:p>
    <w:p w14:paraId="6DA47DF4" w14:textId="77777777" w:rsidR="00697356" w:rsidRPr="003D78E7" w:rsidDel="001111A8" w:rsidRDefault="00697356">
      <w:pPr>
        <w:pStyle w:val="Titre4"/>
        <w:rPr>
          <w:del w:id="10212" w:author="VOYER Raphael" w:date="2021-06-16T11:15:00Z"/>
        </w:rPr>
        <w:pPrChange w:id="10213" w:author="VOYER Raphael" w:date="2021-06-16T11:15:00Z">
          <w:pPr/>
        </w:pPrChange>
      </w:pPr>
      <w:del w:id="10214"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215" w:author="VOYER Raphael" w:date="2021-06-16T11:15:00Z"/>
        </w:rPr>
        <w:pPrChange w:id="10216" w:author="VOYER Raphael" w:date="2021-06-16T11:15:00Z">
          <w:pPr/>
        </w:pPrChange>
      </w:pPr>
    </w:p>
    <w:p w14:paraId="211D43DF" w14:textId="77777777" w:rsidR="00697356" w:rsidDel="001111A8" w:rsidRDefault="00697356">
      <w:pPr>
        <w:pStyle w:val="Titre4"/>
        <w:rPr>
          <w:del w:id="10217" w:author="VOYER Raphael" w:date="2021-06-16T11:15:00Z"/>
        </w:rPr>
        <w:pPrChange w:id="10218" w:author="VOYER Raphael" w:date="2021-06-16T11:15:00Z">
          <w:pPr/>
        </w:pPrChange>
      </w:pPr>
      <w:del w:id="10219"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220" w:author="VOYER Raphael" w:date="2021-06-16T11:15:00Z"/>
        </w:rPr>
        <w:pPrChange w:id="10221" w:author="VOYER Raphael" w:date="2021-06-16T11:15:00Z">
          <w:pPr/>
        </w:pPrChange>
      </w:pPr>
    </w:p>
    <w:p w14:paraId="6BBF22D4" w14:textId="77777777" w:rsidR="00697356" w:rsidRPr="00170692" w:rsidDel="001111A8" w:rsidRDefault="00697356">
      <w:pPr>
        <w:pStyle w:val="Titre4"/>
        <w:rPr>
          <w:del w:id="10222" w:author="VOYER Raphael" w:date="2021-06-16T11:15:00Z"/>
        </w:rPr>
        <w:pPrChange w:id="10223" w:author="VOYER Raphael" w:date="2021-06-16T11:15:00Z">
          <w:pPr/>
        </w:pPrChange>
      </w:pPr>
      <w:del w:id="10224"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225" w:author="VOYER Raphael" w:date="2021-06-16T11:15:00Z"/>
        </w:rPr>
        <w:pPrChange w:id="10226" w:author="VOYER Raphael" w:date="2021-06-16T11:15:00Z">
          <w:pPr/>
        </w:pPrChange>
      </w:pPr>
    </w:p>
    <w:p w14:paraId="30B750A1" w14:textId="77777777" w:rsidR="00697356" w:rsidDel="001111A8" w:rsidRDefault="00697356">
      <w:pPr>
        <w:pStyle w:val="Titre4"/>
        <w:rPr>
          <w:del w:id="10227" w:author="VOYER Raphael" w:date="2021-06-16T11:15:00Z"/>
        </w:rPr>
        <w:pPrChange w:id="10228" w:author="VOYER Raphael" w:date="2021-06-16T11:15:00Z">
          <w:pPr/>
        </w:pPrChange>
      </w:pPr>
    </w:p>
    <w:p w14:paraId="039CFF9E" w14:textId="77777777" w:rsidR="00697356" w:rsidDel="001111A8" w:rsidRDefault="00697356">
      <w:pPr>
        <w:pStyle w:val="Titre4"/>
        <w:rPr>
          <w:del w:id="10229" w:author="VOYER Raphael" w:date="2021-06-16T11:15:00Z"/>
        </w:rPr>
        <w:pPrChange w:id="10230" w:author="VOYER Raphael" w:date="2021-06-16T11:15:00Z">
          <w:pPr/>
        </w:pPrChange>
      </w:pPr>
      <w:del w:id="10231"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232" w:author="VOYER Raphael" w:date="2021-06-16T11:15:00Z"/>
        </w:rPr>
        <w:pPrChange w:id="10233" w:author="VOYER Raphael" w:date="2021-06-16T11:15:00Z">
          <w:pPr/>
        </w:pPrChange>
      </w:pPr>
    </w:p>
    <w:p w14:paraId="5C188676" w14:textId="77777777" w:rsidR="00697356" w:rsidDel="001111A8" w:rsidRDefault="00697356">
      <w:pPr>
        <w:pStyle w:val="Titre4"/>
        <w:rPr>
          <w:del w:id="10234" w:author="VOYER Raphael" w:date="2021-06-16T11:15:00Z"/>
        </w:rPr>
        <w:pPrChange w:id="10235" w:author="VOYER Raphael" w:date="2021-06-16T11:15:00Z">
          <w:pPr/>
        </w:pPrChange>
      </w:pPr>
      <w:del w:id="10236"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237" w:author="VOYER Raphael" w:date="2021-06-16T11:15:00Z"/>
        </w:rPr>
        <w:pPrChange w:id="10238" w:author="VOYER Raphael" w:date="2021-06-16T11:15:00Z">
          <w:pPr/>
        </w:pPrChange>
      </w:pPr>
    </w:p>
    <w:p w14:paraId="63593B82" w14:textId="77777777" w:rsidR="00697356" w:rsidDel="001111A8" w:rsidRDefault="00697356">
      <w:pPr>
        <w:pStyle w:val="Titre4"/>
        <w:rPr>
          <w:del w:id="10239" w:author="VOYER Raphael" w:date="2021-06-16T11:15:00Z"/>
        </w:rPr>
        <w:pPrChange w:id="10240" w:author="VOYER Raphael" w:date="2021-06-16T11:15:00Z">
          <w:pPr/>
        </w:pPrChange>
      </w:pPr>
      <w:del w:id="10241"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242" w:author="VOYER Raphael" w:date="2021-06-16T11:15:00Z"/>
        </w:rPr>
        <w:pPrChange w:id="10243" w:author="VOYER Raphael" w:date="2021-06-16T11:15:00Z">
          <w:pPr/>
        </w:pPrChange>
      </w:pPr>
    </w:p>
    <w:p w14:paraId="2B99F45D" w14:textId="77777777" w:rsidR="00697356" w:rsidDel="001111A8" w:rsidRDefault="00697356">
      <w:pPr>
        <w:pStyle w:val="Titre4"/>
        <w:rPr>
          <w:del w:id="10244" w:author="VOYER Raphael" w:date="2021-06-16T11:15:00Z"/>
        </w:rPr>
        <w:pPrChange w:id="10245" w:author="VOYER Raphael" w:date="2021-06-16T11:15:00Z">
          <w:pPr/>
        </w:pPrChange>
      </w:pPr>
      <w:del w:id="10246"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247" w:author="VOYER Raphael" w:date="2021-06-16T11:15:00Z"/>
        </w:rPr>
        <w:pPrChange w:id="10248" w:author="VOYER Raphael" w:date="2021-06-16T11:15:00Z">
          <w:pPr/>
        </w:pPrChange>
      </w:pPr>
      <w:del w:id="10249" w:author="VOYER Raphael" w:date="2021-06-16T11:15:00Z">
        <w:r w:rsidDel="001111A8">
          <w:rPr>
            <w:b w:val="0"/>
          </w:rPr>
          <w:delText xml:space="preserve"> </w:delText>
        </w:r>
      </w:del>
    </w:p>
    <w:p w14:paraId="5BDA85E7" w14:textId="77777777" w:rsidR="00697356" w:rsidDel="001111A8" w:rsidRDefault="00697356">
      <w:pPr>
        <w:pStyle w:val="Titre4"/>
        <w:rPr>
          <w:del w:id="10250" w:author="VOYER Raphael" w:date="2021-06-16T11:15:00Z"/>
        </w:rPr>
        <w:pPrChange w:id="10251" w:author="VOYER Raphael" w:date="2021-06-16T11:15:00Z">
          <w:pPr/>
        </w:pPrChange>
      </w:pPr>
      <w:del w:id="10252"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253" w:author="VOYER Raphael" w:date="2021-06-16T11:15:00Z"/>
        </w:rPr>
        <w:pPrChange w:id="10254" w:author="VOYER Raphael" w:date="2021-06-16T11:15:00Z">
          <w:pPr/>
        </w:pPrChange>
      </w:pPr>
    </w:p>
    <w:p w14:paraId="37A42BD1" w14:textId="77777777" w:rsidR="00356FC8" w:rsidDel="001111A8" w:rsidRDefault="00356FC8">
      <w:pPr>
        <w:pStyle w:val="Titre4"/>
        <w:rPr>
          <w:del w:id="10255" w:author="VOYER Raphael" w:date="2021-06-16T11:15:00Z"/>
        </w:rPr>
        <w:pPrChange w:id="10256" w:author="VOYER Raphael" w:date="2021-06-16T11:15:00Z">
          <w:pPr>
            <w:pStyle w:val="Titre1"/>
            <w:pageBreakBefore/>
            <w:numPr>
              <w:numId w:val="0"/>
            </w:numPr>
            <w:tabs>
              <w:tab w:val="clear" w:pos="432"/>
            </w:tabs>
            <w:ind w:left="360" w:firstLine="0"/>
            <w:jc w:val="left"/>
          </w:pPr>
        </w:pPrChange>
      </w:pPr>
      <w:del w:id="10257"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258" w:author="VOYER Raphael" w:date="2021-06-16T11:15:00Z"/>
        </w:rPr>
        <w:pPrChange w:id="10259" w:author="VOYER Raphael" w:date="2021-06-16T11:15:00Z">
          <w:pPr/>
        </w:pPrChange>
      </w:pPr>
      <w:del w:id="10260" w:author="VOYER Raphael" w:date="2021-06-16T11:15:00Z">
        <w:r w:rsidDel="001111A8">
          <w:delText>User restrictions added from 734R01 onwards:</w:delText>
        </w:r>
      </w:del>
    </w:p>
    <w:p w14:paraId="02000A16" w14:textId="77777777" w:rsidR="00356FC8" w:rsidDel="001111A8" w:rsidRDefault="00356FC8">
      <w:pPr>
        <w:pStyle w:val="Titre4"/>
        <w:rPr>
          <w:del w:id="10261" w:author="VOYER Raphael" w:date="2021-06-16T11:15:00Z"/>
        </w:rPr>
        <w:pPrChange w:id="10262" w:author="VOYER Raphael" w:date="2021-06-16T11:15:00Z">
          <w:pPr>
            <w:numPr>
              <w:ilvl w:val="3"/>
              <w:numId w:val="33"/>
            </w:numPr>
            <w:ind w:left="2880" w:hanging="360"/>
          </w:pPr>
        </w:pPrChange>
      </w:pPr>
      <w:del w:id="10263"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264" w:author="VOYER Raphael" w:date="2021-06-16T11:15:00Z"/>
        </w:rPr>
        <w:pPrChange w:id="10265" w:author="VOYER Raphael" w:date="2021-06-16T11:15:00Z">
          <w:pPr>
            <w:numPr>
              <w:ilvl w:val="3"/>
              <w:numId w:val="33"/>
            </w:numPr>
            <w:ind w:left="2880" w:hanging="360"/>
          </w:pPr>
        </w:pPrChange>
      </w:pPr>
      <w:del w:id="10266"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267" w:author="VOYER Raphael" w:date="2021-06-16T11:15:00Z"/>
        </w:rPr>
        <w:pPrChange w:id="10268" w:author="VOYER Raphael" w:date="2021-06-16T11:15:00Z">
          <w:pPr>
            <w:ind w:left="2880"/>
          </w:pPr>
        </w:pPrChange>
      </w:pPr>
    </w:p>
    <w:p w14:paraId="5EC900CE" w14:textId="77777777" w:rsidR="00356FC8" w:rsidDel="001111A8" w:rsidRDefault="00356FC8">
      <w:pPr>
        <w:pStyle w:val="Titre4"/>
        <w:rPr>
          <w:del w:id="10269" w:author="VOYER Raphael" w:date="2021-06-16T11:15:00Z"/>
        </w:rPr>
        <w:pPrChange w:id="10270" w:author="VOYER Raphael" w:date="2021-06-16T11:15:00Z">
          <w:pPr>
            <w:outlineLvl w:val="0"/>
          </w:pPr>
        </w:pPrChange>
      </w:pPr>
      <w:bookmarkStart w:id="10271" w:name="_Toc424820535"/>
      <w:del w:id="10272" w:author="VOYER Raphael" w:date="2021-06-16T11:15:00Z">
        <w:r w:rsidRPr="00046C7B" w:rsidDel="001111A8">
          <w:rPr>
            <w:b w:val="0"/>
          </w:rPr>
          <w:delText>Server Clusters with Egress and Ingress traffic through the same port:</w:delText>
        </w:r>
        <w:bookmarkEnd w:id="10271"/>
      </w:del>
    </w:p>
    <w:p w14:paraId="6030DA64" w14:textId="77777777" w:rsidR="00356FC8" w:rsidDel="001111A8" w:rsidRDefault="00356FC8">
      <w:pPr>
        <w:pStyle w:val="Titre4"/>
        <w:rPr>
          <w:del w:id="10273" w:author="VOYER Raphael" w:date="2021-06-16T11:15:00Z"/>
        </w:rPr>
        <w:pPrChange w:id="10274" w:author="VOYER Raphael" w:date="2021-06-16T11:15:00Z">
          <w:pPr>
            <w:outlineLvl w:val="0"/>
          </w:pPr>
        </w:pPrChange>
      </w:pPr>
    </w:p>
    <w:p w14:paraId="4D371C53" w14:textId="77777777" w:rsidR="00356FC8" w:rsidRPr="00046C7B" w:rsidDel="001111A8" w:rsidRDefault="00356FC8">
      <w:pPr>
        <w:pStyle w:val="Titre4"/>
        <w:rPr>
          <w:del w:id="10275" w:author="VOYER Raphael" w:date="2021-06-16T11:15:00Z"/>
        </w:rPr>
        <w:pPrChange w:id="10276" w:author="VOYER Raphael" w:date="2021-06-16T11:15:00Z">
          <w:pPr>
            <w:pStyle w:val="Sansinterligne"/>
            <w:ind w:left="720"/>
          </w:pPr>
        </w:pPrChange>
      </w:pPr>
      <w:del w:id="10277"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278" w:author="VOYER Raphael" w:date="2021-06-16T11:15:00Z"/>
        </w:rPr>
        <w:pPrChange w:id="10279" w:author="VOYER Raphael" w:date="2021-06-16T11:15:00Z">
          <w:pPr>
            <w:pStyle w:val="Sansinterligne"/>
            <w:ind w:left="720"/>
          </w:pPr>
        </w:pPrChange>
      </w:pPr>
      <w:del w:id="10280"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281" w:author="VOYER Raphael" w:date="2021-06-16T11:15:00Z"/>
        </w:rPr>
        <w:pPrChange w:id="10282" w:author="VOYER Raphael" w:date="2021-06-16T11:15:00Z">
          <w:pPr>
            <w:pStyle w:val="Sansinterligne"/>
            <w:ind w:left="720"/>
            <w:outlineLvl w:val="0"/>
          </w:pPr>
        </w:pPrChange>
      </w:pPr>
      <w:bookmarkStart w:id="10283" w:name="_Toc424820536"/>
      <w:del w:id="10284" w:author="VOYER Raphael" w:date="2021-06-16T11:15:00Z">
        <w:r w:rsidRPr="00046C7B" w:rsidDel="001111A8">
          <w:delText>To overcome this issue, the redirection is done in two steps:</w:delText>
        </w:r>
        <w:bookmarkEnd w:id="10283"/>
      </w:del>
    </w:p>
    <w:p w14:paraId="0D4342FD" w14:textId="77777777" w:rsidR="00356FC8" w:rsidRPr="00046C7B" w:rsidDel="001111A8" w:rsidRDefault="00356FC8">
      <w:pPr>
        <w:pStyle w:val="Titre4"/>
        <w:rPr>
          <w:del w:id="10285" w:author="VOYER Raphael" w:date="2021-06-16T11:15:00Z"/>
        </w:rPr>
        <w:pPrChange w:id="10286" w:author="VOYER Raphael" w:date="2021-06-16T11:15:00Z">
          <w:pPr>
            <w:pStyle w:val="Sansinterligne"/>
            <w:numPr>
              <w:numId w:val="69"/>
            </w:numPr>
            <w:ind w:left="1800" w:hanging="360"/>
          </w:pPr>
        </w:pPrChange>
      </w:pPr>
      <w:del w:id="10287"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288" w:author="VOYER Raphael" w:date="2021-06-16T11:15:00Z"/>
        </w:rPr>
        <w:pPrChange w:id="10289" w:author="VOYER Raphael" w:date="2021-06-16T11:15:00Z">
          <w:pPr>
            <w:pStyle w:val="Sansinterligne"/>
            <w:numPr>
              <w:numId w:val="69"/>
            </w:numPr>
            <w:ind w:left="1800" w:hanging="360"/>
          </w:pPr>
        </w:pPrChange>
      </w:pPr>
      <w:del w:id="10290"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291" w:author="VOYER Raphael" w:date="2021-06-16T11:15:00Z"/>
        </w:rPr>
        <w:pPrChange w:id="10292" w:author="VOYER Raphael" w:date="2021-06-16T11:15:00Z">
          <w:pPr>
            <w:pStyle w:val="Sansinterligne"/>
            <w:ind w:left="720"/>
          </w:pPr>
        </w:pPrChange>
      </w:pPr>
      <w:del w:id="10293"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294" w:author="VOYER Raphael" w:date="2021-06-16T11:15:00Z"/>
        </w:rPr>
        <w:pPrChange w:id="10295" w:author="VOYER Raphael" w:date="2021-06-16T11:15:00Z">
          <w:pPr>
            <w:pStyle w:val="Sansinterligne"/>
            <w:ind w:left="720"/>
          </w:pPr>
        </w:pPrChange>
      </w:pPr>
      <w:del w:id="10296"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297" w:author="VOYER Raphael" w:date="2021-06-16T11:15:00Z"/>
        </w:rPr>
        <w:pPrChange w:id="10298" w:author="VOYER Raphael" w:date="2021-06-16T11:15:00Z">
          <w:pPr>
            <w:pStyle w:val="Sansinterligne"/>
            <w:ind w:left="720"/>
          </w:pPr>
        </w:pPrChange>
      </w:pPr>
      <w:del w:id="10299"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300" w:author="VOYER Raphael" w:date="2021-06-16T11:17:00Z"/>
        </w:rPr>
        <w:pPrChange w:id="10301" w:author="VOYER Raphael" w:date="2021-06-16T11:15:00Z">
          <w:pPr>
            <w:pStyle w:val="Sansinterligne"/>
            <w:ind w:left="720"/>
          </w:pPr>
        </w:pPrChange>
      </w:pPr>
      <w:del w:id="10302"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304"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F81F4" w14:textId="77777777" w:rsidR="0014600D" w:rsidRDefault="0014600D">
      <w:r>
        <w:separator/>
      </w:r>
    </w:p>
    <w:p w14:paraId="1879387F" w14:textId="77777777" w:rsidR="0014600D" w:rsidRDefault="0014600D"/>
    <w:p w14:paraId="7D792538" w14:textId="77777777" w:rsidR="0014600D" w:rsidRDefault="0014600D" w:rsidP="0001376D"/>
    <w:p w14:paraId="2B95C151" w14:textId="77777777" w:rsidR="0014600D" w:rsidRDefault="0014600D" w:rsidP="004F0F43"/>
    <w:p w14:paraId="2B261087" w14:textId="77777777" w:rsidR="0014600D" w:rsidRDefault="0014600D"/>
    <w:p w14:paraId="6E54C52F" w14:textId="77777777" w:rsidR="0014600D" w:rsidRDefault="0014600D"/>
    <w:p w14:paraId="451D9A7A" w14:textId="77777777" w:rsidR="0014600D" w:rsidRDefault="0014600D"/>
    <w:p w14:paraId="1BBC24A5" w14:textId="77777777" w:rsidR="0014600D" w:rsidRDefault="0014600D"/>
    <w:p w14:paraId="1BD69E1E" w14:textId="77777777" w:rsidR="0014600D" w:rsidRDefault="0014600D"/>
    <w:p w14:paraId="137CA604" w14:textId="77777777" w:rsidR="0014600D" w:rsidRDefault="0014600D"/>
    <w:p w14:paraId="2FF99503" w14:textId="77777777" w:rsidR="0014600D" w:rsidRDefault="0014600D"/>
    <w:p w14:paraId="14D6585A" w14:textId="77777777" w:rsidR="0014600D" w:rsidRDefault="0014600D" w:rsidP="00F81531"/>
    <w:p w14:paraId="7E083A60" w14:textId="77777777" w:rsidR="0014600D" w:rsidRDefault="0014600D" w:rsidP="00315B5A"/>
    <w:p w14:paraId="1CB4723C" w14:textId="77777777" w:rsidR="0014600D" w:rsidRDefault="0014600D"/>
    <w:p w14:paraId="518F16ED" w14:textId="77777777" w:rsidR="0014600D" w:rsidRDefault="0014600D" w:rsidP="00AC19D8"/>
    <w:p w14:paraId="796F6599" w14:textId="77777777" w:rsidR="0014600D" w:rsidRDefault="0014600D" w:rsidP="00FC0427"/>
    <w:p w14:paraId="4199A72D" w14:textId="77777777" w:rsidR="0014600D" w:rsidRDefault="0014600D"/>
    <w:p w14:paraId="3EAF4848" w14:textId="77777777" w:rsidR="0014600D" w:rsidRDefault="0014600D" w:rsidP="003C38A0"/>
    <w:p w14:paraId="6574D150" w14:textId="77777777" w:rsidR="0014600D" w:rsidRDefault="0014600D"/>
    <w:p w14:paraId="4D8EDE20" w14:textId="77777777" w:rsidR="0014600D" w:rsidRDefault="0014600D"/>
    <w:p w14:paraId="7CEC5953" w14:textId="77777777" w:rsidR="0014600D" w:rsidRDefault="0014600D" w:rsidP="00C10CBA"/>
    <w:p w14:paraId="122BADFB" w14:textId="77777777" w:rsidR="0014600D" w:rsidRDefault="0014600D"/>
    <w:p w14:paraId="30BE2E28" w14:textId="77777777" w:rsidR="0014600D" w:rsidRDefault="0014600D" w:rsidP="00814F61"/>
    <w:p w14:paraId="0AFD824F" w14:textId="77777777" w:rsidR="0014600D" w:rsidRDefault="0014600D" w:rsidP="00814F61"/>
    <w:p w14:paraId="3A7CD901" w14:textId="77777777" w:rsidR="0014600D" w:rsidRDefault="0014600D"/>
  </w:endnote>
  <w:endnote w:type="continuationSeparator" w:id="0">
    <w:p w14:paraId="5DA9CACF" w14:textId="77777777" w:rsidR="0014600D" w:rsidRDefault="0014600D">
      <w:r>
        <w:continuationSeparator/>
      </w:r>
    </w:p>
    <w:p w14:paraId="55D650D9" w14:textId="77777777" w:rsidR="0014600D" w:rsidRDefault="0014600D"/>
    <w:p w14:paraId="19E87305" w14:textId="77777777" w:rsidR="0014600D" w:rsidRDefault="0014600D" w:rsidP="0001376D"/>
    <w:p w14:paraId="059146A9" w14:textId="77777777" w:rsidR="0014600D" w:rsidRDefault="0014600D" w:rsidP="004F0F43"/>
    <w:p w14:paraId="31506B95" w14:textId="77777777" w:rsidR="0014600D" w:rsidRDefault="0014600D"/>
    <w:p w14:paraId="753BF0B8" w14:textId="77777777" w:rsidR="0014600D" w:rsidRDefault="0014600D"/>
    <w:p w14:paraId="178EA886" w14:textId="77777777" w:rsidR="0014600D" w:rsidRDefault="0014600D"/>
    <w:p w14:paraId="56E3E2E3" w14:textId="77777777" w:rsidR="0014600D" w:rsidRDefault="0014600D"/>
    <w:p w14:paraId="7F83FFDE" w14:textId="77777777" w:rsidR="0014600D" w:rsidRDefault="0014600D"/>
    <w:p w14:paraId="05FBECF3" w14:textId="77777777" w:rsidR="0014600D" w:rsidRDefault="0014600D"/>
    <w:p w14:paraId="2CBDDF26" w14:textId="77777777" w:rsidR="0014600D" w:rsidRDefault="0014600D"/>
    <w:p w14:paraId="0B26897A" w14:textId="77777777" w:rsidR="0014600D" w:rsidRDefault="0014600D" w:rsidP="00F81531"/>
    <w:p w14:paraId="6074CA89" w14:textId="77777777" w:rsidR="0014600D" w:rsidRDefault="0014600D" w:rsidP="00315B5A"/>
    <w:p w14:paraId="7B8AD2F7" w14:textId="77777777" w:rsidR="0014600D" w:rsidRDefault="0014600D"/>
    <w:p w14:paraId="17CC4ED6" w14:textId="77777777" w:rsidR="0014600D" w:rsidRDefault="0014600D" w:rsidP="00AC19D8"/>
    <w:p w14:paraId="13F91A06" w14:textId="77777777" w:rsidR="0014600D" w:rsidRDefault="0014600D" w:rsidP="00FC0427"/>
    <w:p w14:paraId="56680715" w14:textId="77777777" w:rsidR="0014600D" w:rsidRDefault="0014600D"/>
    <w:p w14:paraId="6FE4A597" w14:textId="77777777" w:rsidR="0014600D" w:rsidRDefault="0014600D" w:rsidP="003C38A0"/>
    <w:p w14:paraId="31B18073" w14:textId="77777777" w:rsidR="0014600D" w:rsidRDefault="0014600D"/>
    <w:p w14:paraId="01999984" w14:textId="77777777" w:rsidR="0014600D" w:rsidRDefault="0014600D"/>
    <w:p w14:paraId="7CA31958" w14:textId="77777777" w:rsidR="0014600D" w:rsidRDefault="0014600D" w:rsidP="00C10CBA"/>
    <w:p w14:paraId="18102E3F" w14:textId="77777777" w:rsidR="0014600D" w:rsidRDefault="0014600D"/>
    <w:p w14:paraId="3FCAEDD8" w14:textId="77777777" w:rsidR="0014600D" w:rsidRDefault="0014600D" w:rsidP="00814F61"/>
    <w:p w14:paraId="671351D5" w14:textId="77777777" w:rsidR="0014600D" w:rsidRDefault="0014600D" w:rsidP="00814F61"/>
    <w:p w14:paraId="6B373477" w14:textId="77777777" w:rsidR="0014600D" w:rsidRDefault="001460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EF0ADC" w:rsidRDefault="00EF0AD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EF0ADC" w:rsidRDefault="00EF0ADC">
    <w:pPr>
      <w:pStyle w:val="Pieddepage"/>
    </w:pPr>
  </w:p>
  <w:p w14:paraId="3A4D476C" w14:textId="77777777" w:rsidR="00EF0ADC" w:rsidRDefault="00EF0ADC"/>
  <w:p w14:paraId="41B9D02D" w14:textId="77777777" w:rsidR="00EF0ADC" w:rsidRDefault="00EF0ADC" w:rsidP="00D70809"/>
  <w:p w14:paraId="1074354D" w14:textId="77777777" w:rsidR="00EF0ADC" w:rsidRDefault="00EF0ADC" w:rsidP="00D70809"/>
  <w:p w14:paraId="552D947A" w14:textId="77777777" w:rsidR="00EF0ADC" w:rsidRDefault="00EF0ADC" w:rsidP="00D70809"/>
  <w:p w14:paraId="50A5ED6D" w14:textId="77777777" w:rsidR="00EF0ADC" w:rsidRDefault="00EF0ADC" w:rsidP="00D70809"/>
  <w:p w14:paraId="08925807" w14:textId="77777777" w:rsidR="00EF0ADC" w:rsidRDefault="00EF0ADC" w:rsidP="00D70809"/>
  <w:p w14:paraId="7147A775" w14:textId="77777777" w:rsidR="00EF0ADC" w:rsidRDefault="00EF0ADC" w:rsidP="00D70809"/>
  <w:p w14:paraId="64F02611" w14:textId="77777777" w:rsidR="00EF0ADC" w:rsidRDefault="00EF0ADC" w:rsidP="00D70809"/>
  <w:p w14:paraId="6BF15009" w14:textId="77777777" w:rsidR="00EF0ADC" w:rsidRDefault="00EF0ADC" w:rsidP="00D70809"/>
  <w:p w14:paraId="23985EC2" w14:textId="77777777" w:rsidR="00EF0ADC" w:rsidRDefault="00EF0ADC" w:rsidP="00D70809"/>
  <w:p w14:paraId="27780B20" w14:textId="77777777" w:rsidR="00EF0ADC" w:rsidRDefault="00EF0ADC" w:rsidP="00D70809"/>
  <w:p w14:paraId="434F8B83" w14:textId="77777777" w:rsidR="00EF0ADC" w:rsidRDefault="00EF0ADC" w:rsidP="0001376D"/>
  <w:p w14:paraId="5DA805F7" w14:textId="77777777" w:rsidR="00EF0ADC" w:rsidRDefault="00EF0ADC" w:rsidP="004F0F43"/>
  <w:p w14:paraId="11F9CBB8" w14:textId="77777777" w:rsidR="00EF0ADC" w:rsidRDefault="00EF0ADC" w:rsidP="004F0F43"/>
  <w:p w14:paraId="37091667" w14:textId="77777777" w:rsidR="00EF0ADC" w:rsidRDefault="00EF0ADC" w:rsidP="00885490"/>
  <w:p w14:paraId="72AD4EF9" w14:textId="77777777" w:rsidR="00EF0ADC" w:rsidRDefault="00EF0ADC" w:rsidP="005C7A05"/>
  <w:p w14:paraId="7DBB9353" w14:textId="77777777" w:rsidR="00EF0ADC" w:rsidRDefault="00EF0ADC" w:rsidP="008C5B16"/>
  <w:p w14:paraId="200FD482" w14:textId="77777777" w:rsidR="00EF0ADC" w:rsidRDefault="00EF0ADC" w:rsidP="002153EB"/>
  <w:p w14:paraId="1A5854B9" w14:textId="77777777" w:rsidR="00EF0ADC" w:rsidRDefault="00EF0ADC" w:rsidP="00DE7837"/>
  <w:p w14:paraId="49B6FA59" w14:textId="77777777" w:rsidR="00EF0ADC" w:rsidRDefault="00EF0ADC" w:rsidP="009E1FE5"/>
  <w:p w14:paraId="0BAF0A91" w14:textId="77777777" w:rsidR="00EF0ADC" w:rsidRDefault="00EF0ADC" w:rsidP="00F81531"/>
  <w:p w14:paraId="5535152C" w14:textId="77777777" w:rsidR="00EF0ADC" w:rsidRDefault="00EF0ADC" w:rsidP="00315B5A"/>
  <w:p w14:paraId="707A112C" w14:textId="77777777" w:rsidR="00EF0ADC" w:rsidRDefault="00EF0ADC" w:rsidP="00CB0F8F"/>
  <w:p w14:paraId="15F1BD2C" w14:textId="77777777" w:rsidR="00EF0ADC" w:rsidRDefault="00EF0ADC" w:rsidP="00AC19D8"/>
  <w:p w14:paraId="75F301F2" w14:textId="77777777" w:rsidR="00EF0ADC" w:rsidRDefault="00EF0ADC" w:rsidP="00FC0427"/>
  <w:p w14:paraId="069E8D44" w14:textId="77777777" w:rsidR="00EF0ADC" w:rsidRDefault="00EF0ADC" w:rsidP="00FC0427"/>
  <w:p w14:paraId="0B9E0FFF" w14:textId="77777777" w:rsidR="00EF0ADC" w:rsidRDefault="00EF0ADC" w:rsidP="003C38A0"/>
  <w:p w14:paraId="49D85625" w14:textId="77777777" w:rsidR="00EF0ADC" w:rsidRDefault="00EF0ADC" w:rsidP="00431565"/>
  <w:p w14:paraId="0B6D9F3D" w14:textId="77777777" w:rsidR="00EF0ADC" w:rsidRDefault="00EF0AD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EF0ADC" w:rsidRPr="003A089E" w:rsidRDefault="00EF0AD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EF0ADC" w:rsidRPr="003A089E" w:rsidRDefault="00EF0AD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EF0ADC" w:rsidRDefault="00EF0AD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EF0ADC" w:rsidRDefault="00EF0ADC" w:rsidP="00D70809">
                          <w:pPr>
                            <w:jc w:val="center"/>
                          </w:pPr>
                          <w:r>
                            <w:t xml:space="preserve">UNCONTROLLED </w:t>
                          </w:r>
                          <w:smartTag w:uri="urn:schemas-microsoft-com:office:smarttags" w:element="stockticker">
                            <w:r>
                              <w:t>COPY</w:t>
                            </w:r>
                          </w:smartTag>
                        </w:p>
                        <w:p w14:paraId="0D5BF85D" w14:textId="77777777" w:rsidR="00EF0ADC" w:rsidRDefault="00EF0AD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EF0ADC" w:rsidRDefault="00EF0ADC" w:rsidP="00D70809">
                    <w:pPr>
                      <w:jc w:val="center"/>
                    </w:pPr>
                    <w:r>
                      <w:t xml:space="preserve">UNCONTROLLED </w:t>
                    </w:r>
                    <w:smartTag w:uri="urn:schemas-microsoft-com:office:smarttags" w:element="stockticker">
                      <w:r>
                        <w:t>COPY</w:t>
                      </w:r>
                    </w:smartTag>
                  </w:p>
                  <w:p w14:paraId="0D5BF85D" w14:textId="77777777" w:rsidR="00EF0ADC" w:rsidRDefault="00EF0ADC" w:rsidP="00D70809">
                    <w:pPr>
                      <w:jc w:val="center"/>
                    </w:pPr>
                    <w:r>
                      <w:t>See Agile for current revision.</w:t>
                    </w:r>
                  </w:p>
                </w:txbxContent>
              </v:textbox>
            </v:shape>
          </w:pict>
        </mc:Fallback>
      </mc:AlternateContent>
    </w:r>
  </w:p>
  <w:p w14:paraId="7322E1C9" w14:textId="77777777" w:rsidR="00EF0ADC" w:rsidRDefault="00EF0ADC" w:rsidP="00D70809">
    <w:pPr>
      <w:pStyle w:val="Pieddepage"/>
    </w:pPr>
  </w:p>
  <w:p w14:paraId="1C3CD1E2" w14:textId="77777777" w:rsidR="00EF0ADC" w:rsidRDefault="00EF0ADC" w:rsidP="00D70809">
    <w:pPr>
      <w:pStyle w:val="Pieddepage"/>
    </w:pPr>
  </w:p>
  <w:p w14:paraId="644C9A4D" w14:textId="77777777" w:rsidR="00EF0ADC" w:rsidRDefault="00EF0ADC" w:rsidP="00D70809">
    <w:pPr>
      <w:pStyle w:val="Pieddepage"/>
    </w:pPr>
  </w:p>
  <w:p w14:paraId="69C85596" w14:textId="77777777" w:rsidR="00EF0ADC" w:rsidRDefault="00EF0ADC" w:rsidP="00D70809">
    <w:pPr>
      <w:pStyle w:val="Pieddepage"/>
    </w:pPr>
  </w:p>
  <w:p w14:paraId="45883E9F" w14:textId="77777777" w:rsidR="00EF0ADC" w:rsidRDefault="00EF0AD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DF3F6" w14:textId="77777777" w:rsidR="0014600D" w:rsidRDefault="0014600D">
      <w:r>
        <w:separator/>
      </w:r>
    </w:p>
    <w:p w14:paraId="7CF4E6C0" w14:textId="77777777" w:rsidR="0014600D" w:rsidRDefault="0014600D"/>
    <w:p w14:paraId="5A455167" w14:textId="77777777" w:rsidR="0014600D" w:rsidRDefault="0014600D" w:rsidP="0001376D"/>
    <w:p w14:paraId="3050CDC9" w14:textId="77777777" w:rsidR="0014600D" w:rsidRDefault="0014600D" w:rsidP="004F0F43"/>
    <w:p w14:paraId="26F36B0B" w14:textId="77777777" w:rsidR="0014600D" w:rsidRDefault="0014600D"/>
    <w:p w14:paraId="635E425C" w14:textId="77777777" w:rsidR="0014600D" w:rsidRDefault="0014600D"/>
    <w:p w14:paraId="3224BA8F" w14:textId="77777777" w:rsidR="0014600D" w:rsidRDefault="0014600D"/>
    <w:p w14:paraId="4615D272" w14:textId="77777777" w:rsidR="0014600D" w:rsidRDefault="0014600D"/>
    <w:p w14:paraId="4E3738BA" w14:textId="77777777" w:rsidR="0014600D" w:rsidRDefault="0014600D"/>
    <w:p w14:paraId="37882531" w14:textId="77777777" w:rsidR="0014600D" w:rsidRDefault="0014600D"/>
    <w:p w14:paraId="7D0798AC" w14:textId="77777777" w:rsidR="0014600D" w:rsidRDefault="0014600D"/>
    <w:p w14:paraId="2778F074" w14:textId="77777777" w:rsidR="0014600D" w:rsidRDefault="0014600D" w:rsidP="00F81531"/>
    <w:p w14:paraId="65AD5041" w14:textId="77777777" w:rsidR="0014600D" w:rsidRDefault="0014600D" w:rsidP="00315B5A"/>
    <w:p w14:paraId="44ECBDB5" w14:textId="77777777" w:rsidR="0014600D" w:rsidRDefault="0014600D"/>
    <w:p w14:paraId="49369867" w14:textId="77777777" w:rsidR="0014600D" w:rsidRDefault="0014600D" w:rsidP="00AC19D8"/>
    <w:p w14:paraId="4E81847A" w14:textId="77777777" w:rsidR="0014600D" w:rsidRDefault="0014600D" w:rsidP="00FC0427"/>
    <w:p w14:paraId="59C42D16" w14:textId="77777777" w:rsidR="0014600D" w:rsidRDefault="0014600D"/>
    <w:p w14:paraId="56028CFE" w14:textId="77777777" w:rsidR="0014600D" w:rsidRDefault="0014600D" w:rsidP="003C38A0"/>
    <w:p w14:paraId="3AE7CA9C" w14:textId="77777777" w:rsidR="0014600D" w:rsidRDefault="0014600D"/>
    <w:p w14:paraId="69549072" w14:textId="77777777" w:rsidR="0014600D" w:rsidRDefault="0014600D"/>
    <w:p w14:paraId="6C365415" w14:textId="77777777" w:rsidR="0014600D" w:rsidRDefault="0014600D" w:rsidP="00C10CBA"/>
    <w:p w14:paraId="7B448E54" w14:textId="77777777" w:rsidR="0014600D" w:rsidRDefault="0014600D"/>
    <w:p w14:paraId="10153184" w14:textId="77777777" w:rsidR="0014600D" w:rsidRDefault="0014600D" w:rsidP="00814F61"/>
    <w:p w14:paraId="18195851" w14:textId="77777777" w:rsidR="0014600D" w:rsidRDefault="0014600D" w:rsidP="00814F61"/>
    <w:p w14:paraId="1F5DDA38" w14:textId="77777777" w:rsidR="0014600D" w:rsidRDefault="0014600D"/>
  </w:footnote>
  <w:footnote w:type="continuationSeparator" w:id="0">
    <w:p w14:paraId="251E00BD" w14:textId="77777777" w:rsidR="0014600D" w:rsidRDefault="0014600D">
      <w:r>
        <w:continuationSeparator/>
      </w:r>
    </w:p>
    <w:p w14:paraId="0B0F0CBC" w14:textId="77777777" w:rsidR="0014600D" w:rsidRDefault="0014600D"/>
    <w:p w14:paraId="5B683301" w14:textId="77777777" w:rsidR="0014600D" w:rsidRDefault="0014600D" w:rsidP="0001376D"/>
    <w:p w14:paraId="47799BBC" w14:textId="77777777" w:rsidR="0014600D" w:rsidRDefault="0014600D" w:rsidP="004F0F43"/>
    <w:p w14:paraId="1F584421" w14:textId="77777777" w:rsidR="0014600D" w:rsidRDefault="0014600D"/>
    <w:p w14:paraId="183A6EBF" w14:textId="77777777" w:rsidR="0014600D" w:rsidRDefault="0014600D"/>
    <w:p w14:paraId="14B7572D" w14:textId="77777777" w:rsidR="0014600D" w:rsidRDefault="0014600D"/>
    <w:p w14:paraId="58981F41" w14:textId="77777777" w:rsidR="0014600D" w:rsidRDefault="0014600D"/>
    <w:p w14:paraId="5EF3EC82" w14:textId="77777777" w:rsidR="0014600D" w:rsidRDefault="0014600D"/>
    <w:p w14:paraId="4EC526A5" w14:textId="77777777" w:rsidR="0014600D" w:rsidRDefault="0014600D"/>
    <w:p w14:paraId="7C686599" w14:textId="77777777" w:rsidR="0014600D" w:rsidRDefault="0014600D"/>
    <w:p w14:paraId="4C0EA0BB" w14:textId="77777777" w:rsidR="0014600D" w:rsidRDefault="0014600D" w:rsidP="00F81531"/>
    <w:p w14:paraId="68391367" w14:textId="77777777" w:rsidR="0014600D" w:rsidRDefault="0014600D" w:rsidP="00315B5A"/>
    <w:p w14:paraId="70AA3EB7" w14:textId="77777777" w:rsidR="0014600D" w:rsidRDefault="0014600D"/>
    <w:p w14:paraId="4E34ECB0" w14:textId="77777777" w:rsidR="0014600D" w:rsidRDefault="0014600D" w:rsidP="00AC19D8"/>
    <w:p w14:paraId="5F68FFAA" w14:textId="77777777" w:rsidR="0014600D" w:rsidRDefault="0014600D" w:rsidP="00FC0427"/>
    <w:p w14:paraId="5A2513E4" w14:textId="77777777" w:rsidR="0014600D" w:rsidRDefault="0014600D"/>
    <w:p w14:paraId="5B790AB0" w14:textId="77777777" w:rsidR="0014600D" w:rsidRDefault="0014600D" w:rsidP="003C38A0"/>
    <w:p w14:paraId="4D9BDB40" w14:textId="77777777" w:rsidR="0014600D" w:rsidRDefault="0014600D"/>
    <w:p w14:paraId="6F3713DE" w14:textId="77777777" w:rsidR="0014600D" w:rsidRDefault="0014600D"/>
    <w:p w14:paraId="2F0221E3" w14:textId="77777777" w:rsidR="0014600D" w:rsidRDefault="0014600D" w:rsidP="00C10CBA"/>
    <w:p w14:paraId="7FDACD37" w14:textId="77777777" w:rsidR="0014600D" w:rsidRDefault="0014600D"/>
    <w:p w14:paraId="07FFA953" w14:textId="77777777" w:rsidR="0014600D" w:rsidRDefault="0014600D" w:rsidP="00814F61"/>
    <w:p w14:paraId="760F8FD1" w14:textId="77777777" w:rsidR="0014600D" w:rsidRDefault="0014600D" w:rsidP="00814F61"/>
    <w:p w14:paraId="4E0D4DBF" w14:textId="77777777" w:rsidR="0014600D" w:rsidRDefault="001460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EF0ADC" w:rsidRPr="00A87B5C" w:rsidRDefault="00EF0ADC" w:rsidP="002C1EF2">
    <w:pPr>
      <w:pStyle w:val="En-tte"/>
      <w:tabs>
        <w:tab w:val="clear" w:pos="4320"/>
        <w:tab w:val="clear" w:pos="8640"/>
        <w:tab w:val="center" w:pos="4680"/>
        <w:tab w:val="right" w:pos="9270"/>
      </w:tabs>
      <w:rPr>
        <w:lang w:val="fr-FR"/>
        <w:rPrChange w:id="8695" w:author="VOYER Raphael" w:date="2021-06-16T09:29:00Z">
          <w:rPr/>
        </w:rPrChange>
      </w:rPr>
    </w:pPr>
    <w:r>
      <w:t>ALE USA, Inc.</w:t>
    </w:r>
    <w:r>
      <w:tab/>
    </w:r>
    <w:del w:id="8696" w:author="VOYER Raphael" w:date="2021-06-16T09:29:00Z">
      <w:r w:rsidDel="00A87B5C">
        <w:delText>High Availability Vlan SFS</w:delText>
      </w:r>
    </w:del>
    <w:ins w:id="8697" w:author="VOYER Raphael" w:date="2021-06-16T09:29:00Z">
      <w:r w:rsidRPr="00A87B5C">
        <w:rPr>
          <w:lang w:val="fr-FR"/>
          <w:rPrChange w:id="8698" w:author="VOYER Raphael" w:date="2021-06-16T09:29:00Z">
            <w:rPr/>
          </w:rPrChange>
        </w:rPr>
        <w:t>Preventive M</w:t>
      </w:r>
      <w:r w:rsidRPr="00A87B5C">
        <w:rPr>
          <w:lang w:val="fr-FR"/>
          <w:rPrChange w:id="8699" w:author="VOYER Raphael" w:date="2021-06-16T09:29:00Z">
            <w:rPr>
              <w:lang w:val="pt-BR"/>
            </w:rPr>
          </w:rPrChange>
        </w:rPr>
        <w:t>ai</w:t>
      </w:r>
      <w:r w:rsidRPr="00A87B5C">
        <w:rPr>
          <w:lang w:val="fr-FR"/>
          <w:rPrChange w:id="8700" w:author="VOYER Raphael" w:date="2021-06-16T09:29:00Z">
            <w:rPr>
              <w:lang w:val="it-IT"/>
            </w:rPr>
          </w:rPrChange>
        </w:rPr>
        <w:t>ntenanc</w:t>
      </w:r>
      <w:r>
        <w:rPr>
          <w:lang w:val="fr-FR"/>
        </w:rPr>
        <w:t>e</w:t>
      </w:r>
    </w:ins>
    <w:r w:rsidRPr="00A87B5C">
      <w:rPr>
        <w:lang w:val="fr-FR"/>
        <w:rPrChange w:id="8701" w:author="VOYER Raphael" w:date="2021-06-16T09:29:00Z">
          <w:rPr/>
        </w:rPrChange>
      </w:rPr>
      <w:tab/>
    </w:r>
    <w:del w:id="8702" w:author="VOYER Raphael" w:date="2021-06-16T09:29:00Z">
      <w:r w:rsidRPr="00A87B5C" w:rsidDel="00A87B5C">
        <w:rPr>
          <w:lang w:val="fr-FR"/>
          <w:rPrChange w:id="8703" w:author="VOYER Raphael" w:date="2021-06-16T09:29:00Z">
            <w:rPr/>
          </w:rPrChange>
        </w:rPr>
        <w:delText>Agile P/N: 011924-03</w:delText>
      </w:r>
    </w:del>
  </w:p>
  <w:p w14:paraId="7BA9472D" w14:textId="77777777" w:rsidR="00EF0ADC" w:rsidRDefault="00EF0ADC" w:rsidP="002C1EF2">
    <w:pPr>
      <w:pStyle w:val="En-tte"/>
      <w:tabs>
        <w:tab w:val="clear" w:pos="4320"/>
        <w:tab w:val="clear" w:pos="8640"/>
        <w:tab w:val="center" w:pos="4680"/>
        <w:tab w:val="right" w:pos="9270"/>
      </w:tabs>
    </w:pPr>
    <w:r>
      <w:t>Proprietary Information</w:t>
    </w:r>
    <w:r>
      <w:tab/>
    </w:r>
    <w:del w:id="8704" w:author="VOYER Raphael" w:date="2021-06-16T09:29:00Z">
      <w:r w:rsidDel="00A87B5C">
        <w:delText xml:space="preserve">                                    RTR- 4048                         Rev. </w:delText>
      </w:r>
    </w:del>
    <w:ins w:id="8705" w:author="gwhite" w:date="2016-08-15T16:08:00Z">
      <w:del w:id="8706" w:author="VOYER Raphael" w:date="2021-06-16T09:29:00Z">
        <w:r w:rsidDel="00A87B5C">
          <w:delText xml:space="preserve">D </w:delText>
        </w:r>
      </w:del>
    </w:ins>
    <w:del w:id="8707" w:author="VOYER Raphael" w:date="2021-06-16T09:29:00Z">
      <w:r w:rsidDel="00A87B5C">
        <w:delText>C,  20/05</w:delText>
      </w:r>
    </w:del>
    <w:ins w:id="8708" w:author="cgorentl" w:date="2016-07-28T16:56:00Z">
      <w:del w:id="8709" w:author="VOYER Raphael" w:date="2021-06-16T09:29:00Z">
        <w:r w:rsidDel="00A87B5C">
          <w:delText>28/0</w:delText>
        </w:r>
      </w:del>
    </w:ins>
    <w:ins w:id="8710" w:author="gwhite" w:date="2016-08-15T16:09:00Z">
      <w:del w:id="8711" w:author="VOYER Raphael" w:date="2021-06-16T09:29:00Z">
        <w:r w:rsidDel="00A87B5C">
          <w:delText>7</w:delText>
        </w:r>
      </w:del>
    </w:ins>
    <w:ins w:id="8712" w:author="cgorentl" w:date="2016-07-28T16:56:00Z">
      <w:del w:id="8713" w:author="VOYER Raphael" w:date="2021-06-16T09:29:00Z">
        <w:r w:rsidDel="00A87B5C">
          <w:delText>6</w:delText>
        </w:r>
      </w:del>
    </w:ins>
    <w:del w:id="8714" w:author="VOYER Raphael" w:date="2021-06-16T09:29:00Z">
      <w:r w:rsidDel="00A87B5C">
        <w:delText xml:space="preserve">/2016 </w:delText>
      </w:r>
    </w:del>
  </w:p>
  <w:p w14:paraId="281C9697" w14:textId="77777777" w:rsidR="00EF0ADC" w:rsidRDefault="00EF0ADC" w:rsidP="002C1EF2">
    <w:pPr>
      <w:pStyle w:val="En-tte"/>
      <w:tabs>
        <w:tab w:val="clear" w:pos="4320"/>
        <w:tab w:val="clear" w:pos="8640"/>
        <w:tab w:val="center" w:pos="4680"/>
        <w:tab w:val="right" w:pos="9270"/>
      </w:tabs>
    </w:pPr>
    <w:del w:id="8715" w:author="VOYER Raphael" w:date="2021-06-16T09:29:00Z">
      <w:r w:rsidDel="00A87B5C">
        <w:delText>Uncontrolled Copy</w:delText>
      </w:r>
    </w:del>
    <w:r>
      <w:tab/>
    </w:r>
    <w:del w:id="8716"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EF0ADC" w:rsidRDefault="00EF0AD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EF0ADC" w:rsidRDefault="00EF0ADC"/>
  <w:p w14:paraId="0920E4CD" w14:textId="77777777" w:rsidR="00EF0ADC" w:rsidRDefault="00EF0ADC"/>
  <w:p w14:paraId="4DF641BF" w14:textId="77777777" w:rsidR="00EF0ADC" w:rsidRDefault="00EF0ADC" w:rsidP="00D70809"/>
  <w:p w14:paraId="7B451BD8" w14:textId="77777777" w:rsidR="00EF0ADC" w:rsidRDefault="00EF0ADC" w:rsidP="00D70809"/>
  <w:p w14:paraId="254A170B" w14:textId="77777777" w:rsidR="00EF0ADC" w:rsidRDefault="00EF0ADC" w:rsidP="00D70809"/>
  <w:p w14:paraId="2662D84A" w14:textId="77777777" w:rsidR="00EF0ADC" w:rsidRDefault="00EF0ADC" w:rsidP="00D70809"/>
  <w:p w14:paraId="391059D0" w14:textId="77777777" w:rsidR="00EF0ADC" w:rsidRDefault="00EF0ADC" w:rsidP="00D70809"/>
  <w:p w14:paraId="43524C9D" w14:textId="77777777" w:rsidR="00EF0ADC" w:rsidRDefault="00EF0ADC" w:rsidP="00D70809"/>
  <w:p w14:paraId="47520AE3" w14:textId="77777777" w:rsidR="00EF0ADC" w:rsidRDefault="00EF0ADC" w:rsidP="00D70809"/>
  <w:p w14:paraId="317876DD" w14:textId="77777777" w:rsidR="00EF0ADC" w:rsidRDefault="00EF0ADC" w:rsidP="00D70809"/>
  <w:p w14:paraId="7574D24D" w14:textId="77777777" w:rsidR="00EF0ADC" w:rsidRDefault="00EF0ADC" w:rsidP="00D70809"/>
  <w:p w14:paraId="1DB4C1E5" w14:textId="77777777" w:rsidR="00EF0ADC" w:rsidRDefault="00EF0ADC" w:rsidP="00D70809"/>
  <w:p w14:paraId="3A7F33A7" w14:textId="77777777" w:rsidR="00EF0ADC" w:rsidRDefault="00EF0ADC" w:rsidP="00D70809"/>
  <w:p w14:paraId="3CED4FC1" w14:textId="77777777" w:rsidR="00EF0ADC" w:rsidRDefault="00EF0ADC" w:rsidP="00D70809"/>
  <w:p w14:paraId="771980E4" w14:textId="77777777" w:rsidR="00EF0ADC" w:rsidRDefault="00EF0ADC" w:rsidP="00D70809"/>
  <w:p w14:paraId="2872AC9B" w14:textId="77777777" w:rsidR="00EF0ADC" w:rsidRDefault="00EF0ADC" w:rsidP="00D70809"/>
  <w:p w14:paraId="525480DD" w14:textId="77777777" w:rsidR="00EF0ADC" w:rsidRDefault="00EF0ADC" w:rsidP="00D70809"/>
  <w:p w14:paraId="0EE06DDD" w14:textId="77777777" w:rsidR="00EF0ADC" w:rsidRDefault="00EF0ADC" w:rsidP="00D70809"/>
  <w:p w14:paraId="52E36703" w14:textId="77777777" w:rsidR="00EF0ADC" w:rsidRDefault="00EF0ADC" w:rsidP="00D70809"/>
  <w:p w14:paraId="78F3D2FA" w14:textId="77777777" w:rsidR="00EF0ADC" w:rsidRDefault="00EF0ADC" w:rsidP="00D70809"/>
  <w:p w14:paraId="3CF1A872" w14:textId="77777777" w:rsidR="00EF0ADC" w:rsidRDefault="00EF0ADC" w:rsidP="0001376D"/>
  <w:p w14:paraId="1DD7FF59" w14:textId="77777777" w:rsidR="00EF0ADC" w:rsidRDefault="00EF0ADC" w:rsidP="004F0F43"/>
  <w:p w14:paraId="026BBC52" w14:textId="77777777" w:rsidR="00EF0ADC" w:rsidRDefault="00EF0ADC" w:rsidP="004F0F43"/>
  <w:p w14:paraId="7A245819" w14:textId="77777777" w:rsidR="00EF0ADC" w:rsidRDefault="00EF0ADC" w:rsidP="00885490"/>
  <w:p w14:paraId="5F54ADC5" w14:textId="77777777" w:rsidR="00EF0ADC" w:rsidRDefault="00EF0ADC" w:rsidP="005C7A05"/>
  <w:p w14:paraId="4E9B44B1" w14:textId="77777777" w:rsidR="00EF0ADC" w:rsidRDefault="00EF0ADC" w:rsidP="008C5B16"/>
  <w:p w14:paraId="35A72A3F" w14:textId="77777777" w:rsidR="00EF0ADC" w:rsidRDefault="00EF0ADC" w:rsidP="002153EB"/>
  <w:p w14:paraId="690C7499" w14:textId="77777777" w:rsidR="00EF0ADC" w:rsidRDefault="00EF0ADC" w:rsidP="00DE7837"/>
  <w:p w14:paraId="1DE1F6E3" w14:textId="77777777" w:rsidR="00EF0ADC" w:rsidRDefault="00EF0ADC" w:rsidP="009E1FE5"/>
  <w:p w14:paraId="00C92C20" w14:textId="77777777" w:rsidR="00EF0ADC" w:rsidRDefault="00EF0ADC" w:rsidP="00F81531"/>
  <w:p w14:paraId="40AE69F1" w14:textId="77777777" w:rsidR="00EF0ADC" w:rsidRDefault="00EF0ADC" w:rsidP="00315B5A"/>
  <w:p w14:paraId="7E2323BB" w14:textId="77777777" w:rsidR="00EF0ADC" w:rsidRDefault="00EF0ADC" w:rsidP="00CB0F8F"/>
  <w:p w14:paraId="251EB8CB" w14:textId="77777777" w:rsidR="00EF0ADC" w:rsidRDefault="00EF0ADC" w:rsidP="00AC19D8"/>
  <w:p w14:paraId="26A400F7" w14:textId="77777777" w:rsidR="00EF0ADC" w:rsidRDefault="00EF0ADC" w:rsidP="00FC0427"/>
  <w:p w14:paraId="7CC5C690" w14:textId="77777777" w:rsidR="00EF0ADC" w:rsidRDefault="00EF0ADC" w:rsidP="00FC0427"/>
  <w:p w14:paraId="4A5F836A" w14:textId="77777777" w:rsidR="00EF0ADC" w:rsidRDefault="00EF0ADC" w:rsidP="003C38A0"/>
  <w:p w14:paraId="4D415226" w14:textId="77777777" w:rsidR="00EF0ADC" w:rsidRDefault="00EF0ADC" w:rsidP="00431565"/>
  <w:p w14:paraId="5DF95112" w14:textId="77777777" w:rsidR="00EF0ADC" w:rsidRDefault="00EF0AD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EF0ADC" w:rsidRPr="004E6280" w:rsidRDefault="00EF0AD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EF0ADC" w:rsidRPr="003A089E" w:rsidRDefault="00EF0AD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EF0ADC" w:rsidRDefault="00EF0AD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EF0ADC" w:rsidRDefault="00EF0ADC" w:rsidP="008C5B16"/>
  <w:p w14:paraId="1589B771" w14:textId="77777777" w:rsidR="00EF0ADC" w:rsidRDefault="00EF0AD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EF0ADC" w:rsidRPr="00904F94" w:rsidRDefault="00EF0ADC">
    <w:pPr>
      <w:pStyle w:val="En-tte"/>
      <w:rPr>
        <w:lang w:val="fr-FR"/>
        <w:rPrChange w:id="10303"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9"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1"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2"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2"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3"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1"/>
  </w:num>
  <w:num w:numId="3">
    <w:abstractNumId w:val="0"/>
  </w:num>
  <w:num w:numId="4">
    <w:abstractNumId w:val="0"/>
    <w:lvlOverride w:ilvl="0">
      <w:startOverride w:val="1"/>
    </w:lvlOverride>
  </w:num>
  <w:num w:numId="5">
    <w:abstractNumId w:val="63"/>
  </w:num>
  <w:num w:numId="6">
    <w:abstractNumId w:val="62"/>
  </w:num>
  <w:num w:numId="7">
    <w:abstractNumId w:val="47"/>
  </w:num>
  <w:num w:numId="8">
    <w:abstractNumId w:val="8"/>
  </w:num>
  <w:num w:numId="9">
    <w:abstractNumId w:val="57"/>
  </w:num>
  <w:num w:numId="10">
    <w:abstractNumId w:val="58"/>
  </w:num>
  <w:num w:numId="11">
    <w:abstractNumId w:val="36"/>
  </w:num>
  <w:num w:numId="12">
    <w:abstractNumId w:val="43"/>
  </w:num>
  <w:num w:numId="13">
    <w:abstractNumId w:val="48"/>
  </w:num>
  <w:num w:numId="14">
    <w:abstractNumId w:val="21"/>
  </w:num>
  <w:num w:numId="15">
    <w:abstractNumId w:val="41"/>
  </w:num>
  <w:num w:numId="16">
    <w:abstractNumId w:val="52"/>
  </w:num>
  <w:num w:numId="17">
    <w:abstractNumId w:val="29"/>
  </w:num>
  <w:num w:numId="18">
    <w:abstractNumId w:val="42"/>
  </w:num>
  <w:num w:numId="19">
    <w:abstractNumId w:val="53"/>
  </w:num>
  <w:num w:numId="20">
    <w:abstractNumId w:val="68"/>
  </w:num>
  <w:num w:numId="21">
    <w:abstractNumId w:val="12"/>
  </w:num>
  <w:num w:numId="22">
    <w:abstractNumId w:val="4"/>
  </w:num>
  <w:num w:numId="23">
    <w:abstractNumId w:val="74"/>
  </w:num>
  <w:num w:numId="24">
    <w:abstractNumId w:val="76"/>
  </w:num>
  <w:num w:numId="25">
    <w:abstractNumId w:val="71"/>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num>
  <w:num w:numId="34">
    <w:abstractNumId w:val="31"/>
  </w:num>
  <w:num w:numId="35">
    <w:abstractNumId w:val="72"/>
  </w:num>
  <w:num w:numId="36">
    <w:abstractNumId w:val="50"/>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4"/>
  </w:num>
  <w:num w:numId="40">
    <w:abstractNumId w:val="51"/>
  </w:num>
  <w:num w:numId="41">
    <w:abstractNumId w:val="38"/>
  </w:num>
  <w:num w:numId="42">
    <w:abstractNumId w:val="18"/>
  </w:num>
  <w:num w:numId="43">
    <w:abstractNumId w:val="67"/>
  </w:num>
  <w:num w:numId="44">
    <w:abstractNumId w:val="61"/>
  </w:num>
  <w:num w:numId="45">
    <w:abstractNumId w:val="15"/>
  </w:num>
  <w:num w:numId="46">
    <w:abstractNumId w:val="24"/>
  </w:num>
  <w:num w:numId="47">
    <w:abstractNumId w:val="66"/>
  </w:num>
  <w:num w:numId="48">
    <w:abstractNumId w:val="39"/>
  </w:num>
  <w:num w:numId="49">
    <w:abstractNumId w:val="16"/>
  </w:num>
  <w:num w:numId="50">
    <w:abstractNumId w:val="50"/>
  </w:num>
  <w:num w:numId="51">
    <w:abstractNumId w:val="69"/>
  </w:num>
  <w:num w:numId="52">
    <w:abstractNumId w:val="14"/>
  </w:num>
  <w:num w:numId="53">
    <w:abstractNumId w:val="60"/>
  </w:num>
  <w:num w:numId="54">
    <w:abstractNumId w:val="70"/>
  </w:num>
  <w:num w:numId="55">
    <w:abstractNumId w:val="79"/>
  </w:num>
  <w:num w:numId="56">
    <w:abstractNumId w:val="32"/>
  </w:num>
  <w:num w:numId="57">
    <w:abstractNumId w:val="65"/>
  </w:num>
  <w:num w:numId="58">
    <w:abstractNumId w:val="77"/>
  </w:num>
  <w:num w:numId="59">
    <w:abstractNumId w:val="33"/>
  </w:num>
  <w:num w:numId="60">
    <w:abstractNumId w:val="10"/>
  </w:num>
  <w:num w:numId="61">
    <w:abstractNumId w:val="3"/>
  </w:num>
  <w:num w:numId="62">
    <w:abstractNumId w:val="6"/>
  </w:num>
  <w:num w:numId="63">
    <w:abstractNumId w:val="30"/>
  </w:num>
  <w:num w:numId="64">
    <w:abstractNumId w:val="44"/>
  </w:num>
  <w:num w:numId="65">
    <w:abstractNumId w:val="56"/>
  </w:num>
  <w:num w:numId="66">
    <w:abstractNumId w:val="9"/>
  </w:num>
  <w:num w:numId="67">
    <w:abstractNumId w:val="34"/>
  </w:num>
  <w:num w:numId="68">
    <w:abstractNumId w:val="22"/>
  </w:num>
  <w:num w:numId="69">
    <w:abstractNumId w:val="78"/>
  </w:num>
  <w:num w:numId="70">
    <w:abstractNumId w:val="59"/>
  </w:num>
  <w:num w:numId="71">
    <w:abstractNumId w:val="50"/>
  </w:num>
  <w:num w:numId="72">
    <w:abstractNumId w:val="50"/>
  </w:num>
  <w:num w:numId="73">
    <w:abstractNumId w:val="50"/>
  </w:num>
  <w:num w:numId="74">
    <w:abstractNumId w:val="50"/>
  </w:num>
  <w:num w:numId="75">
    <w:abstractNumId w:val="37"/>
  </w:num>
  <w:num w:numId="76">
    <w:abstractNumId w:val="20"/>
  </w:num>
  <w:num w:numId="77">
    <w:abstractNumId w:val="23"/>
  </w:num>
  <w:num w:numId="78">
    <w:abstractNumId w:val="75"/>
  </w:num>
  <w:num w:numId="79">
    <w:abstractNumId w:val="49"/>
  </w:num>
  <w:num w:numId="80">
    <w:abstractNumId w:val="55"/>
  </w:num>
  <w:num w:numId="81">
    <w:abstractNumId w:val="45"/>
  </w:num>
  <w:num w:numId="82">
    <w:abstractNumId w:val="73"/>
  </w:num>
  <w:num w:numId="83">
    <w:abstractNumId w:val="40"/>
  </w:num>
  <w:num w:numId="84">
    <w:abstractNumId w:val="19"/>
  </w:num>
  <w:num w:numId="85">
    <w:abstractNumId w:val="26"/>
  </w:num>
  <w:num w:numId="86">
    <w:abstractNumId w:val="46"/>
  </w:num>
  <w:num w:numId="87">
    <w:abstractNumId w:val="28"/>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4600D"/>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5691A"/>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804EA"/>
    <w:rsid w:val="004807EB"/>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50DE"/>
    <w:rsid w:val="00865E00"/>
    <w:rsid w:val="0087100C"/>
    <w:rsid w:val="00871731"/>
    <w:rsid w:val="00875337"/>
    <w:rsid w:val="00875A94"/>
    <w:rsid w:val="00876C0B"/>
    <w:rsid w:val="008777DC"/>
    <w:rsid w:val="008778E8"/>
    <w:rsid w:val="008801AF"/>
    <w:rsid w:val="0088089E"/>
    <w:rsid w:val="00881B44"/>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7810"/>
    <w:rsid w:val="00A506F2"/>
    <w:rsid w:val="00A55B40"/>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62B8"/>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887"/>
    <w:rsid w:val="00E47C0E"/>
    <w:rsid w:val="00E5049F"/>
    <w:rsid w:val="00E519E4"/>
    <w:rsid w:val="00E52475"/>
    <w:rsid w:val="00E52F97"/>
    <w:rsid w:val="00E547A2"/>
    <w:rsid w:val="00E578F0"/>
    <w:rsid w:val="00E57FBF"/>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1139"/>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BF11232E-FB0D-4BB1-97C8-CD9D682F4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23392</Words>
  <Characters>128656</Characters>
  <Application>Microsoft Office Word</Application>
  <DocSecurity>0</DocSecurity>
  <Lines>1072</Lines>
  <Paragraphs>303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151745</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56</cp:revision>
  <dcterms:created xsi:type="dcterms:W3CDTF">2021-07-08T07:19:00Z</dcterms:created>
  <dcterms:modified xsi:type="dcterms:W3CDTF">2021-07-21T08:26:00Z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