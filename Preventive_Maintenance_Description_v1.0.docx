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4C34CE">
      <w:pPr>
        <w:pPrChange w:id="1" w:author="Trebaol Jonathan" w:date="2021-07-29T17:35:00Z">
          <w:pPr>
            <w:ind w:left="720" w:hanging="720"/>
            <w:jc w:val="left"/>
          </w:pPr>
        </w:pPrChange>
      </w:pPr>
      <w:r w:rsidRPr="00766A2E">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br w:type="textWrapping" w:clear="all"/>
      </w:r>
    </w:p>
    <w:p w14:paraId="584BB686" w14:textId="26C9D4CD" w:rsidR="00855336" w:rsidRPr="00766A2E" w:rsidRDefault="00855336" w:rsidP="004C34CE">
      <w:pPr>
        <w:pStyle w:val="StyleTitle1TimesNewRoman"/>
        <w:pPrChange w:id="2" w:author="Trebaol Jonathan" w:date="2021-07-29T17:35:00Z">
          <w:pPr/>
        </w:pPrChange>
      </w:pPr>
      <w:r w:rsidRPr="00766A2E">
        <w:rPr>
          <w:sz w:val="48"/>
        </w:rPr>
        <w:t xml:space="preserve"> </w:t>
      </w:r>
      <w:bookmarkStart w:id="3" w:name="_Toc214247575"/>
      <w:r w:rsidR="001405BF" w:rsidRPr="00766A2E">
        <w:t xml:space="preserve"> </w:t>
      </w:r>
      <w:bookmarkStart w:id="4" w:name="_Toc381025669"/>
      <w:bookmarkStart w:id="5" w:name="_Toc424820257"/>
      <w:bookmarkStart w:id="6" w:name="_Toc76555036"/>
      <w:bookmarkStart w:id="7" w:name="_Toc78470288"/>
      <w:r w:rsidR="00A87B5C" w:rsidRPr="00766A2E">
        <w:t>Technical</w:t>
      </w:r>
      <w:r w:rsidRPr="00766A2E">
        <w:t xml:space="preserve"> </w:t>
      </w:r>
      <w:bookmarkEnd w:id="3"/>
      <w:bookmarkEnd w:id="4"/>
      <w:bookmarkEnd w:id="5"/>
      <w:r w:rsidR="00A87B5C" w:rsidRPr="00766A2E">
        <w:t>Support DATA (EMEA)</w:t>
      </w:r>
      <w:bookmarkEnd w:id="6"/>
      <w:bookmarkEnd w:id="7"/>
    </w:p>
    <w:p w14:paraId="6BA62564" w14:textId="77777777" w:rsidR="00855336" w:rsidRPr="00766A2E" w:rsidRDefault="00855336" w:rsidP="004C34CE">
      <w:pPr>
        <w:pPrChange w:id="8" w:author="Trebaol Jonathan" w:date="2021-07-29T17:35:00Z">
          <w:pPr/>
        </w:pPrChange>
      </w:pPr>
    </w:p>
    <w:p w14:paraId="5FF5710D" w14:textId="77777777" w:rsidR="00855336" w:rsidRPr="00766A2E" w:rsidRDefault="00855336" w:rsidP="004C34CE">
      <w:pPr>
        <w:pPrChange w:id="9" w:author="Trebaol Jonathan" w:date="2021-07-29T17:35:00Z">
          <w:pPr>
            <w:jc w:val="center"/>
            <w:outlineLvl w:val="0"/>
          </w:pPr>
        </w:pPrChange>
      </w:pPr>
      <w:bookmarkStart w:id="10" w:name="_Toc214247576"/>
      <w:bookmarkStart w:id="11" w:name="_Toc381025670"/>
      <w:bookmarkStart w:id="12" w:name="_Toc424820258"/>
      <w:bookmarkStart w:id="13" w:name="_Toc76555037"/>
      <w:bookmarkStart w:id="14" w:name="_Toc78470289"/>
      <w:r w:rsidRPr="00766A2E">
        <w:t xml:space="preserve">System Functional </w:t>
      </w:r>
      <w:r w:rsidR="007E2FDA" w:rsidRPr="00766A2E">
        <w:t xml:space="preserve">and Design </w:t>
      </w:r>
      <w:r w:rsidRPr="00766A2E">
        <w:t>Specification</w:t>
      </w:r>
      <w:bookmarkEnd w:id="10"/>
      <w:bookmarkEnd w:id="11"/>
      <w:bookmarkEnd w:id="12"/>
      <w:bookmarkEnd w:id="13"/>
      <w:bookmarkEnd w:id="14"/>
    </w:p>
    <w:p w14:paraId="65FEE626" w14:textId="77777777" w:rsidR="00855336" w:rsidRPr="00766A2E" w:rsidRDefault="00855336" w:rsidP="004C34CE">
      <w:pPr>
        <w:pPrChange w:id="15" w:author="Trebaol Jonathan" w:date="2021-07-29T17:35:00Z">
          <w:pPr>
            <w:jc w:val="center"/>
          </w:pPr>
        </w:pPrChange>
      </w:pPr>
    </w:p>
    <w:p w14:paraId="7ED02541" w14:textId="27F58767" w:rsidR="00855336" w:rsidRPr="00766A2E" w:rsidRDefault="00A87B5C" w:rsidP="004C34CE">
      <w:pPr>
        <w:pPrChange w:id="16" w:author="Trebaol Jonathan" w:date="2021-07-29T17:35:00Z">
          <w:pPr>
            <w:jc w:val="center"/>
            <w:outlineLvl w:val="0"/>
          </w:pPr>
        </w:pPrChange>
      </w:pPr>
      <w:bookmarkStart w:id="17" w:name="_Toc76555038"/>
      <w:bookmarkStart w:id="18" w:name="_Toc78470290"/>
      <w:r w:rsidRPr="00766A2E">
        <w:t>Preventive Maintenance</w:t>
      </w:r>
      <w:bookmarkEnd w:id="17"/>
      <w:bookmarkEnd w:id="18"/>
    </w:p>
    <w:p w14:paraId="12322C92" w14:textId="77777777" w:rsidR="00855336" w:rsidRPr="00766A2E" w:rsidRDefault="00855336" w:rsidP="004C34CE">
      <w:pPr>
        <w:pPrChange w:id="19" w:author="Trebaol Jonathan" w:date="2021-07-29T17:35:00Z">
          <w:pPr/>
        </w:pPrChange>
      </w:pPr>
    </w:p>
    <w:p w14:paraId="29E49D8E" w14:textId="77777777" w:rsidR="00855336" w:rsidRPr="00766A2E" w:rsidRDefault="00855336" w:rsidP="004C34CE">
      <w:pPr>
        <w:pPrChange w:id="20" w:author="Trebaol Jonathan" w:date="2021-07-29T17:35:00Z">
          <w:pPr/>
        </w:pPrChange>
      </w:pPr>
    </w:p>
    <w:p w14:paraId="427D131F" w14:textId="77777777" w:rsidR="00855336" w:rsidRPr="00766A2E" w:rsidRDefault="00855336" w:rsidP="004C34CE">
      <w:pPr>
        <w:pPrChange w:id="21" w:author="Trebaol Jonathan" w:date="2021-07-29T17:35:00Z">
          <w:pPr/>
        </w:pPrChange>
      </w:pPr>
    </w:p>
    <w:p w14:paraId="5353717D" w14:textId="77777777" w:rsidR="00855336" w:rsidRPr="00766A2E" w:rsidRDefault="00855336" w:rsidP="004C34CE">
      <w:pPr>
        <w:pPrChange w:id="22" w:author="Trebaol Jonathan" w:date="2021-07-29T17:35:00Z">
          <w:pPr/>
        </w:pPrChange>
      </w:pPr>
    </w:p>
    <w:p w14:paraId="4335B176" w14:textId="77777777" w:rsidR="00855336" w:rsidRPr="00766A2E" w:rsidRDefault="00855336" w:rsidP="004C34CE">
      <w:pPr>
        <w:pPrChange w:id="23" w:author="Trebaol Jonathan" w:date="2021-07-29T17:35:00Z">
          <w:pPr/>
        </w:pPrChange>
      </w:pPr>
    </w:p>
    <w:p w14:paraId="7DE5C8AA" w14:textId="11584679" w:rsidR="00B02C54" w:rsidRPr="00766A2E" w:rsidRDefault="00855336" w:rsidP="004C34CE">
      <w:pPr>
        <w:pPrChange w:id="24" w:author="Trebaol Jonathan" w:date="2021-07-29T17:35:00Z">
          <w:pPr>
            <w:jc w:val="center"/>
            <w:outlineLvl w:val="0"/>
          </w:pPr>
        </w:pPrChange>
      </w:pPr>
      <w:bookmarkStart w:id="25" w:name="_Toc214247579"/>
      <w:bookmarkStart w:id="26" w:name="_Toc381025672"/>
      <w:bookmarkStart w:id="27" w:name="_Toc424820260"/>
      <w:bookmarkStart w:id="28" w:name="_Toc76555039"/>
      <w:bookmarkStart w:id="29" w:name="_Toc78470291"/>
      <w:r w:rsidRPr="00766A2E">
        <w:t xml:space="preserve">Author(s): </w:t>
      </w:r>
      <w:bookmarkEnd w:id="25"/>
      <w:r w:rsidR="00A87B5C" w:rsidRPr="00766A2E">
        <w:t xml:space="preserve">Raphael </w:t>
      </w:r>
      <w:proofErr w:type="spellStart"/>
      <w:r w:rsidR="00A87B5C" w:rsidRPr="00766A2E">
        <w:t>Voyer</w:t>
      </w:r>
      <w:proofErr w:type="spellEnd"/>
      <w:r w:rsidR="00B02C54" w:rsidRPr="00766A2E">
        <w:t>,</w:t>
      </w:r>
      <w:bookmarkEnd w:id="26"/>
      <w:bookmarkEnd w:id="27"/>
      <w:r w:rsidR="00A87B5C" w:rsidRPr="00766A2E">
        <w:t xml:space="preserve"> Jonathan Treba</w:t>
      </w:r>
      <w:r w:rsidR="006A6C65" w:rsidRPr="00766A2E">
        <w:t>o</w:t>
      </w:r>
      <w:r w:rsidR="00A87B5C" w:rsidRPr="00766A2E">
        <w:t>l</w:t>
      </w:r>
      <w:bookmarkEnd w:id="28"/>
      <w:bookmarkEnd w:id="29"/>
    </w:p>
    <w:p w14:paraId="653F0003" w14:textId="16BE8D6B" w:rsidR="001405BF" w:rsidRPr="00766A2E" w:rsidRDefault="001405BF" w:rsidP="004C34CE">
      <w:pPr>
        <w:pPrChange w:id="30" w:author="Trebaol Jonathan" w:date="2021-07-29T17:35:00Z">
          <w:pPr>
            <w:jc w:val="center"/>
          </w:pPr>
        </w:pPrChange>
      </w:pPr>
      <w:r w:rsidRPr="00766A2E">
        <w:t xml:space="preserve">Revision: </w:t>
      </w:r>
      <w:r w:rsidR="00B87265" w:rsidRPr="00766A2E">
        <w:t xml:space="preserve"> </w:t>
      </w:r>
      <w:r w:rsidR="00A87B5C" w:rsidRPr="00766A2E">
        <w:t>0.1</w:t>
      </w:r>
    </w:p>
    <w:p w14:paraId="3CF04CEE" w14:textId="63BFA911" w:rsidR="00855336" w:rsidRPr="00766A2E" w:rsidRDefault="00855336" w:rsidP="004C34CE">
      <w:pPr>
        <w:pPrChange w:id="31" w:author="Trebaol Jonathan" w:date="2021-07-29T17:35:00Z">
          <w:pPr>
            <w:jc w:val="center"/>
          </w:pPr>
        </w:pPrChange>
      </w:pPr>
      <w:r w:rsidRPr="00766A2E">
        <w:t xml:space="preserve">Date: </w:t>
      </w:r>
      <w:r w:rsidR="00B87265" w:rsidRPr="00766A2E">
        <w:t xml:space="preserve"> </w:t>
      </w:r>
      <w:r w:rsidR="00737912" w:rsidRPr="00766A2E">
        <w:t xml:space="preserve"> </w:t>
      </w:r>
      <w:del w:id="32" w:author="Trebaol Jonathan" w:date="2021-07-29T16:57:00Z">
        <w:r w:rsidR="00A87B5C" w:rsidRPr="00766A2E" w:rsidDel="007809DF">
          <w:delText>10</w:delText>
        </w:r>
      </w:del>
      <w:ins w:id="33" w:author="Trebaol Jonathan" w:date="2021-07-29T16:57:00Z">
        <w:r w:rsidR="007809DF">
          <w:t>29</w:t>
        </w:r>
      </w:ins>
      <w:r w:rsidR="00A87B5C" w:rsidRPr="00766A2E">
        <w:t>/0</w:t>
      </w:r>
      <w:ins w:id="34" w:author="Trebaol Jonathan" w:date="2021-07-29T16:57:00Z">
        <w:r w:rsidR="007809DF">
          <w:t>7</w:t>
        </w:r>
      </w:ins>
      <w:del w:id="35" w:author="Trebaol Jonathan" w:date="2021-07-29T16:57:00Z">
        <w:r w:rsidR="00A87B5C" w:rsidRPr="00766A2E" w:rsidDel="007809DF">
          <w:delText>6</w:delText>
        </w:r>
      </w:del>
      <w:r w:rsidR="00A87B5C" w:rsidRPr="00766A2E">
        <w:t>/2021</w:t>
      </w:r>
    </w:p>
    <w:p w14:paraId="69C41821" w14:textId="77777777" w:rsidR="00855336" w:rsidRPr="00766A2E" w:rsidRDefault="00855336" w:rsidP="004C34CE">
      <w:pPr>
        <w:pPrChange w:id="36" w:author="Trebaol Jonathan" w:date="2021-07-29T17:35:00Z">
          <w:pPr/>
        </w:pPrChange>
      </w:pPr>
    </w:p>
    <w:p w14:paraId="22DEA9BE" w14:textId="77777777" w:rsidR="00855336" w:rsidRPr="00766A2E" w:rsidRDefault="00855336" w:rsidP="004C34CE">
      <w:pPr>
        <w:pPrChange w:id="37" w:author="Trebaol Jonathan" w:date="2021-07-29T17:35:00Z">
          <w:pPr>
            <w:jc w:val="center"/>
          </w:pPr>
        </w:pPrChange>
      </w:pPr>
    </w:p>
    <w:p w14:paraId="5322AC3F" w14:textId="77777777" w:rsidR="00855336" w:rsidRPr="00766A2E" w:rsidRDefault="00855336" w:rsidP="004C34CE">
      <w:pPr>
        <w:pPrChange w:id="38" w:author="Trebaol Jonathan" w:date="2021-07-29T17:35:00Z">
          <w:pPr>
            <w:jc w:val="center"/>
          </w:pPr>
        </w:pPrChange>
      </w:pPr>
    </w:p>
    <w:p w14:paraId="7436DF00" w14:textId="77777777" w:rsidR="00855336" w:rsidRPr="00766A2E" w:rsidRDefault="00855336" w:rsidP="004C34CE">
      <w:pPr>
        <w:pPrChange w:id="39" w:author="Trebaol Jonathan" w:date="2021-07-29T17:35:00Z">
          <w:pPr>
            <w:jc w:val="center"/>
          </w:pPr>
        </w:pPrChange>
      </w:pPr>
    </w:p>
    <w:p w14:paraId="7815F556" w14:textId="77777777" w:rsidR="00855336" w:rsidRPr="00766A2E" w:rsidRDefault="00855336" w:rsidP="004C34CE">
      <w:pPr>
        <w:pPrChange w:id="40" w:author="Trebaol Jonathan" w:date="2021-07-29T17:35:00Z">
          <w:pPr>
            <w:jc w:val="center"/>
          </w:pPr>
        </w:pPrChange>
      </w:pPr>
    </w:p>
    <w:p w14:paraId="7D71EBA2" w14:textId="77777777" w:rsidR="00855336" w:rsidRPr="00766A2E" w:rsidRDefault="00855336" w:rsidP="004C34CE">
      <w:pPr>
        <w:pPrChange w:id="41" w:author="Trebaol Jonathan" w:date="2021-07-29T17:35:00Z">
          <w:pPr>
            <w:jc w:val="center"/>
          </w:pPr>
        </w:pPrChange>
      </w:pPr>
    </w:p>
    <w:p w14:paraId="1669AEC0" w14:textId="77777777" w:rsidR="00855336" w:rsidRPr="00766A2E" w:rsidRDefault="00855336" w:rsidP="004C34CE">
      <w:pPr>
        <w:pPrChange w:id="42" w:author="Trebaol Jonathan" w:date="2021-07-29T17:35:00Z">
          <w:pPr>
            <w:jc w:val="center"/>
            <w:outlineLvl w:val="0"/>
          </w:pPr>
        </w:pPrChange>
      </w:pPr>
      <w:bookmarkStart w:id="43" w:name="_Toc214247580"/>
      <w:bookmarkStart w:id="44" w:name="_Toc381025674"/>
      <w:bookmarkStart w:id="45" w:name="_Toc424820262"/>
      <w:bookmarkStart w:id="46" w:name="_Toc76555040"/>
      <w:bookmarkStart w:id="47" w:name="_Toc78470292"/>
      <w:r w:rsidRPr="00766A2E">
        <w:t xml:space="preserve">Copyright </w:t>
      </w:r>
      <w:r w:rsidRPr="00766A2E">
        <w:sym w:font="Symbol" w:char="F0D3"/>
      </w:r>
      <w:r w:rsidRPr="00766A2E">
        <w:t xml:space="preserve"> 1995-201</w:t>
      </w:r>
      <w:r w:rsidR="00CD74ED" w:rsidRPr="00766A2E">
        <w:t>6</w:t>
      </w:r>
      <w:r w:rsidR="00C8702B" w:rsidRPr="00766A2E">
        <w:t xml:space="preserve"> </w:t>
      </w:r>
      <w:r w:rsidR="00F146F4" w:rsidRPr="00766A2E">
        <w:t xml:space="preserve"> </w:t>
      </w:r>
      <w:r w:rsidRPr="00766A2E">
        <w:t xml:space="preserve"> Alcatel-Lucent, Incorporated</w:t>
      </w:r>
      <w:bookmarkEnd w:id="43"/>
      <w:bookmarkEnd w:id="44"/>
      <w:bookmarkEnd w:id="45"/>
      <w:bookmarkEnd w:id="46"/>
      <w:bookmarkEnd w:id="47"/>
    </w:p>
    <w:p w14:paraId="6F61A9D4" w14:textId="77777777" w:rsidR="00855336" w:rsidRPr="00766A2E" w:rsidRDefault="00855336" w:rsidP="004C34CE">
      <w:pPr>
        <w:pPrChange w:id="48" w:author="Trebaol Jonathan" w:date="2021-07-29T17:35:00Z">
          <w:pPr>
            <w:jc w:val="center"/>
          </w:pPr>
        </w:pPrChange>
      </w:pPr>
      <w:smartTag w:uri="urn:schemas-microsoft-com:office:smarttags" w:element="stockticker">
        <w:r w:rsidRPr="00766A2E">
          <w:t>ALL</w:t>
        </w:r>
      </w:smartTag>
      <w:r w:rsidRPr="00766A2E">
        <w:t xml:space="preserve"> RIGHTS RESERVED WORLDWIDE</w:t>
      </w:r>
    </w:p>
    <w:p w14:paraId="10BD1F0F" w14:textId="77777777" w:rsidR="00855336" w:rsidRPr="00766A2E" w:rsidRDefault="00855336" w:rsidP="004C34CE">
      <w:pPr>
        <w:pPrChange w:id="49" w:author="Trebaol Jonathan" w:date="2021-07-29T17:35:00Z">
          <w:pPr>
            <w:jc w:val="center"/>
          </w:pPr>
        </w:pPrChange>
      </w:pPr>
      <w:r w:rsidRPr="00766A2E">
        <w:t>Alcatel-Lucent</w:t>
      </w:r>
      <w:r w:rsidR="001405BF" w:rsidRPr="00766A2E">
        <w:t xml:space="preserve"> DSD</w:t>
      </w:r>
    </w:p>
    <w:p w14:paraId="425D2B6F" w14:textId="77777777" w:rsidR="00855336" w:rsidRPr="00766A2E" w:rsidRDefault="00855336" w:rsidP="004C34CE">
      <w:pPr>
        <w:pPrChange w:id="50" w:author="Trebaol Jonathan" w:date="2021-07-29T17:35:00Z">
          <w:pPr>
            <w:jc w:val="center"/>
          </w:pPr>
        </w:pPrChange>
      </w:pPr>
      <w:smartTag w:uri="urn:schemas-microsoft-com:office:smarttags" w:element="address">
        <w:smartTag w:uri="urn:schemas-microsoft-com:office:smarttags" w:element="Street">
          <w:r w:rsidRPr="00766A2E">
            <w:t>26801 West Agoura Road</w:t>
          </w:r>
        </w:smartTag>
        <w:r w:rsidRPr="00766A2E">
          <w:t xml:space="preserve">, </w:t>
        </w:r>
        <w:smartTag w:uri="urn:schemas-microsoft-com:office:smarttags" w:element="City">
          <w:r w:rsidRPr="00766A2E">
            <w:t>Calabasas</w:t>
          </w:r>
        </w:smartTag>
        <w:r w:rsidRPr="00766A2E">
          <w:t xml:space="preserve">, </w:t>
        </w:r>
        <w:smartTag w:uri="urn:schemas-microsoft-com:office:smarttags" w:element="State">
          <w:r w:rsidRPr="00766A2E">
            <w:t>CA</w:t>
          </w:r>
        </w:smartTag>
        <w:r w:rsidRPr="00766A2E">
          <w:t xml:space="preserve"> </w:t>
        </w:r>
        <w:smartTag w:uri="urn:schemas-microsoft-com:office:smarttags" w:element="PostalCode">
          <w:r w:rsidRPr="00766A2E">
            <w:t>91301</w:t>
          </w:r>
        </w:smartTag>
      </w:smartTag>
    </w:p>
    <w:p w14:paraId="0B5828E1" w14:textId="77777777" w:rsidR="00855336" w:rsidRPr="00766A2E" w:rsidRDefault="00855336" w:rsidP="004C34CE">
      <w:pPr>
        <w:pPrChange w:id="51" w:author="Trebaol Jonathan" w:date="2021-07-29T17:35:00Z">
          <w:pPr>
            <w:jc w:val="center"/>
          </w:pPr>
        </w:pPrChange>
      </w:pPr>
      <w:smartTag w:uri="urn:schemas-microsoft-com:office:smarttags" w:element="phone">
        <w:smartTagPr>
          <w:attr w:name="phonenumber" w:val="$6880$$$"/>
          <w:attr w:uri="urn:schemas-microsoft-com:office:office" w:name="ls" w:val="trans"/>
        </w:smartTagPr>
        <w:r w:rsidRPr="00766A2E">
          <w:t xml:space="preserve">(818) </w:t>
        </w:r>
        <w:smartTag w:uri="urn:schemas-microsoft-com:office:smarttags" w:element="phone">
          <w:smartTagPr>
            <w:attr w:name="phonenumber" w:val="$6880$$$"/>
            <w:attr w:uri="urn:schemas-microsoft-com:office:office" w:name="ls" w:val="trans"/>
          </w:smartTagPr>
          <w:r w:rsidRPr="00766A2E">
            <w:t>880-3500</w:t>
          </w:r>
        </w:smartTag>
      </w:smartTag>
    </w:p>
    <w:p w14:paraId="5024F443" w14:textId="77777777" w:rsidR="00855336" w:rsidRPr="00766A2E" w:rsidRDefault="00855336" w:rsidP="004C34CE">
      <w:pPr>
        <w:pPrChange w:id="52" w:author="Trebaol Jonathan" w:date="2021-07-29T17:35:00Z">
          <w:pPr/>
        </w:pPrChange>
      </w:pPr>
    </w:p>
    <w:p w14:paraId="34BB94D8" w14:textId="77777777" w:rsidR="00855336" w:rsidRPr="00766A2E" w:rsidRDefault="00855336" w:rsidP="004C34CE">
      <w:pPr>
        <w:pPrChange w:id="53" w:author="Trebaol Jonathan" w:date="2021-07-29T17:35:00Z">
          <w:pPr/>
        </w:pPrChange>
      </w:pPr>
    </w:p>
    <w:p w14:paraId="1B49E887" w14:textId="77777777" w:rsidR="00855336" w:rsidRPr="00766A2E" w:rsidRDefault="00855336" w:rsidP="004C34CE">
      <w:pPr>
        <w:pPrChange w:id="54" w:author="Trebaol Jonathan" w:date="2021-07-29T17:35:00Z">
          <w:pPr/>
        </w:pPrChange>
      </w:pPr>
    </w:p>
    <w:p w14:paraId="7D6A5682" w14:textId="77777777" w:rsidR="00B9133E" w:rsidRPr="00766A2E" w:rsidRDefault="00B9133E" w:rsidP="004C34CE">
      <w:pPr>
        <w:pPrChange w:id="55" w:author="Trebaol Jonathan" w:date="2021-07-29T17:35:00Z">
          <w:pPr/>
        </w:pPrChange>
      </w:pPr>
    </w:p>
    <w:p w14:paraId="7385C6C3" w14:textId="77777777" w:rsidR="00B9133E" w:rsidRPr="00766A2E" w:rsidRDefault="00B9133E" w:rsidP="004C34CE">
      <w:pPr>
        <w:pPrChange w:id="56" w:author="Trebaol Jonathan" w:date="2021-07-29T17:35:00Z">
          <w:pPr/>
        </w:pPrChange>
      </w:pPr>
    </w:p>
    <w:p w14:paraId="6E272BAF" w14:textId="77777777" w:rsidR="00B9133E" w:rsidRPr="00766A2E" w:rsidRDefault="00B9133E" w:rsidP="004C34CE">
      <w:pPr>
        <w:pPrChange w:id="57" w:author="Trebaol Jonathan" w:date="2021-07-29T17:35:00Z">
          <w:pPr/>
        </w:pPrChange>
      </w:pPr>
    </w:p>
    <w:p w14:paraId="6FC3DAB9" w14:textId="77777777" w:rsidR="00B9133E" w:rsidRPr="00766A2E" w:rsidRDefault="00B9133E" w:rsidP="004C34CE">
      <w:pPr>
        <w:pPrChange w:id="58" w:author="Trebaol Jonathan" w:date="2021-07-29T17:35:00Z">
          <w:pPr/>
        </w:pPrChange>
      </w:pPr>
    </w:p>
    <w:p w14:paraId="47AAD8AD" w14:textId="77777777" w:rsidR="00B9133E" w:rsidRPr="00766A2E" w:rsidRDefault="00B9133E" w:rsidP="004C34CE">
      <w:pPr>
        <w:pPrChange w:id="59" w:author="Trebaol Jonathan" w:date="2021-07-29T17:35:00Z">
          <w:pPr/>
        </w:pPrChange>
      </w:pPr>
    </w:p>
    <w:p w14:paraId="00474D3A" w14:textId="77777777" w:rsidR="00B9133E" w:rsidRPr="00766A2E" w:rsidRDefault="00B9133E" w:rsidP="004C34CE">
      <w:pPr>
        <w:pPrChange w:id="60" w:author="Trebaol Jonathan" w:date="2021-07-29T17:35:00Z">
          <w:pPr/>
        </w:pPrChange>
      </w:pPr>
    </w:p>
    <w:p w14:paraId="4A6A5E85" w14:textId="77777777" w:rsidR="00B9133E" w:rsidRPr="00766A2E" w:rsidRDefault="00B9133E" w:rsidP="004C34CE">
      <w:pPr>
        <w:pPrChange w:id="61" w:author="Trebaol Jonathan" w:date="2021-07-29T17:35:00Z">
          <w:pPr/>
        </w:pPrChange>
      </w:pPr>
    </w:p>
    <w:p w14:paraId="6DB8F3D9" w14:textId="77777777" w:rsidR="00B9133E" w:rsidRPr="00766A2E" w:rsidRDefault="00B9133E" w:rsidP="004C34CE">
      <w:pPr>
        <w:pPrChange w:id="62" w:author="Trebaol Jonathan" w:date="2021-07-29T17:35:00Z">
          <w:pPr/>
        </w:pPrChange>
      </w:pPr>
    </w:p>
    <w:p w14:paraId="6B6FCAC2" w14:textId="77777777" w:rsidR="00B9133E" w:rsidRPr="00766A2E" w:rsidRDefault="00B9133E" w:rsidP="004C34CE">
      <w:pPr>
        <w:pPrChange w:id="63" w:author="Trebaol Jonathan" w:date="2021-07-29T17:35:00Z">
          <w:pPr/>
        </w:pPrChange>
      </w:pPr>
    </w:p>
    <w:p w14:paraId="3AC2694A" w14:textId="77777777" w:rsidR="00B9133E" w:rsidRPr="00766A2E" w:rsidRDefault="00B9133E" w:rsidP="004C34CE">
      <w:pPr>
        <w:pPrChange w:id="64" w:author="Trebaol Jonathan" w:date="2021-07-29T17:35:00Z">
          <w:pPr/>
        </w:pPrChange>
      </w:pPr>
    </w:p>
    <w:p w14:paraId="4F4E1C9D" w14:textId="77777777" w:rsidR="00B9133E" w:rsidRPr="00766A2E" w:rsidRDefault="00B9133E" w:rsidP="004C34CE">
      <w:pPr>
        <w:pPrChange w:id="65" w:author="Trebaol Jonathan" w:date="2021-07-29T17:35:00Z">
          <w:pPr/>
        </w:pPrChange>
      </w:pPr>
    </w:p>
    <w:p w14:paraId="02AC9FFC" w14:textId="77777777" w:rsidR="00B9133E" w:rsidRPr="00766A2E" w:rsidRDefault="00B9133E" w:rsidP="004C34CE">
      <w:pPr>
        <w:pPrChange w:id="66" w:author="Trebaol Jonathan" w:date="2021-07-29T17:35:00Z">
          <w:pPr/>
        </w:pPrChange>
      </w:pPr>
    </w:p>
    <w:p w14:paraId="33823E12" w14:textId="77777777" w:rsidR="00B9133E" w:rsidRPr="00766A2E" w:rsidRDefault="00B9133E" w:rsidP="004C34CE">
      <w:pPr>
        <w:pPrChange w:id="67" w:author="Trebaol Jonathan" w:date="2021-07-29T17:35:00Z">
          <w:pPr/>
        </w:pPrChange>
      </w:pPr>
    </w:p>
    <w:p w14:paraId="269402DF" w14:textId="77777777" w:rsidR="00855336" w:rsidRPr="00766A2E" w:rsidRDefault="00855336" w:rsidP="004C34CE">
      <w:pPr>
        <w:pPrChange w:id="68" w:author="Trebaol Jonathan" w:date="2021-07-29T17:35:00Z">
          <w:pPr/>
        </w:pPrChange>
      </w:pPr>
    </w:p>
    <w:p w14:paraId="173EF6B0" w14:textId="77777777" w:rsidR="00855336" w:rsidRPr="00766A2E" w:rsidRDefault="00855336" w:rsidP="004C34CE">
      <w:pPr>
        <w:pPrChange w:id="69" w:author="Trebaol Jonathan" w:date="2021-07-29T17:35:00Z">
          <w:pPr/>
        </w:pPrChange>
      </w:pPr>
    </w:p>
    <w:p w14:paraId="658A70F6" w14:textId="77777777" w:rsidR="00855336" w:rsidRPr="00766A2E" w:rsidRDefault="00855336" w:rsidP="004C34CE">
      <w:pPr>
        <w:pPrChange w:id="70" w:author="Trebaol Jonathan" w:date="2021-07-29T17:35:00Z">
          <w:pPr/>
        </w:pPrChange>
      </w:pPr>
    </w:p>
    <w:p w14:paraId="0B1C81F6" w14:textId="77777777" w:rsidR="00855336" w:rsidRPr="00A800D8" w:rsidRDefault="00855336" w:rsidP="004C34CE">
      <w:pPr>
        <w:pPrChange w:id="71" w:author="Trebaol Jonathan" w:date="2021-07-29T17:35:00Z">
          <w:pPr>
            <w:jc w:val="center"/>
            <w:outlineLvl w:val="0"/>
          </w:pPr>
        </w:pPrChange>
      </w:pPr>
      <w:bookmarkStart w:id="72" w:name="_Toc214247581"/>
      <w:bookmarkStart w:id="73" w:name="_Toc381025675"/>
      <w:bookmarkStart w:id="74" w:name="_Toc424820263"/>
      <w:bookmarkStart w:id="75" w:name="_Toc76555041"/>
      <w:bookmarkStart w:id="76" w:name="_Toc78470293"/>
      <w:r w:rsidRPr="00A800D8">
        <w:t>TABLE OF CONTENTS</w:t>
      </w:r>
      <w:bookmarkEnd w:id="72"/>
      <w:bookmarkEnd w:id="73"/>
      <w:bookmarkEnd w:id="74"/>
      <w:bookmarkEnd w:id="75"/>
      <w:bookmarkEnd w:id="76"/>
    </w:p>
    <w:p w14:paraId="4F4E722F" w14:textId="1FA95A15" w:rsidR="007809DF" w:rsidRDefault="005E533E" w:rsidP="004C34CE">
      <w:pPr>
        <w:rPr>
          <w:ins w:id="77" w:author="Trebaol Jonathan" w:date="2021-07-29T16:57:00Z"/>
          <w:rFonts w:asciiTheme="minorHAnsi" w:eastAsiaTheme="minorEastAsia" w:hAnsiTheme="minorHAnsi" w:cstheme="minorBidi"/>
          <w:noProof/>
          <w:sz w:val="22"/>
          <w:szCs w:val="22"/>
          <w:lang w:val="fr-FR" w:eastAsia="zh-CN"/>
        </w:rPr>
        <w:pPrChange w:id="78" w:author="Trebaol Jonathan" w:date="2021-07-29T17:35:00Z">
          <w:pPr/>
        </w:pPrChange>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ins w:id="79" w:author="Trebaol Jonathan" w:date="2021-07-29T16:57:00Z">
        <w:r w:rsidR="007809DF" w:rsidRPr="00B03A2C">
          <w:rPr>
            <w:rStyle w:val="Lienhypertexte"/>
            <w:noProof/>
          </w:rPr>
          <w:fldChar w:fldCharType="begin"/>
        </w:r>
        <w:r w:rsidR="007809DF" w:rsidRPr="00B03A2C">
          <w:rPr>
            <w:rStyle w:val="Lienhypertexte"/>
            <w:noProof/>
          </w:rPr>
          <w:instrText xml:space="preserve"> </w:instrText>
        </w:r>
        <w:r w:rsidR="007809DF">
          <w:rPr>
            <w:noProof/>
          </w:rPr>
          <w:instrText>HYPERLINK \l "_Toc78470288"</w:instrText>
        </w:r>
        <w:r w:rsidR="007809DF" w:rsidRPr="00B03A2C">
          <w:rPr>
            <w:rStyle w:val="Lienhypertexte"/>
            <w:noProof/>
          </w:rPr>
          <w:instrText xml:space="preserve"> </w:instrText>
        </w:r>
        <w:r w:rsidR="007809DF" w:rsidRPr="00B03A2C">
          <w:rPr>
            <w:rStyle w:val="Lienhypertexte"/>
            <w:noProof/>
          </w:rPr>
        </w:r>
        <w:r w:rsidR="007809DF" w:rsidRPr="00B03A2C">
          <w:rPr>
            <w:rStyle w:val="Lienhypertexte"/>
            <w:noProof/>
          </w:rPr>
          <w:fldChar w:fldCharType="separate"/>
        </w:r>
        <w:r w:rsidR="007809DF" w:rsidRPr="00B03A2C">
          <w:rPr>
            <w:rStyle w:val="Lienhypertexte"/>
            <w:rFonts w:cstheme="minorHAnsi"/>
            <w:noProof/>
          </w:rPr>
          <w:t>Technical Support DATA (EMEA)</w:t>
        </w:r>
        <w:r w:rsidR="007809DF">
          <w:rPr>
            <w:noProof/>
            <w:webHidden/>
          </w:rPr>
          <w:tab/>
        </w:r>
        <w:r w:rsidR="007809DF">
          <w:rPr>
            <w:noProof/>
            <w:webHidden/>
          </w:rPr>
          <w:fldChar w:fldCharType="begin"/>
        </w:r>
        <w:r w:rsidR="007809DF">
          <w:rPr>
            <w:noProof/>
            <w:webHidden/>
          </w:rPr>
          <w:instrText xml:space="preserve"> PAGEREF _Toc78470288 \h </w:instrText>
        </w:r>
        <w:r w:rsidR="007809DF">
          <w:rPr>
            <w:noProof/>
            <w:webHidden/>
          </w:rPr>
        </w:r>
      </w:ins>
      <w:r w:rsidR="007809DF">
        <w:rPr>
          <w:noProof/>
          <w:webHidden/>
        </w:rPr>
        <w:fldChar w:fldCharType="separate"/>
      </w:r>
      <w:ins w:id="80" w:author="Trebaol Jonathan" w:date="2021-07-29T16:57:00Z">
        <w:r w:rsidR="007809DF">
          <w:rPr>
            <w:noProof/>
            <w:webHidden/>
          </w:rPr>
          <w:t>1</w:t>
        </w:r>
        <w:r w:rsidR="007809DF">
          <w:rPr>
            <w:noProof/>
            <w:webHidden/>
          </w:rPr>
          <w:fldChar w:fldCharType="end"/>
        </w:r>
        <w:r w:rsidR="007809DF" w:rsidRPr="00B03A2C">
          <w:rPr>
            <w:rStyle w:val="Lienhypertexte"/>
            <w:noProof/>
          </w:rPr>
          <w:fldChar w:fldCharType="end"/>
        </w:r>
      </w:ins>
    </w:p>
    <w:p w14:paraId="0F7F58CF" w14:textId="135C2EBC" w:rsidR="007809DF" w:rsidRDefault="007809DF" w:rsidP="004C34CE">
      <w:pPr>
        <w:rPr>
          <w:ins w:id="81" w:author="Trebaol Jonathan" w:date="2021-07-29T16:57:00Z"/>
          <w:rFonts w:asciiTheme="minorHAnsi" w:eastAsiaTheme="minorEastAsia" w:hAnsiTheme="minorHAnsi" w:cstheme="minorBidi"/>
          <w:noProof/>
          <w:sz w:val="22"/>
          <w:szCs w:val="22"/>
          <w:lang w:val="fr-FR" w:eastAsia="zh-CN"/>
        </w:rPr>
        <w:pPrChange w:id="82" w:author="Trebaol Jonathan" w:date="2021-07-29T17:35:00Z">
          <w:pPr/>
        </w:pPrChange>
      </w:pPr>
      <w:ins w:id="83" w:author="Trebaol Jonathan" w:date="2021-07-29T16:57:00Z">
        <w:r w:rsidRPr="00B03A2C">
          <w:rPr>
            <w:rStyle w:val="Lienhypertexte"/>
            <w:noProof/>
          </w:rPr>
          <w:lastRenderedPageBreak/>
          <w:fldChar w:fldCharType="begin"/>
        </w:r>
        <w:r w:rsidRPr="00B03A2C">
          <w:rPr>
            <w:rStyle w:val="Lienhypertexte"/>
            <w:noProof/>
          </w:rPr>
          <w:instrText xml:space="preserve"> </w:instrText>
        </w:r>
        <w:r>
          <w:rPr>
            <w:noProof/>
          </w:rPr>
          <w:instrText>HYPERLINK \l "_Toc78470289"</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b/>
            <w:noProof/>
          </w:rPr>
          <w:t>System Functional and Design Specification</w:t>
        </w:r>
        <w:r>
          <w:rPr>
            <w:noProof/>
            <w:webHidden/>
          </w:rPr>
          <w:tab/>
        </w:r>
        <w:r>
          <w:rPr>
            <w:noProof/>
            <w:webHidden/>
          </w:rPr>
          <w:fldChar w:fldCharType="begin"/>
        </w:r>
        <w:r>
          <w:rPr>
            <w:noProof/>
            <w:webHidden/>
          </w:rPr>
          <w:instrText xml:space="preserve"> PAGEREF _Toc78470289 \h </w:instrText>
        </w:r>
        <w:r>
          <w:rPr>
            <w:noProof/>
            <w:webHidden/>
          </w:rPr>
        </w:r>
      </w:ins>
      <w:r>
        <w:rPr>
          <w:noProof/>
          <w:webHidden/>
        </w:rPr>
        <w:fldChar w:fldCharType="separate"/>
      </w:r>
      <w:ins w:id="84" w:author="Trebaol Jonathan" w:date="2021-07-29T16:57:00Z">
        <w:r>
          <w:rPr>
            <w:noProof/>
            <w:webHidden/>
          </w:rPr>
          <w:t>1</w:t>
        </w:r>
        <w:r>
          <w:rPr>
            <w:noProof/>
            <w:webHidden/>
          </w:rPr>
          <w:fldChar w:fldCharType="end"/>
        </w:r>
        <w:r w:rsidRPr="00B03A2C">
          <w:rPr>
            <w:rStyle w:val="Lienhypertexte"/>
            <w:noProof/>
          </w:rPr>
          <w:fldChar w:fldCharType="end"/>
        </w:r>
      </w:ins>
    </w:p>
    <w:p w14:paraId="237EA79C" w14:textId="55838067" w:rsidR="007809DF" w:rsidRDefault="007809DF" w:rsidP="004C34CE">
      <w:pPr>
        <w:rPr>
          <w:ins w:id="85" w:author="Trebaol Jonathan" w:date="2021-07-29T16:57:00Z"/>
          <w:rFonts w:asciiTheme="minorHAnsi" w:eastAsiaTheme="minorEastAsia" w:hAnsiTheme="minorHAnsi" w:cstheme="minorBidi"/>
          <w:noProof/>
          <w:sz w:val="22"/>
          <w:szCs w:val="22"/>
          <w:lang w:val="fr-FR" w:eastAsia="zh-CN"/>
        </w:rPr>
        <w:pPrChange w:id="86" w:author="Trebaol Jonathan" w:date="2021-07-29T17:35:00Z">
          <w:pPr/>
        </w:pPrChange>
      </w:pPr>
      <w:ins w:id="8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"_Toc78470290"</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b/>
            <w:noProof/>
          </w:rPr>
          <w:t>Preventive Maintenance</w:t>
        </w:r>
        <w:r>
          <w:rPr>
            <w:noProof/>
            <w:webHidden/>
          </w:rPr>
          <w:tab/>
        </w:r>
        <w:r>
          <w:rPr>
            <w:noProof/>
            <w:webHidden/>
          </w:rPr>
          <w:fldChar w:fldCharType="begin"/>
        </w:r>
        <w:r>
          <w:rPr>
            <w:noProof/>
            <w:webHidden/>
          </w:rPr>
          <w:instrText xml:space="preserve"> PAGEREF _Toc78470290 \h </w:instrText>
        </w:r>
        <w:r>
          <w:rPr>
            <w:noProof/>
            <w:webHidden/>
          </w:rPr>
        </w:r>
      </w:ins>
      <w:r>
        <w:rPr>
          <w:noProof/>
          <w:webHidden/>
        </w:rPr>
        <w:fldChar w:fldCharType="separate"/>
      </w:r>
      <w:ins w:id="88" w:author="Trebaol Jonathan" w:date="2021-07-29T16:57:00Z">
        <w:r>
          <w:rPr>
            <w:noProof/>
            <w:webHidden/>
          </w:rPr>
          <w:t>1</w:t>
        </w:r>
        <w:r>
          <w:rPr>
            <w:noProof/>
            <w:webHidden/>
          </w:rPr>
          <w:fldChar w:fldCharType="end"/>
        </w:r>
        <w:r w:rsidRPr="00B03A2C">
          <w:rPr>
            <w:rStyle w:val="Lienhypertexte"/>
            <w:noProof/>
          </w:rPr>
          <w:fldChar w:fldCharType="end"/>
        </w:r>
      </w:ins>
    </w:p>
    <w:p w14:paraId="4CF0DE2B" w14:textId="08DDCFBD" w:rsidR="007809DF" w:rsidRDefault="007809DF" w:rsidP="004C34CE">
      <w:pPr>
        <w:rPr>
          <w:ins w:id="89" w:author="Trebaol Jonathan" w:date="2021-07-29T16:57:00Z"/>
          <w:rFonts w:asciiTheme="minorHAnsi" w:eastAsiaTheme="minorEastAsia" w:hAnsiTheme="minorHAnsi" w:cstheme="minorBidi"/>
          <w:noProof/>
          <w:sz w:val="22"/>
          <w:szCs w:val="22"/>
          <w:lang w:val="fr-FR" w:eastAsia="zh-CN"/>
        </w:rPr>
        <w:pPrChange w:id="90" w:author="Trebaol Jonathan" w:date="2021-07-29T17:35:00Z">
          <w:pPr/>
        </w:pPrChange>
      </w:pPr>
      <w:ins w:id="9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"_Toc78470291"</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Author(s): Raphael Voyer, Jonathan Trebaol</w:t>
        </w:r>
        <w:r>
          <w:rPr>
            <w:noProof/>
            <w:webHidden/>
          </w:rPr>
          <w:tab/>
        </w:r>
        <w:r>
          <w:rPr>
            <w:noProof/>
            <w:webHidden/>
          </w:rPr>
          <w:fldChar w:fldCharType="begin"/>
        </w:r>
        <w:r>
          <w:rPr>
            <w:noProof/>
            <w:webHidden/>
          </w:rPr>
          <w:instrText xml:space="preserve"> PAGEREF _Toc78470291 \h </w:instrText>
        </w:r>
        <w:r>
          <w:rPr>
            <w:noProof/>
            <w:webHidden/>
          </w:rPr>
        </w:r>
      </w:ins>
      <w:r>
        <w:rPr>
          <w:noProof/>
          <w:webHidden/>
        </w:rPr>
        <w:fldChar w:fldCharType="separate"/>
      </w:r>
      <w:ins w:id="92" w:author="Trebaol Jonathan" w:date="2021-07-29T16:57:00Z">
        <w:r>
          <w:rPr>
            <w:noProof/>
            <w:webHidden/>
          </w:rPr>
          <w:t>1</w:t>
        </w:r>
        <w:r>
          <w:rPr>
            <w:noProof/>
            <w:webHidden/>
          </w:rPr>
          <w:fldChar w:fldCharType="end"/>
        </w:r>
        <w:r w:rsidRPr="00B03A2C">
          <w:rPr>
            <w:rStyle w:val="Lienhypertexte"/>
            <w:noProof/>
          </w:rPr>
          <w:fldChar w:fldCharType="end"/>
        </w:r>
      </w:ins>
    </w:p>
    <w:p w14:paraId="4F87F0EF" w14:textId="5FBCE0E3" w:rsidR="007809DF" w:rsidRDefault="007809DF" w:rsidP="004C34CE">
      <w:pPr>
        <w:rPr>
          <w:ins w:id="93" w:author="Trebaol Jonathan" w:date="2021-07-29T16:57:00Z"/>
          <w:rFonts w:asciiTheme="minorHAnsi" w:eastAsiaTheme="minorEastAsia" w:hAnsiTheme="minorHAnsi" w:cstheme="minorBidi"/>
          <w:noProof/>
          <w:sz w:val="22"/>
          <w:szCs w:val="22"/>
          <w:lang w:val="fr-FR" w:eastAsia="zh-CN"/>
        </w:rPr>
        <w:pPrChange w:id="94" w:author="Trebaol Jonathan" w:date="2021-07-29T17:35:00Z">
          <w:pPr/>
        </w:pPrChange>
      </w:pPr>
      <w:ins w:id="9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"_Toc78470292"</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b/>
            <w:noProof/>
          </w:rPr>
          <w:t xml:space="preserve">Copyright </w:t>
        </w:r>
        <w:r w:rsidRPr="00B03A2C">
          <w:rPr>
            <w:rStyle w:val="Lienhypertexte"/>
            <w:rFonts w:cstheme="minorHAnsi"/>
            <w:b/>
            <w:noProof/>
          </w:rPr>
          <w:sym w:font="Symbol" w:char="F0D3"/>
        </w:r>
        <w:r w:rsidRPr="00B03A2C">
          <w:rPr>
            <w:rStyle w:val="Lienhypertexte"/>
            <w:rFonts w:cstheme="minorHAnsi"/>
            <w:b/>
            <w:noProof/>
          </w:rPr>
          <w:t xml:space="preserve"> 1995-2016   Alcatel-Lucent, Incorporated</w:t>
        </w:r>
        <w:r>
          <w:rPr>
            <w:noProof/>
            <w:webHidden/>
          </w:rPr>
          <w:tab/>
        </w:r>
        <w:r>
          <w:rPr>
            <w:noProof/>
            <w:webHidden/>
          </w:rPr>
          <w:fldChar w:fldCharType="begin"/>
        </w:r>
        <w:r>
          <w:rPr>
            <w:noProof/>
            <w:webHidden/>
          </w:rPr>
          <w:instrText xml:space="preserve"> PAGEREF _Toc78470292 \h </w:instrText>
        </w:r>
        <w:r>
          <w:rPr>
            <w:noProof/>
            <w:webHidden/>
          </w:rPr>
        </w:r>
      </w:ins>
      <w:r>
        <w:rPr>
          <w:noProof/>
          <w:webHidden/>
        </w:rPr>
        <w:fldChar w:fldCharType="separate"/>
      </w:r>
      <w:ins w:id="96" w:author="Trebaol Jonathan" w:date="2021-07-29T16:57:00Z">
        <w:r>
          <w:rPr>
            <w:noProof/>
            <w:webHidden/>
          </w:rPr>
          <w:t>1</w:t>
        </w:r>
        <w:r>
          <w:rPr>
            <w:noProof/>
            <w:webHidden/>
          </w:rPr>
          <w:fldChar w:fldCharType="end"/>
        </w:r>
        <w:r w:rsidRPr="00B03A2C">
          <w:rPr>
            <w:rStyle w:val="Lienhypertexte"/>
            <w:noProof/>
          </w:rPr>
          <w:fldChar w:fldCharType="end"/>
        </w:r>
      </w:ins>
    </w:p>
    <w:p w14:paraId="2D32EE72" w14:textId="713C8B14" w:rsidR="007809DF" w:rsidRDefault="007809DF" w:rsidP="004C34CE">
      <w:pPr>
        <w:rPr>
          <w:ins w:id="97" w:author="Trebaol Jonathan" w:date="2021-07-29T16:57:00Z"/>
          <w:rFonts w:asciiTheme="minorHAnsi" w:eastAsiaTheme="minorEastAsia" w:hAnsiTheme="minorHAnsi" w:cstheme="minorBidi"/>
          <w:noProof/>
          <w:sz w:val="22"/>
          <w:szCs w:val="22"/>
          <w:lang w:val="fr-FR" w:eastAsia="zh-CN"/>
        </w:rPr>
        <w:pPrChange w:id="98" w:author="Trebaol Jonathan" w:date="2021-07-29T17:35:00Z">
          <w:pPr/>
        </w:pPrChange>
      </w:pPr>
      <w:ins w:id="9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"_Toc78470293"</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b/>
            <w:noProof/>
          </w:rPr>
          <w:t>TABLE OF CONTENTS</w:t>
        </w:r>
        <w:r>
          <w:rPr>
            <w:noProof/>
            <w:webHidden/>
          </w:rPr>
          <w:tab/>
        </w:r>
        <w:r>
          <w:rPr>
            <w:noProof/>
            <w:webHidden/>
          </w:rPr>
          <w:fldChar w:fldCharType="begin"/>
        </w:r>
        <w:r>
          <w:rPr>
            <w:noProof/>
            <w:webHidden/>
          </w:rPr>
          <w:instrText xml:space="preserve"> PAGEREF _Toc78470293 \h </w:instrText>
        </w:r>
        <w:r>
          <w:rPr>
            <w:noProof/>
            <w:webHidden/>
          </w:rPr>
        </w:r>
      </w:ins>
      <w:r>
        <w:rPr>
          <w:noProof/>
          <w:webHidden/>
        </w:rPr>
        <w:fldChar w:fldCharType="separate"/>
      </w:r>
      <w:ins w:id="100" w:author="Trebaol Jonathan" w:date="2021-07-29T16:57:00Z">
        <w:r>
          <w:rPr>
            <w:noProof/>
            <w:webHidden/>
          </w:rPr>
          <w:t>2</w:t>
        </w:r>
        <w:r>
          <w:rPr>
            <w:noProof/>
            <w:webHidden/>
          </w:rPr>
          <w:fldChar w:fldCharType="end"/>
        </w:r>
        <w:r w:rsidRPr="00B03A2C">
          <w:rPr>
            <w:rStyle w:val="Lienhypertexte"/>
            <w:noProof/>
          </w:rPr>
          <w:fldChar w:fldCharType="end"/>
        </w:r>
      </w:ins>
    </w:p>
    <w:p w14:paraId="15F25B4A" w14:textId="35823246" w:rsidR="007809DF" w:rsidRDefault="007809DF" w:rsidP="004C34CE">
      <w:pPr>
        <w:rPr>
          <w:ins w:id="101" w:author="Trebaol Jonathan" w:date="2021-07-29T16:57:00Z"/>
          <w:rFonts w:asciiTheme="minorHAnsi" w:eastAsiaTheme="minorEastAsia" w:hAnsiTheme="minorHAnsi" w:cstheme="minorBidi"/>
          <w:noProof/>
          <w:sz w:val="22"/>
          <w:szCs w:val="22"/>
          <w:lang w:val="fr-FR" w:eastAsia="zh-CN"/>
        </w:rPr>
        <w:pPrChange w:id="102" w:author="Trebaol Jonathan" w:date="2021-07-29T17:35:00Z">
          <w:pPr/>
        </w:pPrChange>
      </w:pPr>
      <w:ins w:id="10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"_Toc78470294"</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b/>
            <w:noProof/>
          </w:rPr>
          <w:t>REVISION HISTORY</w:t>
        </w:r>
        <w:r>
          <w:rPr>
            <w:noProof/>
            <w:webHidden/>
          </w:rPr>
          <w:tab/>
        </w:r>
        <w:r>
          <w:rPr>
            <w:noProof/>
            <w:webHidden/>
          </w:rPr>
          <w:fldChar w:fldCharType="begin"/>
        </w:r>
        <w:r>
          <w:rPr>
            <w:noProof/>
            <w:webHidden/>
          </w:rPr>
          <w:instrText xml:space="preserve"> PAGEREF _Toc78470294 \h </w:instrText>
        </w:r>
        <w:r>
          <w:rPr>
            <w:noProof/>
            <w:webHidden/>
          </w:rPr>
        </w:r>
      </w:ins>
      <w:r>
        <w:rPr>
          <w:noProof/>
          <w:webHidden/>
        </w:rPr>
        <w:fldChar w:fldCharType="separate"/>
      </w:r>
      <w:ins w:id="104" w:author="Trebaol Jonathan" w:date="2021-07-29T16:57:00Z">
        <w:r>
          <w:rPr>
            <w:noProof/>
            <w:webHidden/>
          </w:rPr>
          <w:t>3</w:t>
        </w:r>
        <w:r>
          <w:rPr>
            <w:noProof/>
            <w:webHidden/>
          </w:rPr>
          <w:fldChar w:fldCharType="end"/>
        </w:r>
        <w:r w:rsidRPr="00B03A2C">
          <w:rPr>
            <w:rStyle w:val="Lienhypertexte"/>
            <w:noProof/>
          </w:rPr>
          <w:fldChar w:fldCharType="end"/>
        </w:r>
      </w:ins>
    </w:p>
    <w:p w14:paraId="0DA4F17D" w14:textId="0BCDF3B1" w:rsidR="007809DF" w:rsidRDefault="007809DF" w:rsidP="004C34CE">
      <w:pPr>
        <w:rPr>
          <w:ins w:id="105" w:author="Trebaol Jonathan" w:date="2021-07-29T16:57:00Z"/>
          <w:rFonts w:asciiTheme="minorHAnsi" w:eastAsiaTheme="minorEastAsia" w:hAnsiTheme="minorHAnsi" w:cstheme="minorBidi"/>
          <w:noProof/>
          <w:sz w:val="22"/>
          <w:szCs w:val="22"/>
          <w:lang w:val="fr-FR" w:eastAsia="zh-CN"/>
        </w:rPr>
        <w:pPrChange w:id="106" w:author="Trebaol Jonathan" w:date="2021-07-29T17:35:00Z">
          <w:pPr/>
        </w:pPrChange>
      </w:pPr>
      <w:ins w:id="10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"_Toc78470295"</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INTRODUCTION</w:t>
        </w:r>
        <w:r>
          <w:rPr>
            <w:noProof/>
            <w:webHidden/>
          </w:rPr>
          <w:tab/>
        </w:r>
        <w:r>
          <w:rPr>
            <w:noProof/>
            <w:webHidden/>
          </w:rPr>
          <w:fldChar w:fldCharType="begin"/>
        </w:r>
        <w:r>
          <w:rPr>
            <w:noProof/>
            <w:webHidden/>
          </w:rPr>
          <w:instrText xml:space="preserve"> PAGEREF _Toc78470295 \h </w:instrText>
        </w:r>
        <w:r>
          <w:rPr>
            <w:noProof/>
            <w:webHidden/>
          </w:rPr>
        </w:r>
      </w:ins>
      <w:r>
        <w:rPr>
          <w:noProof/>
          <w:webHidden/>
        </w:rPr>
        <w:fldChar w:fldCharType="separate"/>
      </w:r>
      <w:ins w:id="108" w:author="Trebaol Jonathan" w:date="2021-07-29T16:57:00Z">
        <w:r>
          <w:rPr>
            <w:noProof/>
            <w:webHidden/>
          </w:rPr>
          <w:t>4</w:t>
        </w:r>
        <w:r>
          <w:rPr>
            <w:noProof/>
            <w:webHidden/>
          </w:rPr>
          <w:fldChar w:fldCharType="end"/>
        </w:r>
        <w:r w:rsidRPr="00B03A2C">
          <w:rPr>
            <w:rStyle w:val="Lienhypertexte"/>
            <w:noProof/>
          </w:rPr>
          <w:fldChar w:fldCharType="end"/>
        </w:r>
      </w:ins>
    </w:p>
    <w:p w14:paraId="0BD10674" w14:textId="19DD1CAA" w:rsidR="007809DF" w:rsidRDefault="007809DF" w:rsidP="004C34CE">
      <w:pPr>
        <w:rPr>
          <w:ins w:id="109" w:author="Trebaol Jonathan" w:date="2021-07-29T16:57:00Z"/>
          <w:rFonts w:asciiTheme="minorHAnsi" w:eastAsiaTheme="minorEastAsia" w:hAnsiTheme="minorHAnsi" w:cstheme="minorBidi"/>
          <w:noProof/>
          <w:sz w:val="22"/>
          <w:szCs w:val="22"/>
          <w:lang w:val="fr-FR" w:eastAsia="zh-CN"/>
        </w:rPr>
        <w:pPrChange w:id="110" w:author="Trebaol Jonathan" w:date="2021-07-29T17:35:00Z">
          <w:pPr/>
        </w:pPrChange>
      </w:pPr>
      <w:ins w:id="11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"_Toc78470296"</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1.1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Purpose</w:t>
        </w:r>
        <w:r>
          <w:rPr>
            <w:noProof/>
            <w:webHidden/>
          </w:rPr>
          <w:tab/>
        </w:r>
        <w:r>
          <w:rPr>
            <w:noProof/>
            <w:webHidden/>
          </w:rPr>
          <w:fldChar w:fldCharType="begin"/>
        </w:r>
        <w:r>
          <w:rPr>
            <w:noProof/>
            <w:webHidden/>
          </w:rPr>
          <w:instrText xml:space="preserve"> PAGEREF _Toc78470296 \h </w:instrText>
        </w:r>
        <w:r>
          <w:rPr>
            <w:noProof/>
            <w:webHidden/>
          </w:rPr>
        </w:r>
      </w:ins>
      <w:r>
        <w:rPr>
          <w:noProof/>
          <w:webHidden/>
        </w:rPr>
        <w:fldChar w:fldCharType="separate"/>
      </w:r>
      <w:ins w:id="112" w:author="Trebaol Jonathan" w:date="2021-07-29T16:57:00Z">
        <w:r>
          <w:rPr>
            <w:noProof/>
            <w:webHidden/>
          </w:rPr>
          <w:t>4</w:t>
        </w:r>
        <w:r>
          <w:rPr>
            <w:noProof/>
            <w:webHidden/>
          </w:rPr>
          <w:fldChar w:fldCharType="end"/>
        </w:r>
        <w:r w:rsidRPr="00B03A2C">
          <w:rPr>
            <w:rStyle w:val="Lienhypertexte"/>
            <w:noProof/>
          </w:rPr>
          <w:fldChar w:fldCharType="end"/>
        </w:r>
      </w:ins>
    </w:p>
    <w:p w14:paraId="6CF152E6" w14:textId="4C15E44D" w:rsidR="007809DF" w:rsidRDefault="007809DF" w:rsidP="004C34CE">
      <w:pPr>
        <w:rPr>
          <w:ins w:id="113" w:author="Trebaol Jonathan" w:date="2021-07-29T16:57:00Z"/>
          <w:rFonts w:asciiTheme="minorHAnsi" w:eastAsiaTheme="minorEastAsia" w:hAnsiTheme="minorHAnsi" w:cstheme="minorBidi"/>
          <w:noProof/>
          <w:sz w:val="22"/>
          <w:szCs w:val="22"/>
          <w:lang w:val="fr-FR" w:eastAsia="zh-CN"/>
        </w:rPr>
        <w:pPrChange w:id="114" w:author="Trebaol Jonathan" w:date="2021-07-29T17:35:00Z">
          <w:pPr/>
        </w:pPrChange>
      </w:pPr>
      <w:ins w:id="11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"_Toc78470297"</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1.2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Scope</w:t>
        </w:r>
        <w:r>
          <w:rPr>
            <w:noProof/>
            <w:webHidden/>
          </w:rPr>
          <w:tab/>
        </w:r>
        <w:r>
          <w:rPr>
            <w:noProof/>
            <w:webHidden/>
          </w:rPr>
          <w:fldChar w:fldCharType="begin"/>
        </w:r>
        <w:r>
          <w:rPr>
            <w:noProof/>
            <w:webHidden/>
          </w:rPr>
          <w:instrText xml:space="preserve"> PAGEREF _Toc78470297 \h </w:instrText>
        </w:r>
        <w:r>
          <w:rPr>
            <w:noProof/>
            <w:webHidden/>
          </w:rPr>
        </w:r>
      </w:ins>
      <w:r>
        <w:rPr>
          <w:noProof/>
          <w:webHidden/>
        </w:rPr>
        <w:fldChar w:fldCharType="separate"/>
      </w:r>
      <w:ins w:id="116" w:author="Trebaol Jonathan" w:date="2021-07-29T16:57:00Z">
        <w:r>
          <w:rPr>
            <w:noProof/>
            <w:webHidden/>
          </w:rPr>
          <w:t>4</w:t>
        </w:r>
        <w:r>
          <w:rPr>
            <w:noProof/>
            <w:webHidden/>
          </w:rPr>
          <w:fldChar w:fldCharType="end"/>
        </w:r>
        <w:r w:rsidRPr="00B03A2C">
          <w:rPr>
            <w:rStyle w:val="Lienhypertexte"/>
            <w:noProof/>
          </w:rPr>
          <w:fldChar w:fldCharType="end"/>
        </w:r>
      </w:ins>
    </w:p>
    <w:p w14:paraId="01063BB1" w14:textId="6201D0C5" w:rsidR="007809DF" w:rsidRDefault="007809DF" w:rsidP="004C34CE">
      <w:pPr>
        <w:rPr>
          <w:ins w:id="117" w:author="Trebaol Jonathan" w:date="2021-07-29T16:57:00Z"/>
          <w:rFonts w:asciiTheme="minorHAnsi" w:eastAsiaTheme="minorEastAsia" w:hAnsiTheme="minorHAnsi" w:cstheme="minorBidi"/>
          <w:noProof/>
          <w:sz w:val="22"/>
          <w:szCs w:val="22"/>
          <w:lang w:val="fr-FR" w:eastAsia="zh-CN"/>
        </w:rPr>
        <w:pPrChange w:id="118" w:author="Trebaol Jonathan" w:date="2021-07-29T17:35:00Z">
          <w:pPr/>
        </w:pPrChange>
      </w:pPr>
      <w:ins w:id="11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"_Toc78470298"</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1.3</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Intended Audience</w:t>
        </w:r>
        <w:r>
          <w:rPr>
            <w:noProof/>
            <w:webHidden/>
          </w:rPr>
          <w:tab/>
        </w:r>
        <w:r>
          <w:rPr>
            <w:noProof/>
            <w:webHidden/>
          </w:rPr>
          <w:fldChar w:fldCharType="begin"/>
        </w:r>
        <w:r>
          <w:rPr>
            <w:noProof/>
            <w:webHidden/>
          </w:rPr>
          <w:instrText xml:space="preserve"> PAGEREF _Toc78470298 \h </w:instrText>
        </w:r>
        <w:r>
          <w:rPr>
            <w:noProof/>
            <w:webHidden/>
          </w:rPr>
        </w:r>
      </w:ins>
      <w:r>
        <w:rPr>
          <w:noProof/>
          <w:webHidden/>
        </w:rPr>
        <w:fldChar w:fldCharType="separate"/>
      </w:r>
      <w:ins w:id="120" w:author="Trebaol Jonathan" w:date="2021-07-29T16:57:00Z">
        <w:r>
          <w:rPr>
            <w:noProof/>
            <w:webHidden/>
          </w:rPr>
          <w:t>4</w:t>
        </w:r>
        <w:r>
          <w:rPr>
            <w:noProof/>
            <w:webHidden/>
          </w:rPr>
          <w:fldChar w:fldCharType="end"/>
        </w:r>
        <w:r w:rsidRPr="00B03A2C">
          <w:rPr>
            <w:rStyle w:val="Lienhypertexte"/>
            <w:noProof/>
          </w:rPr>
          <w:fldChar w:fldCharType="end"/>
        </w:r>
      </w:ins>
    </w:p>
    <w:p w14:paraId="672CABC6" w14:textId="13D2F8AE" w:rsidR="007809DF" w:rsidRDefault="007809DF" w:rsidP="004C34CE">
      <w:pPr>
        <w:rPr>
          <w:ins w:id="121" w:author="Trebaol Jonathan" w:date="2021-07-29T16:57:00Z"/>
          <w:rFonts w:asciiTheme="minorHAnsi" w:eastAsiaTheme="minorEastAsia" w:hAnsiTheme="minorHAnsi" w:cstheme="minorBidi"/>
          <w:noProof/>
          <w:sz w:val="22"/>
          <w:szCs w:val="22"/>
          <w:lang w:val="fr-FR" w:eastAsia="zh-CN"/>
        </w:rPr>
        <w:pPrChange w:id="122" w:author="Trebaol Jonathan" w:date="2021-07-29T17:35:00Z">
          <w:pPr/>
        </w:pPrChange>
      </w:pPr>
      <w:ins w:id="12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"_Toc78470299"</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FUNCTIONAL DESCRIPTION</w:t>
        </w:r>
        <w:r>
          <w:rPr>
            <w:noProof/>
            <w:webHidden/>
          </w:rPr>
          <w:tab/>
        </w:r>
        <w:r>
          <w:rPr>
            <w:noProof/>
            <w:webHidden/>
          </w:rPr>
          <w:fldChar w:fldCharType="begin"/>
        </w:r>
        <w:r>
          <w:rPr>
            <w:noProof/>
            <w:webHidden/>
          </w:rPr>
          <w:instrText xml:space="preserve"> PAGEREF _Toc78470299 \h </w:instrText>
        </w:r>
        <w:r>
          <w:rPr>
            <w:noProof/>
            <w:webHidden/>
          </w:rPr>
        </w:r>
      </w:ins>
      <w:r>
        <w:rPr>
          <w:noProof/>
          <w:webHidden/>
        </w:rPr>
        <w:fldChar w:fldCharType="separate"/>
      </w:r>
      <w:ins w:id="124" w:author="Trebaol Jonathan" w:date="2021-07-29T16:57:00Z">
        <w:r>
          <w:rPr>
            <w:noProof/>
            <w:webHidden/>
          </w:rPr>
          <w:t>5</w:t>
        </w:r>
        <w:r>
          <w:rPr>
            <w:noProof/>
            <w:webHidden/>
          </w:rPr>
          <w:fldChar w:fldCharType="end"/>
        </w:r>
        <w:r w:rsidRPr="00B03A2C">
          <w:rPr>
            <w:rStyle w:val="Lienhypertexte"/>
            <w:noProof/>
          </w:rPr>
          <w:fldChar w:fldCharType="end"/>
        </w:r>
      </w:ins>
    </w:p>
    <w:p w14:paraId="37C6A6CB" w14:textId="33888BA9" w:rsidR="007809DF" w:rsidRDefault="007809DF" w:rsidP="004C34CE">
      <w:pPr>
        <w:rPr>
          <w:ins w:id="125" w:author="Trebaol Jonathan" w:date="2021-07-29T16:57:00Z"/>
          <w:rFonts w:asciiTheme="minorHAnsi" w:eastAsiaTheme="minorEastAsia" w:hAnsiTheme="minorHAnsi" w:cstheme="minorBidi"/>
          <w:noProof/>
          <w:sz w:val="22"/>
          <w:szCs w:val="22"/>
          <w:lang w:val="fr-FR" w:eastAsia="zh-CN"/>
        </w:rPr>
        <w:pPrChange w:id="126" w:author="Trebaol Jonathan" w:date="2021-07-29T17:35:00Z">
          <w:pPr/>
        </w:pPrChange>
      </w:pPr>
      <w:ins w:id="12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"_Toc78470300"</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Basic Overview</w:t>
        </w:r>
        <w:r>
          <w:rPr>
            <w:noProof/>
            <w:webHidden/>
          </w:rPr>
          <w:tab/>
        </w:r>
        <w:r>
          <w:rPr>
            <w:noProof/>
            <w:webHidden/>
          </w:rPr>
          <w:fldChar w:fldCharType="begin"/>
        </w:r>
        <w:r>
          <w:rPr>
            <w:noProof/>
            <w:webHidden/>
          </w:rPr>
          <w:instrText xml:space="preserve"> PAGEREF _Toc78470300 \h </w:instrText>
        </w:r>
        <w:r>
          <w:rPr>
            <w:noProof/>
            <w:webHidden/>
          </w:rPr>
        </w:r>
      </w:ins>
      <w:r>
        <w:rPr>
          <w:noProof/>
          <w:webHidden/>
        </w:rPr>
        <w:fldChar w:fldCharType="separate"/>
      </w:r>
      <w:ins w:id="128" w:author="Trebaol Jonathan" w:date="2021-07-29T16:57:00Z">
        <w:r>
          <w:rPr>
            <w:noProof/>
            <w:webHidden/>
          </w:rPr>
          <w:t>5</w:t>
        </w:r>
        <w:r>
          <w:rPr>
            <w:noProof/>
            <w:webHidden/>
          </w:rPr>
          <w:fldChar w:fldCharType="end"/>
        </w:r>
        <w:r w:rsidRPr="00B03A2C">
          <w:rPr>
            <w:rStyle w:val="Lienhypertexte"/>
            <w:noProof/>
          </w:rPr>
          <w:fldChar w:fldCharType="end"/>
        </w:r>
      </w:ins>
    </w:p>
    <w:p w14:paraId="5AF99336" w14:textId="69AC8198" w:rsidR="007809DF" w:rsidRDefault="007809DF" w:rsidP="004C34CE">
      <w:pPr>
        <w:rPr>
          <w:ins w:id="129" w:author="Trebaol Jonathan" w:date="2021-07-29T16:57:00Z"/>
          <w:rFonts w:asciiTheme="minorHAnsi" w:eastAsiaTheme="minorEastAsia" w:hAnsiTheme="minorHAnsi" w:cstheme="minorBidi"/>
          <w:noProof/>
          <w:sz w:val="22"/>
          <w:szCs w:val="22"/>
          <w:lang w:val="fr-FR" w:eastAsia="zh-CN"/>
        </w:rPr>
        <w:pPrChange w:id="130" w:author="Trebaol Jonathan" w:date="2021-07-29T17:35:00Z">
          <w:pPr/>
        </w:pPrChange>
      </w:pPr>
      <w:ins w:id="13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"_Toc78470301"</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Platform Supported</w:t>
        </w:r>
        <w:r>
          <w:rPr>
            <w:noProof/>
            <w:webHidden/>
          </w:rPr>
          <w:tab/>
        </w:r>
        <w:r>
          <w:rPr>
            <w:noProof/>
            <w:webHidden/>
          </w:rPr>
          <w:fldChar w:fldCharType="begin"/>
        </w:r>
        <w:r>
          <w:rPr>
            <w:noProof/>
            <w:webHidden/>
          </w:rPr>
          <w:instrText xml:space="preserve"> PAGEREF _Toc78470301 \h </w:instrText>
        </w:r>
        <w:r>
          <w:rPr>
            <w:noProof/>
            <w:webHidden/>
          </w:rPr>
        </w:r>
      </w:ins>
      <w:r>
        <w:rPr>
          <w:noProof/>
          <w:webHidden/>
        </w:rPr>
        <w:fldChar w:fldCharType="separate"/>
      </w:r>
      <w:ins w:id="132" w:author="Trebaol Jonathan" w:date="2021-07-29T16:57:00Z">
        <w:r>
          <w:rPr>
            <w:noProof/>
            <w:webHidden/>
          </w:rPr>
          <w:t>8</w:t>
        </w:r>
        <w:r>
          <w:rPr>
            <w:noProof/>
            <w:webHidden/>
          </w:rPr>
          <w:fldChar w:fldCharType="end"/>
        </w:r>
        <w:r w:rsidRPr="00B03A2C">
          <w:rPr>
            <w:rStyle w:val="Lienhypertexte"/>
            <w:noProof/>
          </w:rPr>
          <w:fldChar w:fldCharType="end"/>
        </w:r>
      </w:ins>
    </w:p>
    <w:p w14:paraId="339153D0" w14:textId="0331029E" w:rsidR="007809DF" w:rsidRDefault="007809DF" w:rsidP="004C34CE">
      <w:pPr>
        <w:rPr>
          <w:ins w:id="133" w:author="Trebaol Jonathan" w:date="2021-07-29T16:57:00Z"/>
          <w:rFonts w:asciiTheme="minorHAnsi" w:eastAsiaTheme="minorEastAsia" w:hAnsiTheme="minorHAnsi" w:cstheme="minorBidi"/>
          <w:noProof/>
          <w:sz w:val="22"/>
          <w:szCs w:val="22"/>
          <w:lang w:val="fr-FR" w:eastAsia="zh-CN"/>
        </w:rPr>
        <w:pPrChange w:id="134" w:author="Trebaol Jonathan" w:date="2021-07-29T17:35:00Z">
          <w:pPr/>
        </w:pPrChange>
      </w:pPr>
      <w:ins w:id="13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"_Toc78470302"</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2.3</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Prerequisites</w:t>
        </w:r>
        <w:r>
          <w:rPr>
            <w:noProof/>
            <w:webHidden/>
          </w:rPr>
          <w:tab/>
        </w:r>
        <w:r>
          <w:rPr>
            <w:noProof/>
            <w:webHidden/>
          </w:rPr>
          <w:fldChar w:fldCharType="begin"/>
        </w:r>
        <w:r>
          <w:rPr>
            <w:noProof/>
            <w:webHidden/>
          </w:rPr>
          <w:instrText xml:space="preserve"> PAGEREF _Toc78470302 \h </w:instrText>
        </w:r>
        <w:r>
          <w:rPr>
            <w:noProof/>
            <w:webHidden/>
          </w:rPr>
        </w:r>
      </w:ins>
      <w:r>
        <w:rPr>
          <w:noProof/>
          <w:webHidden/>
        </w:rPr>
        <w:fldChar w:fldCharType="separate"/>
      </w:r>
      <w:ins w:id="136" w:author="Trebaol Jonathan" w:date="2021-07-29T16:57:00Z">
        <w:r>
          <w:rPr>
            <w:noProof/>
            <w:webHidden/>
          </w:rPr>
          <w:t>8</w:t>
        </w:r>
        <w:r>
          <w:rPr>
            <w:noProof/>
            <w:webHidden/>
          </w:rPr>
          <w:fldChar w:fldCharType="end"/>
        </w:r>
        <w:r w:rsidRPr="00B03A2C">
          <w:rPr>
            <w:rStyle w:val="Lienhypertexte"/>
            <w:noProof/>
          </w:rPr>
          <w:fldChar w:fldCharType="end"/>
        </w:r>
      </w:ins>
    </w:p>
    <w:p w14:paraId="69491A31" w14:textId="44B84501" w:rsidR="007809DF" w:rsidRDefault="007809DF" w:rsidP="004C34CE">
      <w:pPr>
        <w:rPr>
          <w:ins w:id="137" w:author="Trebaol Jonathan" w:date="2021-07-29T16:57:00Z"/>
          <w:rFonts w:asciiTheme="minorHAnsi" w:eastAsiaTheme="minorEastAsia" w:hAnsiTheme="minorHAnsi" w:cstheme="minorBidi"/>
          <w:noProof/>
          <w:sz w:val="22"/>
          <w:szCs w:val="22"/>
          <w:lang w:val="fr-FR" w:eastAsia="zh-CN"/>
        </w:rPr>
        <w:pPrChange w:id="138" w:author="Trebaol Jonathan" w:date="2021-07-29T17:35:00Z">
          <w:pPr/>
        </w:pPrChange>
      </w:pPr>
      <w:ins w:id="13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"_Toc78470303"</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2.4</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Design Constraints.</w:t>
        </w:r>
        <w:r>
          <w:rPr>
            <w:noProof/>
            <w:webHidden/>
          </w:rPr>
          <w:tab/>
        </w:r>
        <w:r>
          <w:rPr>
            <w:noProof/>
            <w:webHidden/>
          </w:rPr>
          <w:fldChar w:fldCharType="begin"/>
        </w:r>
        <w:r>
          <w:rPr>
            <w:noProof/>
            <w:webHidden/>
          </w:rPr>
          <w:instrText xml:space="preserve"> PAGEREF _Toc78470303 \h </w:instrText>
        </w:r>
        <w:r>
          <w:rPr>
            <w:noProof/>
            <w:webHidden/>
          </w:rPr>
        </w:r>
      </w:ins>
      <w:r>
        <w:rPr>
          <w:noProof/>
          <w:webHidden/>
        </w:rPr>
        <w:fldChar w:fldCharType="separate"/>
      </w:r>
      <w:ins w:id="140" w:author="Trebaol Jonathan" w:date="2021-07-29T16:57:00Z">
        <w:r>
          <w:rPr>
            <w:noProof/>
            <w:webHidden/>
          </w:rPr>
          <w:t>9</w:t>
        </w:r>
        <w:r>
          <w:rPr>
            <w:noProof/>
            <w:webHidden/>
          </w:rPr>
          <w:fldChar w:fldCharType="end"/>
        </w:r>
        <w:r w:rsidRPr="00B03A2C">
          <w:rPr>
            <w:rStyle w:val="Lienhypertexte"/>
            <w:noProof/>
          </w:rPr>
          <w:fldChar w:fldCharType="end"/>
        </w:r>
      </w:ins>
    </w:p>
    <w:p w14:paraId="347EBC84" w14:textId="2EACAB11" w:rsidR="007809DF" w:rsidRDefault="007809DF" w:rsidP="004C34CE">
      <w:pPr>
        <w:rPr>
          <w:ins w:id="141" w:author="Trebaol Jonathan" w:date="2021-07-29T16:57:00Z"/>
          <w:rFonts w:asciiTheme="minorHAnsi" w:eastAsiaTheme="minorEastAsia" w:hAnsiTheme="minorHAnsi" w:cstheme="minorBidi"/>
          <w:noProof/>
          <w:sz w:val="22"/>
          <w:szCs w:val="22"/>
          <w:lang w:val="fr-FR" w:eastAsia="zh-CN"/>
        </w:rPr>
        <w:pPrChange w:id="142" w:author="Trebaol Jonathan" w:date="2021-07-29T17:35:00Z">
          <w:pPr/>
        </w:pPrChange>
      </w:pPr>
      <w:ins w:id="14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"_Toc78470304"</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2.4.1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Software Limitations</w:t>
        </w:r>
        <w:r>
          <w:rPr>
            <w:noProof/>
            <w:webHidden/>
          </w:rPr>
          <w:tab/>
        </w:r>
        <w:r>
          <w:rPr>
            <w:noProof/>
            <w:webHidden/>
          </w:rPr>
          <w:fldChar w:fldCharType="begin"/>
        </w:r>
        <w:r>
          <w:rPr>
            <w:noProof/>
            <w:webHidden/>
          </w:rPr>
          <w:instrText xml:space="preserve"> PAGEREF _Toc78470304 \h </w:instrText>
        </w:r>
        <w:r>
          <w:rPr>
            <w:noProof/>
            <w:webHidden/>
          </w:rPr>
        </w:r>
      </w:ins>
      <w:r>
        <w:rPr>
          <w:noProof/>
          <w:webHidden/>
        </w:rPr>
        <w:fldChar w:fldCharType="separate"/>
      </w:r>
      <w:ins w:id="144" w:author="Trebaol Jonathan" w:date="2021-07-29T16:57:00Z">
        <w:r>
          <w:rPr>
            <w:noProof/>
            <w:webHidden/>
          </w:rPr>
          <w:t>9</w:t>
        </w:r>
        <w:r>
          <w:rPr>
            <w:noProof/>
            <w:webHidden/>
          </w:rPr>
          <w:fldChar w:fldCharType="end"/>
        </w:r>
        <w:r w:rsidRPr="00B03A2C">
          <w:rPr>
            <w:rStyle w:val="Lienhypertexte"/>
            <w:noProof/>
          </w:rPr>
          <w:fldChar w:fldCharType="end"/>
        </w:r>
      </w:ins>
    </w:p>
    <w:p w14:paraId="7D12F14F" w14:textId="188BE476" w:rsidR="007809DF" w:rsidRDefault="007809DF" w:rsidP="004C34CE">
      <w:pPr>
        <w:rPr>
          <w:ins w:id="145" w:author="Trebaol Jonathan" w:date="2021-07-29T16:57:00Z"/>
          <w:rFonts w:asciiTheme="minorHAnsi" w:eastAsiaTheme="minorEastAsia" w:hAnsiTheme="minorHAnsi" w:cstheme="minorBidi"/>
          <w:noProof/>
          <w:sz w:val="22"/>
          <w:szCs w:val="22"/>
          <w:lang w:val="fr-FR" w:eastAsia="zh-CN"/>
        </w:rPr>
        <w:pPrChange w:id="146" w:author="Trebaol Jonathan" w:date="2021-07-29T17:35:00Z">
          <w:pPr/>
        </w:pPrChange>
      </w:pPr>
      <w:ins w:id="14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"_Toc78470305"</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2.4.2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Hardware Limitations</w:t>
        </w:r>
        <w:r>
          <w:rPr>
            <w:noProof/>
            <w:webHidden/>
          </w:rPr>
          <w:tab/>
        </w:r>
        <w:r>
          <w:rPr>
            <w:noProof/>
            <w:webHidden/>
          </w:rPr>
          <w:fldChar w:fldCharType="begin"/>
        </w:r>
        <w:r>
          <w:rPr>
            <w:noProof/>
            <w:webHidden/>
          </w:rPr>
          <w:instrText xml:space="preserve"> PAGEREF _Toc78470305 \h </w:instrText>
        </w:r>
        <w:r>
          <w:rPr>
            <w:noProof/>
            <w:webHidden/>
          </w:rPr>
        </w:r>
      </w:ins>
      <w:r>
        <w:rPr>
          <w:noProof/>
          <w:webHidden/>
        </w:rPr>
        <w:fldChar w:fldCharType="separate"/>
      </w:r>
      <w:ins w:id="148" w:author="Trebaol Jonathan" w:date="2021-07-29T16:57:00Z">
        <w:r>
          <w:rPr>
            <w:noProof/>
            <w:webHidden/>
          </w:rPr>
          <w:t>9</w:t>
        </w:r>
        <w:r>
          <w:rPr>
            <w:noProof/>
            <w:webHidden/>
          </w:rPr>
          <w:fldChar w:fldCharType="end"/>
        </w:r>
        <w:r w:rsidRPr="00B03A2C">
          <w:rPr>
            <w:rStyle w:val="Lienhypertexte"/>
            <w:noProof/>
          </w:rPr>
          <w:fldChar w:fldCharType="end"/>
        </w:r>
      </w:ins>
    </w:p>
    <w:p w14:paraId="5AC07057" w14:textId="4F4E5657" w:rsidR="007809DF" w:rsidRDefault="007809DF" w:rsidP="004C34CE">
      <w:pPr>
        <w:rPr>
          <w:ins w:id="149" w:author="Trebaol Jonathan" w:date="2021-07-29T16:57:00Z"/>
          <w:rFonts w:asciiTheme="minorHAnsi" w:eastAsiaTheme="minorEastAsia" w:hAnsiTheme="minorHAnsi" w:cstheme="minorBidi"/>
          <w:noProof/>
          <w:sz w:val="22"/>
          <w:szCs w:val="22"/>
          <w:lang w:val="fr-FR" w:eastAsia="zh-CN"/>
        </w:rPr>
        <w:pPrChange w:id="150" w:author="Trebaol Jonathan" w:date="2021-07-29T17:35:00Z">
          <w:pPr/>
        </w:pPrChange>
      </w:pPr>
      <w:ins w:id="15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"_Toc78470306"</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lang w:val="fr-FR"/>
          </w:rPr>
          <w:t>3</w:t>
        </w:r>
        <w:r>
          <w:rPr>
            <w:rFonts w:asciiTheme="minorHAnsi" w:eastAsiaTheme="minorEastAsia" w:hAnsiTheme="minorHAnsi" w:cstheme="minorBidi"/>
            <w:noProof/>
            <w:sz w:val="22"/>
            <w:szCs w:val="22"/>
            <w:lang w:val="fr-FR" w:eastAsia="zh-CN"/>
          </w:rPr>
          <w:tab/>
        </w:r>
        <w:r w:rsidRPr="00B03A2C">
          <w:rPr>
            <w:rStyle w:val="Lienhypertexte"/>
            <w:rFonts w:cstheme="minorHAnsi"/>
            <w:noProof/>
            <w:lang w:val="fr-FR"/>
          </w:rPr>
          <w:t>USER GUIDE</w:t>
        </w:r>
        <w:r>
          <w:rPr>
            <w:noProof/>
            <w:webHidden/>
          </w:rPr>
          <w:tab/>
        </w:r>
        <w:r>
          <w:rPr>
            <w:noProof/>
            <w:webHidden/>
          </w:rPr>
          <w:fldChar w:fldCharType="begin"/>
        </w:r>
        <w:r>
          <w:rPr>
            <w:noProof/>
            <w:webHidden/>
          </w:rPr>
          <w:instrText xml:space="preserve"> PAGEREF _Toc78470306 \h </w:instrText>
        </w:r>
        <w:r>
          <w:rPr>
            <w:noProof/>
            <w:webHidden/>
          </w:rPr>
        </w:r>
      </w:ins>
      <w:r>
        <w:rPr>
          <w:noProof/>
          <w:webHidden/>
        </w:rPr>
        <w:fldChar w:fldCharType="separate"/>
      </w:r>
      <w:ins w:id="152" w:author="Trebaol Jonathan" w:date="2021-07-29T16:57:00Z">
        <w:r>
          <w:rPr>
            <w:noProof/>
            <w:webHidden/>
          </w:rPr>
          <w:t>10</w:t>
        </w:r>
        <w:r>
          <w:rPr>
            <w:noProof/>
            <w:webHidden/>
          </w:rPr>
          <w:fldChar w:fldCharType="end"/>
        </w:r>
        <w:r w:rsidRPr="00B03A2C">
          <w:rPr>
            <w:rStyle w:val="Lienhypertexte"/>
            <w:noProof/>
          </w:rPr>
          <w:fldChar w:fldCharType="end"/>
        </w:r>
      </w:ins>
    </w:p>
    <w:p w14:paraId="23A29133" w14:textId="48A4DCBA" w:rsidR="007809DF" w:rsidRDefault="007809DF" w:rsidP="004C34CE">
      <w:pPr>
        <w:rPr>
          <w:ins w:id="153" w:author="Trebaol Jonathan" w:date="2021-07-29T16:57:00Z"/>
          <w:rFonts w:asciiTheme="minorHAnsi" w:eastAsiaTheme="minorEastAsia" w:hAnsiTheme="minorHAnsi" w:cstheme="minorBidi"/>
          <w:noProof/>
          <w:sz w:val="22"/>
          <w:szCs w:val="22"/>
          <w:lang w:val="fr-FR" w:eastAsia="zh-CN"/>
        </w:rPr>
        <w:pPrChange w:id="154" w:author="Trebaol Jonathan" w:date="2021-07-29T17:35:00Z">
          <w:pPr/>
        </w:pPrChange>
      </w:pPr>
      <w:ins w:id="15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"_Toc78470307"</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DEBIAN SERVER INITIALIZATION</w:t>
        </w:r>
        <w:r>
          <w:rPr>
            <w:noProof/>
            <w:webHidden/>
          </w:rPr>
          <w:tab/>
        </w:r>
        <w:r>
          <w:rPr>
            <w:noProof/>
            <w:webHidden/>
          </w:rPr>
          <w:fldChar w:fldCharType="begin"/>
        </w:r>
        <w:r>
          <w:rPr>
            <w:noProof/>
            <w:webHidden/>
          </w:rPr>
          <w:instrText xml:space="preserve"> PAGEREF _Toc78470307 \h </w:instrText>
        </w:r>
        <w:r>
          <w:rPr>
            <w:noProof/>
            <w:webHidden/>
          </w:rPr>
        </w:r>
      </w:ins>
      <w:r>
        <w:rPr>
          <w:noProof/>
          <w:webHidden/>
        </w:rPr>
        <w:fldChar w:fldCharType="separate"/>
      </w:r>
      <w:ins w:id="156" w:author="Trebaol Jonathan" w:date="2021-07-29T16:57:00Z">
        <w:r>
          <w:rPr>
            <w:noProof/>
            <w:webHidden/>
          </w:rPr>
          <w:t>11</w:t>
        </w:r>
        <w:r>
          <w:rPr>
            <w:noProof/>
            <w:webHidden/>
          </w:rPr>
          <w:fldChar w:fldCharType="end"/>
        </w:r>
        <w:r w:rsidRPr="00B03A2C">
          <w:rPr>
            <w:rStyle w:val="Lienhypertexte"/>
            <w:noProof/>
          </w:rPr>
          <w:fldChar w:fldCharType="end"/>
        </w:r>
      </w:ins>
    </w:p>
    <w:p w14:paraId="2EA911F8" w14:textId="05450244" w:rsidR="007809DF" w:rsidRDefault="007809DF" w:rsidP="004C34CE">
      <w:pPr>
        <w:rPr>
          <w:ins w:id="157" w:author="Trebaol Jonathan" w:date="2021-07-29T16:57:00Z"/>
          <w:rFonts w:asciiTheme="minorHAnsi" w:eastAsiaTheme="minorEastAsia" w:hAnsiTheme="minorHAnsi" w:cstheme="minorBidi"/>
          <w:noProof/>
          <w:sz w:val="22"/>
          <w:szCs w:val="22"/>
          <w:lang w:val="fr-FR" w:eastAsia="zh-CN"/>
        </w:rPr>
        <w:pPrChange w:id="158" w:author="Trebaol Jonathan" w:date="2021-07-29T17:35:00Z">
          <w:pPr/>
        </w:pPrChange>
      </w:pPr>
      <w:ins w:id="15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"_Toc78470308"</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Introduction</w:t>
        </w:r>
        <w:r>
          <w:rPr>
            <w:noProof/>
            <w:webHidden/>
          </w:rPr>
          <w:tab/>
        </w:r>
        <w:r>
          <w:rPr>
            <w:noProof/>
            <w:webHidden/>
          </w:rPr>
          <w:fldChar w:fldCharType="begin"/>
        </w:r>
        <w:r>
          <w:rPr>
            <w:noProof/>
            <w:webHidden/>
          </w:rPr>
          <w:instrText xml:space="preserve"> PAGEREF _Toc78470308 \h </w:instrText>
        </w:r>
        <w:r>
          <w:rPr>
            <w:noProof/>
            <w:webHidden/>
          </w:rPr>
        </w:r>
      </w:ins>
      <w:r>
        <w:rPr>
          <w:noProof/>
          <w:webHidden/>
        </w:rPr>
        <w:fldChar w:fldCharType="separate"/>
      </w:r>
      <w:ins w:id="160" w:author="Trebaol Jonathan" w:date="2021-07-29T16:57:00Z">
        <w:r>
          <w:rPr>
            <w:noProof/>
            <w:webHidden/>
          </w:rPr>
          <w:t>11</w:t>
        </w:r>
        <w:r>
          <w:rPr>
            <w:noProof/>
            <w:webHidden/>
          </w:rPr>
          <w:fldChar w:fldCharType="end"/>
        </w:r>
        <w:r w:rsidRPr="00B03A2C">
          <w:rPr>
            <w:rStyle w:val="Lienhypertexte"/>
            <w:noProof/>
          </w:rPr>
          <w:fldChar w:fldCharType="end"/>
        </w:r>
      </w:ins>
    </w:p>
    <w:p w14:paraId="272312AA" w14:textId="662EF383" w:rsidR="007809DF" w:rsidRDefault="007809DF" w:rsidP="004C34CE">
      <w:pPr>
        <w:rPr>
          <w:ins w:id="161" w:author="Trebaol Jonathan" w:date="2021-07-29T16:57:00Z"/>
          <w:rFonts w:asciiTheme="minorHAnsi" w:eastAsiaTheme="minorEastAsia" w:hAnsiTheme="minorHAnsi" w:cstheme="minorBidi"/>
          <w:noProof/>
          <w:sz w:val="22"/>
          <w:szCs w:val="22"/>
          <w:lang w:val="fr-FR" w:eastAsia="zh-CN"/>
        </w:rPr>
        <w:pPrChange w:id="162" w:author="Trebaol Jonathan" w:date="2021-07-29T17:35:00Z">
          <w:pPr/>
        </w:pPrChange>
      </w:pPr>
      <w:ins w:id="16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"_Toc78470309"</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Services</w:t>
        </w:r>
        <w:r>
          <w:rPr>
            <w:noProof/>
            <w:webHidden/>
          </w:rPr>
          <w:tab/>
        </w:r>
        <w:r>
          <w:rPr>
            <w:noProof/>
            <w:webHidden/>
          </w:rPr>
          <w:fldChar w:fldCharType="begin"/>
        </w:r>
        <w:r>
          <w:rPr>
            <w:noProof/>
            <w:webHidden/>
          </w:rPr>
          <w:instrText xml:space="preserve"> PAGEREF _Toc78470309 \h </w:instrText>
        </w:r>
        <w:r>
          <w:rPr>
            <w:noProof/>
            <w:webHidden/>
          </w:rPr>
        </w:r>
      </w:ins>
      <w:r>
        <w:rPr>
          <w:noProof/>
          <w:webHidden/>
        </w:rPr>
        <w:fldChar w:fldCharType="separate"/>
      </w:r>
      <w:ins w:id="164" w:author="Trebaol Jonathan" w:date="2021-07-29T16:57:00Z">
        <w:r>
          <w:rPr>
            <w:noProof/>
            <w:webHidden/>
          </w:rPr>
          <w:t>11</w:t>
        </w:r>
        <w:r>
          <w:rPr>
            <w:noProof/>
            <w:webHidden/>
          </w:rPr>
          <w:fldChar w:fldCharType="end"/>
        </w:r>
        <w:r w:rsidRPr="00B03A2C">
          <w:rPr>
            <w:rStyle w:val="Lienhypertexte"/>
            <w:noProof/>
          </w:rPr>
          <w:fldChar w:fldCharType="end"/>
        </w:r>
      </w:ins>
    </w:p>
    <w:p w14:paraId="078FC6BF" w14:textId="0F31CB28" w:rsidR="007809DF" w:rsidRDefault="007809DF" w:rsidP="004C34CE">
      <w:pPr>
        <w:rPr>
          <w:ins w:id="165" w:author="Trebaol Jonathan" w:date="2021-07-29T16:57:00Z"/>
          <w:rFonts w:asciiTheme="minorHAnsi" w:eastAsiaTheme="minorEastAsia" w:hAnsiTheme="minorHAnsi" w:cstheme="minorBidi"/>
          <w:noProof/>
          <w:sz w:val="22"/>
          <w:szCs w:val="22"/>
          <w:lang w:val="fr-FR" w:eastAsia="zh-CN"/>
        </w:rPr>
        <w:pPrChange w:id="166" w:author="Trebaol Jonathan" w:date="2021-07-29T17:35:00Z">
          <w:pPr/>
        </w:pPrChange>
      </w:pPr>
      <w:ins w:id="16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"_Toc78470310"</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TFTP</w:t>
        </w:r>
        <w:r>
          <w:rPr>
            <w:noProof/>
            <w:webHidden/>
          </w:rPr>
          <w:tab/>
        </w:r>
        <w:r>
          <w:rPr>
            <w:noProof/>
            <w:webHidden/>
          </w:rPr>
          <w:fldChar w:fldCharType="begin"/>
        </w:r>
        <w:r>
          <w:rPr>
            <w:noProof/>
            <w:webHidden/>
          </w:rPr>
          <w:instrText xml:space="preserve"> PAGEREF _Toc78470310 \h </w:instrText>
        </w:r>
        <w:r>
          <w:rPr>
            <w:noProof/>
            <w:webHidden/>
          </w:rPr>
        </w:r>
      </w:ins>
      <w:r>
        <w:rPr>
          <w:noProof/>
          <w:webHidden/>
        </w:rPr>
        <w:fldChar w:fldCharType="separate"/>
      </w:r>
      <w:ins w:id="168" w:author="Trebaol Jonathan" w:date="2021-07-29T16:57:00Z">
        <w:r>
          <w:rPr>
            <w:noProof/>
            <w:webHidden/>
          </w:rPr>
          <w:t>11</w:t>
        </w:r>
        <w:r>
          <w:rPr>
            <w:noProof/>
            <w:webHidden/>
          </w:rPr>
          <w:fldChar w:fldCharType="end"/>
        </w:r>
        <w:r w:rsidRPr="00B03A2C">
          <w:rPr>
            <w:rStyle w:val="Lienhypertexte"/>
            <w:noProof/>
          </w:rPr>
          <w:fldChar w:fldCharType="end"/>
        </w:r>
      </w:ins>
    </w:p>
    <w:p w14:paraId="31C84FB3" w14:textId="3E75A1A0" w:rsidR="007809DF" w:rsidRDefault="007809DF" w:rsidP="004C34CE">
      <w:pPr>
        <w:rPr>
          <w:ins w:id="169" w:author="Trebaol Jonathan" w:date="2021-07-29T16:57:00Z"/>
          <w:rFonts w:asciiTheme="minorHAnsi" w:eastAsiaTheme="minorEastAsia" w:hAnsiTheme="minorHAnsi" w:cstheme="minorBidi"/>
          <w:noProof/>
          <w:sz w:val="22"/>
          <w:szCs w:val="22"/>
          <w:lang w:val="fr-FR" w:eastAsia="zh-CN"/>
        </w:rPr>
        <w:pPrChange w:id="170" w:author="Trebaol Jonathan" w:date="2021-07-29T17:35:00Z">
          <w:pPr/>
        </w:pPrChange>
      </w:pPr>
      <w:ins w:id="17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"_Toc78470311"</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Rsyslog</w:t>
        </w:r>
        <w:r>
          <w:rPr>
            <w:noProof/>
            <w:webHidden/>
          </w:rPr>
          <w:tab/>
        </w:r>
        <w:r>
          <w:rPr>
            <w:noProof/>
            <w:webHidden/>
          </w:rPr>
          <w:fldChar w:fldCharType="begin"/>
        </w:r>
        <w:r>
          <w:rPr>
            <w:noProof/>
            <w:webHidden/>
          </w:rPr>
          <w:instrText xml:space="preserve"> PAGEREF _Toc78470311 \h </w:instrText>
        </w:r>
        <w:r>
          <w:rPr>
            <w:noProof/>
            <w:webHidden/>
          </w:rPr>
        </w:r>
      </w:ins>
      <w:r>
        <w:rPr>
          <w:noProof/>
          <w:webHidden/>
        </w:rPr>
        <w:fldChar w:fldCharType="separate"/>
      </w:r>
      <w:ins w:id="172" w:author="Trebaol Jonathan" w:date="2021-07-29T16:57:00Z">
        <w:r>
          <w:rPr>
            <w:noProof/>
            <w:webHidden/>
          </w:rPr>
          <w:t>12</w:t>
        </w:r>
        <w:r>
          <w:rPr>
            <w:noProof/>
            <w:webHidden/>
          </w:rPr>
          <w:fldChar w:fldCharType="end"/>
        </w:r>
        <w:r w:rsidRPr="00B03A2C">
          <w:rPr>
            <w:rStyle w:val="Lienhypertexte"/>
            <w:noProof/>
          </w:rPr>
          <w:fldChar w:fldCharType="end"/>
        </w:r>
      </w:ins>
    </w:p>
    <w:p w14:paraId="6CA65659" w14:textId="4A8FD561" w:rsidR="007809DF" w:rsidRDefault="007809DF" w:rsidP="004C34CE">
      <w:pPr>
        <w:rPr>
          <w:ins w:id="173" w:author="Trebaol Jonathan" w:date="2021-07-29T16:57:00Z"/>
          <w:rFonts w:asciiTheme="minorHAnsi" w:eastAsiaTheme="minorEastAsia" w:hAnsiTheme="minorHAnsi" w:cstheme="minorBidi"/>
          <w:noProof/>
          <w:sz w:val="22"/>
          <w:szCs w:val="22"/>
          <w:lang w:val="fr-FR" w:eastAsia="zh-CN"/>
        </w:rPr>
        <w:pPrChange w:id="174" w:author="Trebaol Jonathan" w:date="2021-07-29T17:35:00Z">
          <w:pPr/>
        </w:pPrChange>
      </w:pPr>
      <w:ins w:id="17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"_Toc78470312"</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4.2.3</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Logrotate</w:t>
        </w:r>
        <w:r>
          <w:rPr>
            <w:noProof/>
            <w:webHidden/>
          </w:rPr>
          <w:tab/>
        </w:r>
        <w:r>
          <w:rPr>
            <w:noProof/>
            <w:webHidden/>
          </w:rPr>
          <w:fldChar w:fldCharType="begin"/>
        </w:r>
        <w:r>
          <w:rPr>
            <w:noProof/>
            <w:webHidden/>
          </w:rPr>
          <w:instrText xml:space="preserve"> PAGEREF _Toc78470312 \h </w:instrText>
        </w:r>
        <w:r>
          <w:rPr>
            <w:noProof/>
            <w:webHidden/>
          </w:rPr>
        </w:r>
      </w:ins>
      <w:r>
        <w:rPr>
          <w:noProof/>
          <w:webHidden/>
        </w:rPr>
        <w:fldChar w:fldCharType="separate"/>
      </w:r>
      <w:ins w:id="176" w:author="Trebaol Jonathan" w:date="2021-07-29T16:57:00Z">
        <w:r>
          <w:rPr>
            <w:noProof/>
            <w:webHidden/>
          </w:rPr>
          <w:t>13</w:t>
        </w:r>
        <w:r>
          <w:rPr>
            <w:noProof/>
            <w:webHidden/>
          </w:rPr>
          <w:fldChar w:fldCharType="end"/>
        </w:r>
        <w:r w:rsidRPr="00B03A2C">
          <w:rPr>
            <w:rStyle w:val="Lienhypertexte"/>
            <w:noProof/>
          </w:rPr>
          <w:fldChar w:fldCharType="end"/>
        </w:r>
      </w:ins>
    </w:p>
    <w:p w14:paraId="444B89BF" w14:textId="4A4851DE" w:rsidR="007809DF" w:rsidRDefault="007809DF" w:rsidP="004C34CE">
      <w:pPr>
        <w:rPr>
          <w:ins w:id="177" w:author="Trebaol Jonathan" w:date="2021-07-29T16:57:00Z"/>
          <w:rFonts w:asciiTheme="minorHAnsi" w:eastAsiaTheme="minorEastAsia" w:hAnsiTheme="minorHAnsi" w:cstheme="minorBidi"/>
          <w:noProof/>
          <w:sz w:val="22"/>
          <w:szCs w:val="22"/>
          <w:lang w:val="fr-FR" w:eastAsia="zh-CN"/>
        </w:rPr>
        <w:pPrChange w:id="178" w:author="Trebaol Jonathan" w:date="2021-07-29T17:35:00Z">
          <w:pPr/>
        </w:pPrChange>
      </w:pPr>
      <w:ins w:id="17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"_Toc78470313"</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4.2.4</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Iptables</w:t>
        </w:r>
        <w:r>
          <w:rPr>
            <w:noProof/>
            <w:webHidden/>
          </w:rPr>
          <w:tab/>
        </w:r>
        <w:r>
          <w:rPr>
            <w:noProof/>
            <w:webHidden/>
          </w:rPr>
          <w:fldChar w:fldCharType="begin"/>
        </w:r>
        <w:r>
          <w:rPr>
            <w:noProof/>
            <w:webHidden/>
          </w:rPr>
          <w:instrText xml:space="preserve"> PAGEREF _Toc78470313 \h </w:instrText>
        </w:r>
        <w:r>
          <w:rPr>
            <w:noProof/>
            <w:webHidden/>
          </w:rPr>
        </w:r>
      </w:ins>
      <w:r>
        <w:rPr>
          <w:noProof/>
          <w:webHidden/>
        </w:rPr>
        <w:fldChar w:fldCharType="separate"/>
      </w:r>
      <w:ins w:id="180" w:author="Trebaol Jonathan" w:date="2021-07-29T16:57:00Z">
        <w:r>
          <w:rPr>
            <w:noProof/>
            <w:webHidden/>
          </w:rPr>
          <w:t>13</w:t>
        </w:r>
        <w:r>
          <w:rPr>
            <w:noProof/>
            <w:webHidden/>
          </w:rPr>
          <w:fldChar w:fldCharType="end"/>
        </w:r>
        <w:r w:rsidRPr="00B03A2C">
          <w:rPr>
            <w:rStyle w:val="Lienhypertexte"/>
            <w:noProof/>
          </w:rPr>
          <w:fldChar w:fldCharType="end"/>
        </w:r>
      </w:ins>
    </w:p>
    <w:p w14:paraId="20F03024" w14:textId="481D53A8" w:rsidR="007809DF" w:rsidRDefault="007809DF" w:rsidP="004C34CE">
      <w:pPr>
        <w:rPr>
          <w:ins w:id="181" w:author="Trebaol Jonathan" w:date="2021-07-29T16:57:00Z"/>
          <w:rFonts w:asciiTheme="minorHAnsi" w:eastAsiaTheme="minorEastAsia" w:hAnsiTheme="minorHAnsi" w:cstheme="minorBidi"/>
          <w:noProof/>
          <w:sz w:val="22"/>
          <w:szCs w:val="22"/>
          <w:lang w:val="fr-FR" w:eastAsia="zh-CN"/>
        </w:rPr>
        <w:pPrChange w:id="182" w:author="Trebaol Jonathan" w:date="2021-07-29T17:35:00Z">
          <w:pPr/>
        </w:pPrChange>
      </w:pPr>
      <w:ins w:id="18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"_Toc78470314"</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4.2.5</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Python Utilities</w:t>
        </w:r>
        <w:r>
          <w:rPr>
            <w:noProof/>
            <w:webHidden/>
          </w:rPr>
          <w:tab/>
        </w:r>
        <w:r>
          <w:rPr>
            <w:noProof/>
            <w:webHidden/>
          </w:rPr>
          <w:fldChar w:fldCharType="begin"/>
        </w:r>
        <w:r>
          <w:rPr>
            <w:noProof/>
            <w:webHidden/>
          </w:rPr>
          <w:instrText xml:space="preserve"> PAGEREF _Toc78470314 \h </w:instrText>
        </w:r>
        <w:r>
          <w:rPr>
            <w:noProof/>
            <w:webHidden/>
          </w:rPr>
        </w:r>
      </w:ins>
      <w:r>
        <w:rPr>
          <w:noProof/>
          <w:webHidden/>
        </w:rPr>
        <w:fldChar w:fldCharType="separate"/>
      </w:r>
      <w:ins w:id="184" w:author="Trebaol Jonathan" w:date="2021-07-29T16:57:00Z">
        <w:r>
          <w:rPr>
            <w:noProof/>
            <w:webHidden/>
          </w:rPr>
          <w:t>13</w:t>
        </w:r>
        <w:r>
          <w:rPr>
            <w:noProof/>
            <w:webHidden/>
          </w:rPr>
          <w:fldChar w:fldCharType="end"/>
        </w:r>
        <w:r w:rsidRPr="00B03A2C">
          <w:rPr>
            <w:rStyle w:val="Lienhypertexte"/>
            <w:noProof/>
          </w:rPr>
          <w:fldChar w:fldCharType="end"/>
        </w:r>
      </w:ins>
    </w:p>
    <w:p w14:paraId="3973A10E" w14:textId="2A25B4BB" w:rsidR="007809DF" w:rsidRDefault="007809DF" w:rsidP="004C34CE">
      <w:pPr>
        <w:rPr>
          <w:ins w:id="185" w:author="Trebaol Jonathan" w:date="2021-07-29T16:57:00Z"/>
          <w:rFonts w:asciiTheme="minorHAnsi" w:eastAsiaTheme="minorEastAsia" w:hAnsiTheme="minorHAnsi" w:cstheme="minorBidi"/>
          <w:noProof/>
          <w:sz w:val="22"/>
          <w:szCs w:val="22"/>
          <w:lang w:val="fr-FR" w:eastAsia="zh-CN"/>
        </w:rPr>
        <w:pPrChange w:id="186" w:author="Trebaol Jonathan" w:date="2021-07-29T17:35:00Z">
          <w:pPr/>
        </w:pPrChange>
      </w:pPr>
      <w:ins w:id="18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"_Toc78470315"</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UTILS PYTHON SCRIPTS</w:t>
        </w:r>
        <w:r>
          <w:rPr>
            <w:noProof/>
            <w:webHidden/>
          </w:rPr>
          <w:tab/>
        </w:r>
        <w:r>
          <w:rPr>
            <w:noProof/>
            <w:webHidden/>
          </w:rPr>
          <w:fldChar w:fldCharType="begin"/>
        </w:r>
        <w:r>
          <w:rPr>
            <w:noProof/>
            <w:webHidden/>
          </w:rPr>
          <w:instrText xml:space="preserve"> PAGEREF _Toc78470315 \h </w:instrText>
        </w:r>
        <w:r>
          <w:rPr>
            <w:noProof/>
            <w:webHidden/>
          </w:rPr>
        </w:r>
      </w:ins>
      <w:r>
        <w:rPr>
          <w:noProof/>
          <w:webHidden/>
        </w:rPr>
        <w:fldChar w:fldCharType="separate"/>
      </w:r>
      <w:ins w:id="188" w:author="Trebaol Jonathan" w:date="2021-07-29T16:57:00Z">
        <w:r>
          <w:rPr>
            <w:noProof/>
            <w:webHidden/>
          </w:rPr>
          <w:t>14</w:t>
        </w:r>
        <w:r>
          <w:rPr>
            <w:noProof/>
            <w:webHidden/>
          </w:rPr>
          <w:fldChar w:fldCharType="end"/>
        </w:r>
        <w:r w:rsidRPr="00B03A2C">
          <w:rPr>
            <w:rStyle w:val="Lienhypertexte"/>
            <w:noProof/>
          </w:rPr>
          <w:fldChar w:fldCharType="end"/>
        </w:r>
      </w:ins>
    </w:p>
    <w:p w14:paraId="23F676F8" w14:textId="368DC186" w:rsidR="007809DF" w:rsidRDefault="007809DF" w:rsidP="004C34CE">
      <w:pPr>
        <w:rPr>
          <w:ins w:id="189" w:author="Trebaol Jonathan" w:date="2021-07-29T16:57:00Z"/>
          <w:rFonts w:asciiTheme="minorHAnsi" w:eastAsiaTheme="minorEastAsia" w:hAnsiTheme="minorHAnsi" w:cstheme="minorBidi"/>
          <w:noProof/>
          <w:sz w:val="22"/>
          <w:szCs w:val="22"/>
          <w:lang w:val="fr-FR" w:eastAsia="zh-CN"/>
        </w:rPr>
        <w:pPrChange w:id="190" w:author="Trebaol Jonathan" w:date="2021-07-29T17:35:00Z">
          <w:pPr/>
        </w:pPrChange>
      </w:pPr>
      <w:ins w:id="19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"_Toc78470316"</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5.1</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Introduction</w:t>
        </w:r>
        <w:r>
          <w:rPr>
            <w:noProof/>
            <w:webHidden/>
          </w:rPr>
          <w:tab/>
        </w:r>
        <w:r>
          <w:rPr>
            <w:noProof/>
            <w:webHidden/>
          </w:rPr>
          <w:fldChar w:fldCharType="begin"/>
        </w:r>
        <w:r>
          <w:rPr>
            <w:noProof/>
            <w:webHidden/>
          </w:rPr>
          <w:instrText xml:space="preserve"> PAGEREF _Toc78470316 \h </w:instrText>
        </w:r>
        <w:r>
          <w:rPr>
            <w:noProof/>
            <w:webHidden/>
          </w:rPr>
        </w:r>
      </w:ins>
      <w:r>
        <w:rPr>
          <w:noProof/>
          <w:webHidden/>
        </w:rPr>
        <w:fldChar w:fldCharType="separate"/>
      </w:r>
      <w:ins w:id="192" w:author="Trebaol Jonathan" w:date="2021-07-29T16:57:00Z">
        <w:r>
          <w:rPr>
            <w:noProof/>
            <w:webHidden/>
          </w:rPr>
          <w:t>14</w:t>
        </w:r>
        <w:r>
          <w:rPr>
            <w:noProof/>
            <w:webHidden/>
          </w:rPr>
          <w:fldChar w:fldCharType="end"/>
        </w:r>
        <w:r w:rsidRPr="00B03A2C">
          <w:rPr>
            <w:rStyle w:val="Lienhypertexte"/>
            <w:noProof/>
          </w:rPr>
          <w:fldChar w:fldCharType="end"/>
        </w:r>
      </w:ins>
    </w:p>
    <w:p w14:paraId="413EDC9D" w14:textId="295F864F" w:rsidR="007809DF" w:rsidRDefault="007809DF" w:rsidP="004C34CE">
      <w:pPr>
        <w:rPr>
          <w:ins w:id="193" w:author="Trebaol Jonathan" w:date="2021-07-29T16:57:00Z"/>
          <w:rFonts w:asciiTheme="minorHAnsi" w:eastAsiaTheme="minorEastAsia" w:hAnsiTheme="minorHAnsi" w:cstheme="minorBidi"/>
          <w:noProof/>
          <w:sz w:val="22"/>
          <w:szCs w:val="22"/>
          <w:lang w:val="fr-FR" w:eastAsia="zh-CN"/>
        </w:rPr>
        <w:pPrChange w:id="194" w:author="Trebaol Jonathan" w:date="2021-07-29T17:35:00Z">
          <w:pPr/>
        </w:pPrChange>
      </w:pPr>
      <w:ins w:id="19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"_Toc78470317"</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5.2</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Support Tools Script</w:t>
        </w:r>
        <w:r>
          <w:rPr>
            <w:noProof/>
            <w:webHidden/>
          </w:rPr>
          <w:tab/>
        </w:r>
        <w:r>
          <w:rPr>
            <w:noProof/>
            <w:webHidden/>
          </w:rPr>
          <w:fldChar w:fldCharType="begin"/>
        </w:r>
        <w:r>
          <w:rPr>
            <w:noProof/>
            <w:webHidden/>
          </w:rPr>
          <w:instrText xml:space="preserve"> PAGEREF _Toc78470317 \h </w:instrText>
        </w:r>
        <w:r>
          <w:rPr>
            <w:noProof/>
            <w:webHidden/>
          </w:rPr>
        </w:r>
      </w:ins>
      <w:r>
        <w:rPr>
          <w:noProof/>
          <w:webHidden/>
        </w:rPr>
        <w:fldChar w:fldCharType="separate"/>
      </w:r>
      <w:ins w:id="196" w:author="Trebaol Jonathan" w:date="2021-07-29T16:57:00Z">
        <w:r>
          <w:rPr>
            <w:noProof/>
            <w:webHidden/>
          </w:rPr>
          <w:t>14</w:t>
        </w:r>
        <w:r>
          <w:rPr>
            <w:noProof/>
            <w:webHidden/>
          </w:rPr>
          <w:fldChar w:fldCharType="end"/>
        </w:r>
        <w:r w:rsidRPr="00B03A2C">
          <w:rPr>
            <w:rStyle w:val="Lienhypertexte"/>
            <w:noProof/>
          </w:rPr>
          <w:fldChar w:fldCharType="end"/>
        </w:r>
      </w:ins>
    </w:p>
    <w:p w14:paraId="23A248AE" w14:textId="50212EBF" w:rsidR="007809DF" w:rsidRDefault="007809DF" w:rsidP="004C34CE">
      <w:pPr>
        <w:rPr>
          <w:ins w:id="197" w:author="Trebaol Jonathan" w:date="2021-07-29T16:57:00Z"/>
          <w:rFonts w:asciiTheme="minorHAnsi" w:eastAsiaTheme="minorEastAsia" w:hAnsiTheme="minorHAnsi" w:cstheme="minorBidi"/>
          <w:noProof/>
          <w:sz w:val="22"/>
          <w:szCs w:val="22"/>
          <w:lang w:val="fr-FR" w:eastAsia="zh-CN"/>
        </w:rPr>
        <w:pPrChange w:id="198" w:author="Trebaol Jonathan" w:date="2021-07-29T17:35:00Z">
          <w:pPr/>
        </w:pPrChange>
      </w:pPr>
      <w:ins w:id="19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"_Toc78470318"</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5.3</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Active Output Socket</w:t>
        </w:r>
        <w:r>
          <w:rPr>
            <w:noProof/>
            <w:webHidden/>
          </w:rPr>
          <w:tab/>
        </w:r>
        <w:r>
          <w:rPr>
            <w:noProof/>
            <w:webHidden/>
          </w:rPr>
          <w:fldChar w:fldCharType="begin"/>
        </w:r>
        <w:r>
          <w:rPr>
            <w:noProof/>
            <w:webHidden/>
          </w:rPr>
          <w:instrText xml:space="preserve"> PAGEREF _Toc78470318 \h </w:instrText>
        </w:r>
        <w:r>
          <w:rPr>
            <w:noProof/>
            <w:webHidden/>
          </w:rPr>
        </w:r>
      </w:ins>
      <w:r>
        <w:rPr>
          <w:noProof/>
          <w:webHidden/>
        </w:rPr>
        <w:fldChar w:fldCharType="separate"/>
      </w:r>
      <w:ins w:id="200" w:author="Trebaol Jonathan" w:date="2021-07-29T16:57:00Z">
        <w:r>
          <w:rPr>
            <w:noProof/>
            <w:webHidden/>
          </w:rPr>
          <w:t>16</w:t>
        </w:r>
        <w:r>
          <w:rPr>
            <w:noProof/>
            <w:webHidden/>
          </w:rPr>
          <w:fldChar w:fldCharType="end"/>
        </w:r>
        <w:r w:rsidRPr="00B03A2C">
          <w:rPr>
            <w:rStyle w:val="Lienhypertexte"/>
            <w:noProof/>
          </w:rPr>
          <w:fldChar w:fldCharType="end"/>
        </w:r>
      </w:ins>
    </w:p>
    <w:p w14:paraId="23CB064B" w14:textId="112BDACD" w:rsidR="007809DF" w:rsidRDefault="007809DF" w:rsidP="004C34CE">
      <w:pPr>
        <w:rPr>
          <w:ins w:id="201" w:author="Trebaol Jonathan" w:date="2021-07-29T16:57:00Z"/>
          <w:rFonts w:asciiTheme="minorHAnsi" w:eastAsiaTheme="minorEastAsia" w:hAnsiTheme="minorHAnsi" w:cstheme="minorBidi"/>
          <w:noProof/>
          <w:sz w:val="22"/>
          <w:szCs w:val="22"/>
          <w:lang w:val="fr-FR" w:eastAsia="zh-CN"/>
        </w:rPr>
        <w:pPrChange w:id="202" w:author="Trebaol Jonathan" w:date="2021-07-29T17:35:00Z">
          <w:pPr/>
        </w:pPrChange>
      </w:pPr>
      <w:ins w:id="20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"_Toc78470319"</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5.4</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Send Notification</w:t>
        </w:r>
        <w:r>
          <w:rPr>
            <w:noProof/>
            <w:webHidden/>
          </w:rPr>
          <w:tab/>
        </w:r>
        <w:r>
          <w:rPr>
            <w:noProof/>
            <w:webHidden/>
          </w:rPr>
          <w:fldChar w:fldCharType="begin"/>
        </w:r>
        <w:r>
          <w:rPr>
            <w:noProof/>
            <w:webHidden/>
          </w:rPr>
          <w:instrText xml:space="preserve"> PAGEREF _Toc78470319 \h </w:instrText>
        </w:r>
        <w:r>
          <w:rPr>
            <w:noProof/>
            <w:webHidden/>
          </w:rPr>
        </w:r>
      </w:ins>
      <w:r>
        <w:rPr>
          <w:noProof/>
          <w:webHidden/>
        </w:rPr>
        <w:fldChar w:fldCharType="separate"/>
      </w:r>
      <w:ins w:id="204" w:author="Trebaol Jonathan" w:date="2021-07-29T16:57:00Z">
        <w:r>
          <w:rPr>
            <w:noProof/>
            <w:webHidden/>
          </w:rPr>
          <w:t>16</w:t>
        </w:r>
        <w:r>
          <w:rPr>
            <w:noProof/>
            <w:webHidden/>
          </w:rPr>
          <w:fldChar w:fldCharType="end"/>
        </w:r>
        <w:r w:rsidRPr="00B03A2C">
          <w:rPr>
            <w:rStyle w:val="Lienhypertexte"/>
            <w:noProof/>
          </w:rPr>
          <w:fldChar w:fldCharType="end"/>
        </w:r>
      </w:ins>
    </w:p>
    <w:p w14:paraId="3EBD1EDF" w14:textId="2F520ED1" w:rsidR="007809DF" w:rsidRDefault="007809DF" w:rsidP="004C34CE">
      <w:pPr>
        <w:rPr>
          <w:ins w:id="205" w:author="Trebaol Jonathan" w:date="2021-07-29T16:57:00Z"/>
          <w:rFonts w:asciiTheme="minorHAnsi" w:eastAsiaTheme="minorEastAsia" w:hAnsiTheme="minorHAnsi" w:cstheme="minorBidi"/>
          <w:noProof/>
          <w:sz w:val="22"/>
          <w:szCs w:val="22"/>
          <w:lang w:val="fr-FR" w:eastAsia="zh-CN"/>
        </w:rPr>
        <w:pPrChange w:id="206" w:author="Trebaol Jonathan" w:date="2021-07-29T17:35:00Z">
          <w:pPr/>
        </w:pPrChange>
      </w:pPr>
      <w:ins w:id="20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"_Toc78470320"</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5.5</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Web Receiver</w:t>
        </w:r>
        <w:r>
          <w:rPr>
            <w:noProof/>
            <w:webHidden/>
          </w:rPr>
          <w:tab/>
        </w:r>
        <w:r>
          <w:rPr>
            <w:noProof/>
            <w:webHidden/>
          </w:rPr>
          <w:fldChar w:fldCharType="begin"/>
        </w:r>
        <w:r>
          <w:rPr>
            <w:noProof/>
            <w:webHidden/>
          </w:rPr>
          <w:instrText xml:space="preserve"> PAGEREF _Toc78470320 \h </w:instrText>
        </w:r>
        <w:r>
          <w:rPr>
            <w:noProof/>
            <w:webHidden/>
          </w:rPr>
        </w:r>
      </w:ins>
      <w:r>
        <w:rPr>
          <w:noProof/>
          <w:webHidden/>
        </w:rPr>
        <w:fldChar w:fldCharType="separate"/>
      </w:r>
      <w:ins w:id="208" w:author="Trebaol Jonathan" w:date="2021-07-29T16:57:00Z">
        <w:r>
          <w:rPr>
            <w:noProof/>
            <w:webHidden/>
          </w:rPr>
          <w:t>16</w:t>
        </w:r>
        <w:r>
          <w:rPr>
            <w:noProof/>
            <w:webHidden/>
          </w:rPr>
          <w:fldChar w:fldCharType="end"/>
        </w:r>
        <w:r w:rsidRPr="00B03A2C">
          <w:rPr>
            <w:rStyle w:val="Lienhypertexte"/>
            <w:noProof/>
          </w:rPr>
          <w:fldChar w:fldCharType="end"/>
        </w:r>
      </w:ins>
    </w:p>
    <w:p w14:paraId="7856309E" w14:textId="644E104F" w:rsidR="007809DF" w:rsidRDefault="007809DF" w:rsidP="004C34CE">
      <w:pPr>
        <w:rPr>
          <w:ins w:id="209" w:author="Trebaol Jonathan" w:date="2021-07-29T16:57:00Z"/>
          <w:rFonts w:asciiTheme="minorHAnsi" w:eastAsiaTheme="minorEastAsia" w:hAnsiTheme="minorHAnsi" w:cstheme="minorBidi"/>
          <w:noProof/>
          <w:sz w:val="22"/>
          <w:szCs w:val="22"/>
          <w:lang w:val="fr-FR" w:eastAsia="zh-CN"/>
        </w:rPr>
        <w:pPrChange w:id="210" w:author="Trebaol Jonathan" w:date="2021-07-29T17:35:00Z">
          <w:pPr/>
        </w:pPrChange>
      </w:pPr>
      <w:ins w:id="21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"_Toc78470321"</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5.6</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Requests Handler</w:t>
        </w:r>
        <w:r>
          <w:rPr>
            <w:noProof/>
            <w:webHidden/>
          </w:rPr>
          <w:tab/>
        </w:r>
        <w:r>
          <w:rPr>
            <w:noProof/>
            <w:webHidden/>
          </w:rPr>
          <w:fldChar w:fldCharType="begin"/>
        </w:r>
        <w:r>
          <w:rPr>
            <w:noProof/>
            <w:webHidden/>
          </w:rPr>
          <w:instrText xml:space="preserve"> PAGEREF _Toc78470321 \h </w:instrText>
        </w:r>
        <w:r>
          <w:rPr>
            <w:noProof/>
            <w:webHidden/>
          </w:rPr>
        </w:r>
      </w:ins>
      <w:r>
        <w:rPr>
          <w:noProof/>
          <w:webHidden/>
        </w:rPr>
        <w:fldChar w:fldCharType="separate"/>
      </w:r>
      <w:ins w:id="212" w:author="Trebaol Jonathan" w:date="2021-07-29T16:57:00Z">
        <w:r>
          <w:rPr>
            <w:noProof/>
            <w:webHidden/>
          </w:rPr>
          <w:t>17</w:t>
        </w:r>
        <w:r>
          <w:rPr>
            <w:noProof/>
            <w:webHidden/>
          </w:rPr>
          <w:fldChar w:fldCharType="end"/>
        </w:r>
        <w:r w:rsidRPr="00B03A2C">
          <w:rPr>
            <w:rStyle w:val="Lienhypertexte"/>
            <w:noProof/>
          </w:rPr>
          <w:fldChar w:fldCharType="end"/>
        </w:r>
      </w:ins>
    </w:p>
    <w:p w14:paraId="1D9414E9" w14:textId="01433D8D" w:rsidR="007809DF" w:rsidRDefault="007809DF" w:rsidP="004C34CE">
      <w:pPr>
        <w:rPr>
          <w:ins w:id="213" w:author="Trebaol Jonathan" w:date="2021-07-29T16:57:00Z"/>
          <w:rFonts w:asciiTheme="minorHAnsi" w:eastAsiaTheme="minorEastAsia" w:hAnsiTheme="minorHAnsi" w:cstheme="minorBidi"/>
          <w:noProof/>
          <w:sz w:val="22"/>
          <w:szCs w:val="22"/>
          <w:lang w:val="fr-FR" w:eastAsia="zh-CN"/>
        </w:rPr>
        <w:pPrChange w:id="214" w:author="Trebaol Jonathan" w:date="2021-07-29T17:35:00Z">
          <w:pPr/>
        </w:pPrChange>
      </w:pPr>
      <w:ins w:id="21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"_Toc78470322"</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USE CASE PYTHON SCRIPTS</w:t>
        </w:r>
        <w:r>
          <w:rPr>
            <w:noProof/>
            <w:webHidden/>
          </w:rPr>
          <w:tab/>
        </w:r>
        <w:r>
          <w:rPr>
            <w:noProof/>
            <w:webHidden/>
          </w:rPr>
          <w:fldChar w:fldCharType="begin"/>
        </w:r>
        <w:r>
          <w:rPr>
            <w:noProof/>
            <w:webHidden/>
          </w:rPr>
          <w:instrText xml:space="preserve"> PAGEREF _Toc78470322 \h </w:instrText>
        </w:r>
        <w:r>
          <w:rPr>
            <w:noProof/>
            <w:webHidden/>
          </w:rPr>
        </w:r>
      </w:ins>
      <w:r>
        <w:rPr>
          <w:noProof/>
          <w:webHidden/>
        </w:rPr>
        <w:fldChar w:fldCharType="separate"/>
      </w:r>
      <w:ins w:id="216" w:author="Trebaol Jonathan" w:date="2021-07-29T16:57:00Z">
        <w:r>
          <w:rPr>
            <w:noProof/>
            <w:webHidden/>
          </w:rPr>
          <w:t>18</w:t>
        </w:r>
        <w:r>
          <w:rPr>
            <w:noProof/>
            <w:webHidden/>
          </w:rPr>
          <w:fldChar w:fldCharType="end"/>
        </w:r>
        <w:r w:rsidRPr="00B03A2C">
          <w:rPr>
            <w:rStyle w:val="Lienhypertexte"/>
            <w:noProof/>
          </w:rPr>
          <w:fldChar w:fldCharType="end"/>
        </w:r>
      </w:ins>
    </w:p>
    <w:p w14:paraId="54F2FDB1" w14:textId="56BD8316" w:rsidR="007809DF" w:rsidRDefault="007809DF" w:rsidP="004C34CE">
      <w:pPr>
        <w:rPr>
          <w:ins w:id="217" w:author="Trebaol Jonathan" w:date="2021-07-29T16:57:00Z"/>
          <w:rFonts w:asciiTheme="minorHAnsi" w:eastAsiaTheme="minorEastAsia" w:hAnsiTheme="minorHAnsi" w:cstheme="minorBidi"/>
          <w:noProof/>
          <w:sz w:val="22"/>
          <w:szCs w:val="22"/>
          <w:lang w:val="fr-FR" w:eastAsia="zh-CN"/>
        </w:rPr>
        <w:pPrChange w:id="218" w:author="Trebaol Jonathan" w:date="2021-07-29T17:35:00Z">
          <w:pPr/>
        </w:pPrChange>
      </w:pPr>
      <w:ins w:id="21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"_Toc78470323"</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lang w:val="fr-FR"/>
          </w:rPr>
          <w:t>6.1</w:t>
        </w:r>
        <w:r>
          <w:rPr>
            <w:rFonts w:asciiTheme="minorHAnsi" w:eastAsiaTheme="minorEastAsia" w:hAnsiTheme="minorHAnsi" w:cstheme="minorBidi"/>
            <w:noProof/>
            <w:sz w:val="22"/>
            <w:szCs w:val="22"/>
            <w:lang w:val="fr-FR" w:eastAsia="zh-CN"/>
          </w:rPr>
          <w:tab/>
        </w:r>
        <w:r w:rsidRPr="00B03A2C">
          <w:rPr>
            <w:rStyle w:val="Lienhypertexte"/>
            <w:rFonts w:cstheme="minorHAnsi"/>
            <w:noProof/>
            <w:lang w:val="fr-FR"/>
          </w:rPr>
          <w:t>Log Debug debug2</w:t>
        </w:r>
        <w:r>
          <w:rPr>
            <w:noProof/>
            <w:webHidden/>
          </w:rPr>
          <w:tab/>
        </w:r>
        <w:r>
          <w:rPr>
            <w:noProof/>
            <w:webHidden/>
          </w:rPr>
          <w:fldChar w:fldCharType="begin"/>
        </w:r>
        <w:r>
          <w:rPr>
            <w:noProof/>
            <w:webHidden/>
          </w:rPr>
          <w:instrText xml:space="preserve"> PAGEREF _Toc78470323 \h </w:instrText>
        </w:r>
        <w:r>
          <w:rPr>
            <w:noProof/>
            <w:webHidden/>
          </w:rPr>
        </w:r>
      </w:ins>
      <w:r>
        <w:rPr>
          <w:noProof/>
          <w:webHidden/>
        </w:rPr>
        <w:fldChar w:fldCharType="separate"/>
      </w:r>
      <w:ins w:id="220" w:author="Trebaol Jonathan" w:date="2021-07-29T16:57:00Z">
        <w:r>
          <w:rPr>
            <w:noProof/>
            <w:webHidden/>
          </w:rPr>
          <w:t>18</w:t>
        </w:r>
        <w:r>
          <w:rPr>
            <w:noProof/>
            <w:webHidden/>
          </w:rPr>
          <w:fldChar w:fldCharType="end"/>
        </w:r>
        <w:r w:rsidRPr="00B03A2C">
          <w:rPr>
            <w:rStyle w:val="Lienhypertexte"/>
            <w:noProof/>
          </w:rPr>
          <w:fldChar w:fldCharType="end"/>
        </w:r>
      </w:ins>
    </w:p>
    <w:p w14:paraId="08FB6158" w14:textId="25AF69A7" w:rsidR="007809DF" w:rsidRDefault="007809DF" w:rsidP="004C34CE">
      <w:pPr>
        <w:rPr>
          <w:ins w:id="221" w:author="Trebaol Jonathan" w:date="2021-07-29T16:57:00Z"/>
          <w:rFonts w:asciiTheme="minorHAnsi" w:eastAsiaTheme="minorEastAsia" w:hAnsiTheme="minorHAnsi" w:cstheme="minorBidi"/>
          <w:noProof/>
          <w:sz w:val="22"/>
          <w:szCs w:val="22"/>
          <w:lang w:val="fr-FR" w:eastAsia="zh-CN"/>
        </w:rPr>
        <w:pPrChange w:id="222" w:author="Trebaol Jonathan" w:date="2021-07-29T17:35:00Z">
          <w:pPr/>
        </w:pPrChange>
      </w:pPr>
      <w:ins w:id="22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"_Toc78470324"</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lang w:val="fr-FR"/>
          </w:rPr>
          <w:t>6.2</w:t>
        </w:r>
        <w:r>
          <w:rPr>
            <w:rFonts w:asciiTheme="minorHAnsi" w:eastAsiaTheme="minorEastAsia" w:hAnsiTheme="minorHAnsi" w:cstheme="minorBidi"/>
            <w:noProof/>
            <w:sz w:val="22"/>
            <w:szCs w:val="22"/>
            <w:lang w:val="fr-FR" w:eastAsia="zh-CN"/>
          </w:rPr>
          <w:tab/>
        </w:r>
        <w:r w:rsidRPr="00B03A2C">
          <w:rPr>
            <w:rStyle w:val="Lienhypertexte"/>
            <w:rFonts w:cstheme="minorHAnsi"/>
            <w:noProof/>
            <w:lang w:val="fr-FR"/>
          </w:rPr>
          <w:t>Log Debug debug3</w:t>
        </w:r>
        <w:r>
          <w:rPr>
            <w:noProof/>
            <w:webHidden/>
          </w:rPr>
          <w:tab/>
        </w:r>
        <w:r>
          <w:rPr>
            <w:noProof/>
            <w:webHidden/>
          </w:rPr>
          <w:fldChar w:fldCharType="begin"/>
        </w:r>
        <w:r>
          <w:rPr>
            <w:noProof/>
            <w:webHidden/>
          </w:rPr>
          <w:instrText xml:space="preserve"> PAGEREF _Toc78470324 \h </w:instrText>
        </w:r>
        <w:r>
          <w:rPr>
            <w:noProof/>
            <w:webHidden/>
          </w:rPr>
        </w:r>
      </w:ins>
      <w:r>
        <w:rPr>
          <w:noProof/>
          <w:webHidden/>
        </w:rPr>
        <w:fldChar w:fldCharType="separate"/>
      </w:r>
      <w:ins w:id="224" w:author="Trebaol Jonathan" w:date="2021-07-29T16:57:00Z">
        <w:r>
          <w:rPr>
            <w:noProof/>
            <w:webHidden/>
          </w:rPr>
          <w:t>18</w:t>
        </w:r>
        <w:r>
          <w:rPr>
            <w:noProof/>
            <w:webHidden/>
          </w:rPr>
          <w:fldChar w:fldCharType="end"/>
        </w:r>
        <w:r w:rsidRPr="00B03A2C">
          <w:rPr>
            <w:rStyle w:val="Lienhypertexte"/>
            <w:noProof/>
          </w:rPr>
          <w:fldChar w:fldCharType="end"/>
        </w:r>
      </w:ins>
    </w:p>
    <w:p w14:paraId="2ED231FB" w14:textId="27914A36" w:rsidR="007809DF" w:rsidRDefault="007809DF" w:rsidP="004C34CE">
      <w:pPr>
        <w:rPr>
          <w:ins w:id="225" w:author="Trebaol Jonathan" w:date="2021-07-29T16:57:00Z"/>
          <w:rFonts w:asciiTheme="minorHAnsi" w:eastAsiaTheme="minorEastAsia" w:hAnsiTheme="minorHAnsi" w:cstheme="minorBidi"/>
          <w:noProof/>
          <w:sz w:val="22"/>
          <w:szCs w:val="22"/>
          <w:lang w:val="fr-FR" w:eastAsia="zh-CN"/>
        </w:rPr>
        <w:pPrChange w:id="226" w:author="Trebaol Jonathan" w:date="2021-07-29T17:35:00Z">
          <w:pPr/>
        </w:pPrChange>
      </w:pPr>
      <w:ins w:id="227"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"_Toc78470325"</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6.3</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L2 Loop Script</w:t>
        </w:r>
        <w:r>
          <w:rPr>
            <w:noProof/>
            <w:webHidden/>
          </w:rPr>
          <w:tab/>
        </w:r>
        <w:r>
          <w:rPr>
            <w:noProof/>
            <w:webHidden/>
          </w:rPr>
          <w:fldChar w:fldCharType="begin"/>
        </w:r>
        <w:r>
          <w:rPr>
            <w:noProof/>
            <w:webHidden/>
          </w:rPr>
          <w:instrText xml:space="preserve"> PAGEREF _Toc78470325 \h </w:instrText>
        </w:r>
        <w:r>
          <w:rPr>
            <w:noProof/>
            <w:webHidden/>
          </w:rPr>
        </w:r>
      </w:ins>
      <w:r>
        <w:rPr>
          <w:noProof/>
          <w:webHidden/>
        </w:rPr>
        <w:fldChar w:fldCharType="separate"/>
      </w:r>
      <w:ins w:id="228" w:author="Trebaol Jonathan" w:date="2021-07-29T16:57:00Z">
        <w:r>
          <w:rPr>
            <w:noProof/>
            <w:webHidden/>
          </w:rPr>
          <w:t>19</w:t>
        </w:r>
        <w:r>
          <w:rPr>
            <w:noProof/>
            <w:webHidden/>
          </w:rPr>
          <w:fldChar w:fldCharType="end"/>
        </w:r>
        <w:r w:rsidRPr="00B03A2C">
          <w:rPr>
            <w:rStyle w:val="Lienhypertexte"/>
            <w:noProof/>
          </w:rPr>
          <w:fldChar w:fldCharType="end"/>
        </w:r>
      </w:ins>
    </w:p>
    <w:p w14:paraId="50D428D3" w14:textId="388C54D1" w:rsidR="007809DF" w:rsidRDefault="007809DF" w:rsidP="004C34CE">
      <w:pPr>
        <w:rPr>
          <w:ins w:id="229" w:author="Trebaol Jonathan" w:date="2021-07-29T16:57:00Z"/>
          <w:rFonts w:asciiTheme="minorHAnsi" w:eastAsiaTheme="minorEastAsia" w:hAnsiTheme="minorHAnsi" w:cstheme="minorBidi"/>
          <w:noProof/>
          <w:sz w:val="22"/>
          <w:szCs w:val="22"/>
          <w:lang w:val="fr-FR" w:eastAsia="zh-CN"/>
        </w:rPr>
        <w:pPrChange w:id="230" w:author="Trebaol Jonathan" w:date="2021-07-29T17:35:00Z">
          <w:pPr/>
        </w:pPrChange>
      </w:pPr>
      <w:ins w:id="231"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"_Toc78470326"</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6.4</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Port Flapping Script</w:t>
        </w:r>
        <w:r>
          <w:rPr>
            <w:noProof/>
            <w:webHidden/>
          </w:rPr>
          <w:tab/>
        </w:r>
        <w:r>
          <w:rPr>
            <w:noProof/>
            <w:webHidden/>
          </w:rPr>
          <w:fldChar w:fldCharType="begin"/>
        </w:r>
        <w:r>
          <w:rPr>
            <w:noProof/>
            <w:webHidden/>
          </w:rPr>
          <w:instrText xml:space="preserve"> PAGEREF _Toc78470326 \h </w:instrText>
        </w:r>
        <w:r>
          <w:rPr>
            <w:noProof/>
            <w:webHidden/>
          </w:rPr>
        </w:r>
      </w:ins>
      <w:r>
        <w:rPr>
          <w:noProof/>
          <w:webHidden/>
        </w:rPr>
        <w:fldChar w:fldCharType="separate"/>
      </w:r>
      <w:ins w:id="232" w:author="Trebaol Jonathan" w:date="2021-07-29T16:57:00Z">
        <w:r>
          <w:rPr>
            <w:noProof/>
            <w:webHidden/>
          </w:rPr>
          <w:t>21</w:t>
        </w:r>
        <w:r>
          <w:rPr>
            <w:noProof/>
            <w:webHidden/>
          </w:rPr>
          <w:fldChar w:fldCharType="end"/>
        </w:r>
        <w:r w:rsidRPr="00B03A2C">
          <w:rPr>
            <w:rStyle w:val="Lienhypertexte"/>
            <w:noProof/>
          </w:rPr>
          <w:fldChar w:fldCharType="end"/>
        </w:r>
      </w:ins>
    </w:p>
    <w:p w14:paraId="762EFACB" w14:textId="65012ACC" w:rsidR="007809DF" w:rsidRDefault="007809DF" w:rsidP="004C34CE">
      <w:pPr>
        <w:rPr>
          <w:ins w:id="233" w:author="Trebaol Jonathan" w:date="2021-07-29T16:57:00Z"/>
          <w:rFonts w:asciiTheme="minorHAnsi" w:eastAsiaTheme="minorEastAsia" w:hAnsiTheme="minorHAnsi" w:cstheme="minorBidi"/>
          <w:noProof/>
          <w:sz w:val="22"/>
          <w:szCs w:val="22"/>
          <w:lang w:val="fr-FR" w:eastAsia="zh-CN"/>
        </w:rPr>
        <w:pPrChange w:id="234" w:author="Trebaol Jonathan" w:date="2021-07-29T17:35:00Z">
          <w:pPr/>
        </w:pPrChange>
      </w:pPr>
      <w:ins w:id="235"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"_Toc78470327"</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6.5</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Port Scanning (DDOS) Script</w:t>
        </w:r>
        <w:r>
          <w:rPr>
            <w:noProof/>
            <w:webHidden/>
          </w:rPr>
          <w:tab/>
        </w:r>
        <w:r>
          <w:rPr>
            <w:noProof/>
            <w:webHidden/>
          </w:rPr>
          <w:fldChar w:fldCharType="begin"/>
        </w:r>
        <w:r>
          <w:rPr>
            <w:noProof/>
            <w:webHidden/>
          </w:rPr>
          <w:instrText xml:space="preserve"> PAGEREF _Toc78470327 \h </w:instrText>
        </w:r>
        <w:r>
          <w:rPr>
            <w:noProof/>
            <w:webHidden/>
          </w:rPr>
        </w:r>
      </w:ins>
      <w:r>
        <w:rPr>
          <w:noProof/>
          <w:webHidden/>
        </w:rPr>
        <w:fldChar w:fldCharType="separate"/>
      </w:r>
      <w:ins w:id="236" w:author="Trebaol Jonathan" w:date="2021-07-29T16:57:00Z">
        <w:r>
          <w:rPr>
            <w:noProof/>
            <w:webHidden/>
          </w:rPr>
          <w:t>23</w:t>
        </w:r>
        <w:r>
          <w:rPr>
            <w:noProof/>
            <w:webHidden/>
          </w:rPr>
          <w:fldChar w:fldCharType="end"/>
        </w:r>
        <w:r w:rsidRPr="00B03A2C">
          <w:rPr>
            <w:rStyle w:val="Lienhypertexte"/>
            <w:noProof/>
          </w:rPr>
          <w:fldChar w:fldCharType="end"/>
        </w:r>
      </w:ins>
    </w:p>
    <w:p w14:paraId="03583D47" w14:textId="12947A04" w:rsidR="007809DF" w:rsidRDefault="007809DF" w:rsidP="004C34CE">
      <w:pPr>
        <w:rPr>
          <w:ins w:id="237" w:author="Trebaol Jonathan" w:date="2021-07-29T16:57:00Z"/>
          <w:rFonts w:asciiTheme="minorHAnsi" w:eastAsiaTheme="minorEastAsia" w:hAnsiTheme="minorHAnsi" w:cstheme="minorBidi"/>
          <w:noProof/>
          <w:sz w:val="22"/>
          <w:szCs w:val="22"/>
          <w:lang w:val="fr-FR" w:eastAsia="zh-CN"/>
        </w:rPr>
        <w:pPrChange w:id="238" w:author="Trebaol Jonathan" w:date="2021-07-29T17:35:00Z">
          <w:pPr/>
        </w:pPrChange>
      </w:pPr>
      <w:ins w:id="239"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"_Toc78470328"</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6.6</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Collection Logs (Switch) Script</w:t>
        </w:r>
        <w:r>
          <w:rPr>
            <w:noProof/>
            <w:webHidden/>
          </w:rPr>
          <w:tab/>
        </w:r>
        <w:r>
          <w:rPr>
            <w:noProof/>
            <w:webHidden/>
          </w:rPr>
          <w:fldChar w:fldCharType="begin"/>
        </w:r>
        <w:r>
          <w:rPr>
            <w:noProof/>
            <w:webHidden/>
          </w:rPr>
          <w:instrText xml:space="preserve"> PAGEREF _Toc78470328 \h </w:instrText>
        </w:r>
        <w:r>
          <w:rPr>
            <w:noProof/>
            <w:webHidden/>
          </w:rPr>
        </w:r>
      </w:ins>
      <w:r>
        <w:rPr>
          <w:noProof/>
          <w:webHidden/>
        </w:rPr>
        <w:fldChar w:fldCharType="separate"/>
      </w:r>
      <w:ins w:id="240" w:author="Trebaol Jonathan" w:date="2021-07-29T16:57:00Z">
        <w:r>
          <w:rPr>
            <w:noProof/>
            <w:webHidden/>
          </w:rPr>
          <w:t>24</w:t>
        </w:r>
        <w:r>
          <w:rPr>
            <w:noProof/>
            <w:webHidden/>
          </w:rPr>
          <w:fldChar w:fldCharType="end"/>
        </w:r>
        <w:r w:rsidRPr="00B03A2C">
          <w:rPr>
            <w:rStyle w:val="Lienhypertexte"/>
            <w:noProof/>
          </w:rPr>
          <w:fldChar w:fldCharType="end"/>
        </w:r>
      </w:ins>
    </w:p>
    <w:p w14:paraId="6B338643" w14:textId="626D33B3" w:rsidR="007809DF" w:rsidRDefault="007809DF" w:rsidP="004C34CE">
      <w:pPr>
        <w:rPr>
          <w:ins w:id="241" w:author="Trebaol Jonathan" w:date="2021-07-29T16:57:00Z"/>
          <w:rFonts w:asciiTheme="minorHAnsi" w:eastAsiaTheme="minorEastAsia" w:hAnsiTheme="minorHAnsi" w:cstheme="minorBidi"/>
          <w:noProof/>
          <w:sz w:val="22"/>
          <w:szCs w:val="22"/>
          <w:lang w:val="fr-FR" w:eastAsia="zh-CN"/>
        </w:rPr>
        <w:pPrChange w:id="242" w:author="Trebaol Jonathan" w:date="2021-07-29T17:35:00Z">
          <w:pPr/>
        </w:pPrChange>
      </w:pPr>
      <w:ins w:id="243" w:author="Trebaol Jonathan" w:date="2021-07-29T16:57:00Z">
        <w:r w:rsidRPr="00B03A2C">
          <w:rPr>
            <w:rStyle w:val="Lienhypertexte"/>
            <w:noProof/>
          </w:rPr>
          <w:fldChar w:fldCharType="begin"/>
        </w:r>
        <w:r w:rsidRPr="00B03A2C">
          <w:rPr>
            <w:rStyle w:val="Lienhypertexte"/>
            <w:noProof/>
          </w:rPr>
          <w:instrText xml:space="preserve"> </w:instrText>
        </w:r>
        <w:r>
          <w:rPr>
            <w:noProof/>
          </w:rPr>
          <w:instrText>HYPERLINK \l "_Toc78470329"</w:instrText>
        </w:r>
        <w:r w:rsidRPr="00B03A2C">
          <w:rPr>
            <w:rStyle w:val="Lienhypertexte"/>
            <w:noProof/>
          </w:rPr>
          <w:instrText xml:space="preserve"> </w:instrText>
        </w:r>
        <w:r w:rsidRPr="00B03A2C">
          <w:rPr>
            <w:rStyle w:val="Lienhypertexte"/>
            <w:noProof/>
          </w:rPr>
        </w:r>
        <w:r w:rsidRPr="00B03A2C">
          <w:rPr>
            <w:rStyle w:val="Lienhypertexte"/>
            <w:noProof/>
          </w:rPr>
          <w:fldChar w:fldCharType="separate"/>
        </w:r>
        <w:r w:rsidRPr="00B03A2C">
          <w:rPr>
            <w:rStyle w:val="Lienhypertexte"/>
            <w:rFonts w:cstheme="minorHAnsi"/>
            <w:noProof/>
          </w:rPr>
          <w:t>6.7</w:t>
        </w:r>
        <w:r>
          <w:rPr>
            <w:rFonts w:asciiTheme="minorHAnsi" w:eastAsiaTheme="minorEastAsia" w:hAnsiTheme="minorHAnsi" w:cstheme="minorBidi"/>
            <w:noProof/>
            <w:sz w:val="22"/>
            <w:szCs w:val="22"/>
            <w:lang w:val="fr-FR" w:eastAsia="zh-CN"/>
          </w:rPr>
          <w:tab/>
        </w:r>
        <w:r w:rsidRPr="00B03A2C">
          <w:rPr>
            <w:rStyle w:val="Lienhypertexte"/>
            <w:rFonts w:cstheme="minorHAnsi"/>
            <w:noProof/>
          </w:rPr>
          <w:t>Collection Logs (Stellar AP) Script</w:t>
        </w:r>
        <w:r>
          <w:rPr>
            <w:noProof/>
            <w:webHidden/>
          </w:rPr>
          <w:tab/>
        </w:r>
        <w:r>
          <w:rPr>
            <w:noProof/>
            <w:webHidden/>
          </w:rPr>
          <w:fldChar w:fldCharType="begin"/>
        </w:r>
        <w:r>
          <w:rPr>
            <w:noProof/>
            <w:webHidden/>
          </w:rPr>
          <w:instrText xml:space="preserve"> PAGEREF _Toc78470329 \h </w:instrText>
        </w:r>
        <w:r>
          <w:rPr>
            <w:noProof/>
            <w:webHidden/>
          </w:rPr>
        </w:r>
      </w:ins>
      <w:r>
        <w:rPr>
          <w:noProof/>
          <w:webHidden/>
        </w:rPr>
        <w:fldChar w:fldCharType="separate"/>
      </w:r>
      <w:ins w:id="244" w:author="Trebaol Jonathan" w:date="2021-07-29T16:57:00Z">
        <w:r>
          <w:rPr>
            <w:noProof/>
            <w:webHidden/>
          </w:rPr>
          <w:t>24</w:t>
        </w:r>
        <w:r>
          <w:rPr>
            <w:noProof/>
            <w:webHidden/>
          </w:rPr>
          <w:fldChar w:fldCharType="end"/>
        </w:r>
        <w:r w:rsidRPr="00B03A2C">
          <w:rPr>
            <w:rStyle w:val="Lienhypertexte"/>
            <w:noProof/>
          </w:rPr>
          <w:fldChar w:fldCharType="end"/>
        </w:r>
      </w:ins>
    </w:p>
    <w:p w14:paraId="64D7713E" w14:textId="32B29E65" w:rsidR="00A800D8" w:rsidRPr="00A800D8" w:rsidDel="007809DF" w:rsidRDefault="00A800D8" w:rsidP="004C34CE">
      <w:pPr>
        <w:rPr>
          <w:del w:id="245" w:author="Trebaol Jonathan" w:date="2021-07-29T16:57:00Z"/>
          <w:rFonts w:eastAsiaTheme="minorEastAsia"/>
          <w:noProof/>
          <w:sz w:val="22"/>
          <w:szCs w:val="22"/>
          <w:lang w:val="fr-FR" w:eastAsia="zh-CN"/>
        </w:rPr>
        <w:pPrChange w:id="246" w:author="Trebaol Jonathan" w:date="2021-07-29T17:35:00Z">
          <w:pPr/>
        </w:pPrChange>
      </w:pPr>
      <w:del w:id="247" w:author="Trebaol Jonathan" w:date="2021-07-29T16:57:00Z">
        <w:r w:rsidRPr="007809DF" w:rsidDel="007809DF">
          <w:rPr>
            <w:noProof/>
            <w:rPrChange w:id="248" w:author="Trebaol Jonathan" w:date="2021-07-29T16:57:00Z">
              <w:rPr>
                <w:rStyle w:val="Lienhypertexte"/>
                <w:rFonts w:asciiTheme="minorHAnsi" w:hAnsiTheme="minorHAnsi" w:cstheme="minorHAnsi"/>
                <w:noProof/>
              </w:rPr>
            </w:rPrChange>
          </w:rPr>
          <w:delText>Technical Support DATA (EMEA)</w:delText>
        </w:r>
        <w:r w:rsidRPr="00A800D8" w:rsidDel="007809DF">
          <w:rPr>
            <w:noProof/>
            <w:webHidden/>
          </w:rPr>
          <w:tab/>
          <w:delText>1</w:delText>
        </w:r>
      </w:del>
    </w:p>
    <w:p w14:paraId="38203A48" w14:textId="3AB24937" w:rsidR="00A800D8" w:rsidRPr="00A800D8" w:rsidDel="007809DF" w:rsidRDefault="00A800D8" w:rsidP="004C34CE">
      <w:pPr>
        <w:rPr>
          <w:del w:id="249" w:author="Trebaol Jonathan" w:date="2021-07-29T16:57:00Z"/>
          <w:rFonts w:eastAsiaTheme="minorEastAsia"/>
          <w:noProof/>
          <w:sz w:val="22"/>
          <w:szCs w:val="22"/>
          <w:lang w:val="fr-FR" w:eastAsia="zh-CN"/>
        </w:rPr>
        <w:pPrChange w:id="250" w:author="Trebaol Jonathan" w:date="2021-07-29T17:35:00Z">
          <w:pPr/>
        </w:pPrChange>
      </w:pPr>
      <w:del w:id="251" w:author="Trebaol Jonathan" w:date="2021-07-29T16:57:00Z">
        <w:r w:rsidRPr="007809DF" w:rsidDel="007809DF">
          <w:rPr>
            <w:noProof/>
            <w:rPrChange w:id="252" w:author="Trebaol Jonathan" w:date="2021-07-29T16:57:00Z">
              <w:rPr>
                <w:rStyle w:val="Lienhypertexte"/>
                <w:rFonts w:asciiTheme="minorHAnsi" w:hAnsiTheme="minorHAnsi" w:cstheme="minorHAnsi"/>
                <w:b/>
                <w:noProof/>
              </w:rPr>
            </w:rPrChange>
          </w:rPr>
          <w:delText>System Functional and Design Specification</w:delText>
        </w:r>
        <w:r w:rsidRPr="00A800D8" w:rsidDel="007809DF">
          <w:rPr>
            <w:noProof/>
            <w:webHidden/>
          </w:rPr>
          <w:tab/>
          <w:delText>1</w:delText>
        </w:r>
      </w:del>
    </w:p>
    <w:p w14:paraId="47689F11" w14:textId="18F23201" w:rsidR="00A800D8" w:rsidRPr="00A800D8" w:rsidDel="007809DF" w:rsidRDefault="00A800D8" w:rsidP="004C34CE">
      <w:pPr>
        <w:rPr>
          <w:del w:id="253" w:author="Trebaol Jonathan" w:date="2021-07-29T16:57:00Z"/>
          <w:rFonts w:eastAsiaTheme="minorEastAsia"/>
          <w:noProof/>
          <w:sz w:val="22"/>
          <w:szCs w:val="22"/>
          <w:lang w:val="fr-FR" w:eastAsia="zh-CN"/>
        </w:rPr>
        <w:pPrChange w:id="254" w:author="Trebaol Jonathan" w:date="2021-07-29T17:35:00Z">
          <w:pPr/>
        </w:pPrChange>
      </w:pPr>
      <w:del w:id="255" w:author="Trebaol Jonathan" w:date="2021-07-29T16:57:00Z">
        <w:r w:rsidRPr="007809DF" w:rsidDel="007809DF">
          <w:rPr>
            <w:noProof/>
            <w:rPrChange w:id="256" w:author="Trebaol Jonathan" w:date="2021-07-29T16:57:00Z">
              <w:rPr>
                <w:rStyle w:val="Lienhypertexte"/>
                <w:rFonts w:asciiTheme="minorHAnsi" w:hAnsiTheme="minorHAnsi" w:cstheme="minorHAnsi"/>
                <w:b/>
                <w:noProof/>
              </w:rPr>
            </w:rPrChange>
          </w:rPr>
          <w:delText>Preventive Maintenance</w:delText>
        </w:r>
        <w:r w:rsidRPr="00A800D8" w:rsidDel="007809DF">
          <w:rPr>
            <w:noProof/>
            <w:webHidden/>
          </w:rPr>
          <w:tab/>
          <w:delText>1</w:delText>
        </w:r>
      </w:del>
    </w:p>
    <w:p w14:paraId="13AB30E3" w14:textId="07588192" w:rsidR="00A800D8" w:rsidRPr="00A800D8" w:rsidDel="007809DF" w:rsidRDefault="00A800D8" w:rsidP="004C34CE">
      <w:pPr>
        <w:rPr>
          <w:del w:id="257" w:author="Trebaol Jonathan" w:date="2021-07-29T16:57:00Z"/>
          <w:rFonts w:eastAsiaTheme="minorEastAsia"/>
          <w:noProof/>
          <w:sz w:val="22"/>
          <w:szCs w:val="22"/>
          <w:lang w:val="fr-FR" w:eastAsia="zh-CN"/>
        </w:rPr>
        <w:pPrChange w:id="258" w:author="Trebaol Jonathan" w:date="2021-07-29T17:35:00Z">
          <w:pPr/>
        </w:pPrChange>
      </w:pPr>
      <w:del w:id="259" w:author="Trebaol Jonathan" w:date="2021-07-29T16:57:00Z">
        <w:r w:rsidRPr="007809DF" w:rsidDel="007809DF">
          <w:rPr>
            <w:noProof/>
            <w:rPrChange w:id="260" w:author="Trebaol Jonathan" w:date="2021-07-29T16:57:00Z">
              <w:rPr>
                <w:rStyle w:val="Lienhypertexte"/>
                <w:rFonts w:asciiTheme="minorHAnsi" w:hAnsiTheme="minorHAnsi" w:cstheme="minorHAnsi"/>
                <w:noProof/>
              </w:rPr>
            </w:rPrChange>
          </w:rPr>
          <w:delText>Author(s): Raphael Voyer, Jonathan Trebaol</w:delText>
        </w:r>
        <w:r w:rsidRPr="00A800D8" w:rsidDel="007809DF">
          <w:rPr>
            <w:noProof/>
            <w:webHidden/>
          </w:rPr>
          <w:tab/>
          <w:delText>1</w:delText>
        </w:r>
      </w:del>
    </w:p>
    <w:p w14:paraId="297F228C" w14:textId="690A9D52" w:rsidR="00A800D8" w:rsidRPr="00A800D8" w:rsidDel="007809DF" w:rsidRDefault="00A800D8" w:rsidP="004C34CE">
      <w:pPr>
        <w:rPr>
          <w:del w:id="261" w:author="Trebaol Jonathan" w:date="2021-07-29T16:57:00Z"/>
          <w:rFonts w:eastAsiaTheme="minorEastAsia"/>
          <w:noProof/>
          <w:sz w:val="22"/>
          <w:szCs w:val="22"/>
          <w:lang w:val="fr-FR" w:eastAsia="zh-CN"/>
        </w:rPr>
        <w:pPrChange w:id="262" w:author="Trebaol Jonathan" w:date="2021-07-29T17:35:00Z">
          <w:pPr/>
        </w:pPrChange>
      </w:pPr>
      <w:del w:id="263" w:author="Trebaol Jonathan" w:date="2021-07-29T16:57:00Z">
        <w:r w:rsidRPr="007809DF" w:rsidDel="007809DF">
          <w:rPr>
            <w:noProof/>
            <w:rPrChange w:id="264" w:author="Trebaol Jonathan" w:date="2021-07-29T16:57:00Z">
              <w:rPr>
                <w:rStyle w:val="Lienhypertexte"/>
                <w:rFonts w:asciiTheme="minorHAnsi" w:hAnsiTheme="minorHAnsi" w:cstheme="minorHAnsi"/>
                <w:b/>
                <w:noProof/>
              </w:rPr>
            </w:rPrChange>
          </w:rPr>
          <w:delText xml:space="preserve">Copyright </w:delText>
        </w:r>
        <w:r w:rsidRPr="007809DF" w:rsidDel="007809DF">
          <w:rPr>
            <w:noProof/>
            <w:rPrChange w:id="265" w:author="Trebaol Jonathan" w:date="2021-07-29T16:57:00Z">
              <w:rPr>
                <w:rStyle w:val="Lienhypertexte"/>
                <w:rFonts w:asciiTheme="minorHAnsi" w:hAnsiTheme="minorHAnsi" w:cstheme="minorHAnsi"/>
                <w:b/>
                <w:noProof/>
              </w:rPr>
            </w:rPrChange>
          </w:rPr>
          <w:sym w:font="Symbol" w:char="F0D3"/>
        </w:r>
        <w:r w:rsidRPr="007809DF" w:rsidDel="007809DF">
          <w:rPr>
            <w:noProof/>
            <w:rPrChange w:id="266" w:author="Trebaol Jonathan" w:date="2021-07-29T16:57:00Z">
              <w:rPr>
                <w:rStyle w:val="Lienhypertexte"/>
                <w:rFonts w:asciiTheme="minorHAnsi" w:hAnsiTheme="minorHAnsi" w:cstheme="minorHAnsi"/>
                <w:b/>
                <w:noProof/>
              </w:rPr>
            </w:rPrChange>
          </w:rPr>
          <w:delText xml:space="preserve"> 1995-2016   Alcatel-Lucent, Incorporated</w:delText>
        </w:r>
        <w:r w:rsidRPr="00A800D8" w:rsidDel="007809DF">
          <w:rPr>
            <w:noProof/>
            <w:webHidden/>
          </w:rPr>
          <w:tab/>
          <w:delText>1</w:delText>
        </w:r>
      </w:del>
    </w:p>
    <w:p w14:paraId="0D5D238A" w14:textId="20CC070F" w:rsidR="00A800D8" w:rsidRPr="00A800D8" w:rsidDel="007809DF" w:rsidRDefault="00A800D8" w:rsidP="004C34CE">
      <w:pPr>
        <w:rPr>
          <w:del w:id="267" w:author="Trebaol Jonathan" w:date="2021-07-29T16:57:00Z"/>
          <w:rFonts w:eastAsiaTheme="minorEastAsia"/>
          <w:noProof/>
          <w:sz w:val="22"/>
          <w:szCs w:val="22"/>
          <w:lang w:val="fr-FR" w:eastAsia="zh-CN"/>
        </w:rPr>
        <w:pPrChange w:id="268" w:author="Trebaol Jonathan" w:date="2021-07-29T17:35:00Z">
          <w:pPr/>
        </w:pPrChange>
      </w:pPr>
      <w:del w:id="269" w:author="Trebaol Jonathan" w:date="2021-07-29T16:57:00Z">
        <w:r w:rsidRPr="007809DF" w:rsidDel="007809DF">
          <w:rPr>
            <w:noProof/>
            <w:rPrChange w:id="270" w:author="Trebaol Jonathan" w:date="2021-07-29T16:57:00Z">
              <w:rPr>
                <w:rStyle w:val="Lienhypertexte"/>
                <w:rFonts w:asciiTheme="minorHAnsi" w:hAnsiTheme="minorHAnsi" w:cstheme="minorHAnsi"/>
                <w:b/>
                <w:noProof/>
              </w:rPr>
            </w:rPrChange>
          </w:rPr>
          <w:delText>TABLE OF CONTENTS</w:delText>
        </w:r>
        <w:r w:rsidRPr="00A800D8" w:rsidDel="007809DF">
          <w:rPr>
            <w:noProof/>
            <w:webHidden/>
          </w:rPr>
          <w:tab/>
          <w:delText>2</w:delText>
        </w:r>
      </w:del>
    </w:p>
    <w:p w14:paraId="49290DF8" w14:textId="00965B43" w:rsidR="00A800D8" w:rsidRPr="00A800D8" w:rsidDel="007809DF" w:rsidRDefault="00A800D8" w:rsidP="004C34CE">
      <w:pPr>
        <w:rPr>
          <w:del w:id="271" w:author="Trebaol Jonathan" w:date="2021-07-29T16:57:00Z"/>
          <w:rFonts w:eastAsiaTheme="minorEastAsia"/>
          <w:noProof/>
          <w:sz w:val="22"/>
          <w:szCs w:val="22"/>
          <w:lang w:val="fr-FR" w:eastAsia="zh-CN"/>
        </w:rPr>
        <w:pPrChange w:id="272" w:author="Trebaol Jonathan" w:date="2021-07-29T17:35:00Z">
          <w:pPr/>
        </w:pPrChange>
      </w:pPr>
      <w:del w:id="273" w:author="Trebaol Jonathan" w:date="2021-07-29T16:57:00Z">
        <w:r w:rsidRPr="007809DF" w:rsidDel="007809DF">
          <w:rPr>
            <w:noProof/>
            <w:rPrChange w:id="274" w:author="Trebaol Jonathan" w:date="2021-07-29T16:57:00Z">
              <w:rPr>
                <w:rStyle w:val="Lienhypertexte"/>
                <w:rFonts w:asciiTheme="minorHAnsi" w:hAnsiTheme="minorHAnsi" w:cstheme="minorHAnsi"/>
                <w:b/>
                <w:noProof/>
              </w:rPr>
            </w:rPrChange>
          </w:rPr>
          <w:delText>REVISION HISTORY</w:delText>
        </w:r>
        <w:r w:rsidRPr="00A800D8" w:rsidDel="007809DF">
          <w:rPr>
            <w:noProof/>
            <w:webHidden/>
          </w:rPr>
          <w:tab/>
          <w:delText>3</w:delText>
        </w:r>
      </w:del>
    </w:p>
    <w:p w14:paraId="4709BCB5" w14:textId="439A88CE" w:rsidR="00A800D8" w:rsidRPr="00A800D8" w:rsidDel="007809DF" w:rsidRDefault="00A800D8" w:rsidP="004C34CE">
      <w:pPr>
        <w:rPr>
          <w:del w:id="275" w:author="Trebaol Jonathan" w:date="2021-07-29T16:57:00Z"/>
          <w:rFonts w:eastAsiaTheme="minorEastAsia"/>
          <w:noProof/>
          <w:sz w:val="22"/>
          <w:szCs w:val="22"/>
          <w:lang w:val="fr-FR" w:eastAsia="zh-CN"/>
        </w:rPr>
        <w:pPrChange w:id="276" w:author="Trebaol Jonathan" w:date="2021-07-29T17:35:00Z">
          <w:pPr/>
        </w:pPrChange>
      </w:pPr>
      <w:del w:id="277" w:author="Trebaol Jonathan" w:date="2021-07-29T16:57:00Z">
        <w:r w:rsidRPr="007809DF" w:rsidDel="007809DF">
          <w:rPr>
            <w:noProof/>
            <w:rPrChange w:id="278" w:author="Trebaol Jonathan" w:date="2021-07-29T16:57:00Z">
              <w:rPr>
                <w:rStyle w:val="Lienhypertexte"/>
                <w:rFonts w:asciiTheme="minorHAnsi" w:hAnsiTheme="minorHAnsi" w:cstheme="minorHAnsi"/>
                <w:noProof/>
              </w:rPr>
            </w:rPrChange>
          </w:rPr>
          <w:delText>1</w:delText>
        </w:r>
        <w:r w:rsidRPr="00A800D8" w:rsidDel="007809DF">
          <w:rPr>
            <w:rFonts w:eastAsiaTheme="minorEastAsia"/>
            <w:noProof/>
            <w:sz w:val="22"/>
            <w:szCs w:val="22"/>
            <w:lang w:val="fr-FR" w:eastAsia="zh-CN"/>
          </w:rPr>
          <w:tab/>
        </w:r>
        <w:r w:rsidRPr="007809DF" w:rsidDel="007809DF">
          <w:rPr>
            <w:noProof/>
            <w:rPrChange w:id="279" w:author="Trebaol Jonathan" w:date="2021-07-29T16:57:00Z">
              <w:rPr>
                <w:rStyle w:val="Lienhypertexte"/>
                <w:rFonts w:asciiTheme="minorHAnsi" w:hAnsiTheme="minorHAnsi" w:cstheme="minorHAnsi"/>
                <w:noProof/>
              </w:rPr>
            </w:rPrChange>
          </w:rPr>
          <w:delText>INTRODUCTION</w:delText>
        </w:r>
        <w:r w:rsidRPr="00A800D8" w:rsidDel="007809DF">
          <w:rPr>
            <w:noProof/>
            <w:webHidden/>
          </w:rPr>
          <w:tab/>
          <w:delText>4</w:delText>
        </w:r>
      </w:del>
    </w:p>
    <w:p w14:paraId="5B994EE2" w14:textId="0D3502DD" w:rsidR="00A800D8" w:rsidRPr="00A800D8" w:rsidDel="007809DF" w:rsidRDefault="00A800D8" w:rsidP="004C34CE">
      <w:pPr>
        <w:rPr>
          <w:del w:id="280" w:author="Trebaol Jonathan" w:date="2021-07-29T16:57:00Z"/>
          <w:rFonts w:eastAsiaTheme="minorEastAsia"/>
          <w:noProof/>
          <w:sz w:val="22"/>
          <w:szCs w:val="22"/>
          <w:lang w:val="fr-FR" w:eastAsia="zh-CN"/>
        </w:rPr>
        <w:pPrChange w:id="281" w:author="Trebaol Jonathan" w:date="2021-07-29T17:35:00Z">
          <w:pPr/>
        </w:pPrChange>
      </w:pPr>
      <w:del w:id="282" w:author="Trebaol Jonathan" w:date="2021-07-29T16:57:00Z">
        <w:r w:rsidRPr="007809DF" w:rsidDel="007809DF">
          <w:rPr>
            <w:noProof/>
            <w:rPrChange w:id="283" w:author="Trebaol Jonathan" w:date="2021-07-29T16:57:00Z">
              <w:rPr>
                <w:rStyle w:val="Lienhypertexte"/>
                <w:rFonts w:asciiTheme="minorHAnsi" w:hAnsiTheme="minorHAnsi" w:cstheme="minorHAnsi"/>
                <w:noProof/>
              </w:rPr>
            </w:rPrChange>
          </w:rPr>
          <w:delText>1.1</w:delText>
        </w:r>
        <w:r w:rsidRPr="00A800D8" w:rsidDel="007809DF">
          <w:rPr>
            <w:rFonts w:eastAsiaTheme="minorEastAsia"/>
            <w:noProof/>
            <w:sz w:val="22"/>
            <w:szCs w:val="22"/>
            <w:lang w:val="fr-FR" w:eastAsia="zh-CN"/>
          </w:rPr>
          <w:tab/>
        </w:r>
        <w:r w:rsidRPr="007809DF" w:rsidDel="007809DF">
          <w:rPr>
            <w:noProof/>
            <w:rPrChange w:id="284" w:author="Trebaol Jonathan" w:date="2021-07-29T16:57:00Z">
              <w:rPr>
                <w:rStyle w:val="Lienhypertexte"/>
                <w:rFonts w:asciiTheme="minorHAnsi" w:hAnsiTheme="minorHAnsi" w:cstheme="minorHAnsi"/>
                <w:noProof/>
              </w:rPr>
            </w:rPrChange>
          </w:rPr>
          <w:delText>Purpose</w:delText>
        </w:r>
        <w:r w:rsidRPr="00A800D8" w:rsidDel="007809DF">
          <w:rPr>
            <w:noProof/>
            <w:webHidden/>
          </w:rPr>
          <w:tab/>
          <w:delText>4</w:delText>
        </w:r>
      </w:del>
    </w:p>
    <w:p w14:paraId="237419DB" w14:textId="447F62D0" w:rsidR="00A800D8" w:rsidRPr="00A800D8" w:rsidDel="007809DF" w:rsidRDefault="00A800D8" w:rsidP="004C34CE">
      <w:pPr>
        <w:rPr>
          <w:del w:id="285" w:author="Trebaol Jonathan" w:date="2021-07-29T16:57:00Z"/>
          <w:rFonts w:eastAsiaTheme="minorEastAsia"/>
          <w:noProof/>
          <w:sz w:val="22"/>
          <w:szCs w:val="22"/>
          <w:lang w:val="fr-FR" w:eastAsia="zh-CN"/>
        </w:rPr>
        <w:pPrChange w:id="286" w:author="Trebaol Jonathan" w:date="2021-07-29T17:35:00Z">
          <w:pPr/>
        </w:pPrChange>
      </w:pPr>
      <w:del w:id="287" w:author="Trebaol Jonathan" w:date="2021-07-29T16:57:00Z">
        <w:r w:rsidRPr="007809DF" w:rsidDel="007809DF">
          <w:rPr>
            <w:noProof/>
            <w:rPrChange w:id="288" w:author="Trebaol Jonathan" w:date="2021-07-29T16:57:00Z">
              <w:rPr>
                <w:rStyle w:val="Lienhypertexte"/>
                <w:rFonts w:asciiTheme="minorHAnsi" w:hAnsiTheme="minorHAnsi" w:cstheme="minorHAnsi"/>
                <w:noProof/>
              </w:rPr>
            </w:rPrChange>
          </w:rPr>
          <w:delText>1.2</w:delText>
        </w:r>
        <w:r w:rsidRPr="00A800D8" w:rsidDel="007809DF">
          <w:rPr>
            <w:rFonts w:eastAsiaTheme="minorEastAsia"/>
            <w:noProof/>
            <w:sz w:val="22"/>
            <w:szCs w:val="22"/>
            <w:lang w:val="fr-FR" w:eastAsia="zh-CN"/>
          </w:rPr>
          <w:tab/>
        </w:r>
        <w:r w:rsidRPr="007809DF" w:rsidDel="007809DF">
          <w:rPr>
            <w:noProof/>
            <w:rPrChange w:id="289" w:author="Trebaol Jonathan" w:date="2021-07-29T16:57:00Z">
              <w:rPr>
                <w:rStyle w:val="Lienhypertexte"/>
                <w:rFonts w:asciiTheme="minorHAnsi" w:hAnsiTheme="minorHAnsi" w:cstheme="minorHAnsi"/>
                <w:noProof/>
              </w:rPr>
            </w:rPrChange>
          </w:rPr>
          <w:delText>Scope</w:delText>
        </w:r>
        <w:r w:rsidRPr="00A800D8" w:rsidDel="007809DF">
          <w:rPr>
            <w:noProof/>
            <w:webHidden/>
          </w:rPr>
          <w:tab/>
          <w:delText>4</w:delText>
        </w:r>
      </w:del>
    </w:p>
    <w:p w14:paraId="3810B3A9" w14:textId="065E428D" w:rsidR="00A800D8" w:rsidRPr="00A800D8" w:rsidDel="007809DF" w:rsidRDefault="00A800D8" w:rsidP="004C34CE">
      <w:pPr>
        <w:rPr>
          <w:del w:id="290" w:author="Trebaol Jonathan" w:date="2021-07-29T16:57:00Z"/>
          <w:rFonts w:eastAsiaTheme="minorEastAsia"/>
          <w:noProof/>
          <w:sz w:val="22"/>
          <w:szCs w:val="22"/>
          <w:lang w:val="fr-FR" w:eastAsia="zh-CN"/>
        </w:rPr>
        <w:pPrChange w:id="291" w:author="Trebaol Jonathan" w:date="2021-07-29T17:35:00Z">
          <w:pPr/>
        </w:pPrChange>
      </w:pPr>
      <w:del w:id="292" w:author="Trebaol Jonathan" w:date="2021-07-29T16:57:00Z">
        <w:r w:rsidRPr="007809DF" w:rsidDel="007809DF">
          <w:rPr>
            <w:noProof/>
            <w:rPrChange w:id="293" w:author="Trebaol Jonathan" w:date="2021-07-29T16:57:00Z">
              <w:rPr>
                <w:rStyle w:val="Lienhypertexte"/>
                <w:rFonts w:asciiTheme="minorHAnsi" w:hAnsiTheme="minorHAnsi" w:cstheme="minorHAnsi"/>
                <w:noProof/>
              </w:rPr>
            </w:rPrChange>
          </w:rPr>
          <w:delText>1.3</w:delText>
        </w:r>
        <w:r w:rsidRPr="00A800D8" w:rsidDel="007809DF">
          <w:rPr>
            <w:rFonts w:eastAsiaTheme="minorEastAsia"/>
            <w:noProof/>
            <w:sz w:val="22"/>
            <w:szCs w:val="22"/>
            <w:lang w:val="fr-FR" w:eastAsia="zh-CN"/>
          </w:rPr>
          <w:tab/>
        </w:r>
        <w:r w:rsidRPr="007809DF" w:rsidDel="007809DF">
          <w:rPr>
            <w:noProof/>
            <w:rPrChange w:id="294" w:author="Trebaol Jonathan" w:date="2021-07-29T16:57:00Z">
              <w:rPr>
                <w:rStyle w:val="Lienhypertexte"/>
                <w:rFonts w:asciiTheme="minorHAnsi" w:hAnsiTheme="minorHAnsi" w:cstheme="minorHAnsi"/>
                <w:noProof/>
              </w:rPr>
            </w:rPrChange>
          </w:rPr>
          <w:delText>Intended Audience</w:delText>
        </w:r>
        <w:r w:rsidRPr="00A800D8" w:rsidDel="007809DF">
          <w:rPr>
            <w:noProof/>
            <w:webHidden/>
          </w:rPr>
          <w:tab/>
          <w:delText>4</w:delText>
        </w:r>
      </w:del>
    </w:p>
    <w:p w14:paraId="73C930B6" w14:textId="20D63CDE" w:rsidR="00A800D8" w:rsidRPr="00A800D8" w:rsidDel="007809DF" w:rsidRDefault="00A800D8" w:rsidP="004C34CE">
      <w:pPr>
        <w:rPr>
          <w:del w:id="295" w:author="Trebaol Jonathan" w:date="2021-07-29T16:57:00Z"/>
          <w:rFonts w:eastAsiaTheme="minorEastAsia"/>
          <w:noProof/>
          <w:sz w:val="22"/>
          <w:szCs w:val="22"/>
          <w:lang w:val="fr-FR" w:eastAsia="zh-CN"/>
        </w:rPr>
        <w:pPrChange w:id="296" w:author="Trebaol Jonathan" w:date="2021-07-29T17:35:00Z">
          <w:pPr/>
        </w:pPrChange>
      </w:pPr>
      <w:del w:id="297" w:author="Trebaol Jonathan" w:date="2021-07-29T16:57:00Z">
        <w:r w:rsidRPr="007809DF" w:rsidDel="007809DF">
          <w:rPr>
            <w:noProof/>
            <w:rPrChange w:id="298" w:author="Trebaol Jonathan" w:date="2021-07-29T16:57:00Z">
              <w:rPr>
                <w:rStyle w:val="Lienhypertexte"/>
                <w:rFonts w:asciiTheme="minorHAnsi" w:hAnsiTheme="minorHAnsi" w:cstheme="minorHAnsi"/>
                <w:noProof/>
              </w:rPr>
            </w:rPrChange>
          </w:rPr>
          <w:delText>2</w:delText>
        </w:r>
        <w:r w:rsidRPr="00A800D8" w:rsidDel="007809DF">
          <w:rPr>
            <w:rFonts w:eastAsiaTheme="minorEastAsia"/>
            <w:noProof/>
            <w:sz w:val="22"/>
            <w:szCs w:val="22"/>
            <w:lang w:val="fr-FR" w:eastAsia="zh-CN"/>
          </w:rPr>
          <w:tab/>
        </w:r>
        <w:r w:rsidRPr="007809DF" w:rsidDel="007809DF">
          <w:rPr>
            <w:noProof/>
            <w:rPrChange w:id="299" w:author="Trebaol Jonathan" w:date="2021-07-29T16:57:00Z">
              <w:rPr>
                <w:rStyle w:val="Lienhypertexte"/>
                <w:rFonts w:asciiTheme="minorHAnsi" w:hAnsiTheme="minorHAnsi" w:cstheme="minorHAnsi"/>
                <w:noProof/>
              </w:rPr>
            </w:rPrChange>
          </w:rPr>
          <w:delText>FUNCTIONAL DESCRIPTION</w:delText>
        </w:r>
        <w:r w:rsidRPr="00A800D8" w:rsidDel="007809DF">
          <w:rPr>
            <w:noProof/>
            <w:webHidden/>
          </w:rPr>
          <w:tab/>
          <w:delText>5</w:delText>
        </w:r>
      </w:del>
    </w:p>
    <w:p w14:paraId="085E998D" w14:textId="738ED0BB" w:rsidR="00A800D8" w:rsidRPr="00A800D8" w:rsidDel="007809DF" w:rsidRDefault="00A800D8" w:rsidP="004C34CE">
      <w:pPr>
        <w:rPr>
          <w:del w:id="300" w:author="Trebaol Jonathan" w:date="2021-07-29T16:57:00Z"/>
          <w:rFonts w:eastAsiaTheme="minorEastAsia"/>
          <w:noProof/>
          <w:sz w:val="22"/>
          <w:szCs w:val="22"/>
          <w:lang w:val="fr-FR" w:eastAsia="zh-CN"/>
        </w:rPr>
        <w:pPrChange w:id="301" w:author="Trebaol Jonathan" w:date="2021-07-29T17:35:00Z">
          <w:pPr/>
        </w:pPrChange>
      </w:pPr>
      <w:del w:id="302" w:author="Trebaol Jonathan" w:date="2021-07-29T16:57:00Z">
        <w:r w:rsidRPr="007809DF" w:rsidDel="007809DF">
          <w:rPr>
            <w:noProof/>
            <w:rPrChange w:id="303" w:author="Trebaol Jonathan" w:date="2021-07-29T16:57:00Z">
              <w:rPr>
                <w:rStyle w:val="Lienhypertexte"/>
                <w:rFonts w:asciiTheme="minorHAnsi" w:hAnsiTheme="minorHAnsi" w:cstheme="minorHAnsi"/>
                <w:noProof/>
              </w:rPr>
            </w:rPrChange>
          </w:rPr>
          <w:delText>2.1</w:delText>
        </w:r>
        <w:r w:rsidRPr="00A800D8" w:rsidDel="007809DF">
          <w:rPr>
            <w:rFonts w:eastAsiaTheme="minorEastAsia"/>
            <w:noProof/>
            <w:sz w:val="22"/>
            <w:szCs w:val="22"/>
            <w:lang w:val="fr-FR" w:eastAsia="zh-CN"/>
          </w:rPr>
          <w:tab/>
        </w:r>
        <w:r w:rsidRPr="007809DF" w:rsidDel="007809DF">
          <w:rPr>
            <w:noProof/>
            <w:rPrChange w:id="304" w:author="Trebaol Jonathan" w:date="2021-07-29T16:57:00Z">
              <w:rPr>
                <w:rStyle w:val="Lienhypertexte"/>
                <w:rFonts w:asciiTheme="minorHAnsi" w:hAnsiTheme="minorHAnsi" w:cstheme="minorHAnsi"/>
                <w:noProof/>
              </w:rPr>
            </w:rPrChange>
          </w:rPr>
          <w:delText>Basic Overview</w:delText>
        </w:r>
        <w:r w:rsidRPr="00A800D8" w:rsidDel="007809DF">
          <w:rPr>
            <w:noProof/>
            <w:webHidden/>
          </w:rPr>
          <w:tab/>
          <w:delText>5</w:delText>
        </w:r>
      </w:del>
    </w:p>
    <w:p w14:paraId="30356B33" w14:textId="681998CF" w:rsidR="00A800D8" w:rsidRPr="00A800D8" w:rsidDel="007809DF" w:rsidRDefault="00A800D8" w:rsidP="004C34CE">
      <w:pPr>
        <w:rPr>
          <w:del w:id="305" w:author="Trebaol Jonathan" w:date="2021-07-29T16:57:00Z"/>
          <w:rFonts w:eastAsiaTheme="minorEastAsia"/>
          <w:noProof/>
          <w:sz w:val="22"/>
          <w:szCs w:val="22"/>
          <w:lang w:val="fr-FR" w:eastAsia="zh-CN"/>
        </w:rPr>
        <w:pPrChange w:id="306" w:author="Trebaol Jonathan" w:date="2021-07-29T17:35:00Z">
          <w:pPr/>
        </w:pPrChange>
      </w:pPr>
      <w:del w:id="307" w:author="Trebaol Jonathan" w:date="2021-07-29T16:57:00Z">
        <w:r w:rsidRPr="007809DF" w:rsidDel="007809DF">
          <w:rPr>
            <w:noProof/>
            <w:rPrChange w:id="308" w:author="Trebaol Jonathan" w:date="2021-07-29T16:57:00Z">
              <w:rPr>
                <w:rStyle w:val="Lienhypertexte"/>
                <w:rFonts w:asciiTheme="minorHAnsi" w:hAnsiTheme="minorHAnsi" w:cstheme="minorHAnsi"/>
                <w:noProof/>
              </w:rPr>
            </w:rPrChange>
          </w:rPr>
          <w:delText>2.2</w:delText>
        </w:r>
        <w:r w:rsidRPr="00A800D8" w:rsidDel="007809DF">
          <w:rPr>
            <w:rFonts w:eastAsiaTheme="minorEastAsia"/>
            <w:noProof/>
            <w:sz w:val="22"/>
            <w:szCs w:val="22"/>
            <w:lang w:val="fr-FR" w:eastAsia="zh-CN"/>
          </w:rPr>
          <w:tab/>
        </w:r>
        <w:r w:rsidRPr="007809DF" w:rsidDel="007809DF">
          <w:rPr>
            <w:noProof/>
            <w:rPrChange w:id="309" w:author="Trebaol Jonathan" w:date="2021-07-29T16:57:00Z">
              <w:rPr>
                <w:rStyle w:val="Lienhypertexte"/>
                <w:rFonts w:asciiTheme="minorHAnsi" w:hAnsiTheme="minorHAnsi" w:cstheme="minorHAnsi"/>
                <w:noProof/>
              </w:rPr>
            </w:rPrChange>
          </w:rPr>
          <w:delText>Platform Supported</w:delText>
        </w:r>
        <w:r w:rsidRPr="00A800D8" w:rsidDel="007809DF">
          <w:rPr>
            <w:noProof/>
            <w:webHidden/>
          </w:rPr>
          <w:tab/>
          <w:delText>8</w:delText>
        </w:r>
      </w:del>
    </w:p>
    <w:p w14:paraId="0C5E471E" w14:textId="42DC5F4A" w:rsidR="00A800D8" w:rsidRPr="00A800D8" w:rsidDel="007809DF" w:rsidRDefault="00A800D8" w:rsidP="004C34CE">
      <w:pPr>
        <w:rPr>
          <w:del w:id="310" w:author="Trebaol Jonathan" w:date="2021-07-29T16:57:00Z"/>
          <w:rFonts w:eastAsiaTheme="minorEastAsia"/>
          <w:noProof/>
          <w:sz w:val="22"/>
          <w:szCs w:val="22"/>
          <w:lang w:val="fr-FR" w:eastAsia="zh-CN"/>
        </w:rPr>
        <w:pPrChange w:id="311" w:author="Trebaol Jonathan" w:date="2021-07-29T17:35:00Z">
          <w:pPr/>
        </w:pPrChange>
      </w:pPr>
      <w:del w:id="312" w:author="Trebaol Jonathan" w:date="2021-07-29T16:57:00Z">
        <w:r w:rsidRPr="007809DF" w:rsidDel="007809DF">
          <w:rPr>
            <w:noProof/>
            <w:rPrChange w:id="313" w:author="Trebaol Jonathan" w:date="2021-07-29T16:57:00Z">
              <w:rPr>
                <w:rStyle w:val="Lienhypertexte"/>
                <w:rFonts w:asciiTheme="minorHAnsi" w:hAnsiTheme="minorHAnsi" w:cstheme="minorHAnsi"/>
                <w:noProof/>
              </w:rPr>
            </w:rPrChange>
          </w:rPr>
          <w:delText>2.3</w:delText>
        </w:r>
        <w:r w:rsidRPr="00A800D8" w:rsidDel="007809DF">
          <w:rPr>
            <w:rFonts w:eastAsiaTheme="minorEastAsia"/>
            <w:noProof/>
            <w:sz w:val="22"/>
            <w:szCs w:val="22"/>
            <w:lang w:val="fr-FR" w:eastAsia="zh-CN"/>
          </w:rPr>
          <w:tab/>
        </w:r>
        <w:r w:rsidRPr="007809DF" w:rsidDel="007809DF">
          <w:rPr>
            <w:noProof/>
            <w:rPrChange w:id="314" w:author="Trebaol Jonathan" w:date="2021-07-29T16:57:00Z">
              <w:rPr>
                <w:rStyle w:val="Lienhypertexte"/>
                <w:rFonts w:asciiTheme="minorHAnsi" w:hAnsiTheme="minorHAnsi" w:cstheme="minorHAnsi"/>
                <w:noProof/>
              </w:rPr>
            </w:rPrChange>
          </w:rPr>
          <w:delText>Prerequisites</w:delText>
        </w:r>
        <w:r w:rsidRPr="00A800D8" w:rsidDel="007809DF">
          <w:rPr>
            <w:noProof/>
            <w:webHidden/>
          </w:rPr>
          <w:tab/>
          <w:delText>8</w:delText>
        </w:r>
      </w:del>
    </w:p>
    <w:p w14:paraId="17DAF73C" w14:textId="6624363E" w:rsidR="00A800D8" w:rsidRPr="00A800D8" w:rsidDel="007809DF" w:rsidRDefault="00A800D8" w:rsidP="004C34CE">
      <w:pPr>
        <w:rPr>
          <w:del w:id="315" w:author="Trebaol Jonathan" w:date="2021-07-29T16:57:00Z"/>
          <w:rFonts w:eastAsiaTheme="minorEastAsia"/>
          <w:noProof/>
          <w:sz w:val="22"/>
          <w:szCs w:val="22"/>
          <w:lang w:val="fr-FR" w:eastAsia="zh-CN"/>
        </w:rPr>
        <w:pPrChange w:id="316" w:author="Trebaol Jonathan" w:date="2021-07-29T17:35:00Z">
          <w:pPr/>
        </w:pPrChange>
      </w:pPr>
      <w:del w:id="317" w:author="Trebaol Jonathan" w:date="2021-07-29T16:57:00Z">
        <w:r w:rsidRPr="007809DF" w:rsidDel="007809DF">
          <w:rPr>
            <w:noProof/>
            <w:rPrChange w:id="318" w:author="Trebaol Jonathan" w:date="2021-07-29T16:57:00Z">
              <w:rPr>
                <w:rStyle w:val="Lienhypertexte"/>
                <w:rFonts w:asciiTheme="minorHAnsi" w:hAnsiTheme="minorHAnsi" w:cstheme="minorHAnsi"/>
                <w:noProof/>
              </w:rPr>
            </w:rPrChange>
          </w:rPr>
          <w:delText>2.4</w:delText>
        </w:r>
        <w:r w:rsidRPr="00A800D8" w:rsidDel="007809DF">
          <w:rPr>
            <w:rFonts w:eastAsiaTheme="minorEastAsia"/>
            <w:noProof/>
            <w:sz w:val="22"/>
            <w:szCs w:val="22"/>
            <w:lang w:val="fr-FR" w:eastAsia="zh-CN"/>
          </w:rPr>
          <w:tab/>
        </w:r>
        <w:r w:rsidRPr="007809DF" w:rsidDel="007809DF">
          <w:rPr>
            <w:noProof/>
            <w:rPrChange w:id="319" w:author="Trebaol Jonathan" w:date="2021-07-29T16:57:00Z">
              <w:rPr>
                <w:rStyle w:val="Lienhypertexte"/>
                <w:rFonts w:asciiTheme="minorHAnsi" w:hAnsiTheme="minorHAnsi" w:cstheme="minorHAnsi"/>
                <w:noProof/>
              </w:rPr>
            </w:rPrChange>
          </w:rPr>
          <w:delText>Design Constraints.</w:delText>
        </w:r>
        <w:r w:rsidRPr="00A800D8" w:rsidDel="007809DF">
          <w:rPr>
            <w:noProof/>
            <w:webHidden/>
          </w:rPr>
          <w:tab/>
          <w:delText>9</w:delText>
        </w:r>
      </w:del>
    </w:p>
    <w:p w14:paraId="464B6827" w14:textId="55D04820" w:rsidR="00A800D8" w:rsidRPr="00A800D8" w:rsidDel="007809DF" w:rsidRDefault="00A800D8" w:rsidP="004C34CE">
      <w:pPr>
        <w:rPr>
          <w:del w:id="320" w:author="Trebaol Jonathan" w:date="2021-07-29T16:57:00Z"/>
          <w:rFonts w:eastAsiaTheme="minorEastAsia"/>
          <w:noProof/>
          <w:sz w:val="22"/>
          <w:szCs w:val="22"/>
          <w:lang w:val="fr-FR" w:eastAsia="zh-CN"/>
        </w:rPr>
        <w:pPrChange w:id="321" w:author="Trebaol Jonathan" w:date="2021-07-29T17:35:00Z">
          <w:pPr/>
        </w:pPrChange>
      </w:pPr>
      <w:del w:id="322" w:author="Trebaol Jonathan" w:date="2021-07-29T16:57:00Z">
        <w:r w:rsidRPr="007809DF" w:rsidDel="007809DF">
          <w:rPr>
            <w:noProof/>
            <w:rPrChange w:id="323" w:author="Trebaol Jonathan" w:date="2021-07-29T16:57:00Z">
              <w:rPr>
                <w:rStyle w:val="Lienhypertexte"/>
                <w:rFonts w:asciiTheme="minorHAnsi" w:hAnsiTheme="minorHAnsi" w:cstheme="minorHAnsi"/>
                <w:noProof/>
              </w:rPr>
            </w:rPrChange>
          </w:rPr>
          <w:delText>2.4.1</w:delText>
        </w:r>
        <w:r w:rsidRPr="00A800D8" w:rsidDel="007809DF">
          <w:rPr>
            <w:rFonts w:eastAsiaTheme="minorEastAsia"/>
            <w:noProof/>
            <w:sz w:val="22"/>
            <w:szCs w:val="22"/>
            <w:lang w:val="fr-FR" w:eastAsia="zh-CN"/>
          </w:rPr>
          <w:tab/>
        </w:r>
        <w:r w:rsidRPr="007809DF" w:rsidDel="007809DF">
          <w:rPr>
            <w:noProof/>
            <w:rPrChange w:id="324" w:author="Trebaol Jonathan" w:date="2021-07-29T16:57:00Z">
              <w:rPr>
                <w:rStyle w:val="Lienhypertexte"/>
                <w:rFonts w:asciiTheme="minorHAnsi" w:hAnsiTheme="minorHAnsi" w:cstheme="minorHAnsi"/>
                <w:noProof/>
              </w:rPr>
            </w:rPrChange>
          </w:rPr>
          <w:delText>Software Limitations</w:delText>
        </w:r>
        <w:r w:rsidRPr="00A800D8" w:rsidDel="007809DF">
          <w:rPr>
            <w:noProof/>
            <w:webHidden/>
          </w:rPr>
          <w:tab/>
          <w:delText>9</w:delText>
        </w:r>
      </w:del>
    </w:p>
    <w:p w14:paraId="55E77237" w14:textId="0B20E40A" w:rsidR="00A800D8" w:rsidRPr="00A800D8" w:rsidDel="007809DF" w:rsidRDefault="00A800D8" w:rsidP="004C34CE">
      <w:pPr>
        <w:rPr>
          <w:del w:id="325" w:author="Trebaol Jonathan" w:date="2021-07-29T16:57:00Z"/>
          <w:rFonts w:eastAsiaTheme="minorEastAsia"/>
          <w:noProof/>
          <w:sz w:val="22"/>
          <w:szCs w:val="22"/>
          <w:lang w:val="fr-FR" w:eastAsia="zh-CN"/>
        </w:rPr>
        <w:pPrChange w:id="326" w:author="Trebaol Jonathan" w:date="2021-07-29T17:35:00Z">
          <w:pPr/>
        </w:pPrChange>
      </w:pPr>
      <w:del w:id="327" w:author="Trebaol Jonathan" w:date="2021-07-29T16:57:00Z">
        <w:r w:rsidRPr="007809DF" w:rsidDel="007809DF">
          <w:rPr>
            <w:noProof/>
            <w:rPrChange w:id="328" w:author="Trebaol Jonathan" w:date="2021-07-29T16:57:00Z">
              <w:rPr>
                <w:rStyle w:val="Lienhypertexte"/>
                <w:rFonts w:asciiTheme="minorHAnsi" w:hAnsiTheme="minorHAnsi" w:cstheme="minorHAnsi"/>
                <w:noProof/>
              </w:rPr>
            </w:rPrChange>
          </w:rPr>
          <w:delText>2.4.2</w:delText>
        </w:r>
        <w:r w:rsidRPr="00A800D8" w:rsidDel="007809DF">
          <w:rPr>
            <w:rFonts w:eastAsiaTheme="minorEastAsia"/>
            <w:noProof/>
            <w:sz w:val="22"/>
            <w:szCs w:val="22"/>
            <w:lang w:val="fr-FR" w:eastAsia="zh-CN"/>
          </w:rPr>
          <w:tab/>
        </w:r>
        <w:r w:rsidRPr="007809DF" w:rsidDel="007809DF">
          <w:rPr>
            <w:noProof/>
            <w:rPrChange w:id="329" w:author="Trebaol Jonathan" w:date="2021-07-29T16:57:00Z">
              <w:rPr>
                <w:rStyle w:val="Lienhypertexte"/>
                <w:rFonts w:asciiTheme="minorHAnsi" w:hAnsiTheme="minorHAnsi" w:cstheme="minorHAnsi"/>
                <w:noProof/>
              </w:rPr>
            </w:rPrChange>
          </w:rPr>
          <w:delText>Hardware Limitations</w:delText>
        </w:r>
        <w:r w:rsidRPr="00A800D8" w:rsidDel="007809DF">
          <w:rPr>
            <w:noProof/>
            <w:webHidden/>
          </w:rPr>
          <w:tab/>
          <w:delText>9</w:delText>
        </w:r>
      </w:del>
    </w:p>
    <w:p w14:paraId="2B157DDA" w14:textId="4456D05B" w:rsidR="00A800D8" w:rsidRPr="00A800D8" w:rsidDel="007809DF" w:rsidRDefault="00A800D8" w:rsidP="004C34CE">
      <w:pPr>
        <w:rPr>
          <w:del w:id="330" w:author="Trebaol Jonathan" w:date="2021-07-29T16:57:00Z"/>
          <w:rFonts w:eastAsiaTheme="minorEastAsia"/>
          <w:noProof/>
          <w:sz w:val="22"/>
          <w:szCs w:val="22"/>
          <w:lang w:val="fr-FR" w:eastAsia="zh-CN"/>
        </w:rPr>
        <w:pPrChange w:id="331" w:author="Trebaol Jonathan" w:date="2021-07-29T17:35:00Z">
          <w:pPr/>
        </w:pPrChange>
      </w:pPr>
      <w:del w:id="332" w:author="Trebaol Jonathan" w:date="2021-07-29T16:57:00Z">
        <w:r w:rsidRPr="007809DF" w:rsidDel="007809DF">
          <w:rPr>
            <w:noProof/>
            <w:lang w:val="fr-FR"/>
            <w:rPrChange w:id="333" w:author="Trebaol Jonathan" w:date="2021-07-29T16:57:00Z">
              <w:rPr>
                <w:rStyle w:val="Lienhypertexte"/>
                <w:rFonts w:asciiTheme="minorHAnsi" w:hAnsiTheme="minorHAnsi" w:cstheme="minorHAnsi"/>
                <w:noProof/>
                <w:lang w:val="fr-FR"/>
              </w:rPr>
            </w:rPrChange>
          </w:rPr>
          <w:delText>3</w:delText>
        </w:r>
        <w:r w:rsidRPr="00A800D8" w:rsidDel="007809DF">
          <w:rPr>
            <w:rFonts w:eastAsiaTheme="minorEastAsia"/>
            <w:noProof/>
            <w:sz w:val="22"/>
            <w:szCs w:val="22"/>
            <w:lang w:val="fr-FR" w:eastAsia="zh-CN"/>
          </w:rPr>
          <w:tab/>
        </w:r>
        <w:r w:rsidRPr="007809DF" w:rsidDel="007809DF">
          <w:rPr>
            <w:noProof/>
            <w:lang w:val="fr-FR"/>
            <w:rPrChange w:id="334" w:author="Trebaol Jonathan" w:date="2021-07-29T16:57:00Z">
              <w:rPr>
                <w:rStyle w:val="Lienhypertexte"/>
                <w:rFonts w:asciiTheme="minorHAnsi" w:hAnsiTheme="minorHAnsi" w:cstheme="minorHAnsi"/>
                <w:noProof/>
                <w:lang w:val="fr-FR"/>
              </w:rPr>
            </w:rPrChange>
          </w:rPr>
          <w:delText>USER GUIDE</w:delText>
        </w:r>
        <w:r w:rsidRPr="00A800D8" w:rsidDel="007809DF">
          <w:rPr>
            <w:noProof/>
            <w:webHidden/>
          </w:rPr>
          <w:tab/>
          <w:delText>10</w:delText>
        </w:r>
      </w:del>
    </w:p>
    <w:p w14:paraId="7289CDD0" w14:textId="443A72BB" w:rsidR="00A800D8" w:rsidRPr="00A800D8" w:rsidDel="007809DF" w:rsidRDefault="00A800D8" w:rsidP="004C34CE">
      <w:pPr>
        <w:rPr>
          <w:del w:id="335" w:author="Trebaol Jonathan" w:date="2021-07-29T16:57:00Z"/>
          <w:rFonts w:eastAsiaTheme="minorEastAsia"/>
          <w:noProof/>
          <w:sz w:val="22"/>
          <w:szCs w:val="22"/>
          <w:lang w:val="fr-FR" w:eastAsia="zh-CN"/>
        </w:rPr>
        <w:pPrChange w:id="336" w:author="Trebaol Jonathan" w:date="2021-07-29T17:35:00Z">
          <w:pPr/>
        </w:pPrChange>
      </w:pPr>
      <w:del w:id="337" w:author="Trebaol Jonathan" w:date="2021-07-29T16:57:00Z">
        <w:r w:rsidRPr="007809DF" w:rsidDel="007809DF">
          <w:rPr>
            <w:noProof/>
            <w:rPrChange w:id="338" w:author="Trebaol Jonathan" w:date="2021-07-29T16:57:00Z">
              <w:rPr>
                <w:rStyle w:val="Lienhypertexte"/>
                <w:rFonts w:asciiTheme="minorHAnsi" w:hAnsiTheme="minorHAnsi" w:cstheme="minorHAnsi"/>
                <w:noProof/>
              </w:rPr>
            </w:rPrChange>
          </w:rPr>
          <w:delText>4</w:delText>
        </w:r>
        <w:r w:rsidRPr="00A800D8" w:rsidDel="007809DF">
          <w:rPr>
            <w:rFonts w:eastAsiaTheme="minorEastAsia"/>
            <w:noProof/>
            <w:sz w:val="22"/>
            <w:szCs w:val="22"/>
            <w:lang w:val="fr-FR" w:eastAsia="zh-CN"/>
          </w:rPr>
          <w:tab/>
        </w:r>
        <w:r w:rsidRPr="007809DF" w:rsidDel="007809DF">
          <w:rPr>
            <w:noProof/>
            <w:rPrChange w:id="339" w:author="Trebaol Jonathan" w:date="2021-07-29T16:57:00Z">
              <w:rPr>
                <w:rStyle w:val="Lienhypertexte"/>
                <w:rFonts w:asciiTheme="minorHAnsi" w:hAnsiTheme="minorHAnsi" w:cstheme="minorHAnsi"/>
                <w:noProof/>
              </w:rPr>
            </w:rPrChange>
          </w:rPr>
          <w:delText>DEBIAN SERVER INITIALIZATION</w:delText>
        </w:r>
        <w:r w:rsidRPr="00A800D8" w:rsidDel="007809DF">
          <w:rPr>
            <w:noProof/>
            <w:webHidden/>
          </w:rPr>
          <w:tab/>
          <w:delText>11</w:delText>
        </w:r>
      </w:del>
    </w:p>
    <w:p w14:paraId="2BA9988E" w14:textId="6F18D500" w:rsidR="00A800D8" w:rsidRPr="00A800D8" w:rsidDel="007809DF" w:rsidRDefault="00A800D8" w:rsidP="004C34CE">
      <w:pPr>
        <w:rPr>
          <w:del w:id="340" w:author="Trebaol Jonathan" w:date="2021-07-29T16:57:00Z"/>
          <w:rFonts w:eastAsiaTheme="minorEastAsia"/>
          <w:noProof/>
          <w:sz w:val="22"/>
          <w:szCs w:val="22"/>
          <w:lang w:val="fr-FR" w:eastAsia="zh-CN"/>
        </w:rPr>
        <w:pPrChange w:id="341" w:author="Trebaol Jonathan" w:date="2021-07-29T17:35:00Z">
          <w:pPr/>
        </w:pPrChange>
      </w:pPr>
      <w:del w:id="342" w:author="Trebaol Jonathan" w:date="2021-07-29T16:57:00Z">
        <w:r w:rsidRPr="007809DF" w:rsidDel="007809DF">
          <w:rPr>
            <w:noProof/>
            <w:rPrChange w:id="343" w:author="Trebaol Jonathan" w:date="2021-07-29T16:57:00Z">
              <w:rPr>
                <w:rStyle w:val="Lienhypertexte"/>
                <w:rFonts w:asciiTheme="minorHAnsi" w:hAnsiTheme="minorHAnsi" w:cstheme="minorHAnsi"/>
                <w:noProof/>
              </w:rPr>
            </w:rPrChange>
          </w:rPr>
          <w:delText>4.1</w:delText>
        </w:r>
        <w:r w:rsidRPr="00A800D8" w:rsidDel="007809DF">
          <w:rPr>
            <w:rFonts w:eastAsiaTheme="minorEastAsia"/>
            <w:noProof/>
            <w:sz w:val="22"/>
            <w:szCs w:val="22"/>
            <w:lang w:val="fr-FR" w:eastAsia="zh-CN"/>
          </w:rPr>
          <w:tab/>
        </w:r>
        <w:r w:rsidRPr="007809DF" w:rsidDel="007809DF">
          <w:rPr>
            <w:noProof/>
            <w:rPrChange w:id="344" w:author="Trebaol Jonathan" w:date="2021-07-29T16:57:00Z">
              <w:rPr>
                <w:rStyle w:val="Lienhypertexte"/>
                <w:rFonts w:asciiTheme="minorHAnsi" w:hAnsiTheme="minorHAnsi" w:cstheme="minorHAnsi"/>
                <w:noProof/>
              </w:rPr>
            </w:rPrChange>
          </w:rPr>
          <w:delText>Introduction</w:delText>
        </w:r>
        <w:r w:rsidRPr="00A800D8" w:rsidDel="007809DF">
          <w:rPr>
            <w:noProof/>
            <w:webHidden/>
          </w:rPr>
          <w:tab/>
          <w:delText>11</w:delText>
        </w:r>
      </w:del>
    </w:p>
    <w:p w14:paraId="244E39F5" w14:textId="00ADE288" w:rsidR="00A800D8" w:rsidRPr="00A800D8" w:rsidDel="007809DF" w:rsidRDefault="00A800D8" w:rsidP="004C34CE">
      <w:pPr>
        <w:rPr>
          <w:del w:id="345" w:author="Trebaol Jonathan" w:date="2021-07-29T16:57:00Z"/>
          <w:rFonts w:eastAsiaTheme="minorEastAsia"/>
          <w:noProof/>
          <w:sz w:val="22"/>
          <w:szCs w:val="22"/>
          <w:lang w:val="fr-FR" w:eastAsia="zh-CN"/>
        </w:rPr>
        <w:pPrChange w:id="346" w:author="Trebaol Jonathan" w:date="2021-07-29T17:35:00Z">
          <w:pPr/>
        </w:pPrChange>
      </w:pPr>
      <w:del w:id="347" w:author="Trebaol Jonathan" w:date="2021-07-29T16:57:00Z">
        <w:r w:rsidRPr="007809DF" w:rsidDel="007809DF">
          <w:rPr>
            <w:noProof/>
            <w:rPrChange w:id="348" w:author="Trebaol Jonathan" w:date="2021-07-29T16:57:00Z">
              <w:rPr>
                <w:rStyle w:val="Lienhypertexte"/>
                <w:rFonts w:asciiTheme="minorHAnsi" w:hAnsiTheme="minorHAnsi" w:cstheme="minorHAnsi"/>
                <w:noProof/>
              </w:rPr>
            </w:rPrChange>
          </w:rPr>
          <w:delText>4.2</w:delText>
        </w:r>
        <w:r w:rsidRPr="00A800D8" w:rsidDel="007809DF">
          <w:rPr>
            <w:rFonts w:eastAsiaTheme="minorEastAsia"/>
            <w:noProof/>
            <w:sz w:val="22"/>
            <w:szCs w:val="22"/>
            <w:lang w:val="fr-FR" w:eastAsia="zh-CN"/>
          </w:rPr>
          <w:tab/>
        </w:r>
        <w:r w:rsidRPr="007809DF" w:rsidDel="007809DF">
          <w:rPr>
            <w:noProof/>
            <w:rPrChange w:id="349" w:author="Trebaol Jonathan" w:date="2021-07-29T16:57:00Z">
              <w:rPr>
                <w:rStyle w:val="Lienhypertexte"/>
                <w:rFonts w:asciiTheme="minorHAnsi" w:hAnsiTheme="minorHAnsi" w:cstheme="minorHAnsi"/>
                <w:noProof/>
              </w:rPr>
            </w:rPrChange>
          </w:rPr>
          <w:delText>Services</w:delText>
        </w:r>
        <w:r w:rsidRPr="00A800D8" w:rsidDel="007809DF">
          <w:rPr>
            <w:noProof/>
            <w:webHidden/>
          </w:rPr>
          <w:tab/>
          <w:delText>11</w:delText>
        </w:r>
      </w:del>
    </w:p>
    <w:p w14:paraId="68123296" w14:textId="38FC2394" w:rsidR="00A800D8" w:rsidRPr="00A800D8" w:rsidDel="007809DF" w:rsidRDefault="00A800D8" w:rsidP="004C34CE">
      <w:pPr>
        <w:rPr>
          <w:del w:id="350" w:author="Trebaol Jonathan" w:date="2021-07-29T16:57:00Z"/>
          <w:rFonts w:eastAsiaTheme="minorEastAsia"/>
          <w:noProof/>
          <w:sz w:val="22"/>
          <w:szCs w:val="22"/>
          <w:lang w:val="fr-FR" w:eastAsia="zh-CN"/>
        </w:rPr>
        <w:pPrChange w:id="351" w:author="Trebaol Jonathan" w:date="2021-07-29T17:35:00Z">
          <w:pPr/>
        </w:pPrChange>
      </w:pPr>
      <w:del w:id="352" w:author="Trebaol Jonathan" w:date="2021-07-29T16:57:00Z">
        <w:r w:rsidRPr="007809DF" w:rsidDel="007809DF">
          <w:rPr>
            <w:noProof/>
            <w:rPrChange w:id="353" w:author="Trebaol Jonathan" w:date="2021-07-29T16:57:00Z">
              <w:rPr>
                <w:rStyle w:val="Lienhypertexte"/>
                <w:rFonts w:asciiTheme="minorHAnsi" w:hAnsiTheme="minorHAnsi" w:cstheme="minorHAnsi"/>
                <w:noProof/>
              </w:rPr>
            </w:rPrChange>
          </w:rPr>
          <w:delText>4.2.1</w:delText>
        </w:r>
        <w:r w:rsidRPr="00A800D8" w:rsidDel="007809DF">
          <w:rPr>
            <w:rFonts w:eastAsiaTheme="minorEastAsia"/>
            <w:noProof/>
            <w:sz w:val="22"/>
            <w:szCs w:val="22"/>
            <w:lang w:val="fr-FR" w:eastAsia="zh-CN"/>
          </w:rPr>
          <w:tab/>
        </w:r>
        <w:r w:rsidRPr="007809DF" w:rsidDel="007809DF">
          <w:rPr>
            <w:noProof/>
            <w:rPrChange w:id="354" w:author="Trebaol Jonathan" w:date="2021-07-29T16:57:00Z">
              <w:rPr>
                <w:rStyle w:val="Lienhypertexte"/>
                <w:rFonts w:asciiTheme="minorHAnsi" w:hAnsiTheme="minorHAnsi" w:cstheme="minorHAnsi"/>
                <w:noProof/>
              </w:rPr>
            </w:rPrChange>
          </w:rPr>
          <w:delText>TFTP</w:delText>
        </w:r>
        <w:r w:rsidRPr="00A800D8" w:rsidDel="007809DF">
          <w:rPr>
            <w:noProof/>
            <w:webHidden/>
          </w:rPr>
          <w:tab/>
          <w:delText>11</w:delText>
        </w:r>
      </w:del>
    </w:p>
    <w:p w14:paraId="1D2B8261" w14:textId="61325607" w:rsidR="00A800D8" w:rsidRPr="00A800D8" w:rsidDel="007809DF" w:rsidRDefault="00A800D8" w:rsidP="004C34CE">
      <w:pPr>
        <w:rPr>
          <w:del w:id="355" w:author="Trebaol Jonathan" w:date="2021-07-29T16:57:00Z"/>
          <w:rFonts w:eastAsiaTheme="minorEastAsia"/>
          <w:noProof/>
          <w:sz w:val="22"/>
          <w:szCs w:val="22"/>
          <w:lang w:val="fr-FR" w:eastAsia="zh-CN"/>
        </w:rPr>
        <w:pPrChange w:id="356" w:author="Trebaol Jonathan" w:date="2021-07-29T17:35:00Z">
          <w:pPr/>
        </w:pPrChange>
      </w:pPr>
      <w:del w:id="357" w:author="Trebaol Jonathan" w:date="2021-07-29T16:57:00Z">
        <w:r w:rsidRPr="007809DF" w:rsidDel="007809DF">
          <w:rPr>
            <w:noProof/>
            <w:rPrChange w:id="358" w:author="Trebaol Jonathan" w:date="2021-07-29T16:57:00Z">
              <w:rPr>
                <w:rStyle w:val="Lienhypertexte"/>
                <w:rFonts w:asciiTheme="minorHAnsi" w:hAnsiTheme="minorHAnsi" w:cstheme="minorHAnsi"/>
                <w:noProof/>
              </w:rPr>
            </w:rPrChange>
          </w:rPr>
          <w:delText>4.2.2</w:delText>
        </w:r>
        <w:r w:rsidRPr="00A800D8" w:rsidDel="007809DF">
          <w:rPr>
            <w:rFonts w:eastAsiaTheme="minorEastAsia"/>
            <w:noProof/>
            <w:sz w:val="22"/>
            <w:szCs w:val="22"/>
            <w:lang w:val="fr-FR" w:eastAsia="zh-CN"/>
          </w:rPr>
          <w:tab/>
        </w:r>
        <w:r w:rsidRPr="007809DF" w:rsidDel="007809DF">
          <w:rPr>
            <w:noProof/>
            <w:rPrChange w:id="359" w:author="Trebaol Jonathan" w:date="2021-07-29T16:57:00Z">
              <w:rPr>
                <w:rStyle w:val="Lienhypertexte"/>
                <w:rFonts w:asciiTheme="minorHAnsi" w:hAnsiTheme="minorHAnsi" w:cstheme="minorHAnsi"/>
                <w:noProof/>
              </w:rPr>
            </w:rPrChange>
          </w:rPr>
          <w:delText>Rsyslog</w:delText>
        </w:r>
        <w:r w:rsidRPr="00A800D8" w:rsidDel="007809DF">
          <w:rPr>
            <w:noProof/>
            <w:webHidden/>
          </w:rPr>
          <w:tab/>
          <w:delText>12</w:delText>
        </w:r>
      </w:del>
    </w:p>
    <w:p w14:paraId="29358D92" w14:textId="58FEC13D" w:rsidR="00A800D8" w:rsidRPr="00A800D8" w:rsidDel="007809DF" w:rsidRDefault="00A800D8" w:rsidP="004C34CE">
      <w:pPr>
        <w:rPr>
          <w:del w:id="360" w:author="Trebaol Jonathan" w:date="2021-07-29T16:57:00Z"/>
          <w:rFonts w:eastAsiaTheme="minorEastAsia"/>
          <w:noProof/>
          <w:sz w:val="22"/>
          <w:szCs w:val="22"/>
          <w:lang w:val="fr-FR" w:eastAsia="zh-CN"/>
        </w:rPr>
        <w:pPrChange w:id="361" w:author="Trebaol Jonathan" w:date="2021-07-29T17:35:00Z">
          <w:pPr/>
        </w:pPrChange>
      </w:pPr>
      <w:del w:id="362" w:author="Trebaol Jonathan" w:date="2021-07-29T16:57:00Z">
        <w:r w:rsidRPr="007809DF" w:rsidDel="007809DF">
          <w:rPr>
            <w:noProof/>
            <w:rPrChange w:id="363" w:author="Trebaol Jonathan" w:date="2021-07-29T16:57:00Z">
              <w:rPr>
                <w:rStyle w:val="Lienhypertexte"/>
                <w:rFonts w:asciiTheme="minorHAnsi" w:hAnsiTheme="minorHAnsi" w:cstheme="minorHAnsi"/>
                <w:noProof/>
              </w:rPr>
            </w:rPrChange>
          </w:rPr>
          <w:delText>4.2.3</w:delText>
        </w:r>
        <w:r w:rsidRPr="00A800D8" w:rsidDel="007809DF">
          <w:rPr>
            <w:rFonts w:eastAsiaTheme="minorEastAsia"/>
            <w:noProof/>
            <w:sz w:val="22"/>
            <w:szCs w:val="22"/>
            <w:lang w:val="fr-FR" w:eastAsia="zh-CN"/>
          </w:rPr>
          <w:tab/>
        </w:r>
        <w:r w:rsidRPr="007809DF" w:rsidDel="007809DF">
          <w:rPr>
            <w:noProof/>
            <w:rPrChange w:id="364" w:author="Trebaol Jonathan" w:date="2021-07-29T16:57:00Z">
              <w:rPr>
                <w:rStyle w:val="Lienhypertexte"/>
                <w:rFonts w:asciiTheme="minorHAnsi" w:hAnsiTheme="minorHAnsi" w:cstheme="minorHAnsi"/>
                <w:noProof/>
              </w:rPr>
            </w:rPrChange>
          </w:rPr>
          <w:delText>Logrotate</w:delText>
        </w:r>
        <w:r w:rsidRPr="00A800D8" w:rsidDel="007809DF">
          <w:rPr>
            <w:noProof/>
            <w:webHidden/>
          </w:rPr>
          <w:tab/>
          <w:delText>13</w:delText>
        </w:r>
      </w:del>
    </w:p>
    <w:p w14:paraId="0684D4B6" w14:textId="4A39E26B" w:rsidR="00A800D8" w:rsidRPr="00A800D8" w:rsidDel="007809DF" w:rsidRDefault="00A800D8" w:rsidP="004C34CE">
      <w:pPr>
        <w:rPr>
          <w:del w:id="365" w:author="Trebaol Jonathan" w:date="2021-07-29T16:57:00Z"/>
          <w:rFonts w:eastAsiaTheme="minorEastAsia"/>
          <w:noProof/>
          <w:sz w:val="22"/>
          <w:szCs w:val="22"/>
          <w:lang w:val="fr-FR" w:eastAsia="zh-CN"/>
        </w:rPr>
        <w:pPrChange w:id="366" w:author="Trebaol Jonathan" w:date="2021-07-29T17:35:00Z">
          <w:pPr/>
        </w:pPrChange>
      </w:pPr>
      <w:del w:id="367" w:author="Trebaol Jonathan" w:date="2021-07-29T16:57:00Z">
        <w:r w:rsidRPr="007809DF" w:rsidDel="007809DF">
          <w:rPr>
            <w:noProof/>
            <w:rPrChange w:id="368" w:author="Trebaol Jonathan" w:date="2021-07-29T16:57:00Z">
              <w:rPr>
                <w:rStyle w:val="Lienhypertexte"/>
                <w:rFonts w:asciiTheme="minorHAnsi" w:hAnsiTheme="minorHAnsi" w:cstheme="minorHAnsi"/>
                <w:noProof/>
              </w:rPr>
            </w:rPrChange>
          </w:rPr>
          <w:delText>4.2.4</w:delText>
        </w:r>
        <w:r w:rsidRPr="00A800D8" w:rsidDel="007809DF">
          <w:rPr>
            <w:rFonts w:eastAsiaTheme="minorEastAsia"/>
            <w:noProof/>
            <w:sz w:val="22"/>
            <w:szCs w:val="22"/>
            <w:lang w:val="fr-FR" w:eastAsia="zh-CN"/>
          </w:rPr>
          <w:tab/>
        </w:r>
        <w:r w:rsidRPr="007809DF" w:rsidDel="007809DF">
          <w:rPr>
            <w:noProof/>
            <w:rPrChange w:id="369" w:author="Trebaol Jonathan" w:date="2021-07-29T16:57:00Z">
              <w:rPr>
                <w:rStyle w:val="Lienhypertexte"/>
                <w:rFonts w:asciiTheme="minorHAnsi" w:hAnsiTheme="minorHAnsi" w:cstheme="minorHAnsi"/>
                <w:noProof/>
              </w:rPr>
            </w:rPrChange>
          </w:rPr>
          <w:delText>Iptables</w:delText>
        </w:r>
        <w:r w:rsidRPr="00A800D8" w:rsidDel="007809DF">
          <w:rPr>
            <w:noProof/>
            <w:webHidden/>
          </w:rPr>
          <w:tab/>
          <w:delText>13</w:delText>
        </w:r>
      </w:del>
    </w:p>
    <w:p w14:paraId="30E10636" w14:textId="3BC362D0" w:rsidR="00A800D8" w:rsidRPr="00A800D8" w:rsidDel="007809DF" w:rsidRDefault="00A800D8" w:rsidP="004C34CE">
      <w:pPr>
        <w:rPr>
          <w:del w:id="370" w:author="Trebaol Jonathan" w:date="2021-07-29T16:57:00Z"/>
          <w:rFonts w:eastAsiaTheme="minorEastAsia"/>
          <w:noProof/>
          <w:sz w:val="22"/>
          <w:szCs w:val="22"/>
          <w:lang w:val="fr-FR" w:eastAsia="zh-CN"/>
        </w:rPr>
        <w:pPrChange w:id="371" w:author="Trebaol Jonathan" w:date="2021-07-29T17:35:00Z">
          <w:pPr/>
        </w:pPrChange>
      </w:pPr>
      <w:del w:id="372" w:author="Trebaol Jonathan" w:date="2021-07-29T16:57:00Z">
        <w:r w:rsidRPr="007809DF" w:rsidDel="007809DF">
          <w:rPr>
            <w:noProof/>
            <w:rPrChange w:id="373" w:author="Trebaol Jonathan" w:date="2021-07-29T16:57:00Z">
              <w:rPr>
                <w:rStyle w:val="Lienhypertexte"/>
                <w:rFonts w:asciiTheme="minorHAnsi" w:hAnsiTheme="minorHAnsi" w:cstheme="minorHAnsi"/>
                <w:noProof/>
              </w:rPr>
            </w:rPrChange>
          </w:rPr>
          <w:delText>4.2.5</w:delText>
        </w:r>
        <w:r w:rsidRPr="00A800D8" w:rsidDel="007809DF">
          <w:rPr>
            <w:rFonts w:eastAsiaTheme="minorEastAsia"/>
            <w:noProof/>
            <w:sz w:val="22"/>
            <w:szCs w:val="22"/>
            <w:lang w:val="fr-FR" w:eastAsia="zh-CN"/>
          </w:rPr>
          <w:tab/>
        </w:r>
        <w:r w:rsidRPr="007809DF" w:rsidDel="007809DF">
          <w:rPr>
            <w:noProof/>
            <w:rPrChange w:id="374" w:author="Trebaol Jonathan" w:date="2021-07-29T16:57:00Z">
              <w:rPr>
                <w:rStyle w:val="Lienhypertexte"/>
                <w:rFonts w:asciiTheme="minorHAnsi" w:hAnsiTheme="minorHAnsi" w:cstheme="minorHAnsi"/>
                <w:noProof/>
              </w:rPr>
            </w:rPrChange>
          </w:rPr>
          <w:delText>Python Utilities</w:delText>
        </w:r>
        <w:r w:rsidRPr="00A800D8" w:rsidDel="007809DF">
          <w:rPr>
            <w:noProof/>
            <w:webHidden/>
          </w:rPr>
          <w:tab/>
          <w:delText>13</w:delText>
        </w:r>
      </w:del>
    </w:p>
    <w:p w14:paraId="43B81305" w14:textId="4BEA2A5D" w:rsidR="00A800D8" w:rsidRPr="00A800D8" w:rsidDel="007809DF" w:rsidRDefault="00A800D8" w:rsidP="004C34CE">
      <w:pPr>
        <w:rPr>
          <w:del w:id="375" w:author="Trebaol Jonathan" w:date="2021-07-29T16:57:00Z"/>
          <w:rFonts w:eastAsiaTheme="minorEastAsia"/>
          <w:noProof/>
          <w:sz w:val="22"/>
          <w:szCs w:val="22"/>
          <w:lang w:val="fr-FR" w:eastAsia="zh-CN"/>
        </w:rPr>
        <w:pPrChange w:id="376" w:author="Trebaol Jonathan" w:date="2021-07-29T17:35:00Z">
          <w:pPr/>
        </w:pPrChange>
      </w:pPr>
      <w:del w:id="377" w:author="Trebaol Jonathan" w:date="2021-07-29T16:57:00Z">
        <w:r w:rsidRPr="007809DF" w:rsidDel="007809DF">
          <w:rPr>
            <w:noProof/>
            <w:rPrChange w:id="378" w:author="Trebaol Jonathan" w:date="2021-07-29T16:57:00Z">
              <w:rPr>
                <w:rStyle w:val="Lienhypertexte"/>
                <w:rFonts w:asciiTheme="minorHAnsi" w:hAnsiTheme="minorHAnsi" w:cstheme="minorHAnsi"/>
                <w:noProof/>
              </w:rPr>
            </w:rPrChange>
          </w:rPr>
          <w:delText>5</w:delText>
        </w:r>
        <w:r w:rsidRPr="00A800D8" w:rsidDel="007809DF">
          <w:rPr>
            <w:rFonts w:eastAsiaTheme="minorEastAsia"/>
            <w:noProof/>
            <w:sz w:val="22"/>
            <w:szCs w:val="22"/>
            <w:lang w:val="fr-FR" w:eastAsia="zh-CN"/>
          </w:rPr>
          <w:tab/>
        </w:r>
        <w:r w:rsidRPr="007809DF" w:rsidDel="007809DF">
          <w:rPr>
            <w:noProof/>
            <w:rPrChange w:id="379" w:author="Trebaol Jonathan" w:date="2021-07-29T16:57:00Z">
              <w:rPr>
                <w:rStyle w:val="Lienhypertexte"/>
                <w:rFonts w:asciiTheme="minorHAnsi" w:hAnsiTheme="minorHAnsi" w:cstheme="minorHAnsi"/>
                <w:noProof/>
              </w:rPr>
            </w:rPrChange>
          </w:rPr>
          <w:delText>UTILS PYTHON SCRIPTS</w:delText>
        </w:r>
        <w:r w:rsidRPr="00A800D8" w:rsidDel="007809DF">
          <w:rPr>
            <w:noProof/>
            <w:webHidden/>
          </w:rPr>
          <w:tab/>
          <w:delText>14</w:delText>
        </w:r>
      </w:del>
    </w:p>
    <w:p w14:paraId="07BE72A6" w14:textId="69DCEFC9" w:rsidR="00A800D8" w:rsidRPr="00A800D8" w:rsidDel="007809DF" w:rsidRDefault="00A800D8" w:rsidP="004C34CE">
      <w:pPr>
        <w:rPr>
          <w:del w:id="380" w:author="Trebaol Jonathan" w:date="2021-07-29T16:57:00Z"/>
          <w:rFonts w:eastAsiaTheme="minorEastAsia"/>
          <w:noProof/>
          <w:sz w:val="22"/>
          <w:szCs w:val="22"/>
          <w:lang w:val="fr-FR" w:eastAsia="zh-CN"/>
        </w:rPr>
        <w:pPrChange w:id="381" w:author="Trebaol Jonathan" w:date="2021-07-29T17:35:00Z">
          <w:pPr/>
        </w:pPrChange>
      </w:pPr>
      <w:del w:id="382" w:author="Trebaol Jonathan" w:date="2021-07-29T16:57:00Z">
        <w:r w:rsidRPr="007809DF" w:rsidDel="007809DF">
          <w:rPr>
            <w:noProof/>
            <w:rPrChange w:id="383" w:author="Trebaol Jonathan" w:date="2021-07-29T16:57:00Z">
              <w:rPr>
                <w:rStyle w:val="Lienhypertexte"/>
                <w:rFonts w:asciiTheme="minorHAnsi" w:hAnsiTheme="minorHAnsi" w:cstheme="minorHAnsi"/>
                <w:noProof/>
              </w:rPr>
            </w:rPrChange>
          </w:rPr>
          <w:delText>5.1</w:delText>
        </w:r>
        <w:r w:rsidRPr="00A800D8" w:rsidDel="007809DF">
          <w:rPr>
            <w:rFonts w:eastAsiaTheme="minorEastAsia"/>
            <w:noProof/>
            <w:sz w:val="22"/>
            <w:szCs w:val="22"/>
            <w:lang w:val="fr-FR" w:eastAsia="zh-CN"/>
          </w:rPr>
          <w:tab/>
        </w:r>
        <w:r w:rsidRPr="007809DF" w:rsidDel="007809DF">
          <w:rPr>
            <w:noProof/>
            <w:rPrChange w:id="384" w:author="Trebaol Jonathan" w:date="2021-07-29T16:57:00Z">
              <w:rPr>
                <w:rStyle w:val="Lienhypertexte"/>
                <w:rFonts w:asciiTheme="minorHAnsi" w:hAnsiTheme="minorHAnsi" w:cstheme="minorHAnsi"/>
                <w:noProof/>
              </w:rPr>
            </w:rPrChange>
          </w:rPr>
          <w:delText>Introduction</w:delText>
        </w:r>
        <w:r w:rsidRPr="00A800D8" w:rsidDel="007809DF">
          <w:rPr>
            <w:noProof/>
            <w:webHidden/>
          </w:rPr>
          <w:tab/>
          <w:delText>14</w:delText>
        </w:r>
      </w:del>
    </w:p>
    <w:p w14:paraId="3040F6E3" w14:textId="606F1D45" w:rsidR="00A800D8" w:rsidRPr="00A800D8" w:rsidDel="007809DF" w:rsidRDefault="00A800D8" w:rsidP="004C34CE">
      <w:pPr>
        <w:rPr>
          <w:del w:id="385" w:author="Trebaol Jonathan" w:date="2021-07-29T16:57:00Z"/>
          <w:rFonts w:eastAsiaTheme="minorEastAsia"/>
          <w:noProof/>
          <w:sz w:val="22"/>
          <w:szCs w:val="22"/>
          <w:lang w:val="fr-FR" w:eastAsia="zh-CN"/>
        </w:rPr>
        <w:pPrChange w:id="386" w:author="Trebaol Jonathan" w:date="2021-07-29T17:35:00Z">
          <w:pPr/>
        </w:pPrChange>
      </w:pPr>
      <w:del w:id="387" w:author="Trebaol Jonathan" w:date="2021-07-29T16:57:00Z">
        <w:r w:rsidRPr="007809DF" w:rsidDel="007809DF">
          <w:rPr>
            <w:noProof/>
            <w:rPrChange w:id="388" w:author="Trebaol Jonathan" w:date="2021-07-29T16:57:00Z">
              <w:rPr>
                <w:rStyle w:val="Lienhypertexte"/>
                <w:rFonts w:asciiTheme="minorHAnsi" w:hAnsiTheme="minorHAnsi" w:cstheme="minorHAnsi"/>
                <w:noProof/>
              </w:rPr>
            </w:rPrChange>
          </w:rPr>
          <w:delText>5.2</w:delText>
        </w:r>
        <w:r w:rsidRPr="00A800D8" w:rsidDel="007809DF">
          <w:rPr>
            <w:rFonts w:eastAsiaTheme="minorEastAsia"/>
            <w:noProof/>
            <w:sz w:val="22"/>
            <w:szCs w:val="22"/>
            <w:lang w:val="fr-FR" w:eastAsia="zh-CN"/>
          </w:rPr>
          <w:tab/>
        </w:r>
        <w:r w:rsidRPr="007809DF" w:rsidDel="007809DF">
          <w:rPr>
            <w:noProof/>
            <w:rPrChange w:id="389" w:author="Trebaol Jonathan" w:date="2021-07-29T16:57:00Z">
              <w:rPr>
                <w:rStyle w:val="Lienhypertexte"/>
                <w:rFonts w:asciiTheme="minorHAnsi" w:hAnsiTheme="minorHAnsi" w:cstheme="minorHAnsi"/>
                <w:noProof/>
              </w:rPr>
            </w:rPrChange>
          </w:rPr>
          <w:delText>Support Tools Script</w:delText>
        </w:r>
        <w:r w:rsidRPr="00A800D8" w:rsidDel="007809DF">
          <w:rPr>
            <w:noProof/>
            <w:webHidden/>
          </w:rPr>
          <w:tab/>
          <w:delText>14</w:delText>
        </w:r>
      </w:del>
    </w:p>
    <w:p w14:paraId="474C3F3A" w14:textId="2540075F" w:rsidR="00A800D8" w:rsidRPr="00A800D8" w:rsidDel="007809DF" w:rsidRDefault="00A800D8" w:rsidP="004C34CE">
      <w:pPr>
        <w:rPr>
          <w:del w:id="390" w:author="Trebaol Jonathan" w:date="2021-07-29T16:57:00Z"/>
          <w:rFonts w:eastAsiaTheme="minorEastAsia"/>
          <w:noProof/>
          <w:sz w:val="22"/>
          <w:szCs w:val="22"/>
          <w:lang w:val="fr-FR" w:eastAsia="zh-CN"/>
        </w:rPr>
        <w:pPrChange w:id="391" w:author="Trebaol Jonathan" w:date="2021-07-29T17:35:00Z">
          <w:pPr/>
        </w:pPrChange>
      </w:pPr>
      <w:del w:id="392" w:author="Trebaol Jonathan" w:date="2021-07-29T16:57:00Z">
        <w:r w:rsidRPr="007809DF" w:rsidDel="007809DF">
          <w:rPr>
            <w:noProof/>
            <w:rPrChange w:id="393" w:author="Trebaol Jonathan" w:date="2021-07-29T16:57:00Z">
              <w:rPr>
                <w:rStyle w:val="Lienhypertexte"/>
                <w:rFonts w:asciiTheme="minorHAnsi" w:hAnsiTheme="minorHAnsi" w:cstheme="minorHAnsi"/>
                <w:noProof/>
              </w:rPr>
            </w:rPrChange>
          </w:rPr>
          <w:delText>5.3</w:delText>
        </w:r>
        <w:r w:rsidRPr="00A800D8" w:rsidDel="007809DF">
          <w:rPr>
            <w:rFonts w:eastAsiaTheme="minorEastAsia"/>
            <w:noProof/>
            <w:sz w:val="22"/>
            <w:szCs w:val="22"/>
            <w:lang w:val="fr-FR" w:eastAsia="zh-CN"/>
          </w:rPr>
          <w:tab/>
        </w:r>
        <w:r w:rsidRPr="007809DF" w:rsidDel="007809DF">
          <w:rPr>
            <w:noProof/>
            <w:rPrChange w:id="394" w:author="Trebaol Jonathan" w:date="2021-07-29T16:57:00Z">
              <w:rPr>
                <w:rStyle w:val="Lienhypertexte"/>
                <w:rFonts w:asciiTheme="minorHAnsi" w:hAnsiTheme="minorHAnsi" w:cstheme="minorHAnsi"/>
                <w:noProof/>
              </w:rPr>
            </w:rPrChange>
          </w:rPr>
          <w:delText>Active Output Socket</w:delText>
        </w:r>
        <w:r w:rsidRPr="00A800D8" w:rsidDel="007809DF">
          <w:rPr>
            <w:noProof/>
            <w:webHidden/>
          </w:rPr>
          <w:tab/>
          <w:delText>16</w:delText>
        </w:r>
      </w:del>
    </w:p>
    <w:p w14:paraId="532268F7" w14:textId="18D63DCF" w:rsidR="00A800D8" w:rsidRPr="00A800D8" w:rsidDel="007809DF" w:rsidRDefault="00A800D8" w:rsidP="004C34CE">
      <w:pPr>
        <w:rPr>
          <w:del w:id="395" w:author="Trebaol Jonathan" w:date="2021-07-29T16:57:00Z"/>
          <w:rFonts w:eastAsiaTheme="minorEastAsia"/>
          <w:noProof/>
          <w:sz w:val="22"/>
          <w:szCs w:val="22"/>
          <w:lang w:val="fr-FR" w:eastAsia="zh-CN"/>
        </w:rPr>
        <w:pPrChange w:id="396" w:author="Trebaol Jonathan" w:date="2021-07-29T17:35:00Z">
          <w:pPr/>
        </w:pPrChange>
      </w:pPr>
      <w:del w:id="397" w:author="Trebaol Jonathan" w:date="2021-07-29T16:57:00Z">
        <w:r w:rsidRPr="007809DF" w:rsidDel="007809DF">
          <w:rPr>
            <w:noProof/>
            <w:rPrChange w:id="398" w:author="Trebaol Jonathan" w:date="2021-07-29T16:57:00Z">
              <w:rPr>
                <w:rStyle w:val="Lienhypertexte"/>
                <w:rFonts w:asciiTheme="minorHAnsi" w:hAnsiTheme="minorHAnsi" w:cstheme="minorHAnsi"/>
                <w:noProof/>
              </w:rPr>
            </w:rPrChange>
          </w:rPr>
          <w:delText>5.4</w:delText>
        </w:r>
        <w:r w:rsidRPr="00A800D8" w:rsidDel="007809DF">
          <w:rPr>
            <w:rFonts w:eastAsiaTheme="minorEastAsia"/>
            <w:noProof/>
            <w:sz w:val="22"/>
            <w:szCs w:val="22"/>
            <w:lang w:val="fr-FR" w:eastAsia="zh-CN"/>
          </w:rPr>
          <w:tab/>
        </w:r>
        <w:r w:rsidRPr="007809DF" w:rsidDel="007809DF">
          <w:rPr>
            <w:noProof/>
            <w:rPrChange w:id="399" w:author="Trebaol Jonathan" w:date="2021-07-29T16:57:00Z">
              <w:rPr>
                <w:rStyle w:val="Lienhypertexte"/>
                <w:rFonts w:asciiTheme="minorHAnsi" w:hAnsiTheme="minorHAnsi" w:cstheme="minorHAnsi"/>
                <w:noProof/>
              </w:rPr>
            </w:rPrChange>
          </w:rPr>
          <w:delText>Send Notification</w:delText>
        </w:r>
        <w:r w:rsidRPr="00A800D8" w:rsidDel="007809DF">
          <w:rPr>
            <w:noProof/>
            <w:webHidden/>
          </w:rPr>
          <w:tab/>
          <w:delText>16</w:delText>
        </w:r>
      </w:del>
    </w:p>
    <w:p w14:paraId="6A219DDA" w14:textId="3001DA7D" w:rsidR="00A800D8" w:rsidRPr="00A800D8" w:rsidDel="007809DF" w:rsidRDefault="00A800D8" w:rsidP="004C34CE">
      <w:pPr>
        <w:rPr>
          <w:del w:id="400" w:author="Trebaol Jonathan" w:date="2021-07-29T16:57:00Z"/>
          <w:rFonts w:eastAsiaTheme="minorEastAsia"/>
          <w:noProof/>
          <w:sz w:val="22"/>
          <w:szCs w:val="22"/>
          <w:lang w:val="fr-FR" w:eastAsia="zh-CN"/>
        </w:rPr>
        <w:pPrChange w:id="401" w:author="Trebaol Jonathan" w:date="2021-07-29T17:35:00Z">
          <w:pPr/>
        </w:pPrChange>
      </w:pPr>
      <w:del w:id="402" w:author="Trebaol Jonathan" w:date="2021-07-29T16:57:00Z">
        <w:r w:rsidRPr="007809DF" w:rsidDel="007809DF">
          <w:rPr>
            <w:noProof/>
            <w:rPrChange w:id="403" w:author="Trebaol Jonathan" w:date="2021-07-29T16:57:00Z">
              <w:rPr>
                <w:rStyle w:val="Lienhypertexte"/>
                <w:rFonts w:asciiTheme="minorHAnsi" w:hAnsiTheme="minorHAnsi" w:cstheme="minorHAnsi"/>
                <w:noProof/>
              </w:rPr>
            </w:rPrChange>
          </w:rPr>
          <w:delText>5.5</w:delText>
        </w:r>
        <w:r w:rsidRPr="00A800D8" w:rsidDel="007809DF">
          <w:rPr>
            <w:rFonts w:eastAsiaTheme="minorEastAsia"/>
            <w:noProof/>
            <w:sz w:val="22"/>
            <w:szCs w:val="22"/>
            <w:lang w:val="fr-FR" w:eastAsia="zh-CN"/>
          </w:rPr>
          <w:tab/>
        </w:r>
        <w:r w:rsidRPr="007809DF" w:rsidDel="007809DF">
          <w:rPr>
            <w:noProof/>
            <w:rPrChange w:id="404" w:author="Trebaol Jonathan" w:date="2021-07-29T16:57:00Z">
              <w:rPr>
                <w:rStyle w:val="Lienhypertexte"/>
                <w:rFonts w:asciiTheme="minorHAnsi" w:hAnsiTheme="minorHAnsi" w:cstheme="minorHAnsi"/>
                <w:noProof/>
              </w:rPr>
            </w:rPrChange>
          </w:rPr>
          <w:delText>Web Receiver</w:delText>
        </w:r>
        <w:r w:rsidRPr="00A800D8" w:rsidDel="007809DF">
          <w:rPr>
            <w:noProof/>
            <w:webHidden/>
          </w:rPr>
          <w:tab/>
          <w:delText>16</w:delText>
        </w:r>
      </w:del>
    </w:p>
    <w:p w14:paraId="26B19109" w14:textId="584C0F14" w:rsidR="00A800D8" w:rsidRPr="00A800D8" w:rsidDel="007809DF" w:rsidRDefault="00A800D8" w:rsidP="004C34CE">
      <w:pPr>
        <w:rPr>
          <w:del w:id="405" w:author="Trebaol Jonathan" w:date="2021-07-29T16:57:00Z"/>
          <w:rFonts w:eastAsiaTheme="minorEastAsia"/>
          <w:noProof/>
          <w:sz w:val="22"/>
          <w:szCs w:val="22"/>
          <w:lang w:val="fr-FR" w:eastAsia="zh-CN"/>
        </w:rPr>
        <w:pPrChange w:id="406" w:author="Trebaol Jonathan" w:date="2021-07-29T17:35:00Z">
          <w:pPr/>
        </w:pPrChange>
      </w:pPr>
      <w:del w:id="407" w:author="Trebaol Jonathan" w:date="2021-07-29T16:57:00Z">
        <w:r w:rsidRPr="007809DF" w:rsidDel="007809DF">
          <w:rPr>
            <w:noProof/>
            <w:rPrChange w:id="408" w:author="Trebaol Jonathan" w:date="2021-07-29T16:57:00Z">
              <w:rPr>
                <w:rStyle w:val="Lienhypertexte"/>
                <w:rFonts w:asciiTheme="minorHAnsi" w:hAnsiTheme="minorHAnsi" w:cstheme="minorHAnsi"/>
                <w:noProof/>
              </w:rPr>
            </w:rPrChange>
          </w:rPr>
          <w:delText>5.6</w:delText>
        </w:r>
        <w:r w:rsidRPr="00A800D8" w:rsidDel="007809DF">
          <w:rPr>
            <w:rFonts w:eastAsiaTheme="minorEastAsia"/>
            <w:noProof/>
            <w:sz w:val="22"/>
            <w:szCs w:val="22"/>
            <w:lang w:val="fr-FR" w:eastAsia="zh-CN"/>
          </w:rPr>
          <w:tab/>
        </w:r>
        <w:r w:rsidRPr="007809DF" w:rsidDel="007809DF">
          <w:rPr>
            <w:noProof/>
            <w:rPrChange w:id="409" w:author="Trebaol Jonathan" w:date="2021-07-29T16:57:00Z">
              <w:rPr>
                <w:rStyle w:val="Lienhypertexte"/>
                <w:rFonts w:asciiTheme="minorHAnsi" w:hAnsiTheme="minorHAnsi" w:cstheme="minorHAnsi"/>
                <w:noProof/>
              </w:rPr>
            </w:rPrChange>
          </w:rPr>
          <w:delText>Requests Handler</w:delText>
        </w:r>
        <w:r w:rsidRPr="00A800D8" w:rsidDel="007809DF">
          <w:rPr>
            <w:noProof/>
            <w:webHidden/>
          </w:rPr>
          <w:tab/>
          <w:delText>17</w:delText>
        </w:r>
      </w:del>
    </w:p>
    <w:p w14:paraId="0515BBC6" w14:textId="2F658CA6" w:rsidR="00A800D8" w:rsidRPr="00A800D8" w:rsidDel="007809DF" w:rsidRDefault="00A800D8" w:rsidP="004C34CE">
      <w:pPr>
        <w:rPr>
          <w:del w:id="410" w:author="Trebaol Jonathan" w:date="2021-07-29T16:57:00Z"/>
          <w:rFonts w:eastAsiaTheme="minorEastAsia"/>
          <w:noProof/>
          <w:sz w:val="22"/>
          <w:szCs w:val="22"/>
          <w:lang w:val="fr-FR" w:eastAsia="zh-CN"/>
        </w:rPr>
        <w:pPrChange w:id="411" w:author="Trebaol Jonathan" w:date="2021-07-29T17:35:00Z">
          <w:pPr/>
        </w:pPrChange>
      </w:pPr>
      <w:del w:id="412" w:author="Trebaol Jonathan" w:date="2021-07-29T16:57:00Z">
        <w:r w:rsidRPr="007809DF" w:rsidDel="007809DF">
          <w:rPr>
            <w:noProof/>
            <w:rPrChange w:id="413" w:author="Trebaol Jonathan" w:date="2021-07-29T16:57:00Z">
              <w:rPr>
                <w:rStyle w:val="Lienhypertexte"/>
                <w:rFonts w:asciiTheme="minorHAnsi" w:hAnsiTheme="minorHAnsi" w:cstheme="minorHAnsi"/>
                <w:noProof/>
              </w:rPr>
            </w:rPrChange>
          </w:rPr>
          <w:delText>6</w:delText>
        </w:r>
        <w:r w:rsidRPr="00A800D8" w:rsidDel="007809DF">
          <w:rPr>
            <w:rFonts w:eastAsiaTheme="minorEastAsia"/>
            <w:noProof/>
            <w:sz w:val="22"/>
            <w:szCs w:val="22"/>
            <w:lang w:val="fr-FR" w:eastAsia="zh-CN"/>
          </w:rPr>
          <w:tab/>
        </w:r>
        <w:r w:rsidRPr="007809DF" w:rsidDel="007809DF">
          <w:rPr>
            <w:noProof/>
            <w:rPrChange w:id="414" w:author="Trebaol Jonathan" w:date="2021-07-29T16:57:00Z">
              <w:rPr>
                <w:rStyle w:val="Lienhypertexte"/>
                <w:rFonts w:asciiTheme="minorHAnsi" w:hAnsiTheme="minorHAnsi" w:cstheme="minorHAnsi"/>
                <w:noProof/>
              </w:rPr>
            </w:rPrChange>
          </w:rPr>
          <w:delText>USE CASE PYTHON SCRIPTS</w:delText>
        </w:r>
        <w:r w:rsidRPr="00A800D8" w:rsidDel="007809DF">
          <w:rPr>
            <w:noProof/>
            <w:webHidden/>
          </w:rPr>
          <w:tab/>
          <w:delText>18</w:delText>
        </w:r>
      </w:del>
    </w:p>
    <w:p w14:paraId="2DD14291" w14:textId="249556D0" w:rsidR="00A800D8" w:rsidRPr="00A800D8" w:rsidDel="007809DF" w:rsidRDefault="00A800D8" w:rsidP="004C34CE">
      <w:pPr>
        <w:rPr>
          <w:del w:id="415" w:author="Trebaol Jonathan" w:date="2021-07-29T16:57:00Z"/>
          <w:rFonts w:eastAsiaTheme="minorEastAsia"/>
          <w:noProof/>
          <w:sz w:val="22"/>
          <w:szCs w:val="22"/>
          <w:lang w:val="fr-FR" w:eastAsia="zh-CN"/>
        </w:rPr>
        <w:pPrChange w:id="416" w:author="Trebaol Jonathan" w:date="2021-07-29T17:35:00Z">
          <w:pPr/>
        </w:pPrChange>
      </w:pPr>
      <w:del w:id="417" w:author="Trebaol Jonathan" w:date="2021-07-29T16:57:00Z">
        <w:r w:rsidRPr="007809DF" w:rsidDel="007809DF">
          <w:rPr>
            <w:noProof/>
            <w:lang w:val="fr-FR"/>
            <w:rPrChange w:id="418" w:author="Trebaol Jonathan" w:date="2021-07-29T16:57:00Z">
              <w:rPr>
                <w:rStyle w:val="Lienhypertexte"/>
                <w:rFonts w:asciiTheme="minorHAnsi" w:hAnsiTheme="minorHAnsi" w:cstheme="minorHAnsi"/>
                <w:noProof/>
                <w:lang w:val="fr-FR"/>
              </w:rPr>
            </w:rPrChange>
          </w:rPr>
          <w:delText>6.1</w:delText>
        </w:r>
        <w:r w:rsidRPr="00A800D8" w:rsidDel="007809DF">
          <w:rPr>
            <w:rFonts w:eastAsiaTheme="minorEastAsia"/>
            <w:noProof/>
            <w:sz w:val="22"/>
            <w:szCs w:val="22"/>
            <w:lang w:val="fr-FR" w:eastAsia="zh-CN"/>
          </w:rPr>
          <w:tab/>
        </w:r>
        <w:r w:rsidRPr="007809DF" w:rsidDel="007809DF">
          <w:rPr>
            <w:noProof/>
            <w:lang w:val="fr-FR"/>
            <w:rPrChange w:id="419" w:author="Trebaol Jonathan" w:date="2021-07-29T16:57:00Z">
              <w:rPr>
                <w:rStyle w:val="Lienhypertexte"/>
                <w:rFonts w:asciiTheme="minorHAnsi" w:hAnsiTheme="minorHAnsi" w:cstheme="minorHAnsi"/>
                <w:noProof/>
                <w:lang w:val="fr-FR"/>
              </w:rPr>
            </w:rPrChange>
          </w:rPr>
          <w:delText>Log Debug debug2</w:delText>
        </w:r>
        <w:r w:rsidRPr="00A800D8" w:rsidDel="007809DF">
          <w:rPr>
            <w:noProof/>
            <w:webHidden/>
          </w:rPr>
          <w:tab/>
          <w:delText>18</w:delText>
        </w:r>
      </w:del>
    </w:p>
    <w:p w14:paraId="4FF391E3" w14:textId="1B2C21F7" w:rsidR="00A800D8" w:rsidRPr="00A800D8" w:rsidDel="007809DF" w:rsidRDefault="00A800D8" w:rsidP="004C34CE">
      <w:pPr>
        <w:rPr>
          <w:del w:id="420" w:author="Trebaol Jonathan" w:date="2021-07-29T16:57:00Z"/>
          <w:rFonts w:eastAsiaTheme="minorEastAsia"/>
          <w:noProof/>
          <w:sz w:val="22"/>
          <w:szCs w:val="22"/>
          <w:lang w:val="fr-FR" w:eastAsia="zh-CN"/>
        </w:rPr>
        <w:pPrChange w:id="421" w:author="Trebaol Jonathan" w:date="2021-07-29T17:35:00Z">
          <w:pPr/>
        </w:pPrChange>
      </w:pPr>
      <w:del w:id="422" w:author="Trebaol Jonathan" w:date="2021-07-29T16:57:00Z">
        <w:r w:rsidRPr="007809DF" w:rsidDel="007809DF">
          <w:rPr>
            <w:noProof/>
            <w:lang w:val="fr-FR"/>
            <w:rPrChange w:id="423" w:author="Trebaol Jonathan" w:date="2021-07-29T16:57:00Z">
              <w:rPr>
                <w:rStyle w:val="Lienhypertexte"/>
                <w:rFonts w:asciiTheme="minorHAnsi" w:hAnsiTheme="minorHAnsi" w:cstheme="minorHAnsi"/>
                <w:noProof/>
                <w:lang w:val="fr-FR"/>
              </w:rPr>
            </w:rPrChange>
          </w:rPr>
          <w:delText>6.2</w:delText>
        </w:r>
        <w:r w:rsidRPr="00A800D8" w:rsidDel="007809DF">
          <w:rPr>
            <w:rFonts w:eastAsiaTheme="minorEastAsia"/>
            <w:noProof/>
            <w:sz w:val="22"/>
            <w:szCs w:val="22"/>
            <w:lang w:val="fr-FR" w:eastAsia="zh-CN"/>
          </w:rPr>
          <w:tab/>
        </w:r>
        <w:r w:rsidRPr="007809DF" w:rsidDel="007809DF">
          <w:rPr>
            <w:noProof/>
            <w:lang w:val="fr-FR"/>
            <w:rPrChange w:id="424" w:author="Trebaol Jonathan" w:date="2021-07-29T16:57:00Z">
              <w:rPr>
                <w:rStyle w:val="Lienhypertexte"/>
                <w:rFonts w:asciiTheme="minorHAnsi" w:hAnsiTheme="minorHAnsi" w:cstheme="minorHAnsi"/>
                <w:noProof/>
                <w:lang w:val="fr-FR"/>
              </w:rPr>
            </w:rPrChange>
          </w:rPr>
          <w:delText>Log Debug debug3</w:delText>
        </w:r>
        <w:r w:rsidRPr="00A800D8" w:rsidDel="007809DF">
          <w:rPr>
            <w:noProof/>
            <w:webHidden/>
          </w:rPr>
          <w:tab/>
          <w:delText>18</w:delText>
        </w:r>
      </w:del>
    </w:p>
    <w:p w14:paraId="4E3089CE" w14:textId="7F1FD5CC" w:rsidR="00A800D8" w:rsidRPr="00A800D8" w:rsidDel="007809DF" w:rsidRDefault="00A800D8" w:rsidP="004C34CE">
      <w:pPr>
        <w:rPr>
          <w:del w:id="425" w:author="Trebaol Jonathan" w:date="2021-07-29T16:57:00Z"/>
          <w:rFonts w:eastAsiaTheme="minorEastAsia"/>
          <w:noProof/>
          <w:sz w:val="22"/>
          <w:szCs w:val="22"/>
          <w:lang w:val="fr-FR" w:eastAsia="zh-CN"/>
        </w:rPr>
        <w:pPrChange w:id="426" w:author="Trebaol Jonathan" w:date="2021-07-29T17:35:00Z">
          <w:pPr/>
        </w:pPrChange>
      </w:pPr>
      <w:del w:id="427" w:author="Trebaol Jonathan" w:date="2021-07-29T16:57:00Z">
        <w:r w:rsidRPr="007809DF" w:rsidDel="007809DF">
          <w:rPr>
            <w:noProof/>
            <w:rPrChange w:id="428" w:author="Trebaol Jonathan" w:date="2021-07-29T16:57:00Z">
              <w:rPr>
                <w:rStyle w:val="Lienhypertexte"/>
                <w:rFonts w:asciiTheme="minorHAnsi" w:hAnsiTheme="minorHAnsi" w:cstheme="minorHAnsi"/>
                <w:noProof/>
              </w:rPr>
            </w:rPrChange>
          </w:rPr>
          <w:delText>6.3</w:delText>
        </w:r>
        <w:r w:rsidRPr="00A800D8" w:rsidDel="007809DF">
          <w:rPr>
            <w:rFonts w:eastAsiaTheme="minorEastAsia"/>
            <w:noProof/>
            <w:sz w:val="22"/>
            <w:szCs w:val="22"/>
            <w:lang w:val="fr-FR" w:eastAsia="zh-CN"/>
          </w:rPr>
          <w:tab/>
        </w:r>
        <w:r w:rsidRPr="007809DF" w:rsidDel="007809DF">
          <w:rPr>
            <w:noProof/>
            <w:rPrChange w:id="429" w:author="Trebaol Jonathan" w:date="2021-07-29T16:57:00Z">
              <w:rPr>
                <w:rStyle w:val="Lienhypertexte"/>
                <w:rFonts w:asciiTheme="minorHAnsi" w:hAnsiTheme="minorHAnsi" w:cstheme="minorHAnsi"/>
                <w:noProof/>
              </w:rPr>
            </w:rPrChange>
          </w:rPr>
          <w:delText>L2 Loop Script</w:delText>
        </w:r>
        <w:r w:rsidRPr="00A800D8" w:rsidDel="007809DF">
          <w:rPr>
            <w:noProof/>
            <w:webHidden/>
          </w:rPr>
          <w:tab/>
          <w:delText>19</w:delText>
        </w:r>
      </w:del>
    </w:p>
    <w:p w14:paraId="37238398" w14:textId="3185A196" w:rsidR="00A800D8" w:rsidRPr="00A800D8" w:rsidDel="007809DF" w:rsidRDefault="00A800D8" w:rsidP="004C34CE">
      <w:pPr>
        <w:rPr>
          <w:del w:id="430" w:author="Trebaol Jonathan" w:date="2021-07-29T16:57:00Z"/>
          <w:rFonts w:eastAsiaTheme="minorEastAsia"/>
          <w:noProof/>
          <w:sz w:val="22"/>
          <w:szCs w:val="22"/>
          <w:lang w:val="fr-FR" w:eastAsia="zh-CN"/>
        </w:rPr>
        <w:pPrChange w:id="431" w:author="Trebaol Jonathan" w:date="2021-07-29T17:35:00Z">
          <w:pPr/>
        </w:pPrChange>
      </w:pPr>
      <w:del w:id="432" w:author="Trebaol Jonathan" w:date="2021-07-29T16:57:00Z">
        <w:r w:rsidRPr="007809DF" w:rsidDel="007809DF">
          <w:rPr>
            <w:noProof/>
            <w:rPrChange w:id="433" w:author="Trebaol Jonathan" w:date="2021-07-29T16:57:00Z">
              <w:rPr>
                <w:rStyle w:val="Lienhypertexte"/>
                <w:rFonts w:asciiTheme="minorHAnsi" w:hAnsiTheme="minorHAnsi" w:cstheme="minorHAnsi"/>
                <w:noProof/>
              </w:rPr>
            </w:rPrChange>
          </w:rPr>
          <w:delText>6.4</w:delText>
        </w:r>
        <w:r w:rsidRPr="00A800D8" w:rsidDel="007809DF">
          <w:rPr>
            <w:rFonts w:eastAsiaTheme="minorEastAsia"/>
            <w:noProof/>
            <w:sz w:val="22"/>
            <w:szCs w:val="22"/>
            <w:lang w:val="fr-FR" w:eastAsia="zh-CN"/>
          </w:rPr>
          <w:tab/>
        </w:r>
        <w:r w:rsidRPr="007809DF" w:rsidDel="007809DF">
          <w:rPr>
            <w:noProof/>
            <w:rPrChange w:id="434" w:author="Trebaol Jonathan" w:date="2021-07-29T16:57:00Z">
              <w:rPr>
                <w:rStyle w:val="Lienhypertexte"/>
                <w:rFonts w:asciiTheme="minorHAnsi" w:hAnsiTheme="minorHAnsi" w:cstheme="minorHAnsi"/>
                <w:noProof/>
              </w:rPr>
            </w:rPrChange>
          </w:rPr>
          <w:delText>Port Flapping Script</w:delText>
        </w:r>
        <w:r w:rsidRPr="00A800D8" w:rsidDel="007809DF">
          <w:rPr>
            <w:noProof/>
            <w:webHidden/>
          </w:rPr>
          <w:tab/>
          <w:delText>21</w:delText>
        </w:r>
      </w:del>
    </w:p>
    <w:p w14:paraId="687C3D4D" w14:textId="57263ECC" w:rsidR="00A800D8" w:rsidRPr="00A800D8" w:rsidDel="007809DF" w:rsidRDefault="00A800D8" w:rsidP="004C34CE">
      <w:pPr>
        <w:rPr>
          <w:del w:id="435" w:author="Trebaol Jonathan" w:date="2021-07-29T16:57:00Z"/>
          <w:rFonts w:eastAsiaTheme="minorEastAsia"/>
          <w:noProof/>
          <w:sz w:val="22"/>
          <w:szCs w:val="22"/>
          <w:lang w:val="fr-FR" w:eastAsia="zh-CN"/>
        </w:rPr>
        <w:pPrChange w:id="436" w:author="Trebaol Jonathan" w:date="2021-07-29T17:35:00Z">
          <w:pPr/>
        </w:pPrChange>
      </w:pPr>
      <w:del w:id="437" w:author="Trebaol Jonathan" w:date="2021-07-29T16:57:00Z">
        <w:r w:rsidRPr="007809DF" w:rsidDel="007809DF">
          <w:rPr>
            <w:noProof/>
            <w:rPrChange w:id="438" w:author="Trebaol Jonathan" w:date="2021-07-29T16:57:00Z">
              <w:rPr>
                <w:rStyle w:val="Lienhypertexte"/>
                <w:rFonts w:asciiTheme="minorHAnsi" w:hAnsiTheme="minorHAnsi" w:cstheme="minorHAnsi"/>
                <w:noProof/>
              </w:rPr>
            </w:rPrChange>
          </w:rPr>
          <w:delText>6.5</w:delText>
        </w:r>
        <w:r w:rsidRPr="00A800D8" w:rsidDel="007809DF">
          <w:rPr>
            <w:rFonts w:eastAsiaTheme="minorEastAsia"/>
            <w:noProof/>
            <w:sz w:val="22"/>
            <w:szCs w:val="22"/>
            <w:lang w:val="fr-FR" w:eastAsia="zh-CN"/>
          </w:rPr>
          <w:tab/>
        </w:r>
        <w:r w:rsidRPr="007809DF" w:rsidDel="007809DF">
          <w:rPr>
            <w:noProof/>
            <w:rPrChange w:id="439" w:author="Trebaol Jonathan" w:date="2021-07-29T16:57:00Z">
              <w:rPr>
                <w:rStyle w:val="Lienhypertexte"/>
                <w:rFonts w:asciiTheme="minorHAnsi" w:hAnsiTheme="minorHAnsi" w:cstheme="minorHAnsi"/>
                <w:noProof/>
              </w:rPr>
            </w:rPrChange>
          </w:rPr>
          <w:delText>Port Scanning (DDOS) Script</w:delText>
        </w:r>
        <w:r w:rsidRPr="00A800D8" w:rsidDel="007809DF">
          <w:rPr>
            <w:noProof/>
            <w:webHidden/>
          </w:rPr>
          <w:tab/>
          <w:delText>23</w:delText>
        </w:r>
      </w:del>
    </w:p>
    <w:p w14:paraId="0148A013" w14:textId="2832306D" w:rsidR="00A800D8" w:rsidRPr="00A800D8" w:rsidDel="007809DF" w:rsidRDefault="00A800D8" w:rsidP="004C34CE">
      <w:pPr>
        <w:rPr>
          <w:del w:id="440" w:author="Trebaol Jonathan" w:date="2021-07-29T16:57:00Z"/>
          <w:rFonts w:eastAsiaTheme="minorEastAsia"/>
          <w:noProof/>
          <w:sz w:val="22"/>
          <w:szCs w:val="22"/>
          <w:lang w:val="fr-FR" w:eastAsia="zh-CN"/>
        </w:rPr>
        <w:pPrChange w:id="441" w:author="Trebaol Jonathan" w:date="2021-07-29T17:35:00Z">
          <w:pPr/>
        </w:pPrChange>
      </w:pPr>
      <w:del w:id="442" w:author="Trebaol Jonathan" w:date="2021-07-29T16:57:00Z">
        <w:r w:rsidRPr="007809DF" w:rsidDel="007809DF">
          <w:rPr>
            <w:noProof/>
            <w:rPrChange w:id="443" w:author="Trebaol Jonathan" w:date="2021-07-29T16:57:00Z">
              <w:rPr>
                <w:rStyle w:val="Lienhypertexte"/>
                <w:rFonts w:asciiTheme="minorHAnsi" w:hAnsiTheme="minorHAnsi" w:cstheme="minorHAnsi"/>
                <w:noProof/>
              </w:rPr>
            </w:rPrChange>
          </w:rPr>
          <w:delText>6.6</w:delText>
        </w:r>
        <w:r w:rsidRPr="00A800D8" w:rsidDel="007809DF">
          <w:rPr>
            <w:rFonts w:eastAsiaTheme="minorEastAsia"/>
            <w:noProof/>
            <w:sz w:val="22"/>
            <w:szCs w:val="22"/>
            <w:lang w:val="fr-FR" w:eastAsia="zh-CN"/>
          </w:rPr>
          <w:tab/>
        </w:r>
        <w:r w:rsidRPr="007809DF" w:rsidDel="007809DF">
          <w:rPr>
            <w:noProof/>
            <w:rPrChange w:id="444" w:author="Trebaol Jonathan" w:date="2021-07-29T16:57:00Z">
              <w:rPr>
                <w:rStyle w:val="Lienhypertexte"/>
                <w:rFonts w:asciiTheme="minorHAnsi" w:hAnsiTheme="minorHAnsi" w:cstheme="minorHAnsi"/>
                <w:noProof/>
              </w:rPr>
            </w:rPrChange>
          </w:rPr>
          <w:delText>Collection Logs (Switch) Script</w:delText>
        </w:r>
        <w:r w:rsidRPr="00A800D8" w:rsidDel="007809DF">
          <w:rPr>
            <w:noProof/>
            <w:webHidden/>
          </w:rPr>
          <w:tab/>
          <w:delText>24</w:delText>
        </w:r>
      </w:del>
    </w:p>
    <w:p w14:paraId="5A3197FF" w14:textId="41CD7795" w:rsidR="00A800D8" w:rsidRPr="00A800D8" w:rsidDel="007809DF" w:rsidRDefault="00A800D8" w:rsidP="004C34CE">
      <w:pPr>
        <w:rPr>
          <w:del w:id="445" w:author="Trebaol Jonathan" w:date="2021-07-29T16:57:00Z"/>
          <w:rFonts w:eastAsiaTheme="minorEastAsia"/>
          <w:noProof/>
          <w:sz w:val="22"/>
          <w:szCs w:val="22"/>
          <w:lang w:val="fr-FR" w:eastAsia="zh-CN"/>
        </w:rPr>
        <w:pPrChange w:id="446" w:author="Trebaol Jonathan" w:date="2021-07-29T17:35:00Z">
          <w:pPr/>
        </w:pPrChange>
      </w:pPr>
      <w:del w:id="447" w:author="Trebaol Jonathan" w:date="2021-07-29T16:57:00Z">
        <w:r w:rsidRPr="007809DF" w:rsidDel="007809DF">
          <w:rPr>
            <w:noProof/>
            <w:rPrChange w:id="448" w:author="Trebaol Jonathan" w:date="2021-07-29T16:57:00Z">
              <w:rPr>
                <w:rStyle w:val="Lienhypertexte"/>
                <w:rFonts w:asciiTheme="minorHAnsi" w:hAnsiTheme="minorHAnsi" w:cstheme="minorHAnsi"/>
                <w:noProof/>
              </w:rPr>
            </w:rPrChange>
          </w:rPr>
          <w:delText>6.7</w:delText>
        </w:r>
        <w:r w:rsidRPr="00A800D8" w:rsidDel="007809DF">
          <w:rPr>
            <w:rFonts w:eastAsiaTheme="minorEastAsia"/>
            <w:noProof/>
            <w:sz w:val="22"/>
            <w:szCs w:val="22"/>
            <w:lang w:val="fr-FR" w:eastAsia="zh-CN"/>
          </w:rPr>
          <w:tab/>
        </w:r>
        <w:r w:rsidRPr="007809DF" w:rsidDel="007809DF">
          <w:rPr>
            <w:noProof/>
            <w:rPrChange w:id="449" w:author="Trebaol Jonathan" w:date="2021-07-29T16:57:00Z">
              <w:rPr>
                <w:rStyle w:val="Lienhypertexte"/>
                <w:rFonts w:asciiTheme="minorHAnsi" w:hAnsiTheme="minorHAnsi" w:cstheme="minorHAnsi"/>
                <w:noProof/>
              </w:rPr>
            </w:rPrChange>
          </w:rPr>
          <w:delText>Collection Logs (Stellar AP) Script</w:delText>
        </w:r>
        <w:r w:rsidRPr="00A800D8" w:rsidDel="007809DF">
          <w:rPr>
            <w:noProof/>
            <w:webHidden/>
          </w:rPr>
          <w:tab/>
          <w:delText>24</w:delText>
        </w:r>
      </w:del>
    </w:p>
    <w:p w14:paraId="740C3D83" w14:textId="3BA0FA17" w:rsidR="00855336" w:rsidRPr="00A800D8" w:rsidRDefault="005E533E" w:rsidP="004C34CE">
      <w:pPr>
        <w:pPrChange w:id="450" w:author="Trebaol Jonathan" w:date="2021-07-29T17:35:00Z">
          <w:pPr>
            <w:jc w:val="left"/>
          </w:pPr>
        </w:pPrChange>
      </w:pPr>
      <w:r w:rsidRPr="00A800D8">
        <w:fldChar w:fldCharType="end"/>
      </w:r>
      <w:r w:rsidR="00855336" w:rsidRPr="00A800D8">
        <w:br w:type="page"/>
      </w:r>
    </w:p>
    <w:p w14:paraId="683A32BC" w14:textId="38D69E76" w:rsidR="00855336" w:rsidRPr="00766A2E" w:rsidRDefault="0061208D" w:rsidP="004C34CE">
      <w:pPr>
        <w:pPrChange w:id="451" w:author="Trebaol Jonathan" w:date="2021-07-29T17:35:00Z">
          <w:pPr>
            <w:outlineLvl w:val="0"/>
          </w:pPr>
        </w:pPrChange>
      </w:pPr>
      <w:bookmarkStart w:id="452" w:name="_Toc214247582"/>
      <w:bookmarkStart w:id="453" w:name="_Toc381025676"/>
      <w:bookmarkStart w:id="454" w:name="_Toc424820264"/>
      <w:bookmarkStart w:id="455" w:name="_Toc76555042"/>
      <w:r w:rsidRPr="00766A2E" w:rsidDel="0061208D">
        <w:lastRenderedPageBreak/>
        <w:t xml:space="preserve"> </w:t>
      </w:r>
      <w:bookmarkEnd w:id="452"/>
      <w:bookmarkEnd w:id="453"/>
      <w:bookmarkEnd w:id="454"/>
      <w:bookmarkEnd w:id="455"/>
    </w:p>
    <w:p w14:paraId="1BB933F6" w14:textId="77777777" w:rsidR="00855336" w:rsidRPr="00766A2E" w:rsidRDefault="00855336" w:rsidP="004C34CE">
      <w:pPr>
        <w:pPrChange w:id="456" w:author="Trebaol Jonathan" w:date="2021-07-29T17:35:00Z">
          <w:pPr>
            <w:jc w:val="center"/>
            <w:outlineLvl w:val="0"/>
          </w:pPr>
        </w:pPrChange>
      </w:pPr>
      <w:bookmarkStart w:id="457" w:name="_Toc214247584"/>
      <w:bookmarkStart w:id="458" w:name="_Toc381025678"/>
      <w:bookmarkStart w:id="459" w:name="_Toc424820266"/>
      <w:bookmarkStart w:id="460" w:name="_Toc76555044"/>
      <w:bookmarkStart w:id="461" w:name="_Toc78470294"/>
      <w:r w:rsidRPr="00766A2E">
        <w:t>REVISION HISTORY</w:t>
      </w:r>
      <w:bookmarkEnd w:id="457"/>
      <w:bookmarkEnd w:id="458"/>
      <w:bookmarkEnd w:id="459"/>
      <w:bookmarkEnd w:id="460"/>
      <w:bookmarkEnd w:id="461"/>
    </w:p>
    <w:p w14:paraId="2B0B19CB" w14:textId="77777777" w:rsidR="00855336" w:rsidRPr="00766A2E" w:rsidRDefault="00855336" w:rsidP="004C34CE">
      <w:pPr>
        <w:pPrChange w:id="462" w:author="Trebaol Jonathan" w:date="2021-07-29T17:35:00Z">
          <w:pPr>
            <w:jc w:val="left"/>
          </w:pPr>
        </w:pPrChange>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580"/>
        <w:gridCol w:w="1138"/>
        <w:gridCol w:w="1440"/>
        <w:gridCol w:w="3513"/>
        <w:gridCol w:w="1076"/>
      </w:tblGrid>
      <w:tr w:rsidR="00855336" w:rsidRPr="00254CDB" w14:paraId="6012C404" w14:textId="77777777" w:rsidTr="00766A2E">
        <w:trPr>
          <w:trHeight w:val="256"/>
        </w:trPr>
        <w:tc>
          <w:tcPr>
            <w:tcW w:w="1081" w:type="dxa"/>
          </w:tcPr>
          <w:p w14:paraId="63E947C7" w14:textId="77777777" w:rsidR="00855336" w:rsidRPr="00766A2E" w:rsidRDefault="00855336" w:rsidP="004C34CE">
            <w:pPr>
              <w:pStyle w:val="TableHeading"/>
              <w:pPrChange w:id="463" w:author="Trebaol Jonathan" w:date="2021-07-29T17:35:00Z">
                <w:pPr/>
              </w:pPrChange>
            </w:pPr>
            <w:r w:rsidRPr="00766A2E">
              <w:t>Revision</w:t>
            </w:r>
          </w:p>
        </w:tc>
        <w:tc>
          <w:tcPr>
            <w:tcW w:w="1309" w:type="dxa"/>
          </w:tcPr>
          <w:p w14:paraId="07737EA1" w14:textId="77777777" w:rsidR="00855336" w:rsidRPr="00766A2E" w:rsidRDefault="00855336" w:rsidP="004C34CE">
            <w:pPr>
              <w:pStyle w:val="TableHeading"/>
              <w:pPrChange w:id="464" w:author="Trebaol Jonathan" w:date="2021-07-29T17:35:00Z">
                <w:pPr>
                  <w:pStyle w:val="TableHeading"/>
                </w:pPr>
              </w:pPrChange>
            </w:pPr>
            <w:r w:rsidRPr="00766A2E">
              <w:t>Date</w:t>
            </w:r>
          </w:p>
        </w:tc>
        <w:tc>
          <w:tcPr>
            <w:tcW w:w="1146" w:type="dxa"/>
          </w:tcPr>
          <w:p w14:paraId="74CD9817" w14:textId="77777777" w:rsidR="00855336" w:rsidRPr="00766A2E" w:rsidRDefault="00855336" w:rsidP="004C34CE">
            <w:pPr>
              <w:pStyle w:val="TableHeading"/>
              <w:pPrChange w:id="465" w:author="Trebaol Jonathan" w:date="2021-07-29T17:35:00Z">
                <w:pPr>
                  <w:pStyle w:val="TableHeading"/>
                </w:pPr>
              </w:pPrChange>
            </w:pPr>
            <w:r w:rsidRPr="00766A2E">
              <w:t>Agile Revision</w:t>
            </w:r>
          </w:p>
        </w:tc>
        <w:tc>
          <w:tcPr>
            <w:tcW w:w="1499" w:type="dxa"/>
          </w:tcPr>
          <w:p w14:paraId="0E508DA4" w14:textId="77777777" w:rsidR="00855336" w:rsidRPr="00766A2E" w:rsidRDefault="00855336" w:rsidP="004C34CE">
            <w:pPr>
              <w:pStyle w:val="TableHeading"/>
              <w:pPrChange w:id="466" w:author="Trebaol Jonathan" w:date="2021-07-29T17:35:00Z">
                <w:pPr>
                  <w:pStyle w:val="TableHeading"/>
                </w:pPr>
              </w:pPrChange>
            </w:pPr>
            <w:r w:rsidRPr="00766A2E">
              <w:t>Update By</w:t>
            </w:r>
          </w:p>
        </w:tc>
        <w:tc>
          <w:tcPr>
            <w:tcW w:w="3692" w:type="dxa"/>
          </w:tcPr>
          <w:p w14:paraId="4356739E" w14:textId="77777777" w:rsidR="00855336" w:rsidRPr="00766A2E" w:rsidRDefault="00855336" w:rsidP="004C34CE">
            <w:pPr>
              <w:pStyle w:val="TableHeading"/>
              <w:pPrChange w:id="467" w:author="Trebaol Jonathan" w:date="2021-07-29T17:35:00Z">
                <w:pPr>
                  <w:pStyle w:val="TableHeading"/>
                </w:pPr>
              </w:pPrChange>
            </w:pPr>
            <w:r w:rsidRPr="00766A2E">
              <w:t>Revision Description</w:t>
            </w:r>
          </w:p>
        </w:tc>
        <w:tc>
          <w:tcPr>
            <w:tcW w:w="1101" w:type="dxa"/>
          </w:tcPr>
          <w:p w14:paraId="669E4039" w14:textId="77777777" w:rsidR="00855336" w:rsidRPr="00766A2E" w:rsidRDefault="00855336" w:rsidP="004C34CE">
            <w:pPr>
              <w:pStyle w:val="TableHeading"/>
              <w:pPrChange w:id="468" w:author="Trebaol Jonathan" w:date="2021-07-29T17:35:00Z">
                <w:pPr>
                  <w:pStyle w:val="TableHeading"/>
                </w:pPr>
              </w:pPrChange>
            </w:pPr>
            <w:r w:rsidRPr="00766A2E">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4C34CE">
            <w:pPr>
              <w:pStyle w:val="Tabletext"/>
              <w:pPrChange w:id="469" w:author="Trebaol Jonathan" w:date="2021-07-29T17:35:00Z">
                <w:pPr>
                  <w:pStyle w:val="TableHeading"/>
                </w:pPr>
              </w:pPrChange>
            </w:pPr>
            <w:r w:rsidRPr="00766A2E">
              <w:t>0.1</w:t>
            </w:r>
          </w:p>
        </w:tc>
        <w:tc>
          <w:tcPr>
            <w:tcW w:w="1309" w:type="dxa"/>
          </w:tcPr>
          <w:p w14:paraId="73ECD4DF" w14:textId="1F24578F" w:rsidR="00855336" w:rsidRPr="00766A2E" w:rsidRDefault="00A87B5C" w:rsidP="004C34CE">
            <w:pPr>
              <w:pStyle w:val="Tabletext"/>
              <w:pPrChange w:id="470" w:author="Trebaol Jonathan" w:date="2021-07-29T17:35:00Z">
                <w:pPr>
                  <w:pStyle w:val="Tabletext"/>
                </w:pPr>
              </w:pPrChange>
            </w:pPr>
            <w:del w:id="471" w:author="Trebaol Jonathan" w:date="2021-07-29T16:57:00Z">
              <w:r w:rsidRPr="00766A2E" w:rsidDel="007809DF">
                <w:delText>16</w:delText>
              </w:r>
            </w:del>
            <w:ins w:id="472" w:author="Trebaol Jonathan" w:date="2021-07-29T16:57:00Z">
              <w:r w:rsidR="007809DF">
                <w:t>29</w:t>
              </w:r>
            </w:ins>
            <w:r w:rsidR="00855336" w:rsidRPr="00766A2E">
              <w:t>/0</w:t>
            </w:r>
            <w:ins w:id="473" w:author="Trebaol Jonathan" w:date="2021-07-29T16:58:00Z">
              <w:r w:rsidR="007809DF">
                <w:t>7</w:t>
              </w:r>
            </w:ins>
            <w:del w:id="474" w:author="Trebaol Jonathan" w:date="2021-07-29T16:58:00Z">
              <w:r w:rsidR="00855336" w:rsidRPr="00766A2E" w:rsidDel="007809DF">
                <w:delText>6</w:delText>
              </w:r>
            </w:del>
            <w:r w:rsidR="00855336" w:rsidRPr="00766A2E">
              <w:t>/</w:t>
            </w:r>
            <w:r w:rsidRPr="00766A2E">
              <w:t>2021</w:t>
            </w:r>
          </w:p>
        </w:tc>
        <w:tc>
          <w:tcPr>
            <w:tcW w:w="1146" w:type="dxa"/>
          </w:tcPr>
          <w:p w14:paraId="5FAF677F" w14:textId="77777777" w:rsidR="00855336" w:rsidRPr="00766A2E" w:rsidRDefault="00855336" w:rsidP="004C34CE">
            <w:pPr>
              <w:pStyle w:val="Tabletext"/>
              <w:pPrChange w:id="475" w:author="Trebaol Jonathan" w:date="2021-07-29T17:35:00Z">
                <w:pPr>
                  <w:pStyle w:val="Tabletext"/>
                </w:pPr>
              </w:pPrChange>
            </w:pPr>
          </w:p>
        </w:tc>
        <w:tc>
          <w:tcPr>
            <w:tcW w:w="1499" w:type="dxa"/>
          </w:tcPr>
          <w:p w14:paraId="67224FF9" w14:textId="1D9C005E" w:rsidR="00855336" w:rsidRPr="00766A2E" w:rsidRDefault="00A87B5C" w:rsidP="004C34CE">
            <w:pPr>
              <w:pStyle w:val="Tabletext"/>
              <w:rPr>
                <w:lang w:val="sv-SE"/>
              </w:rPr>
              <w:pPrChange w:id="476" w:author="Trebaol Jonathan" w:date="2021-07-29T17:35:00Z">
                <w:pPr>
                  <w:pStyle w:val="Tabletext"/>
                </w:pPr>
              </w:pPrChange>
            </w:pPr>
            <w:r w:rsidRPr="00766A2E">
              <w:rPr>
                <w:lang w:val="sv-SE"/>
              </w:rPr>
              <w:t>Raphael Voyer</w:t>
            </w:r>
          </w:p>
        </w:tc>
        <w:tc>
          <w:tcPr>
            <w:tcW w:w="3692" w:type="dxa"/>
          </w:tcPr>
          <w:p w14:paraId="2A62DF52" w14:textId="2CFB2C60" w:rsidR="00855336" w:rsidRPr="00766A2E" w:rsidRDefault="00855336" w:rsidP="004C34CE">
            <w:pPr>
              <w:pStyle w:val="Tabletext"/>
              <w:pPrChange w:id="477" w:author="Trebaol Jonathan" w:date="2021-07-29T17:35:00Z">
                <w:pPr>
                  <w:pStyle w:val="Tabletext"/>
                </w:pPr>
              </w:pPrChange>
            </w:pPr>
            <w:del w:id="478" w:author="Trebaol Jonathan" w:date="2021-07-29T16:58:00Z">
              <w:r w:rsidRPr="00766A2E" w:rsidDel="007809DF">
                <w:delText>Initial document,</w:delText>
              </w:r>
            </w:del>
            <w:ins w:id="479" w:author="Trebaol Jonathan" w:date="2021-07-29T16:58:00Z">
              <w:r w:rsidR="007809DF">
                <w:t>Document creation</w:t>
              </w:r>
            </w:ins>
          </w:p>
        </w:tc>
        <w:tc>
          <w:tcPr>
            <w:tcW w:w="1101" w:type="dxa"/>
          </w:tcPr>
          <w:p w14:paraId="2E1E1ACA" w14:textId="77777777" w:rsidR="00855336" w:rsidRPr="00766A2E" w:rsidRDefault="00855336" w:rsidP="004C34CE">
            <w:pPr>
              <w:pStyle w:val="Tabletext"/>
              <w:pPrChange w:id="480" w:author="Trebaol Jonathan" w:date="2021-07-29T17:35:00Z">
                <w:pPr>
                  <w:pStyle w:val="Tabletext"/>
                </w:pPr>
              </w:pPrChange>
            </w:pPr>
            <w:r w:rsidRPr="00766A2E">
              <w:t>Draft</w:t>
            </w:r>
          </w:p>
        </w:tc>
      </w:tr>
    </w:tbl>
    <w:p w14:paraId="4AE754B6" w14:textId="77777777" w:rsidR="0004729F" w:rsidRPr="00766A2E" w:rsidRDefault="0004729F" w:rsidP="004C34CE">
      <w:pPr>
        <w:pPrChange w:id="481" w:author="Trebaol Jonathan" w:date="2021-07-29T17:35:00Z">
          <w:pPr/>
        </w:pPrChange>
      </w:pPr>
    </w:p>
    <w:p w14:paraId="27A9B8CA" w14:textId="77777777" w:rsidR="0004729F" w:rsidRPr="00766A2E" w:rsidRDefault="0004729F" w:rsidP="004C34CE">
      <w:pPr>
        <w:pPrChange w:id="482" w:author="Trebaol Jonathan" w:date="2021-07-29T17:35:00Z">
          <w:pPr/>
        </w:pPrChange>
      </w:pPr>
    </w:p>
    <w:p w14:paraId="3522DBB9" w14:textId="77777777" w:rsidR="0004729F" w:rsidRPr="00766A2E" w:rsidRDefault="0004729F" w:rsidP="004C34CE">
      <w:pPr>
        <w:pPrChange w:id="483" w:author="Trebaol Jonathan" w:date="2021-07-29T17:35:00Z">
          <w:pPr/>
        </w:pPrChange>
      </w:pPr>
    </w:p>
    <w:p w14:paraId="155426D8" w14:textId="77777777" w:rsidR="0004729F" w:rsidRPr="00766A2E" w:rsidRDefault="0004729F" w:rsidP="004C34CE">
      <w:pPr>
        <w:pPrChange w:id="484" w:author="Trebaol Jonathan" w:date="2021-07-29T17:35:00Z">
          <w:pPr/>
        </w:pPrChange>
      </w:pPr>
    </w:p>
    <w:p w14:paraId="5862EFC1" w14:textId="77777777" w:rsidR="00855336" w:rsidRPr="00766A2E" w:rsidRDefault="00855336" w:rsidP="004C34CE">
      <w:pPr>
        <w:pPrChange w:id="485" w:author="Trebaol Jonathan" w:date="2021-07-29T17:35:00Z">
          <w:pPr/>
        </w:pPrChange>
      </w:pPr>
    </w:p>
    <w:p w14:paraId="66949D4C" w14:textId="77777777" w:rsidR="0004729F" w:rsidRPr="00766A2E" w:rsidRDefault="0004729F" w:rsidP="004C34CE">
      <w:pPr>
        <w:pPrChange w:id="486" w:author="Trebaol Jonathan" w:date="2021-07-29T17:35:00Z">
          <w:pPr/>
        </w:pPrChange>
      </w:pPr>
    </w:p>
    <w:p w14:paraId="6E6352CF" w14:textId="77777777" w:rsidR="0004729F" w:rsidRPr="00766A2E" w:rsidRDefault="0004729F" w:rsidP="004C34CE">
      <w:pPr>
        <w:pPrChange w:id="487" w:author="Trebaol Jonathan" w:date="2021-07-29T17:35:00Z">
          <w:pPr/>
        </w:pPrChange>
      </w:pPr>
    </w:p>
    <w:p w14:paraId="736CC61C" w14:textId="77777777" w:rsidR="0004729F" w:rsidRPr="00766A2E" w:rsidRDefault="0004729F" w:rsidP="004C34CE">
      <w:pPr>
        <w:pPrChange w:id="488" w:author="Trebaol Jonathan" w:date="2021-07-29T17:35:00Z">
          <w:pPr/>
        </w:pPrChange>
      </w:pPr>
    </w:p>
    <w:p w14:paraId="2EF90434" w14:textId="77777777" w:rsidR="0004729F" w:rsidRPr="00766A2E" w:rsidRDefault="0004729F" w:rsidP="004C34CE">
      <w:pPr>
        <w:pPrChange w:id="489" w:author="Trebaol Jonathan" w:date="2021-07-29T17:35:00Z">
          <w:pPr/>
        </w:pPrChange>
      </w:pPr>
    </w:p>
    <w:p w14:paraId="22230540" w14:textId="77777777" w:rsidR="0004729F" w:rsidRPr="00766A2E" w:rsidRDefault="0004729F" w:rsidP="004C34CE">
      <w:pPr>
        <w:pPrChange w:id="490" w:author="Trebaol Jonathan" w:date="2021-07-29T17:35:00Z">
          <w:pPr/>
        </w:pPrChange>
      </w:pPr>
    </w:p>
    <w:p w14:paraId="348D313B" w14:textId="77777777" w:rsidR="0004729F" w:rsidRPr="00766A2E" w:rsidRDefault="0004729F" w:rsidP="004C34CE">
      <w:pPr>
        <w:pPrChange w:id="491" w:author="Trebaol Jonathan" w:date="2021-07-29T17:35:00Z">
          <w:pPr/>
        </w:pPrChange>
      </w:pPr>
    </w:p>
    <w:p w14:paraId="27A67B21" w14:textId="77777777" w:rsidR="0004729F" w:rsidRPr="00766A2E" w:rsidRDefault="0004729F" w:rsidP="004C34CE">
      <w:pPr>
        <w:pPrChange w:id="492" w:author="Trebaol Jonathan" w:date="2021-07-29T17:35:00Z">
          <w:pPr/>
        </w:pPrChange>
      </w:pPr>
    </w:p>
    <w:p w14:paraId="38CE5A89" w14:textId="77777777" w:rsidR="0004729F" w:rsidRPr="00766A2E" w:rsidRDefault="0004729F" w:rsidP="004C34CE">
      <w:pPr>
        <w:pPrChange w:id="493" w:author="Trebaol Jonathan" w:date="2021-07-29T17:35:00Z">
          <w:pPr/>
        </w:pPrChange>
      </w:pPr>
    </w:p>
    <w:p w14:paraId="5F74006D" w14:textId="77777777" w:rsidR="0004729F" w:rsidRPr="00766A2E" w:rsidRDefault="0004729F" w:rsidP="004C34CE">
      <w:pPr>
        <w:pPrChange w:id="494" w:author="Trebaol Jonathan" w:date="2021-07-29T17:35:00Z">
          <w:pPr/>
        </w:pPrChange>
      </w:pPr>
    </w:p>
    <w:p w14:paraId="00413A75" w14:textId="77777777" w:rsidR="0004729F" w:rsidRPr="00766A2E" w:rsidRDefault="0004729F" w:rsidP="004C34CE">
      <w:pPr>
        <w:pPrChange w:id="495" w:author="Trebaol Jonathan" w:date="2021-07-29T17:35:00Z">
          <w:pPr/>
        </w:pPrChange>
      </w:pPr>
    </w:p>
    <w:p w14:paraId="616C3A59" w14:textId="77777777" w:rsidR="0004729F" w:rsidRPr="00766A2E" w:rsidRDefault="0004729F" w:rsidP="004C34CE">
      <w:pPr>
        <w:pPrChange w:id="496" w:author="Trebaol Jonathan" w:date="2021-07-29T17:35:00Z">
          <w:pPr/>
        </w:pPrChange>
      </w:pPr>
    </w:p>
    <w:p w14:paraId="100749BE" w14:textId="77777777" w:rsidR="0004729F" w:rsidRPr="00766A2E" w:rsidRDefault="0004729F" w:rsidP="004C34CE">
      <w:pPr>
        <w:pPrChange w:id="497" w:author="Trebaol Jonathan" w:date="2021-07-29T17:35:00Z">
          <w:pPr/>
        </w:pPrChange>
      </w:pPr>
    </w:p>
    <w:p w14:paraId="02A4C4FC" w14:textId="77777777" w:rsidR="0004729F" w:rsidRPr="00766A2E" w:rsidRDefault="0004729F" w:rsidP="004C34CE">
      <w:pPr>
        <w:pPrChange w:id="498" w:author="Trebaol Jonathan" w:date="2021-07-29T17:35:00Z">
          <w:pPr/>
        </w:pPrChange>
      </w:pPr>
    </w:p>
    <w:p w14:paraId="0625AB8D" w14:textId="77777777" w:rsidR="00A87B5C" w:rsidRPr="00766A2E" w:rsidRDefault="00A87B5C" w:rsidP="004C34CE">
      <w:pPr>
        <w:pPrChange w:id="499" w:author="Trebaol Jonathan" w:date="2021-07-29T17:35:00Z">
          <w:pPr>
            <w:jc w:val="left"/>
          </w:pPr>
        </w:pPrChange>
      </w:pPr>
      <w:r w:rsidRPr="00766A2E">
        <w:br w:type="page"/>
      </w:r>
    </w:p>
    <w:p w14:paraId="6E32F5F2" w14:textId="77777777" w:rsidR="0004729F" w:rsidRPr="00766A2E" w:rsidRDefault="0004729F" w:rsidP="004C34CE">
      <w:pPr>
        <w:pPrChange w:id="500" w:author="Trebaol Jonathan" w:date="2021-07-29T17:35:00Z">
          <w:pPr/>
        </w:pPrChange>
      </w:pPr>
    </w:p>
    <w:p w14:paraId="34123ED0" w14:textId="77777777" w:rsidR="0004729F" w:rsidRPr="00766A2E" w:rsidRDefault="0004729F" w:rsidP="004C34CE">
      <w:pPr>
        <w:pPrChange w:id="501" w:author="Trebaol Jonathan" w:date="2021-07-29T17:35:00Z">
          <w:pPr/>
        </w:pPrChange>
      </w:pPr>
    </w:p>
    <w:p w14:paraId="3B00907F" w14:textId="77777777" w:rsidR="00855336" w:rsidRPr="00766A2E" w:rsidRDefault="00855336" w:rsidP="004C34CE">
      <w:pPr>
        <w:pStyle w:val="Titre1"/>
        <w:pPrChange w:id="502" w:author="Trebaol Jonathan" w:date="2021-07-29T17:35:00Z">
          <w:pPr/>
        </w:pPrChange>
      </w:pPr>
      <w:bookmarkStart w:id="503" w:name="_INTRODUCTION"/>
      <w:bookmarkStart w:id="504" w:name="_Ref188764243"/>
      <w:bookmarkStart w:id="505" w:name="_Toc214247585"/>
      <w:bookmarkStart w:id="506" w:name="_Toc381025679"/>
      <w:bookmarkStart w:id="507" w:name="_Toc78470295"/>
      <w:bookmarkEnd w:id="503"/>
      <w:r w:rsidRPr="00766A2E">
        <w:t>INTRODUCTION</w:t>
      </w:r>
      <w:bookmarkEnd w:id="504"/>
      <w:bookmarkEnd w:id="505"/>
      <w:bookmarkEnd w:id="506"/>
      <w:bookmarkEnd w:id="507"/>
    </w:p>
    <w:p w14:paraId="1FB4374C" w14:textId="77777777" w:rsidR="00855336" w:rsidRPr="00766A2E" w:rsidRDefault="00855336" w:rsidP="004C34CE">
      <w:pPr>
        <w:pStyle w:val="Titre2"/>
        <w:pPrChange w:id="508" w:author="Trebaol Jonathan" w:date="2021-07-29T17:35:00Z">
          <w:pPr>
            <w:pStyle w:val="Titre1"/>
          </w:pPr>
        </w:pPrChange>
      </w:pPr>
      <w:bookmarkStart w:id="509" w:name="_Toc381025680"/>
      <w:bookmarkStart w:id="510" w:name="_Toc214247586"/>
      <w:bookmarkStart w:id="511" w:name="_Toc78470296"/>
      <w:r w:rsidRPr="00766A2E">
        <w:t>Purpose</w:t>
      </w:r>
      <w:bookmarkEnd w:id="509"/>
      <w:bookmarkEnd w:id="511"/>
      <w:r w:rsidRPr="00766A2E">
        <w:t xml:space="preserve"> </w:t>
      </w:r>
      <w:bookmarkEnd w:id="510"/>
    </w:p>
    <w:p w14:paraId="5FBA2C4F" w14:textId="6BEEB829" w:rsidR="00855336" w:rsidRDefault="0019617B" w:rsidP="004C34CE">
      <w:pPr>
        <w:rPr>
          <w:ins w:id="512" w:author="Trebaol Jonathan" w:date="2021-07-29T16:59:00Z"/>
        </w:rPr>
        <w:pPrChange w:id="513" w:author="Trebaol Jonathan" w:date="2021-07-29T17:35:00Z">
          <w:pPr/>
        </w:pPrChange>
      </w:pPr>
      <w:del w:id="514" w:author="Trebaol Jonathan" w:date="2021-07-29T16:58:00Z">
        <w:r w:rsidRPr="00766A2E" w:rsidDel="008721D2">
          <w:delText xml:space="preserve">Purpose </w:delText>
        </w:r>
      </w:del>
      <w:r w:rsidRPr="00766A2E">
        <w:t>Th</w:t>
      </w:r>
      <w:ins w:id="515" w:author="Trebaol Jonathan" w:date="2021-07-29T16:58:00Z">
        <w:r w:rsidR="008721D2">
          <w:t>is</w:t>
        </w:r>
      </w:ins>
      <w:del w:id="516" w:author="Trebaol Jonathan" w:date="2021-07-29T16:58:00Z">
        <w:r w:rsidRPr="00766A2E" w:rsidDel="008721D2">
          <w:delText>e</w:delText>
        </w:r>
      </w:del>
      <w:r w:rsidRPr="00766A2E">
        <w:t xml:space="preserve"> document describes the Software Requirements Specification and Functional Specification </w:t>
      </w:r>
      <w:del w:id="517" w:author="Trebaol Jonathan" w:date="2021-07-29T16:58:00Z">
        <w:r w:rsidRPr="00766A2E" w:rsidDel="008721D2">
          <w:delText xml:space="preserve">of </w:delText>
        </w:r>
      </w:del>
      <w:ins w:id="518" w:author="Trebaol Jonathan" w:date="2021-07-29T16:58:00Z">
        <w:r w:rsidR="008721D2">
          <w:t>for the project</w:t>
        </w:r>
        <w:r w:rsidR="008721D2" w:rsidRPr="00766A2E">
          <w:t xml:space="preserve"> </w:t>
        </w:r>
        <w:r w:rsidR="008721D2">
          <w:t>“</w:t>
        </w:r>
      </w:ins>
      <w:r w:rsidRPr="00766A2E">
        <w:t>Preventive Maintenance</w:t>
      </w:r>
      <w:ins w:id="519" w:author="Trebaol Jonathan" w:date="2021-07-29T16:58:00Z">
        <w:r w:rsidR="008721D2">
          <w:t>”</w:t>
        </w:r>
      </w:ins>
      <w:del w:id="520" w:author="Trebaol Jonathan" w:date="2021-07-29T16:59:00Z">
        <w:r w:rsidRPr="00766A2E" w:rsidDel="008721D2">
          <w:delText xml:space="preserve"> for AOS 8.x</w:delText>
        </w:r>
        <w:r w:rsidR="00A87B5C" w:rsidRPr="00766A2E" w:rsidDel="008721D2">
          <w:delText xml:space="preserve"> </w:delText>
        </w:r>
      </w:del>
    </w:p>
    <w:p w14:paraId="401BEF3C" w14:textId="0AB5B1D5" w:rsidR="008721D2" w:rsidRDefault="008721D2" w:rsidP="004C34CE">
      <w:pPr>
        <w:rPr>
          <w:ins w:id="521" w:author="Trebaol Jonathan" w:date="2021-07-29T16:59:00Z"/>
        </w:rPr>
        <w:pPrChange w:id="522" w:author="Trebaol Jonathan" w:date="2021-07-29T17:35:00Z">
          <w:pPr/>
        </w:pPrChange>
      </w:pPr>
    </w:p>
    <w:p w14:paraId="7773F478" w14:textId="5F10B5F7" w:rsidR="008721D2" w:rsidRPr="00766A2E" w:rsidRDefault="008721D2" w:rsidP="004C34CE">
      <w:pPr>
        <w:pPrChange w:id="523" w:author="Trebaol Jonathan" w:date="2021-07-29T17:35:00Z">
          <w:pPr/>
        </w:pPrChange>
      </w:pPr>
      <w:ins w:id="524" w:author="Trebaol Jonathan" w:date="2021-07-29T16:59:00Z">
        <w:r w:rsidRPr="008721D2">
          <w:rPr>
            <w:highlight w:val="yellow"/>
            <w:rPrChange w:id="525" w:author="Trebaol Jonathan" w:date="2021-07-29T16:59:00Z">
              <w:rPr>
                <w:rFonts w:asciiTheme="minorHAnsi" w:hAnsiTheme="minorHAnsi" w:cstheme="minorHAnsi"/>
              </w:rPr>
            </w:rPrChange>
          </w:rPr>
          <w:t>**** Describe what is the Preventive Maintenance *****</w:t>
        </w:r>
      </w:ins>
    </w:p>
    <w:p w14:paraId="0442BA67" w14:textId="77777777" w:rsidR="00855336" w:rsidRPr="00766A2E" w:rsidRDefault="00855336" w:rsidP="004C34CE">
      <w:pPr>
        <w:pStyle w:val="Titre2"/>
        <w:pPrChange w:id="526" w:author="Trebaol Jonathan" w:date="2021-07-29T17:35:00Z">
          <w:pPr/>
        </w:pPrChange>
      </w:pPr>
      <w:bookmarkStart w:id="527" w:name="_Toc381025681"/>
      <w:bookmarkStart w:id="528" w:name="_Toc78470297"/>
      <w:r w:rsidRPr="00766A2E">
        <w:t>Scope</w:t>
      </w:r>
      <w:bookmarkEnd w:id="527"/>
      <w:bookmarkEnd w:id="528"/>
    </w:p>
    <w:p w14:paraId="0EF5C3E2" w14:textId="1F21ADDB" w:rsidR="00855336" w:rsidRDefault="00855336" w:rsidP="004C34CE">
      <w:pPr>
        <w:rPr>
          <w:ins w:id="529" w:author="Trebaol Jonathan" w:date="2021-07-29T16:59:00Z"/>
        </w:rPr>
        <w:pPrChange w:id="530" w:author="Trebaol Jonathan" w:date="2021-07-29T17:35:00Z">
          <w:pPr/>
        </w:pPrChange>
      </w:pPr>
      <w:r w:rsidRPr="00766A2E">
        <w:t xml:space="preserve">The scope of this document is to present the complete set of requirements and functional specifications for </w:t>
      </w:r>
      <w:r w:rsidR="00A87B5C" w:rsidRPr="00766A2E">
        <w:t>Preventive Maintenance</w:t>
      </w:r>
      <w:r w:rsidRPr="00766A2E">
        <w:t xml:space="preserve">. </w:t>
      </w:r>
    </w:p>
    <w:p w14:paraId="6A177E54" w14:textId="22563934" w:rsidR="008721D2" w:rsidRDefault="008721D2" w:rsidP="004C34CE">
      <w:pPr>
        <w:rPr>
          <w:ins w:id="531" w:author="Trebaol Jonathan" w:date="2021-07-29T16:59:00Z"/>
        </w:rPr>
        <w:pPrChange w:id="532" w:author="Trebaol Jonathan" w:date="2021-07-29T17:35:00Z">
          <w:pPr/>
        </w:pPrChange>
      </w:pPr>
    </w:p>
    <w:p w14:paraId="60DD4DD0" w14:textId="1C9AF4F4" w:rsidR="008721D2" w:rsidRPr="00766A2E" w:rsidRDefault="008721D2" w:rsidP="004C34CE">
      <w:pPr>
        <w:pPrChange w:id="533" w:author="Trebaol Jonathan" w:date="2021-07-29T17:35:00Z">
          <w:pPr/>
        </w:pPrChange>
      </w:pPr>
      <w:ins w:id="534" w:author="Trebaol Jonathan" w:date="2021-07-29T16:59:00Z">
        <w:r w:rsidRPr="008721D2">
          <w:rPr>
            <w:highlight w:val="yellow"/>
            <w:rPrChange w:id="535" w:author="Trebaol Jonathan" w:date="2021-07-29T17:00:00Z">
              <w:rPr>
                <w:rFonts w:asciiTheme="minorHAnsi" w:hAnsiTheme="minorHAnsi" w:cstheme="minorHAnsi"/>
              </w:rPr>
            </w:rPrChange>
          </w:rPr>
          <w:t>**** Change the s</w:t>
        </w:r>
      </w:ins>
      <w:ins w:id="536" w:author="Trebaol Jonathan" w:date="2021-07-29T17:00:00Z">
        <w:r w:rsidRPr="008721D2">
          <w:rPr>
            <w:highlight w:val="yellow"/>
            <w:rPrChange w:id="537" w:author="Trebaol Jonathan" w:date="2021-07-29T17:00:00Z">
              <w:rPr>
                <w:rFonts w:asciiTheme="minorHAnsi" w:hAnsiTheme="minorHAnsi" w:cstheme="minorHAnsi"/>
              </w:rPr>
            </w:rPrChange>
          </w:rPr>
          <w:t>cope, must not be the same sentence as the purpose section ****</w:t>
        </w:r>
      </w:ins>
    </w:p>
    <w:p w14:paraId="05686D01" w14:textId="77777777" w:rsidR="00855336" w:rsidRPr="00766A2E" w:rsidRDefault="00855336" w:rsidP="004C34CE">
      <w:pPr>
        <w:pStyle w:val="Titre2"/>
        <w:pPrChange w:id="538" w:author="Trebaol Jonathan" w:date="2021-07-29T17:35:00Z">
          <w:pPr/>
        </w:pPrChange>
      </w:pPr>
      <w:bookmarkStart w:id="539" w:name="_Ref188764261"/>
      <w:bookmarkStart w:id="540" w:name="_Ref188764262"/>
      <w:bookmarkStart w:id="541" w:name="_Toc214247587"/>
      <w:bookmarkStart w:id="542" w:name="_Toc381025682"/>
      <w:bookmarkStart w:id="543" w:name="_Toc78470298"/>
      <w:r w:rsidRPr="00766A2E">
        <w:t>Intended Audience</w:t>
      </w:r>
      <w:bookmarkEnd w:id="539"/>
      <w:bookmarkEnd w:id="540"/>
      <w:bookmarkEnd w:id="541"/>
      <w:bookmarkEnd w:id="542"/>
      <w:bookmarkEnd w:id="543"/>
    </w:p>
    <w:p w14:paraId="122A5FCF" w14:textId="5CB009B9" w:rsidR="00855336" w:rsidRPr="00766A2E" w:rsidRDefault="00855336" w:rsidP="004C34CE">
      <w:pPr>
        <w:pStyle w:val="Corpsdetexte"/>
        <w:pPrChange w:id="544" w:author="Trebaol Jonathan" w:date="2021-07-29T17:35:00Z">
          <w:pPr>
            <w:pStyle w:val="Titre2"/>
          </w:pPr>
        </w:pPrChange>
      </w:pPr>
      <w:r w:rsidRPr="00766A2E">
        <w:t>This document is intended for the following</w:t>
      </w:r>
      <w:ins w:id="545" w:author="Trebaol Jonathan" w:date="2021-07-29T17:00:00Z">
        <w:r w:rsidR="008721D2">
          <w:t xml:space="preserve"> organization</w:t>
        </w:r>
      </w:ins>
      <w:r w:rsidRPr="00766A2E">
        <w:t>:</w:t>
      </w:r>
    </w:p>
    <w:p w14:paraId="51AF9836" w14:textId="77777777" w:rsidR="00855336" w:rsidRPr="00766A2E" w:rsidRDefault="00855336" w:rsidP="004C34CE">
      <w:pPr>
        <w:pStyle w:val="Listepuces2"/>
        <w:pPrChange w:id="546" w:author="Trebaol Jonathan" w:date="2021-07-29T17:35:00Z">
          <w:pPr>
            <w:pStyle w:val="Corpsdetexte"/>
          </w:pPr>
        </w:pPrChange>
      </w:pPr>
      <w:r w:rsidRPr="00766A2E">
        <w:t>Support organization providing end-user support.</w:t>
      </w:r>
    </w:p>
    <w:p w14:paraId="2701825D" w14:textId="77777777" w:rsidR="006B4B17" w:rsidRPr="00766A2E" w:rsidRDefault="006B4B17" w:rsidP="004C34CE">
      <w:pPr>
        <w:pPrChange w:id="547" w:author="Trebaol Jonathan" w:date="2021-07-29T17:35:00Z">
          <w:pPr/>
        </w:pPrChange>
      </w:pPr>
    </w:p>
    <w:p w14:paraId="7FF2EC8B" w14:textId="77777777" w:rsidR="006B4B17" w:rsidRPr="00766A2E" w:rsidRDefault="006B4B17" w:rsidP="004C34CE">
      <w:pPr>
        <w:pPrChange w:id="548" w:author="Trebaol Jonathan" w:date="2021-07-29T17:35:00Z">
          <w:pPr/>
        </w:pPrChange>
      </w:pPr>
    </w:p>
    <w:p w14:paraId="25698AA2" w14:textId="77777777" w:rsidR="00855336" w:rsidRPr="00766A2E" w:rsidRDefault="00855336" w:rsidP="004C34CE">
      <w:pPr>
        <w:pStyle w:val="Titre1"/>
        <w:pPrChange w:id="549" w:author="Trebaol Jonathan" w:date="2021-07-29T17:35:00Z">
          <w:pPr/>
        </w:pPrChange>
      </w:pPr>
      <w:bookmarkStart w:id="550" w:name="_FUNCTIONAL_DESCRIPTION_1"/>
      <w:bookmarkStart w:id="551" w:name="_Toc159221891"/>
      <w:bookmarkStart w:id="552" w:name="_Toc214247593"/>
      <w:bookmarkStart w:id="553" w:name="_Toc381025695"/>
      <w:bookmarkStart w:id="554" w:name="_Toc159221893"/>
      <w:bookmarkStart w:id="555" w:name="_Toc78470299"/>
      <w:bookmarkEnd w:id="550"/>
      <w:r w:rsidRPr="00766A2E">
        <w:t>FUNCTIONAL DESCRIPTION</w:t>
      </w:r>
      <w:bookmarkEnd w:id="551"/>
      <w:bookmarkEnd w:id="552"/>
      <w:bookmarkEnd w:id="553"/>
      <w:bookmarkEnd w:id="555"/>
    </w:p>
    <w:p w14:paraId="5CF81F53" w14:textId="77777777" w:rsidR="00855336" w:rsidRPr="00766A2E" w:rsidRDefault="00855336" w:rsidP="004C34CE">
      <w:pPr>
        <w:pStyle w:val="Titre2"/>
        <w:pPrChange w:id="556" w:author="Trebaol Jonathan" w:date="2021-07-29T17:35:00Z">
          <w:pPr>
            <w:pStyle w:val="Titre1"/>
          </w:pPr>
        </w:pPrChange>
      </w:pPr>
      <w:bookmarkStart w:id="557" w:name="_Toc159221892"/>
      <w:bookmarkStart w:id="558" w:name="_Toc214247594"/>
      <w:bookmarkStart w:id="559" w:name="_Toc381025696"/>
      <w:bookmarkStart w:id="560" w:name="_Toc78470300"/>
      <w:r w:rsidRPr="00766A2E">
        <w:t>Basic Overview</w:t>
      </w:r>
      <w:bookmarkEnd w:id="557"/>
      <w:bookmarkEnd w:id="558"/>
      <w:bookmarkEnd w:id="559"/>
      <w:bookmarkEnd w:id="560"/>
    </w:p>
    <w:p w14:paraId="35D68F04" w14:textId="77777777" w:rsidR="00B12CD3" w:rsidRPr="00766A2E" w:rsidRDefault="00B12CD3" w:rsidP="004C34CE">
      <w:pPr>
        <w:pPrChange w:id="561" w:author="Trebaol Jonathan" w:date="2021-07-29T17:35:00Z">
          <w:pPr/>
        </w:pPrChange>
      </w:pPr>
    </w:p>
    <w:p w14:paraId="6DEBCB63" w14:textId="6494A45B" w:rsidR="00E7524C" w:rsidRPr="008721D2" w:rsidRDefault="00D8128D" w:rsidP="004C34CE">
      <w:pPr>
        <w:rPr>
          <w:rPrChange w:id="562" w:author="Trebaol Jonathan" w:date="2021-07-29T17:00:00Z">
            <w:rPr>
              <w:rFonts w:asciiTheme="minorHAnsi" w:eastAsia="SimSun" w:hAnsiTheme="minorHAnsi" w:cstheme="minorHAnsi"/>
              <w:color w:val="000080"/>
              <w:lang w:eastAsia="zh-CN"/>
            </w:rPr>
          </w:rPrChange>
        </w:rPr>
        <w:pPrChange w:id="563" w:author="Trebaol Jonathan" w:date="2021-07-29T17:35:00Z">
          <w:pPr/>
        </w:pPrChange>
      </w:pPr>
      <w:r w:rsidRPr="008721D2">
        <w:rPr>
          <w:rPrChange w:id="564" w:author="Trebaol Jonathan" w:date="2021-07-29T17:00:00Z">
            <w:rPr>
              <w:rFonts w:asciiTheme="minorHAnsi" w:hAnsiTheme="minorHAnsi" w:cstheme="minorHAnsi"/>
              <w:color w:val="000000"/>
              <w:shd w:val="clear" w:color="auto" w:fill="F7F7F7"/>
            </w:rPr>
          </w:rPrChange>
        </w:rPr>
        <w:t xml:space="preserve">Preventive maintenance allows the automation of troubleshooting on </w:t>
      </w:r>
      <w:proofErr w:type="spellStart"/>
      <w:r w:rsidRPr="008721D2">
        <w:rPr>
          <w:rPrChange w:id="565" w:author="Trebaol Jonathan" w:date="2021-07-29T17:00:00Z">
            <w:rPr>
              <w:rFonts w:asciiTheme="minorHAnsi" w:hAnsiTheme="minorHAnsi" w:cstheme="minorHAnsi"/>
              <w:color w:val="000000"/>
              <w:shd w:val="clear" w:color="auto" w:fill="F7F7F7"/>
            </w:rPr>
          </w:rPrChange>
        </w:rPr>
        <w:t>OmniSwitch</w:t>
      </w:r>
      <w:proofErr w:type="spellEnd"/>
      <w:r w:rsidRPr="008721D2">
        <w:rPr>
          <w:rPrChange w:id="566" w:author="Trebaol Jonathan" w:date="2021-07-29T17:00:00Z">
            <w:rPr>
              <w:rFonts w:asciiTheme="minorHAnsi" w:hAnsiTheme="minorHAnsi" w:cstheme="minorHAnsi"/>
              <w:color w:val="000000"/>
              <w:shd w:val="clear" w:color="auto" w:fill="F7F7F7"/>
            </w:rPr>
          </w:rPrChange>
        </w:rPr>
        <w:t xml:space="preserve"> AOS 8.x, Stellar APs equipment, </w:t>
      </w:r>
      <w:ins w:id="567" w:author="Trebaol Jonathan" w:date="2021-07-29T17:02:00Z">
        <w:r w:rsidR="008721D2">
          <w:t xml:space="preserve">OV 2500 </w:t>
        </w:r>
      </w:ins>
      <w:r w:rsidRPr="008721D2">
        <w:rPr>
          <w:rPrChange w:id="568" w:author="Trebaol Jonathan" w:date="2021-07-29T17:00:00Z">
            <w:rPr>
              <w:rFonts w:asciiTheme="minorHAnsi" w:hAnsiTheme="minorHAnsi" w:cstheme="minorHAnsi"/>
              <w:color w:val="000000"/>
              <w:shd w:val="clear" w:color="auto" w:fill="F7F7F7"/>
            </w:rPr>
          </w:rPrChange>
        </w:rPr>
        <w:t xml:space="preserve">and </w:t>
      </w:r>
      <w:del w:id="569" w:author="Trebaol Jonathan" w:date="2021-07-29T17:02:00Z">
        <w:r w:rsidRPr="008721D2" w:rsidDel="008721D2">
          <w:rPr>
            <w:rPrChange w:id="570" w:author="Trebaol Jonathan" w:date="2021-07-29T17:00:00Z">
              <w:rPr>
                <w:rFonts w:asciiTheme="minorHAnsi" w:hAnsiTheme="minorHAnsi" w:cstheme="minorHAnsi"/>
                <w:color w:val="000000"/>
                <w:shd w:val="clear" w:color="auto" w:fill="F7F7F7"/>
              </w:rPr>
            </w:rPrChange>
          </w:rPr>
          <w:delText xml:space="preserve">a </w:delText>
        </w:r>
      </w:del>
      <w:ins w:id="571" w:author="Trebaol Jonathan" w:date="2021-07-29T17:02:00Z">
        <w:r w:rsidR="008721D2">
          <w:t>add a</w:t>
        </w:r>
        <w:r w:rsidR="008721D2" w:rsidRPr="008721D2">
          <w:rPr>
            <w:rPrChange w:id="572" w:author="Trebaol Jonathan" w:date="2021-07-29T17:00:00Z">
              <w:rPr>
                <w:rFonts w:asciiTheme="minorHAnsi" w:hAnsiTheme="minorHAnsi" w:cstheme="minorHAnsi"/>
                <w:color w:val="000000"/>
                <w:shd w:val="clear" w:color="auto" w:fill="F7F7F7"/>
              </w:rPr>
            </w:rPrChange>
          </w:rPr>
          <w:t xml:space="preserve"> </w:t>
        </w:r>
      </w:ins>
      <w:r w:rsidRPr="008721D2">
        <w:rPr>
          <w:rPrChange w:id="573" w:author="Trebaol Jonathan" w:date="2021-07-29T17:00:00Z">
            <w:rPr>
              <w:rFonts w:asciiTheme="minorHAnsi" w:hAnsiTheme="minorHAnsi" w:cstheme="minorHAnsi"/>
              <w:color w:val="000000"/>
              <w:shd w:val="clear" w:color="auto" w:fill="F7F7F7"/>
            </w:rPr>
          </w:rPrChange>
        </w:rPr>
        <w:t>notification function either by email or by Rainbow</w:t>
      </w:r>
      <w:del w:id="574" w:author="Trebaol Jonathan" w:date="2021-07-29T17:02:00Z">
        <w:r w:rsidRPr="008721D2" w:rsidDel="008721D2">
          <w:rPr>
            <w:rPrChange w:id="575" w:author="Trebaol Jonathan" w:date="2021-07-29T17:00:00Z">
              <w:rPr>
                <w:rFonts w:asciiTheme="minorHAnsi" w:hAnsiTheme="minorHAnsi" w:cstheme="minorHAnsi"/>
                <w:color w:val="000000"/>
                <w:shd w:val="clear" w:color="auto" w:fill="F7F7F7"/>
              </w:rPr>
            </w:rPrChange>
          </w:rPr>
          <w:delText xml:space="preserve"> can be configured</w:delText>
        </w:r>
      </w:del>
      <w:r w:rsidRPr="008721D2">
        <w:rPr>
          <w:rPrChange w:id="576" w:author="Trebaol Jonathan" w:date="2021-07-29T17:00:00Z">
            <w:rPr>
              <w:rFonts w:asciiTheme="minorHAnsi" w:hAnsiTheme="minorHAnsi" w:cstheme="minorHAnsi"/>
              <w:color w:val="000000"/>
              <w:shd w:val="clear" w:color="auto" w:fill="F7F7F7"/>
            </w:rPr>
          </w:rPrChange>
        </w:rPr>
        <w:t xml:space="preserve">. It consists of a Debian server that will receive logs of the various devices </w:t>
      </w:r>
      <w:del w:id="577" w:author="Trebaol Jonathan" w:date="2021-07-29T17:02:00Z">
        <w:r w:rsidRPr="008721D2" w:rsidDel="008721D2">
          <w:rPr>
            <w:rPrChange w:id="578" w:author="Trebaol Jonathan" w:date="2021-07-29T17:00:00Z">
              <w:rPr>
                <w:rFonts w:asciiTheme="minorHAnsi" w:hAnsiTheme="minorHAnsi" w:cstheme="minorHAnsi"/>
                <w:color w:val="000000"/>
                <w:shd w:val="clear" w:color="auto" w:fill="F7F7F7"/>
              </w:rPr>
            </w:rPrChange>
          </w:rPr>
          <w:delText xml:space="preserve">on </w:delText>
        </w:r>
      </w:del>
      <w:ins w:id="579" w:author="Trebaol Jonathan" w:date="2021-07-29T17:02:00Z">
        <w:r w:rsidR="008721D2">
          <w:t xml:space="preserve">from </w:t>
        </w:r>
      </w:ins>
      <w:r w:rsidRPr="008721D2">
        <w:rPr>
          <w:rPrChange w:id="580" w:author="Trebaol Jonathan" w:date="2021-07-29T17:00:00Z">
            <w:rPr>
              <w:rFonts w:asciiTheme="minorHAnsi" w:hAnsiTheme="minorHAnsi" w:cstheme="minorHAnsi"/>
              <w:color w:val="000000"/>
              <w:shd w:val="clear" w:color="auto" w:fill="F7F7F7"/>
            </w:rPr>
          </w:rPrChange>
        </w:rPr>
        <w:t xml:space="preserve">the network. All logs </w:t>
      </w:r>
      <w:del w:id="581" w:author="Trebaol Jonathan" w:date="2021-07-29T17:02:00Z">
        <w:r w:rsidRPr="008721D2" w:rsidDel="008721D2">
          <w:rPr>
            <w:rPrChange w:id="582" w:author="Trebaol Jonathan" w:date="2021-07-29T17:00:00Z">
              <w:rPr>
                <w:rFonts w:asciiTheme="minorHAnsi" w:hAnsiTheme="minorHAnsi" w:cstheme="minorHAnsi"/>
                <w:color w:val="000000"/>
                <w:shd w:val="clear" w:color="auto" w:fill="F7F7F7"/>
              </w:rPr>
            </w:rPrChange>
          </w:rPr>
          <w:delText>will be</w:delText>
        </w:r>
      </w:del>
      <w:ins w:id="583" w:author="Trebaol Jonathan" w:date="2021-07-29T17:02:00Z">
        <w:r w:rsidR="008721D2">
          <w:t>are</w:t>
        </w:r>
      </w:ins>
      <w:r w:rsidRPr="008721D2">
        <w:rPr>
          <w:rPrChange w:id="584" w:author="Trebaol Jonathan" w:date="2021-07-29T17:00:00Z">
            <w:rPr>
              <w:rFonts w:asciiTheme="minorHAnsi" w:hAnsiTheme="minorHAnsi" w:cstheme="minorHAnsi"/>
              <w:color w:val="000000"/>
              <w:shd w:val="clear" w:color="auto" w:fill="F7F7F7"/>
            </w:rPr>
          </w:rPrChange>
        </w:rPr>
        <w:t xml:space="preserve"> </w:t>
      </w:r>
      <w:del w:id="585" w:author="Trebaol Jonathan" w:date="2021-07-29T17:03:00Z">
        <w:r w:rsidRPr="008721D2" w:rsidDel="008721D2">
          <w:rPr>
            <w:rPrChange w:id="586" w:author="Trebaol Jonathan" w:date="2021-07-29T17:00:00Z">
              <w:rPr>
                <w:rFonts w:asciiTheme="minorHAnsi" w:hAnsiTheme="minorHAnsi" w:cstheme="minorHAnsi"/>
                <w:color w:val="000000"/>
                <w:shd w:val="clear" w:color="auto" w:fill="F7F7F7"/>
              </w:rPr>
            </w:rPrChange>
          </w:rPr>
          <w:delText xml:space="preserve">filtered </w:delText>
        </w:r>
      </w:del>
      <w:ins w:id="587" w:author="Trebaol Jonathan" w:date="2021-07-29T17:03:00Z">
        <w:r w:rsidR="008721D2">
          <w:t>received and processed</w:t>
        </w:r>
        <w:r w:rsidR="008721D2" w:rsidRPr="008721D2">
          <w:rPr>
            <w:rPrChange w:id="588" w:author="Trebaol Jonathan" w:date="2021-07-29T17:00:00Z">
              <w:rPr>
                <w:rFonts w:asciiTheme="minorHAnsi" w:hAnsiTheme="minorHAnsi" w:cstheme="minorHAnsi"/>
                <w:color w:val="000000"/>
                <w:shd w:val="clear" w:color="auto" w:fill="F7F7F7"/>
              </w:rPr>
            </w:rPrChange>
          </w:rPr>
          <w:t xml:space="preserve"> </w:t>
        </w:r>
      </w:ins>
      <w:r w:rsidRPr="008721D2">
        <w:rPr>
          <w:rPrChange w:id="589" w:author="Trebaol Jonathan" w:date="2021-07-29T17:00:00Z">
            <w:rPr>
              <w:rFonts w:asciiTheme="minorHAnsi" w:hAnsiTheme="minorHAnsi" w:cstheme="minorHAnsi"/>
              <w:color w:val="000000"/>
              <w:shd w:val="clear" w:color="auto" w:fill="F7F7F7"/>
            </w:rPr>
          </w:rPrChange>
        </w:rPr>
        <w:t xml:space="preserve">by </w:t>
      </w:r>
      <w:proofErr w:type="spellStart"/>
      <w:r w:rsidRPr="008721D2">
        <w:rPr>
          <w:rPrChange w:id="590" w:author="Trebaol Jonathan" w:date="2021-07-29T17:00:00Z">
            <w:rPr>
              <w:rFonts w:asciiTheme="minorHAnsi" w:hAnsiTheme="minorHAnsi" w:cstheme="minorHAnsi"/>
              <w:color w:val="000000"/>
              <w:shd w:val="clear" w:color="auto" w:fill="F7F7F7"/>
            </w:rPr>
          </w:rPrChange>
        </w:rPr>
        <w:t>Rsyslog</w:t>
      </w:r>
      <w:proofErr w:type="spellEnd"/>
      <w:r w:rsidRPr="008721D2">
        <w:rPr>
          <w:rPrChange w:id="591" w:author="Trebaol Jonathan" w:date="2021-07-29T17:00:00Z">
            <w:rPr>
              <w:rFonts w:asciiTheme="minorHAnsi" w:hAnsiTheme="minorHAnsi" w:cstheme="minorHAnsi"/>
              <w:color w:val="000000"/>
              <w:shd w:val="clear" w:color="auto" w:fill="F7F7F7"/>
            </w:rPr>
          </w:rPrChange>
        </w:rPr>
        <w:t xml:space="preserve">. </w:t>
      </w:r>
      <w:proofErr w:type="spellStart"/>
      <w:r w:rsidRPr="008721D2">
        <w:rPr>
          <w:rPrChange w:id="592" w:author="Trebaol Jonathan" w:date="2021-07-29T17:00:00Z">
            <w:rPr>
              <w:rFonts w:asciiTheme="minorHAnsi" w:hAnsiTheme="minorHAnsi" w:cstheme="minorHAnsi"/>
              <w:color w:val="000000"/>
              <w:shd w:val="clear" w:color="auto" w:fill="F7F7F7"/>
            </w:rPr>
          </w:rPrChange>
        </w:rPr>
        <w:t>Rsyslog</w:t>
      </w:r>
      <w:proofErr w:type="spellEnd"/>
      <w:r w:rsidRPr="008721D2">
        <w:rPr>
          <w:rPrChange w:id="593" w:author="Trebaol Jonathan" w:date="2021-07-29T17:00:00Z">
            <w:rPr>
              <w:rFonts w:asciiTheme="minorHAnsi" w:hAnsiTheme="minorHAnsi" w:cstheme="minorHAnsi"/>
              <w:color w:val="000000"/>
              <w:shd w:val="clear" w:color="auto" w:fill="F7F7F7"/>
            </w:rPr>
          </w:rPrChange>
        </w:rPr>
        <w:t xml:space="preserve"> will both detect one or more </w:t>
      </w:r>
      <w:r w:rsidR="004317DC" w:rsidRPr="008721D2">
        <w:rPr>
          <w:rPrChange w:id="594" w:author="Trebaol Jonathan" w:date="2021-07-29T17:00:00Z">
            <w:rPr>
              <w:rFonts w:asciiTheme="minorHAnsi" w:hAnsiTheme="minorHAnsi" w:cstheme="minorHAnsi"/>
              <w:color w:val="000000"/>
              <w:shd w:val="clear" w:color="auto" w:fill="F7F7F7"/>
            </w:rPr>
          </w:rPrChange>
        </w:rPr>
        <w:t>patterns</w:t>
      </w:r>
      <w:r w:rsidRPr="008721D2">
        <w:rPr>
          <w:rPrChange w:id="595" w:author="Trebaol Jonathan" w:date="2021-07-29T17:00:00Z">
            <w:rPr>
              <w:rFonts w:asciiTheme="minorHAnsi" w:hAnsiTheme="minorHAnsi" w:cstheme="minorHAnsi"/>
              <w:color w:val="000000"/>
              <w:shd w:val="clear" w:color="auto" w:fill="F7F7F7"/>
            </w:rPr>
          </w:rPrChange>
        </w:rPr>
        <w:t xml:space="preserve"> within the logs, and then store</w:t>
      </w:r>
      <w:ins w:id="596" w:author="Trebaol Jonathan" w:date="2021-07-29T17:03:00Z">
        <w:r w:rsidR="008721D2">
          <w:t>s</w:t>
        </w:r>
      </w:ins>
      <w:r w:rsidRPr="008721D2">
        <w:rPr>
          <w:rPrChange w:id="597" w:author="Trebaol Jonathan" w:date="2021-07-29T17:00:00Z">
            <w:rPr>
              <w:rFonts w:asciiTheme="minorHAnsi" w:hAnsiTheme="minorHAnsi" w:cstheme="minorHAnsi"/>
              <w:color w:val="000000"/>
              <w:shd w:val="clear" w:color="auto" w:fill="F7F7F7"/>
            </w:rPr>
          </w:rPrChange>
        </w:rPr>
        <w:t xml:space="preserve"> them and run</w:t>
      </w:r>
      <w:ins w:id="598" w:author="Trebaol Jonathan" w:date="2021-07-29T17:03:00Z">
        <w:r w:rsidR="008721D2">
          <w:t>s</w:t>
        </w:r>
      </w:ins>
      <w:r w:rsidRPr="008721D2">
        <w:rPr>
          <w:rPrChange w:id="599" w:author="Trebaol Jonathan" w:date="2021-07-29T17:00:00Z">
            <w:rPr>
              <w:rFonts w:asciiTheme="minorHAnsi" w:hAnsiTheme="minorHAnsi" w:cstheme="minorHAnsi"/>
              <w:color w:val="000000"/>
              <w:shd w:val="clear" w:color="auto" w:fill="F7F7F7"/>
            </w:rPr>
          </w:rPrChange>
        </w:rPr>
        <w:t xml:space="preserve"> a script based on the received log. </w:t>
      </w:r>
      <w:ins w:id="600" w:author="Trebaol Jonathan" w:date="2021-07-29T17:03:00Z">
        <w:r w:rsidR="008721D2">
          <w:t>The scripts are developed in Python.</w:t>
        </w:r>
      </w:ins>
      <w:del w:id="601" w:author="Trebaol Jonathan" w:date="2021-07-29T17:03:00Z">
        <w:r w:rsidRPr="008721D2" w:rsidDel="008721D2">
          <w:rPr>
            <w:rPrChange w:id="602" w:author="Trebaol Jonathan" w:date="2021-07-29T17:00:00Z">
              <w:rPr>
                <w:rFonts w:asciiTheme="minorHAnsi" w:hAnsiTheme="minorHAnsi" w:cstheme="minorHAnsi"/>
                <w:color w:val="000000"/>
                <w:shd w:val="clear" w:color="auto" w:fill="F7F7F7"/>
              </w:rPr>
            </w:rPrChange>
          </w:rPr>
          <w:delText>All scripts for resolutions are developed in Python</w:delText>
        </w:r>
      </w:del>
    </w:p>
    <w:p w14:paraId="4E2230CE" w14:textId="10B72DB3" w:rsidR="00D46475" w:rsidRPr="00766A2E" w:rsidRDefault="00D46475" w:rsidP="004C34CE">
      <w:pPr>
        <w:rPr>
          <w:rFonts w:eastAsia="SimSun"/>
          <w:lang w:eastAsia="zh-CN"/>
        </w:rPr>
        <w:pPrChange w:id="603" w:author="Trebaol Jonathan" w:date="2021-07-29T17:35:00Z">
          <w:pPr/>
        </w:pPrChange>
      </w:pPr>
    </w:p>
    <w:p w14:paraId="5D540B05" w14:textId="03E4B8FE" w:rsidR="000E70C2" w:rsidRPr="00766A2E" w:rsidRDefault="000E70C2" w:rsidP="004C34CE">
      <w:pPr>
        <w:pPrChange w:id="604" w:author="Trebaol Jonathan" w:date="2021-07-29T17:35:00Z">
          <w:pPr/>
        </w:pPrChange>
      </w:pPr>
      <w:r w:rsidRPr="00766A2E">
        <w:t xml:space="preserve">Here an example of loop detection and resolution: </w:t>
      </w:r>
    </w:p>
    <w:p w14:paraId="78998C9C" w14:textId="77777777" w:rsidR="000E70C2" w:rsidRPr="00766A2E" w:rsidRDefault="000E70C2" w:rsidP="004C34CE">
      <w:pPr>
        <w:pPrChange w:id="605" w:author="Trebaol Jonathan" w:date="2021-07-29T17:35:00Z">
          <w:pPr/>
        </w:pPrChange>
      </w:pPr>
    </w:p>
    <w:p w14:paraId="7BE276F5" w14:textId="2A559691" w:rsidR="000E70C2" w:rsidRPr="00766A2E" w:rsidRDefault="000E70C2" w:rsidP="004C34CE">
      <w:pPr>
        <w:pPrChange w:id="606" w:author="Trebaol Jonathan" w:date="2021-07-29T17:35:00Z">
          <w:pPr>
            <w:ind w:left="283"/>
          </w:pPr>
        </w:pPrChange>
      </w:pPr>
      <w:r w:rsidRPr="00766A2E">
        <w:t>1. Server receives</w:t>
      </w:r>
      <w:del w:id="607" w:author="Trebaol Jonathan" w:date="2021-07-29T17:01:00Z">
        <w:r w:rsidRPr="00766A2E" w:rsidDel="008721D2">
          <w:delText xml:space="preserve"> of</w:delText>
        </w:r>
      </w:del>
      <w:r w:rsidRPr="00766A2E">
        <w:t xml:space="preserve"> a syslog message containing the pattern </w:t>
      </w:r>
      <w:del w:id="608" w:author="Trebaol Jonathan" w:date="2021-07-29T17:01:00Z">
        <w:r w:rsidRPr="008721D2" w:rsidDel="008721D2">
          <w:rPr>
            <w:rFonts w:ascii="Courier New" w:hAnsi="Courier New" w:cs="Courier New"/>
            <w:sz w:val="18"/>
            <w:szCs w:val="18"/>
            <w:rPrChange w:id="609" w:author="Trebaol Jonathan" w:date="2021-07-29T17:01:00Z">
              <w:rPr>
                <w:rFonts w:asciiTheme="minorHAnsi" w:hAnsiTheme="minorHAnsi" w:cstheme="minorHAnsi"/>
              </w:rPr>
            </w:rPrChange>
          </w:rPr>
          <w:delText>"</w:delText>
        </w:r>
      </w:del>
      <w:r w:rsidRPr="008721D2">
        <w:rPr>
          <w:rFonts w:ascii="Courier New" w:hAnsi="Courier New" w:cs="Courier New"/>
          <w:sz w:val="18"/>
          <w:szCs w:val="18"/>
          <w:rPrChange w:id="610" w:author="Trebaol Jonathan" w:date="2021-07-29T17:01:00Z">
            <w:rPr>
              <w:rFonts w:asciiTheme="minorHAnsi" w:hAnsiTheme="minorHAnsi" w:cstheme="minorHAnsi"/>
            </w:rPr>
          </w:rPrChange>
        </w:rPr>
        <w:t>Buffer list is empty</w:t>
      </w:r>
      <w:del w:id="611" w:author="Trebaol Jonathan" w:date="2021-07-29T17:01:00Z">
        <w:r w:rsidRPr="008721D2" w:rsidDel="008721D2">
          <w:rPr>
            <w:rFonts w:ascii="Courier New" w:hAnsi="Courier New" w:cs="Courier New"/>
            <w:sz w:val="18"/>
            <w:szCs w:val="18"/>
            <w:rPrChange w:id="612" w:author="Trebaol Jonathan" w:date="2021-07-29T17:01:00Z">
              <w:rPr>
                <w:rFonts w:asciiTheme="minorHAnsi" w:hAnsiTheme="minorHAnsi" w:cstheme="minorHAnsi"/>
              </w:rPr>
            </w:rPrChange>
          </w:rPr>
          <w:delText>"</w:delText>
        </w:r>
      </w:del>
      <w:r w:rsidRPr="00766A2E">
        <w:t xml:space="preserve"> </w:t>
      </w:r>
      <w:ins w:id="613" w:author="Trebaol Jonathan" w:date="2021-07-29T17:02:00Z">
        <w:r w:rsidR="008721D2">
          <w:t xml:space="preserve">from </w:t>
        </w:r>
        <w:proofErr w:type="spellStart"/>
        <w:r w:rsidR="008721D2">
          <w:t>OmniSwitch</w:t>
        </w:r>
      </w:ins>
      <w:proofErr w:type="spellEnd"/>
    </w:p>
    <w:p w14:paraId="5F1D08B5" w14:textId="1CB4A7C0" w:rsidR="000E70C2" w:rsidRPr="00766A2E" w:rsidRDefault="000E70C2" w:rsidP="004C34CE">
      <w:pPr>
        <w:pPrChange w:id="614" w:author="Trebaol Jonathan" w:date="2021-07-29T17:35:00Z">
          <w:pPr>
            <w:ind w:left="283"/>
          </w:pPr>
        </w:pPrChange>
      </w:pPr>
      <w:r w:rsidRPr="00766A2E">
        <w:t xml:space="preserve">2. This pattern matches with a </w:t>
      </w:r>
      <w:proofErr w:type="spellStart"/>
      <w:r w:rsidRPr="00766A2E">
        <w:t>Rsyslog</w:t>
      </w:r>
      <w:proofErr w:type="spellEnd"/>
      <w:r w:rsidRPr="00766A2E">
        <w:t xml:space="preserve"> rule and a script is executed in order to increase the debug level 3. Server receives of a syslog message containing the pattern </w:t>
      </w:r>
      <w:del w:id="615" w:author="Trebaol Jonathan" w:date="2021-07-29T17:01:00Z">
        <w:r w:rsidRPr="008721D2" w:rsidDel="008721D2">
          <w:rPr>
            <w:rFonts w:ascii="Courier New" w:hAnsi="Courier New" w:cs="Courier New"/>
            <w:sz w:val="18"/>
            <w:szCs w:val="18"/>
            <w:rPrChange w:id="616" w:author="Trebaol Jonathan" w:date="2021-07-29T17:01:00Z">
              <w:rPr>
                <w:rFonts w:asciiTheme="minorHAnsi" w:hAnsiTheme="minorHAnsi" w:cstheme="minorHAnsi"/>
              </w:rPr>
            </w:rPrChange>
          </w:rPr>
          <w:delText>'</w:delText>
        </w:r>
      </w:del>
      <w:proofErr w:type="spellStart"/>
      <w:r w:rsidRPr="008721D2">
        <w:rPr>
          <w:rFonts w:ascii="Courier New" w:hAnsi="Courier New" w:cs="Courier New"/>
          <w:sz w:val="18"/>
          <w:szCs w:val="18"/>
          <w:rPrChange w:id="617" w:author="Trebaol Jonathan" w:date="2021-07-29T17:01:00Z">
            <w:rPr>
              <w:rFonts w:asciiTheme="minorHAnsi" w:hAnsiTheme="minorHAnsi" w:cstheme="minorHAnsi"/>
            </w:rPr>
          </w:rPrChange>
        </w:rPr>
        <w:t>slnhwlrncbkhandler</w:t>
      </w:r>
      <w:proofErr w:type="spellEnd"/>
      <w:del w:id="618" w:author="Trebaol Jonathan" w:date="2021-07-29T17:01:00Z">
        <w:r w:rsidRPr="008721D2" w:rsidDel="008721D2">
          <w:rPr>
            <w:rFonts w:ascii="Courier New" w:hAnsi="Courier New" w:cs="Courier New"/>
            <w:sz w:val="18"/>
            <w:szCs w:val="18"/>
            <w:rPrChange w:id="619" w:author="Trebaol Jonathan" w:date="2021-07-29T17:01:00Z">
              <w:rPr>
                <w:rFonts w:asciiTheme="minorHAnsi" w:hAnsiTheme="minorHAnsi" w:cstheme="minorHAnsi"/>
              </w:rPr>
            </w:rPrChange>
          </w:rPr>
          <w:delText>'</w:delText>
        </w:r>
      </w:del>
      <w:r w:rsidRPr="00766A2E">
        <w:t xml:space="preserve"> AND </w:t>
      </w:r>
      <w:del w:id="620" w:author="Trebaol Jonathan" w:date="2021-07-29T17:01:00Z">
        <w:r w:rsidRPr="008721D2" w:rsidDel="008721D2">
          <w:rPr>
            <w:rFonts w:ascii="Courier New" w:hAnsi="Courier New" w:cs="Courier New"/>
            <w:sz w:val="18"/>
            <w:szCs w:val="18"/>
            <w:rPrChange w:id="621" w:author="Trebaol Jonathan" w:date="2021-07-29T17:01:00Z">
              <w:rPr>
                <w:rFonts w:asciiTheme="minorHAnsi" w:hAnsiTheme="minorHAnsi" w:cstheme="minorHAnsi"/>
              </w:rPr>
            </w:rPrChange>
          </w:rPr>
          <w:delText>"</w:delText>
        </w:r>
      </w:del>
      <w:r w:rsidRPr="008721D2">
        <w:rPr>
          <w:rFonts w:ascii="Courier New" w:hAnsi="Courier New" w:cs="Courier New"/>
          <w:sz w:val="18"/>
          <w:szCs w:val="18"/>
          <w:rPrChange w:id="622" w:author="Trebaol Jonathan" w:date="2021-07-29T17:01:00Z">
            <w:rPr>
              <w:rFonts w:asciiTheme="minorHAnsi" w:hAnsiTheme="minorHAnsi" w:cstheme="minorHAnsi"/>
            </w:rPr>
          </w:rPrChange>
        </w:rPr>
        <w:t>port</w:t>
      </w:r>
      <w:del w:id="623" w:author="Trebaol Jonathan" w:date="2021-07-29T17:01:00Z">
        <w:r w:rsidRPr="008721D2" w:rsidDel="008721D2">
          <w:rPr>
            <w:rFonts w:ascii="Courier New" w:hAnsi="Courier New" w:cs="Courier New"/>
            <w:sz w:val="18"/>
            <w:szCs w:val="18"/>
            <w:rPrChange w:id="624" w:author="Trebaol Jonathan" w:date="2021-07-29T17:01:00Z">
              <w:rPr>
                <w:rFonts w:asciiTheme="minorHAnsi" w:hAnsiTheme="minorHAnsi" w:cstheme="minorHAnsi"/>
              </w:rPr>
            </w:rPrChange>
          </w:rPr>
          <w:delText>"</w:delText>
        </w:r>
        <w:r w:rsidRPr="00766A2E" w:rsidDel="008721D2">
          <w:delText xml:space="preserve"> </w:delText>
        </w:r>
      </w:del>
      <w:ins w:id="625" w:author="Trebaol Jonathan" w:date="2021-07-29T17:01:00Z">
        <w:r w:rsidR="008721D2" w:rsidRPr="00766A2E">
          <w:t xml:space="preserve"> </w:t>
        </w:r>
      </w:ins>
      <w:r w:rsidRPr="00766A2E">
        <w:t xml:space="preserve">AND </w:t>
      </w:r>
      <w:del w:id="626" w:author="Trebaol Jonathan" w:date="2021-07-29T17:01:00Z">
        <w:r w:rsidRPr="008721D2" w:rsidDel="008721D2">
          <w:rPr>
            <w:rFonts w:ascii="Courier New" w:hAnsi="Courier New" w:cs="Courier New"/>
            <w:sz w:val="18"/>
            <w:szCs w:val="18"/>
            <w:rPrChange w:id="627" w:author="Trebaol Jonathan" w:date="2021-07-29T17:01:00Z">
              <w:rPr>
                <w:rFonts w:asciiTheme="minorHAnsi" w:hAnsiTheme="minorHAnsi" w:cstheme="minorHAnsi"/>
              </w:rPr>
            </w:rPrChange>
          </w:rPr>
          <w:delText>"</w:delText>
        </w:r>
      </w:del>
      <w:proofErr w:type="spellStart"/>
      <w:r w:rsidRPr="008721D2">
        <w:rPr>
          <w:rFonts w:ascii="Courier New" w:hAnsi="Courier New" w:cs="Courier New"/>
          <w:sz w:val="18"/>
          <w:szCs w:val="18"/>
          <w:rPrChange w:id="628" w:author="Trebaol Jonathan" w:date="2021-07-29T17:01:00Z">
            <w:rPr>
              <w:rFonts w:asciiTheme="minorHAnsi" w:hAnsiTheme="minorHAnsi" w:cstheme="minorHAnsi"/>
            </w:rPr>
          </w:rPrChange>
        </w:rPr>
        <w:t>bcmd</w:t>
      </w:r>
      <w:proofErr w:type="spellEnd"/>
      <w:ins w:id="629" w:author="Trebaol Jonathan" w:date="2021-07-29T17:01:00Z">
        <w:r w:rsidR="008721D2">
          <w:rPr>
            <w:rFonts w:ascii="Courier New" w:hAnsi="Courier New" w:cs="Courier New"/>
            <w:sz w:val="18"/>
            <w:szCs w:val="18"/>
          </w:rPr>
          <w:t>’</w:t>
        </w:r>
      </w:ins>
      <w:del w:id="630" w:author="Trebaol Jonathan" w:date="2021-07-29T17:01:00Z">
        <w:r w:rsidRPr="008721D2" w:rsidDel="008721D2">
          <w:rPr>
            <w:rFonts w:ascii="Courier New" w:hAnsi="Courier New" w:cs="Courier New"/>
            <w:sz w:val="18"/>
            <w:szCs w:val="18"/>
            <w:rPrChange w:id="631" w:author="Trebaol Jonathan" w:date="2021-07-29T17:01:00Z">
              <w:rPr>
                <w:rFonts w:asciiTheme="minorHAnsi" w:hAnsiTheme="minorHAnsi" w:cstheme="minorHAnsi"/>
              </w:rPr>
            </w:rPrChange>
          </w:rPr>
          <w:delText xml:space="preserve">' </w:delText>
        </w:r>
      </w:del>
    </w:p>
    <w:p w14:paraId="441C0093" w14:textId="77777777" w:rsidR="008721D2" w:rsidRDefault="000E70C2" w:rsidP="004C34CE">
      <w:pPr>
        <w:rPr>
          <w:ins w:id="632" w:author="Trebaol Jonathan" w:date="2021-07-29T17:00:00Z"/>
        </w:rPr>
        <w:pPrChange w:id="633" w:author="Trebaol Jonathan" w:date="2021-07-29T17:35:00Z">
          <w:pPr>
            <w:ind w:left="283"/>
          </w:pPr>
        </w:pPrChange>
      </w:pPr>
      <w:r w:rsidRPr="00766A2E">
        <w:t xml:space="preserve">4. This pattern matches with a </w:t>
      </w:r>
      <w:proofErr w:type="spellStart"/>
      <w:r w:rsidRPr="00766A2E">
        <w:t>Rsyslog</w:t>
      </w:r>
      <w:proofErr w:type="spellEnd"/>
      <w:r w:rsidRPr="00766A2E">
        <w:t xml:space="preserve"> rule and a script is executed: </w:t>
      </w:r>
    </w:p>
    <w:p w14:paraId="4A7175B4" w14:textId="77777777" w:rsidR="008721D2" w:rsidRDefault="000E70C2" w:rsidP="004C34CE">
      <w:pPr>
        <w:rPr>
          <w:ins w:id="634" w:author="Trebaol Jonathan" w:date="2021-07-29T17:00:00Z"/>
        </w:rPr>
        <w:pPrChange w:id="635" w:author="Trebaol Jonathan" w:date="2021-07-29T17:35:00Z">
          <w:pPr>
            <w:ind w:left="283" w:firstLine="437"/>
          </w:pPr>
        </w:pPrChange>
      </w:pPr>
      <w:r w:rsidRPr="00766A2E">
        <w:t xml:space="preserve">a. The script detects a loop by parsing the logs and gets the interface port number </w:t>
      </w:r>
    </w:p>
    <w:p w14:paraId="5E65D68D" w14:textId="014EE345" w:rsidR="000E70C2" w:rsidRPr="00766A2E" w:rsidRDefault="000E70C2" w:rsidP="004C34CE">
      <w:pPr>
        <w:pPrChange w:id="636" w:author="Trebaol Jonathan" w:date="2021-07-29T17:35:00Z">
          <w:pPr>
            <w:ind w:left="283"/>
          </w:pPr>
        </w:pPrChange>
      </w:pPr>
      <w:r w:rsidRPr="00766A2E">
        <w:t xml:space="preserve">b. The script sends a notification to the Administrator via Rainbow and/or email </w:t>
      </w:r>
    </w:p>
    <w:p w14:paraId="007CC5EA" w14:textId="77777777" w:rsidR="000E70C2" w:rsidRPr="00766A2E" w:rsidRDefault="000E70C2" w:rsidP="004C34CE">
      <w:pPr>
        <w:pPrChange w:id="637" w:author="Trebaol Jonathan" w:date="2021-07-29T17:35:00Z">
          <w:pPr>
            <w:ind w:left="283"/>
          </w:pPr>
        </w:pPrChange>
      </w:pPr>
      <w:r w:rsidRPr="00766A2E">
        <w:t>5. If the Administrator answers "Yes" to the request, script disables the interface to resolve the loop issue</w:t>
      </w:r>
    </w:p>
    <w:p w14:paraId="32724A3A" w14:textId="4DC15ABA" w:rsidR="00E7524C" w:rsidRPr="00766A2E" w:rsidRDefault="000E70C2" w:rsidP="004C34CE">
      <w:pPr>
        <w:rPr>
          <w:rFonts w:eastAsia="SimSun"/>
        </w:rPr>
        <w:pPrChange w:id="638" w:author="Trebaol Jonathan" w:date="2021-07-29T17:35:00Z">
          <w:pPr>
            <w:ind w:left="283"/>
          </w:pPr>
        </w:pPrChange>
      </w:pPr>
      <w:r w:rsidRPr="00766A2E">
        <w:t>6. The script sends a notification to Administrator once issue is resolved</w:t>
      </w:r>
    </w:p>
    <w:p w14:paraId="4A4FF15A" w14:textId="77777777" w:rsidR="00116064" w:rsidRPr="00766A2E" w:rsidRDefault="00116064" w:rsidP="004C34CE">
      <w:pPr>
        <w:rPr>
          <w:rFonts w:eastAsia="SimSun"/>
          <w:lang w:eastAsia="zh-CN"/>
        </w:rPr>
        <w:pPrChange w:id="639" w:author="Trebaol Jonathan" w:date="2021-07-29T17:35:00Z">
          <w:pPr/>
        </w:pPrChange>
      </w:pPr>
    </w:p>
    <w:p w14:paraId="194D8FAA" w14:textId="718E1589" w:rsidR="00DE3EBD" w:rsidRPr="00766A2E" w:rsidRDefault="006162E7" w:rsidP="004C34CE">
      <w:pPr>
        <w:rPr>
          <w:color w:val="D6E5EA"/>
          <w:shd w:val="clear" w:color="auto" w:fill="4B4E53"/>
        </w:rPr>
        <w:pPrChange w:id="640" w:author="Trebaol Jonathan" w:date="2021-07-29T17:35:00Z">
          <w:pPr>
            <w:jc w:val="left"/>
          </w:pPr>
        </w:pPrChange>
      </w:pPr>
      <w:r w:rsidRPr="00766A2E">
        <w:t>To be able to use the Preventive Maintenance, the folder must contain the following files</w:t>
      </w:r>
      <w:ins w:id="641" w:author="Trebaol Jonathan" w:date="2021-07-29T17:25:00Z">
        <w:r w:rsidR="00C2158F">
          <w:t xml:space="preserve"> (</w:t>
        </w:r>
        <w:r w:rsidR="00C2158F" w:rsidRPr="00C2158F">
          <w:rPr>
            <w:highlight w:val="yellow"/>
            <w:rPrChange w:id="642" w:author="Trebaol Jonathan" w:date="2021-07-29T17:26:00Z">
              <w:rPr>
                <w:rFonts w:asciiTheme="minorHAnsi" w:hAnsiTheme="minorHAnsi" w:cstheme="minorHAnsi"/>
              </w:rPr>
            </w:rPrChange>
          </w:rPr>
          <w:t>detailed in section *** add link to User Guide section ****</w:t>
        </w:r>
      </w:ins>
      <w:r w:rsidRPr="00C2158F">
        <w:rPr>
          <w:highlight w:val="yellow"/>
          <w:rPrChange w:id="643" w:author="Trebaol Jonathan" w:date="2021-07-29T17:26:00Z">
            <w:rPr>
              <w:rFonts w:asciiTheme="minorHAnsi" w:hAnsiTheme="minorHAnsi" w:cstheme="minorHAnsi"/>
            </w:rPr>
          </w:rPrChange>
        </w:rPr>
        <w:t>:</w:t>
      </w:r>
      <w:r w:rsidRPr="00766A2E">
        <w:br/>
      </w:r>
      <w:r w:rsidRPr="00766A2E">
        <w:rPr>
          <w:color w:val="000000"/>
          <w:shd w:val="clear" w:color="auto" w:fill="FFFFFF"/>
        </w:rPr>
        <w:t xml:space="preserve">• </w:t>
      </w:r>
      <w:r w:rsidR="00A423C9">
        <w:fldChar w:fldCharType="begin"/>
      </w:r>
      <w:r w:rsidR="00A423C9">
        <w:instrText xml:space="preserve"> HYPERLINK \l "_DEBIAN_SERVER_INITIALIZATION" </w:instrText>
      </w:r>
      <w:r w:rsidR="00A423C9">
        <w:fldChar w:fldCharType="separate"/>
      </w:r>
      <w:r w:rsidRPr="00766A2E">
        <w:rPr>
          <w:rStyle w:val="Lienhypertexte"/>
          <w:rFonts w:asciiTheme="minorHAnsi" w:hAnsiTheme="minorHAnsi" w:cstheme="minorHAnsi"/>
          <w:b/>
          <w:bCs/>
        </w:rPr>
        <w:t>Setup.sh</w:t>
      </w:r>
      <w:r w:rsidR="00A423C9">
        <w:rPr>
          <w:rStyle w:val="Lienhypertexte"/>
          <w:rFonts w:asciiTheme="minorHAnsi" w:hAnsiTheme="minorHAnsi" w:cstheme="minorHAnsi"/>
          <w:b/>
          <w:bCs/>
        </w:rPr>
        <w:fldChar w:fldCharType="end"/>
      </w:r>
      <w:r w:rsidRPr="00766A2E">
        <w:rPr>
          <w:color w:val="000000"/>
          <w:shd w:val="clear" w:color="auto" w:fill="FFFFFF"/>
        </w:rPr>
        <w:t>: Allows configuration of the Debian server.</w:t>
      </w:r>
      <w:r w:rsidRPr="00766A2E">
        <w:rPr>
          <w:color w:val="000000"/>
        </w:rPr>
        <w:br/>
      </w:r>
      <w:r w:rsidRPr="00766A2E">
        <w:rPr>
          <w:color w:val="000000"/>
          <w:shd w:val="clear" w:color="auto" w:fill="FFFFFF"/>
        </w:rPr>
        <w:t>•</w:t>
      </w:r>
      <w:r w:rsidRPr="00766A2E">
        <w:rPr>
          <w:b/>
          <w:bCs/>
          <w:color w:val="000000"/>
          <w:shd w:val="clear" w:color="auto" w:fill="FFFFFF"/>
        </w:rPr>
        <w:t xml:space="preserve"> Devices.csv</w:t>
      </w:r>
      <w:r w:rsidRPr="00766A2E">
        <w:rPr>
          <w:color w:val="000000"/>
          <w:shd w:val="clear" w:color="auto" w:fill="FFFFFF"/>
        </w:rPr>
        <w:t xml:space="preserve">: </w:t>
      </w:r>
      <w:r w:rsidR="00DE3EBD" w:rsidRPr="00766A2E">
        <w:t>IP addresses</w:t>
      </w:r>
      <w:ins w:id="644" w:author="Trebaol Jonathan" w:date="2021-07-29T17:04:00Z">
        <w:r w:rsidR="008721D2">
          <w:t>’</w:t>
        </w:r>
      </w:ins>
      <w:r w:rsidR="00DE3EBD" w:rsidRPr="00766A2E">
        <w:t xml:space="preserve"> list of the switches to push the command </w:t>
      </w:r>
      <w:proofErr w:type="spellStart"/>
      <w:r w:rsidR="00DE3EBD" w:rsidRPr="008721D2">
        <w:rPr>
          <w:rFonts w:ascii="Courier New" w:hAnsi="Courier New" w:cs="Courier New"/>
          <w:sz w:val="18"/>
          <w:szCs w:val="18"/>
          <w:rPrChange w:id="645" w:author="Trebaol Jonathan" w:date="2021-07-29T17:04:00Z">
            <w:rPr>
              <w:rFonts w:asciiTheme="minorHAnsi" w:hAnsiTheme="minorHAnsi" w:cstheme="minorHAnsi"/>
            </w:rPr>
          </w:rPrChange>
        </w:rPr>
        <w:t>swlog</w:t>
      </w:r>
      <w:proofErr w:type="spellEnd"/>
      <w:r w:rsidR="00DE3EBD" w:rsidRPr="008721D2">
        <w:rPr>
          <w:rFonts w:ascii="Courier New" w:hAnsi="Courier New" w:cs="Courier New"/>
          <w:sz w:val="18"/>
          <w:szCs w:val="18"/>
          <w:rPrChange w:id="646" w:author="Trebaol Jonathan" w:date="2021-07-29T17:04:00Z">
            <w:rPr>
              <w:rFonts w:asciiTheme="minorHAnsi" w:hAnsiTheme="minorHAnsi" w:cstheme="minorHAnsi"/>
            </w:rPr>
          </w:rPrChange>
        </w:rPr>
        <w:t xml:space="preserve"> output socket &lt;server&gt;</w:t>
      </w:r>
      <w:r w:rsidRPr="00766A2E">
        <w:rPr>
          <w:color w:val="000000"/>
        </w:rPr>
        <w:br/>
      </w:r>
      <w:r w:rsidRPr="00766A2E">
        <w:rPr>
          <w:color w:val="000000"/>
          <w:shd w:val="clear" w:color="auto" w:fill="FFFFFF"/>
        </w:rPr>
        <w:t xml:space="preserve">• </w:t>
      </w:r>
      <w:r w:rsidR="00A423C9">
        <w:fldChar w:fldCharType="begin"/>
      </w:r>
      <w:r w:rsidR="00A423C9">
        <w:instrText xml:space="preserve"> HYPERLINK \l "_Active_Output_Socket" </w:instrText>
      </w:r>
      <w:r w:rsidR="00A423C9">
        <w:fldChar w:fldCharType="separate"/>
      </w:r>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r w:rsidR="00A423C9">
        <w:rPr>
          <w:rStyle w:val="Lienhypertexte"/>
          <w:rFonts w:asciiTheme="minorHAnsi" w:hAnsiTheme="minorHAnsi" w:cstheme="minorHAnsi"/>
          <w:shd w:val="clear" w:color="auto" w:fill="FFFFFF"/>
        </w:rPr>
        <w:fldChar w:fldCharType="end"/>
      </w:r>
      <w:r w:rsidRPr="00766A2E">
        <w:rPr>
          <w:color w:val="000000"/>
          <w:shd w:val="clear" w:color="auto" w:fill="FFFFFF"/>
        </w:rPr>
        <w:t xml:space="preserve"> </w:t>
      </w:r>
      <w:r w:rsidR="00DE3EBD" w:rsidRPr="00766A2E">
        <w:t xml:space="preserve">Script to push the command </w:t>
      </w:r>
      <w:proofErr w:type="spellStart"/>
      <w:r w:rsidR="00DE3EBD" w:rsidRPr="00766A2E">
        <w:t>swlog</w:t>
      </w:r>
      <w:proofErr w:type="spellEnd"/>
      <w:r w:rsidR="00DE3EBD" w:rsidRPr="00766A2E">
        <w:t xml:space="preserve"> output socket to switches listed into Devices.csv</w:t>
      </w:r>
      <w:r w:rsidRPr="00766A2E">
        <w:rPr>
          <w:color w:val="000000"/>
        </w:rPr>
        <w:br/>
      </w:r>
      <w:r w:rsidRPr="00766A2E">
        <w:rPr>
          <w:color w:val="000000"/>
          <w:shd w:val="clear" w:color="auto" w:fill="FFFFFF"/>
        </w:rPr>
        <w:lastRenderedPageBreak/>
        <w:t xml:space="preserve">• </w:t>
      </w:r>
      <w:r w:rsidR="00A423C9">
        <w:fldChar w:fldCharType="begin"/>
      </w:r>
      <w:r w:rsidR="00A423C9">
        <w:instrText xml:space="preserve"> HYPERLINK \l "_Support_Tools_Script" </w:instrText>
      </w:r>
      <w:r w:rsidR="00A423C9">
        <w:fldChar w:fldCharType="separate"/>
      </w:r>
      <w:r w:rsidRPr="00766A2E">
        <w:rPr>
          <w:rStyle w:val="Lienhypertexte"/>
          <w:rFonts w:asciiTheme="minorHAnsi" w:hAnsiTheme="minorHAnsi" w:cstheme="minorHAnsi"/>
          <w:b/>
          <w:bCs/>
        </w:rPr>
        <w:t>support_tools.py</w:t>
      </w:r>
      <w:r w:rsidR="00A423C9">
        <w:rPr>
          <w:rStyle w:val="Lienhypertexte"/>
          <w:rFonts w:asciiTheme="minorHAnsi" w:hAnsiTheme="minorHAnsi" w:cstheme="minorHAnsi"/>
          <w:b/>
          <w:bCs/>
        </w:rPr>
        <w:fldChar w:fldCharType="end"/>
      </w:r>
      <w:r w:rsidRPr="00766A2E">
        <w:rPr>
          <w:color w:val="000000"/>
          <w:shd w:val="clear" w:color="auto" w:fill="FFFFFF"/>
        </w:rPr>
        <w:t xml:space="preserve">: </w:t>
      </w:r>
      <w:r w:rsidR="00DE3EBD" w:rsidRPr="00766A2E">
        <w:t>This script contains the common functions for preventive maintenance like extract an IP Address, connect to switch by SFTP</w:t>
      </w:r>
      <w:del w:id="647" w:author="Trebaol Jonathan" w:date="2021-07-29T17:05:00Z">
        <w:r w:rsidR="00DE3EBD" w:rsidRPr="00766A2E" w:rsidDel="008721D2">
          <w:delText xml:space="preserve"> etc...</w:delText>
        </w:r>
      </w:del>
    </w:p>
    <w:p w14:paraId="5D6FAE53" w14:textId="35FF08A7" w:rsidR="00672FB3" w:rsidRPr="00766A2E" w:rsidRDefault="006162E7" w:rsidP="004C34CE">
      <w:pPr>
        <w:rPr>
          <w:rFonts w:eastAsia="SimSun"/>
          <w:color w:val="000080"/>
          <w:lang w:eastAsia="zh-CN"/>
        </w:rPr>
        <w:pPrChange w:id="648" w:author="Trebaol Jonathan" w:date="2021-07-29T17:35:00Z">
          <w:pPr>
            <w:jc w:val="left"/>
          </w:pPr>
        </w:pPrChange>
      </w:pPr>
      <w:r w:rsidRPr="00766A2E">
        <w:rPr>
          <w:color w:val="000000"/>
          <w:shd w:val="clear" w:color="auto" w:fill="FFFFFF"/>
        </w:rPr>
        <w:t xml:space="preserve">• </w:t>
      </w:r>
      <w:r w:rsidR="00A423C9">
        <w:fldChar w:fldCharType="begin"/>
      </w:r>
      <w:r w:rsidR="00A423C9">
        <w:instrText xml:space="preserve"> HYPERLINK \l "_Send_Notification" </w:instrText>
      </w:r>
      <w:r w:rsidR="00A423C9">
        <w:fldChar w:fldCharType="separate"/>
      </w:r>
      <w:r w:rsidRPr="00766A2E">
        <w:rPr>
          <w:rStyle w:val="Lienhypertexte"/>
          <w:rFonts w:asciiTheme="minorHAnsi" w:hAnsiTheme="minorHAnsi" w:cstheme="minorHAnsi"/>
          <w:b/>
          <w:bCs/>
        </w:rPr>
        <w:t>support_send_notification.py</w:t>
      </w:r>
      <w:r w:rsidR="00A423C9">
        <w:rPr>
          <w:rStyle w:val="Lienhypertexte"/>
          <w:rFonts w:asciiTheme="minorHAnsi" w:hAnsiTheme="minorHAnsi" w:cstheme="minorHAnsi"/>
          <w:b/>
          <w:bCs/>
        </w:rPr>
        <w:fldChar w:fldCharType="end"/>
      </w:r>
      <w:r w:rsidRPr="00766A2E">
        <w:rPr>
          <w:color w:val="000000"/>
          <w:shd w:val="clear" w:color="auto" w:fill="FFFFFF"/>
        </w:rPr>
        <w:t xml:space="preserve">: </w:t>
      </w:r>
      <w:r w:rsidR="00DE3EBD" w:rsidRPr="00766A2E">
        <w:t>This script contains the functions for sending email or Rainbow notifications</w:t>
      </w:r>
      <w:r w:rsidRPr="00766A2E">
        <w:rPr>
          <w:color w:val="000000"/>
        </w:rPr>
        <w:br/>
      </w:r>
      <w:r w:rsidRPr="00766A2E">
        <w:rPr>
          <w:color w:val="000000"/>
          <w:shd w:val="clear" w:color="auto" w:fill="FFFFFF"/>
        </w:rPr>
        <w:t xml:space="preserve">• </w:t>
      </w:r>
      <w:r w:rsidR="00A423C9">
        <w:fldChar w:fldCharType="begin"/>
      </w:r>
      <w:r w:rsidR="00A423C9">
        <w:instrText xml:space="preserve"> HYPERLINK \l "_Requests_Handler" </w:instrText>
      </w:r>
      <w:r w:rsidR="00A423C9">
        <w:fldChar w:fldCharType="separate"/>
      </w:r>
      <w:r w:rsidRPr="00766A2E">
        <w:rPr>
          <w:rStyle w:val="Lienhypertexte"/>
          <w:rFonts w:asciiTheme="minorHAnsi" w:hAnsiTheme="minorHAnsi" w:cstheme="minorHAnsi"/>
          <w:b/>
          <w:bCs/>
        </w:rPr>
        <w:t>support_response_handler.py</w:t>
      </w:r>
      <w:r w:rsidR="00A423C9">
        <w:rPr>
          <w:rStyle w:val="Lienhypertexte"/>
          <w:rFonts w:asciiTheme="minorHAnsi" w:hAnsiTheme="minorHAnsi" w:cstheme="minorHAnsi"/>
          <w:b/>
          <w:bCs/>
        </w:rPr>
        <w:fldChar w:fldCharType="end"/>
      </w:r>
      <w:r w:rsidRPr="00766A2E">
        <w:rPr>
          <w:color w:val="000000"/>
          <w:shd w:val="clear" w:color="auto" w:fill="FFFFFF"/>
        </w:rPr>
        <w:t>:</w:t>
      </w:r>
      <w:r w:rsidR="00DE3EBD" w:rsidRPr="00766A2E">
        <w:rPr>
          <w:color w:val="000000"/>
          <w:shd w:val="clear" w:color="auto" w:fill="FFFFFF"/>
        </w:rPr>
        <w:t xml:space="preserve"> This script</w:t>
      </w:r>
      <w:r w:rsidRPr="00766A2E">
        <w:rPr>
          <w:color w:val="000000"/>
          <w:shd w:val="clear" w:color="auto" w:fill="FFFFFF"/>
        </w:rPr>
        <w:t xml:space="preserve"> </w:t>
      </w:r>
      <w:ins w:id="649" w:author="Trebaol Jonathan" w:date="2021-07-29T17:05:00Z">
        <w:r w:rsidR="008721D2">
          <w:rPr>
            <w:color w:val="000000"/>
            <w:shd w:val="clear" w:color="auto" w:fill="FFFFFF"/>
          </w:rPr>
          <w:t>is handling</w:t>
        </w:r>
      </w:ins>
      <w:del w:id="650" w:author="Trebaol Jonathan" w:date="2021-07-29T17:05:00Z">
        <w:r w:rsidR="00DE3EBD" w:rsidRPr="00766A2E" w:rsidDel="008721D2">
          <w:rPr>
            <w:color w:val="000000"/>
            <w:shd w:val="clear" w:color="auto" w:fill="FFFFFF"/>
          </w:rPr>
          <w:delText>conducts</w:delText>
        </w:r>
      </w:del>
      <w:r w:rsidRPr="00766A2E">
        <w:rPr>
          <w:color w:val="000000"/>
          <w:shd w:val="clear" w:color="auto" w:fill="FFFFFF"/>
        </w:rPr>
        <w:t xml:space="preserve"> the</w:t>
      </w:r>
      <w:ins w:id="651" w:author="Trebaol Jonathan" w:date="2021-07-29T17:05:00Z">
        <w:r w:rsidR="008721D2">
          <w:rPr>
            <w:color w:val="000000"/>
            <w:shd w:val="clear" w:color="auto" w:fill="FFFFFF"/>
          </w:rPr>
          <w:t xml:space="preserve"> notification requests</w:t>
        </w:r>
      </w:ins>
      <w:r w:rsidRPr="00766A2E">
        <w:rPr>
          <w:color w:val="000000"/>
          <w:shd w:val="clear" w:color="auto" w:fill="FFFFFF"/>
        </w:rPr>
        <w:t xml:space="preserve"> </w:t>
      </w:r>
      <w:del w:id="652" w:author="Trebaol Jonathan" w:date="2021-07-29T17:05:00Z">
        <w:r w:rsidRPr="00766A2E" w:rsidDel="008721D2">
          <w:rPr>
            <w:color w:val="000000"/>
            <w:shd w:val="clear" w:color="auto" w:fill="FFFFFF"/>
          </w:rPr>
          <w:delText>sending and receiving  requests by notifications</w:delText>
        </w:r>
        <w:r w:rsidR="00DE3EBD" w:rsidRPr="00766A2E" w:rsidDel="008721D2">
          <w:rPr>
            <w:color w:val="000000"/>
            <w:shd w:val="clear" w:color="auto" w:fill="FFFFFF"/>
          </w:rPr>
          <w:delText xml:space="preserve"> </w:delText>
        </w:r>
      </w:del>
      <w:r w:rsidR="00DE3EBD" w:rsidRPr="00766A2E">
        <w:rPr>
          <w:color w:val="000000"/>
          <w:shd w:val="clear" w:color="auto" w:fill="FFFFFF"/>
        </w:rPr>
        <w:t>(turn on web server for mail request, send request by mail and by rainbows)</w:t>
      </w:r>
      <w:r w:rsidRPr="00766A2E">
        <w:rPr>
          <w:color w:val="000000"/>
        </w:rPr>
        <w:br/>
      </w:r>
      <w:r w:rsidRPr="00766A2E">
        <w:rPr>
          <w:color w:val="000000"/>
          <w:shd w:val="clear" w:color="auto" w:fill="FFFFFF"/>
        </w:rPr>
        <w:t xml:space="preserve">• </w:t>
      </w:r>
      <w:r w:rsidR="00A423C9">
        <w:fldChar w:fldCharType="begin"/>
      </w:r>
      <w:r w:rsidR="00A423C9">
        <w:instrText xml:space="preserve"> HYPERLINK \l "_Web_Receiver" </w:instrText>
      </w:r>
      <w:r w:rsidR="00A423C9">
        <w:fldChar w:fldCharType="separate"/>
      </w:r>
      <w:r w:rsidRPr="00766A2E">
        <w:rPr>
          <w:rStyle w:val="Lienhypertexte"/>
          <w:rFonts w:asciiTheme="minorHAnsi" w:hAnsiTheme="minorHAnsi" w:cstheme="minorHAnsi"/>
          <w:b/>
          <w:bCs/>
        </w:rPr>
        <w:t>support_web_receiver_class.py</w:t>
      </w:r>
      <w:r w:rsidR="00A423C9">
        <w:rPr>
          <w:rStyle w:val="Lienhypertexte"/>
          <w:rFonts w:asciiTheme="minorHAnsi" w:hAnsiTheme="minorHAnsi" w:cstheme="minorHAnsi"/>
          <w:b/>
          <w:bCs/>
        </w:rPr>
        <w:fldChar w:fldCharType="end"/>
      </w:r>
      <w:r w:rsidRPr="00766A2E">
        <w:rPr>
          <w:color w:val="000000"/>
          <w:shd w:val="clear" w:color="auto" w:fill="FFFFFF"/>
        </w:rPr>
        <w:t xml:space="preserve">: </w:t>
      </w:r>
      <w:r w:rsidR="00DE3EBD" w:rsidRPr="00766A2E">
        <w:t>This script loads a web server on the fly for receiving answers from Administrator following email notification</w:t>
      </w:r>
    </w:p>
    <w:p w14:paraId="207F7F65" w14:textId="77777777" w:rsidR="00672FB3" w:rsidRPr="00766A2E" w:rsidRDefault="00672FB3" w:rsidP="004C34CE">
      <w:pPr>
        <w:rPr>
          <w:rFonts w:eastAsia="SimSun"/>
          <w:lang w:eastAsia="zh-CN"/>
        </w:rPr>
        <w:pPrChange w:id="653" w:author="Trebaol Jonathan" w:date="2021-07-29T17:35:00Z">
          <w:pPr/>
        </w:pPrChange>
      </w:pPr>
    </w:p>
    <w:p w14:paraId="7308DF67" w14:textId="77777777" w:rsidR="00516058" w:rsidRDefault="002C7BFF" w:rsidP="004C34CE">
      <w:pPr>
        <w:rPr>
          <w:ins w:id="654" w:author="Trebaol Jonathan" w:date="2021-07-29T17:07:00Z"/>
        </w:rPr>
        <w:pPrChange w:id="655" w:author="Trebaol Jonathan" w:date="2021-07-29T17:35:00Z">
          <w:pPr/>
        </w:pPrChange>
      </w:pPr>
      <w:del w:id="656" w:author="Trebaol Jonathan" w:date="2021-07-29T17:06:00Z">
        <w:r w:rsidRPr="00766A2E" w:rsidDel="00A423C9">
          <w:delText>For the</w:delText>
        </w:r>
      </w:del>
      <w:ins w:id="657" w:author="Trebaol Jonathan" w:date="2021-07-29T17:06:00Z">
        <w:r w:rsidR="00A423C9">
          <w:t>In this</w:t>
        </w:r>
      </w:ins>
      <w:r w:rsidRPr="00766A2E">
        <w:t xml:space="preserve"> first release of Preventive Maintenance, </w:t>
      </w:r>
      <w:del w:id="658" w:author="Trebaol Jonathan" w:date="2021-07-29T17:06:00Z">
        <w:r w:rsidRPr="00766A2E" w:rsidDel="00A423C9">
          <w:delText>in order to fully configure the Debian server</w:delText>
        </w:r>
      </w:del>
      <w:ins w:id="659" w:author="Trebaol Jonathan" w:date="2021-07-29T17:06:00Z">
        <w:r w:rsidR="00A423C9">
          <w:t xml:space="preserve">the environment is initialized by executing </w:t>
        </w:r>
      </w:ins>
      <w:ins w:id="660" w:author="Trebaol Jonathan" w:date="2021-07-29T17:07:00Z">
        <w:r w:rsidR="00A423C9">
          <w:t>the</w:t>
        </w:r>
      </w:ins>
      <w:del w:id="661" w:author="Trebaol Jonathan" w:date="2021-07-29T17:06:00Z">
        <w:r w:rsidRPr="00766A2E" w:rsidDel="00A423C9">
          <w:delText>,</w:delText>
        </w:r>
      </w:del>
      <w:r w:rsidRPr="00766A2E">
        <w:t xml:space="preserve"> bash script </w:t>
      </w:r>
      <w:del w:id="662" w:author="Trebaol Jonathan" w:date="2021-07-29T17:06:00Z">
        <w:r w:rsidRPr="00A423C9" w:rsidDel="00A423C9">
          <w:rPr>
            <w:b/>
            <w:bCs/>
            <w:rPrChange w:id="663" w:author="Trebaol Jonathan" w:date="2021-07-29T17:07:00Z">
              <w:rPr>
                <w:rFonts w:asciiTheme="minorHAnsi" w:hAnsiTheme="minorHAnsi" w:cstheme="minorHAnsi"/>
              </w:rPr>
            </w:rPrChange>
          </w:rPr>
          <w:delText xml:space="preserve">under the name of </w:delText>
        </w:r>
      </w:del>
      <w:r w:rsidRPr="00A423C9">
        <w:rPr>
          <w:b/>
          <w:bCs/>
          <w:rPrChange w:id="664" w:author="Trebaol Jonathan" w:date="2021-07-29T17:07:00Z">
            <w:rPr>
              <w:rFonts w:asciiTheme="minorHAnsi" w:hAnsiTheme="minorHAnsi" w:cstheme="minorHAnsi"/>
            </w:rPr>
          </w:rPrChange>
        </w:rPr>
        <w:t>Setup.sh</w:t>
      </w:r>
      <w:r w:rsidRPr="00766A2E">
        <w:t xml:space="preserve"> </w:t>
      </w:r>
    </w:p>
    <w:p w14:paraId="6A7C274D" w14:textId="090A2AEB" w:rsidR="00516058" w:rsidRDefault="00516058" w:rsidP="004C34CE">
      <w:pPr>
        <w:rPr>
          <w:ins w:id="665" w:author="Trebaol Jonathan" w:date="2021-07-29T17:07:00Z"/>
        </w:rPr>
        <w:pPrChange w:id="666" w:author="Trebaol Jonathan" w:date="2021-07-29T17:35:00Z">
          <w:pPr/>
        </w:pPrChange>
      </w:pPr>
      <w:ins w:id="667" w:author="Trebaol Jonathan" w:date="2021-07-29T17:07:00Z">
        <w:r>
          <w:t>Administrator is prompted to provide information that will help set up the components</w:t>
        </w:r>
      </w:ins>
    </w:p>
    <w:p w14:paraId="072BB992" w14:textId="366F64D6" w:rsidR="002C7BFF" w:rsidRPr="00766A2E" w:rsidRDefault="002C7BFF" w:rsidP="004C34CE">
      <w:pPr>
        <w:pPrChange w:id="668" w:author="Trebaol Jonathan" w:date="2021-07-29T17:35:00Z">
          <w:pPr/>
        </w:pPrChange>
      </w:pPr>
      <w:del w:id="669" w:author="Trebaol Jonathan" w:date="2021-07-29T17:07:00Z">
        <w:r w:rsidRPr="00766A2E" w:rsidDel="00A423C9">
          <w:delText>has been developed. This allows you to configure the following</w:delText>
        </w:r>
      </w:del>
      <w:ins w:id="670" w:author="Trebaol Jonathan" w:date="2021-07-29T17:07:00Z">
        <w:r w:rsidR="00A423C9">
          <w:t>Following operations are done within this script</w:t>
        </w:r>
      </w:ins>
      <w:r w:rsidRPr="00766A2E">
        <w:t>:</w:t>
      </w:r>
    </w:p>
    <w:p w14:paraId="03DBC706" w14:textId="02041DE0" w:rsidR="00EF2EA8" w:rsidRPr="00766A2E" w:rsidRDefault="00EF2EA8" w:rsidP="004C34CE">
      <w:pPr>
        <w:rPr>
          <w:rFonts w:eastAsia="SimSun"/>
          <w:lang w:eastAsia="zh-CN"/>
        </w:rPr>
        <w:pPrChange w:id="671" w:author="Trebaol Jonathan" w:date="2021-07-29T17:35:00Z">
          <w:pPr/>
        </w:pPrChange>
      </w:pPr>
      <w:r w:rsidRPr="00766A2E">
        <w:rPr>
          <w:rFonts w:eastAsia="SimSun"/>
          <w:lang w:eastAsia="zh-CN"/>
        </w:rPr>
        <w:t xml:space="preserve">• </w:t>
      </w:r>
      <w:del w:id="672" w:author="Trebaol Jonathan" w:date="2021-07-29T17:08:00Z">
        <w:r w:rsidRPr="00766A2E" w:rsidDel="00F52D27">
          <w:rPr>
            <w:rFonts w:eastAsia="SimSun"/>
            <w:lang w:eastAsia="zh-CN"/>
          </w:rPr>
          <w:delText>Configuration of notifications</w:delText>
        </w:r>
      </w:del>
      <w:ins w:id="673" w:author="Trebaol Jonathan" w:date="2021-07-29T17:08:00Z">
        <w:r w:rsidR="00F52D27">
          <w:rPr>
            <w:rFonts w:eastAsia="SimSun"/>
            <w:lang w:eastAsia="zh-CN"/>
          </w:rPr>
          <w:t>Select the notification engine</w:t>
        </w:r>
      </w:ins>
      <w:r w:rsidRPr="00766A2E">
        <w:rPr>
          <w:rFonts w:eastAsia="SimSun"/>
          <w:lang w:eastAsia="zh-CN"/>
        </w:rPr>
        <w:t xml:space="preserve"> (Rainbow/Email)</w:t>
      </w:r>
    </w:p>
    <w:p w14:paraId="216EE927" w14:textId="6AB19622" w:rsidR="00EF2EA8" w:rsidRPr="00766A2E" w:rsidRDefault="00EF2EA8" w:rsidP="004C34CE">
      <w:pPr>
        <w:rPr>
          <w:rFonts w:eastAsia="SimSun"/>
          <w:lang w:eastAsia="zh-CN"/>
        </w:rPr>
        <w:pPrChange w:id="674" w:author="Trebaol Jonathan" w:date="2021-07-29T17:35:00Z">
          <w:pPr/>
        </w:pPrChange>
      </w:pPr>
      <w:r w:rsidRPr="00766A2E">
        <w:rPr>
          <w:rFonts w:eastAsia="SimSun"/>
          <w:lang w:eastAsia="zh-CN"/>
        </w:rPr>
        <w:t xml:space="preserve">• </w:t>
      </w:r>
      <w:ins w:id="675" w:author="Trebaol Jonathan" w:date="2021-07-29T17:08:00Z">
        <w:r w:rsidR="00F52D27">
          <w:rPr>
            <w:rFonts w:eastAsia="SimSun"/>
            <w:lang w:eastAsia="zh-CN"/>
          </w:rPr>
          <w:t xml:space="preserve">Provide the </w:t>
        </w:r>
      </w:ins>
      <w:r w:rsidRPr="00766A2E">
        <w:rPr>
          <w:rFonts w:eastAsia="SimSun"/>
          <w:lang w:eastAsia="zh-CN"/>
        </w:rPr>
        <w:t>Pattern</w:t>
      </w:r>
      <w:ins w:id="676" w:author="Trebaol Jonathan" w:date="2021-07-29T17:08:00Z">
        <w:r w:rsidR="00F52D27">
          <w:rPr>
            <w:rFonts w:eastAsia="SimSun"/>
            <w:lang w:eastAsia="zh-CN"/>
          </w:rPr>
          <w:t>s</w:t>
        </w:r>
      </w:ins>
      <w:r w:rsidRPr="00766A2E">
        <w:rPr>
          <w:rFonts w:eastAsia="SimSun"/>
          <w:lang w:eastAsia="zh-CN"/>
        </w:rPr>
        <w:t xml:space="preserve"> for collecting </w:t>
      </w:r>
      <w:del w:id="677" w:author="Trebaol Jonathan" w:date="2021-07-29T17:08:00Z">
        <w:r w:rsidRPr="00766A2E" w:rsidDel="00F52D27">
          <w:rPr>
            <w:rFonts w:eastAsia="SimSun"/>
            <w:lang w:eastAsia="zh-CN"/>
          </w:rPr>
          <w:delText xml:space="preserve">switchs </w:delText>
        </w:r>
      </w:del>
      <w:ins w:id="678" w:author="Trebaol Jonathan" w:date="2021-07-29T17:08:00Z">
        <w:r w:rsidR="00F52D27">
          <w:rPr>
            <w:rFonts w:eastAsia="SimSun"/>
            <w:lang w:eastAsia="zh-CN"/>
          </w:rPr>
          <w:t xml:space="preserve">devices </w:t>
        </w:r>
      </w:ins>
      <w:r w:rsidRPr="00766A2E">
        <w:rPr>
          <w:rFonts w:eastAsia="SimSun"/>
          <w:lang w:eastAsia="zh-CN"/>
        </w:rPr>
        <w:t xml:space="preserve">logs </w:t>
      </w:r>
    </w:p>
    <w:p w14:paraId="36F34AF2" w14:textId="6B6E4B22" w:rsidR="00EF2EA8" w:rsidRPr="00766A2E" w:rsidRDefault="00EF2EA8" w:rsidP="004C34CE">
      <w:pPr>
        <w:rPr>
          <w:rFonts w:eastAsia="SimSun"/>
          <w:lang w:eastAsia="zh-CN"/>
        </w:rPr>
        <w:pPrChange w:id="679" w:author="Trebaol Jonathan" w:date="2021-07-29T17:35:00Z">
          <w:pPr/>
        </w:pPrChange>
      </w:pPr>
      <w:r w:rsidRPr="00766A2E">
        <w:rPr>
          <w:rFonts w:eastAsia="SimSun"/>
          <w:lang w:eastAsia="zh-CN"/>
        </w:rPr>
        <w:t xml:space="preserve">• </w:t>
      </w:r>
      <w:ins w:id="680" w:author="Trebaol Jonathan" w:date="2021-07-29T17:08:00Z">
        <w:r w:rsidR="00F52D27">
          <w:rPr>
            <w:rFonts w:eastAsia="SimSun"/>
            <w:lang w:eastAsia="zh-CN"/>
          </w:rPr>
          <w:t>Provide the Switch’s c</w:t>
        </w:r>
      </w:ins>
      <w:del w:id="681" w:author="Trebaol Jonathan" w:date="2021-07-29T17:08:00Z">
        <w:r w:rsidRPr="00766A2E" w:rsidDel="00F52D27">
          <w:rPr>
            <w:rFonts w:eastAsia="SimSun"/>
            <w:lang w:eastAsia="zh-CN"/>
          </w:rPr>
          <w:delText>C</w:delText>
        </w:r>
      </w:del>
      <w:r w:rsidRPr="00766A2E">
        <w:rPr>
          <w:rFonts w:eastAsia="SimSun"/>
          <w:lang w:eastAsia="zh-CN"/>
        </w:rPr>
        <w:t>redentials</w:t>
      </w:r>
      <w:del w:id="682" w:author="Trebaol Jonathan" w:date="2021-07-29T17:08:00Z">
        <w:r w:rsidRPr="00766A2E" w:rsidDel="00F52D27">
          <w:rPr>
            <w:rFonts w:eastAsia="SimSun"/>
            <w:lang w:eastAsia="zh-CN"/>
          </w:rPr>
          <w:delText xml:space="preserve"> of Switchs</w:delText>
        </w:r>
      </w:del>
    </w:p>
    <w:p w14:paraId="2E8EEE39" w14:textId="15DDC1B4" w:rsidR="00EF2EA8" w:rsidRPr="00766A2E" w:rsidRDefault="00EF2EA8" w:rsidP="004C34CE">
      <w:pPr>
        <w:rPr>
          <w:rFonts w:eastAsia="SimSun"/>
          <w:lang w:eastAsia="zh-CN"/>
        </w:rPr>
        <w:pPrChange w:id="683" w:author="Trebaol Jonathan" w:date="2021-07-29T17:35:00Z">
          <w:pPr/>
        </w:pPrChange>
      </w:pPr>
      <w:r w:rsidRPr="00766A2E">
        <w:rPr>
          <w:rFonts w:eastAsia="SimSun"/>
          <w:lang w:eastAsia="zh-CN"/>
        </w:rPr>
        <w:t xml:space="preserve">• </w:t>
      </w:r>
      <w:ins w:id="684" w:author="Trebaol Jonathan" w:date="2021-07-29T17:08:00Z">
        <w:r w:rsidR="00F52D27">
          <w:rPr>
            <w:rFonts w:eastAsia="SimSun"/>
            <w:lang w:eastAsia="zh-CN"/>
          </w:rPr>
          <w:t>Provide the Stellar AP’s c</w:t>
        </w:r>
      </w:ins>
      <w:del w:id="685" w:author="Trebaol Jonathan" w:date="2021-07-29T17:08:00Z">
        <w:r w:rsidRPr="00766A2E" w:rsidDel="00F52D27">
          <w:rPr>
            <w:rFonts w:eastAsia="SimSun"/>
            <w:lang w:eastAsia="zh-CN"/>
          </w:rPr>
          <w:delText>C</w:delText>
        </w:r>
      </w:del>
      <w:r w:rsidRPr="00766A2E">
        <w:rPr>
          <w:rFonts w:eastAsia="SimSun"/>
          <w:lang w:eastAsia="zh-CN"/>
        </w:rPr>
        <w:t>redentials</w:t>
      </w:r>
      <w:del w:id="686" w:author="Trebaol Jonathan" w:date="2021-07-29T17:09:00Z">
        <w:r w:rsidRPr="00766A2E" w:rsidDel="00F52D27">
          <w:rPr>
            <w:rFonts w:eastAsia="SimSun"/>
            <w:lang w:eastAsia="zh-CN"/>
          </w:rPr>
          <w:delText xml:space="preserve"> of Stellar access points</w:delText>
        </w:r>
      </w:del>
    </w:p>
    <w:p w14:paraId="3C55BF0C" w14:textId="418D4F38" w:rsidR="00EF2EA8" w:rsidRPr="00766A2E" w:rsidDel="00F52D27" w:rsidRDefault="00EF2EA8" w:rsidP="004C34CE">
      <w:pPr>
        <w:rPr>
          <w:del w:id="687" w:author="Trebaol Jonathan" w:date="2021-07-29T17:09:00Z"/>
          <w:rFonts w:eastAsia="SimSun"/>
          <w:lang w:eastAsia="zh-CN"/>
        </w:rPr>
        <w:pPrChange w:id="688" w:author="Trebaol Jonathan" w:date="2021-07-29T17:35:00Z">
          <w:pPr/>
        </w:pPrChange>
      </w:pPr>
      <w:del w:id="689" w:author="Trebaol Jonathan" w:date="2021-07-29T17:09:00Z">
        <w:r w:rsidRPr="00766A2E" w:rsidDel="00F52D27">
          <w:rPr>
            <w:rFonts w:eastAsia="SimSun"/>
            <w:lang w:eastAsia="zh-CN"/>
          </w:rPr>
          <w:delText xml:space="preserve">• Pattern for collecting AP logs </w:delText>
        </w:r>
      </w:del>
    </w:p>
    <w:p w14:paraId="408F0DFE" w14:textId="15B0C745" w:rsidR="00EF2EA8" w:rsidRPr="00766A2E" w:rsidRDefault="00EF2EA8" w:rsidP="004C34CE">
      <w:pPr>
        <w:rPr>
          <w:rFonts w:eastAsia="SimSun"/>
          <w:lang w:eastAsia="zh-CN"/>
        </w:rPr>
        <w:pPrChange w:id="690" w:author="Trebaol Jonathan" w:date="2021-07-29T17:35:00Z">
          <w:pPr/>
        </w:pPrChange>
      </w:pPr>
      <w:r w:rsidRPr="00766A2E">
        <w:rPr>
          <w:rFonts w:eastAsia="SimSun"/>
          <w:lang w:eastAsia="zh-CN"/>
        </w:rPr>
        <w:t>• Subnets</w:t>
      </w:r>
      <w:ins w:id="691" w:author="Trebaol Jonathan" w:date="2021-07-29T17:09:00Z">
        <w:r w:rsidR="00F52D27">
          <w:rPr>
            <w:rFonts w:eastAsia="SimSun"/>
            <w:lang w:eastAsia="zh-CN"/>
          </w:rPr>
          <w:t xml:space="preserve"> of devices</w:t>
        </w:r>
      </w:ins>
      <w:r w:rsidRPr="00766A2E">
        <w:rPr>
          <w:rFonts w:eastAsia="SimSun"/>
          <w:lang w:eastAsia="zh-CN"/>
        </w:rPr>
        <w:t xml:space="preserve"> </w:t>
      </w:r>
      <w:del w:id="692" w:author="Trebaol Jonathan" w:date="2021-07-29T17:09:00Z">
        <w:r w:rsidR="0058513A" w:rsidRPr="00766A2E" w:rsidDel="00F52D27">
          <w:rPr>
            <w:rFonts w:eastAsia="SimSun"/>
            <w:lang w:eastAsia="zh-CN"/>
          </w:rPr>
          <w:delText>authorized</w:delText>
        </w:r>
        <w:r w:rsidRPr="00766A2E" w:rsidDel="00F52D27">
          <w:rPr>
            <w:rFonts w:eastAsia="SimSun"/>
            <w:lang w:eastAsia="zh-CN"/>
          </w:rPr>
          <w:delText xml:space="preserve"> to send logs</w:delText>
        </w:r>
      </w:del>
      <w:ins w:id="693" w:author="Trebaol Jonathan" w:date="2021-07-29T17:09:00Z">
        <w:r w:rsidR="00F52D27">
          <w:rPr>
            <w:rFonts w:eastAsia="SimSun"/>
            <w:lang w:eastAsia="zh-CN"/>
          </w:rPr>
          <w:t>which we are collecting/processing logs</w:t>
        </w:r>
      </w:ins>
    </w:p>
    <w:p w14:paraId="4B18B2EC" w14:textId="036E02DA" w:rsidR="00EF2EA8" w:rsidRPr="00766A2E" w:rsidRDefault="00EF2EA8" w:rsidP="004C34CE">
      <w:pPr>
        <w:rPr>
          <w:rFonts w:eastAsia="SimSun"/>
          <w:lang w:eastAsia="zh-CN"/>
        </w:rPr>
        <w:pPrChange w:id="694" w:author="Trebaol Jonathan" w:date="2021-07-29T17:35:00Z">
          <w:pPr/>
        </w:pPrChange>
      </w:pPr>
      <w:r w:rsidRPr="00766A2E">
        <w:rPr>
          <w:rFonts w:eastAsia="SimSun"/>
          <w:lang w:eastAsia="zh-CN"/>
        </w:rPr>
        <w:t xml:space="preserve">• Installation of Python3 and </w:t>
      </w:r>
      <w:del w:id="695" w:author="Trebaol Jonathan" w:date="2021-07-29T17:09:00Z">
        <w:r w:rsidRPr="00766A2E" w:rsidDel="00F52D27">
          <w:rPr>
            <w:rFonts w:eastAsia="SimSun"/>
            <w:lang w:eastAsia="zh-CN"/>
          </w:rPr>
          <w:delText>outbuildings</w:delText>
        </w:r>
      </w:del>
      <w:ins w:id="696" w:author="Trebaol Jonathan" w:date="2021-07-29T17:09:00Z">
        <w:r w:rsidR="00F52D27">
          <w:rPr>
            <w:rFonts w:eastAsia="SimSun"/>
            <w:lang w:eastAsia="zh-CN"/>
          </w:rPr>
          <w:t>modules</w:t>
        </w:r>
      </w:ins>
    </w:p>
    <w:p w14:paraId="0D94E5EC" w14:textId="77777777" w:rsidR="00EF2EA8" w:rsidRPr="00766A2E" w:rsidRDefault="00EF2EA8" w:rsidP="004C34CE">
      <w:pPr>
        <w:rPr>
          <w:rFonts w:eastAsia="SimSun"/>
          <w:lang w:eastAsia="zh-CN"/>
        </w:rPr>
        <w:pPrChange w:id="697" w:author="Trebaol Jonathan" w:date="2021-07-29T17:35:00Z">
          <w:pPr/>
        </w:pPrChange>
      </w:pPr>
      <w:r w:rsidRPr="00766A2E">
        <w:rPr>
          <w:rFonts w:eastAsia="SimSun"/>
          <w:lang w:eastAsia="zh-CN"/>
        </w:rPr>
        <w:t xml:space="preserve">• </w:t>
      </w:r>
      <w:proofErr w:type="spellStart"/>
      <w:r w:rsidRPr="00766A2E">
        <w:rPr>
          <w:rFonts w:eastAsia="SimSun"/>
          <w:lang w:eastAsia="zh-CN"/>
        </w:rPr>
        <w:t>Rsyslog</w:t>
      </w:r>
      <w:proofErr w:type="spellEnd"/>
      <w:r w:rsidRPr="00766A2E">
        <w:rPr>
          <w:rFonts w:eastAsia="SimSun"/>
          <w:lang w:eastAsia="zh-CN"/>
        </w:rPr>
        <w:t xml:space="preserve"> configuration</w:t>
      </w:r>
    </w:p>
    <w:p w14:paraId="24454E93" w14:textId="76BDEC65" w:rsidR="00EF2EA8" w:rsidRPr="00766A2E" w:rsidRDefault="00EF2EA8" w:rsidP="004C34CE">
      <w:pPr>
        <w:rPr>
          <w:rFonts w:eastAsia="SimSun"/>
          <w:lang w:eastAsia="zh-CN"/>
        </w:rPr>
        <w:pPrChange w:id="698" w:author="Trebaol Jonathan" w:date="2021-07-29T17:35:00Z">
          <w:pPr/>
        </w:pPrChange>
      </w:pPr>
      <w:r w:rsidRPr="00766A2E">
        <w:rPr>
          <w:rFonts w:eastAsia="SimSun"/>
          <w:lang w:eastAsia="zh-CN"/>
        </w:rPr>
        <w:t xml:space="preserve">• </w:t>
      </w:r>
      <w:proofErr w:type="spellStart"/>
      <w:r w:rsidRPr="00766A2E">
        <w:rPr>
          <w:rFonts w:eastAsia="SimSun"/>
          <w:lang w:eastAsia="zh-CN"/>
        </w:rPr>
        <w:t>Logrotate</w:t>
      </w:r>
      <w:proofErr w:type="spellEnd"/>
      <w:r w:rsidRPr="00766A2E">
        <w:rPr>
          <w:rFonts w:eastAsia="SimSun"/>
          <w:lang w:eastAsia="zh-CN"/>
        </w:rPr>
        <w:t xml:space="preserve"> configuration</w:t>
      </w:r>
    </w:p>
    <w:p w14:paraId="11E42DF4" w14:textId="0B32ED7C" w:rsidR="00EF2EA8" w:rsidRPr="00766A2E" w:rsidRDefault="00EF2EA8" w:rsidP="004C34CE">
      <w:pPr>
        <w:rPr>
          <w:rFonts w:eastAsia="SimSun"/>
          <w:lang w:eastAsia="zh-CN"/>
        </w:rPr>
        <w:pPrChange w:id="699" w:author="Trebaol Jonathan" w:date="2021-07-29T17:35:00Z">
          <w:pPr/>
        </w:pPrChange>
      </w:pPr>
      <w:r w:rsidRPr="00766A2E">
        <w:rPr>
          <w:rFonts w:eastAsia="SimSun"/>
          <w:lang w:eastAsia="zh-CN"/>
        </w:rPr>
        <w:t xml:space="preserve">• </w:t>
      </w:r>
      <w:proofErr w:type="spellStart"/>
      <w:ins w:id="700" w:author="Trebaol Jonathan" w:date="2021-07-29T17:10:00Z">
        <w:r w:rsidR="00F52D27">
          <w:rPr>
            <w:rFonts w:eastAsia="SimSun"/>
            <w:lang w:eastAsia="zh-CN"/>
          </w:rPr>
          <w:t>IPTables</w:t>
        </w:r>
        <w:proofErr w:type="spellEnd"/>
        <w:r w:rsidR="00F52D27">
          <w:rPr>
            <w:rFonts w:eastAsia="SimSun"/>
            <w:lang w:eastAsia="zh-CN"/>
          </w:rPr>
          <w:t xml:space="preserve"> c</w:t>
        </w:r>
      </w:ins>
      <w:del w:id="701" w:author="Trebaol Jonathan" w:date="2021-07-29T17:10:00Z">
        <w:r w:rsidRPr="00766A2E" w:rsidDel="00F52D27">
          <w:rPr>
            <w:rFonts w:eastAsia="SimSun"/>
            <w:lang w:eastAsia="zh-CN"/>
          </w:rPr>
          <w:delText>C</w:delText>
        </w:r>
      </w:del>
      <w:r w:rsidRPr="00766A2E">
        <w:rPr>
          <w:rFonts w:eastAsia="SimSun"/>
          <w:lang w:eastAsia="zh-CN"/>
        </w:rPr>
        <w:t>onfiguration</w:t>
      </w:r>
      <w:del w:id="702" w:author="Trebaol Jonathan" w:date="2021-07-29T17:10:00Z">
        <w:r w:rsidRPr="00766A2E" w:rsidDel="00F52D27">
          <w:rPr>
            <w:rFonts w:eastAsia="SimSun"/>
            <w:lang w:eastAsia="zh-CN"/>
          </w:rPr>
          <w:delText xml:space="preserve"> of iptables</w:delText>
        </w:r>
      </w:del>
      <w:r w:rsidRPr="00766A2E">
        <w:rPr>
          <w:rFonts w:eastAsia="SimSun"/>
          <w:lang w:eastAsia="zh-CN"/>
        </w:rPr>
        <w:t xml:space="preserve"> (</w:t>
      </w:r>
      <w:del w:id="703" w:author="Trebaol Jonathan" w:date="2021-07-29T17:09:00Z">
        <w:r w:rsidRPr="00F52D27" w:rsidDel="00F52D27">
          <w:rPr>
            <w:rFonts w:eastAsia="SimSun"/>
            <w:b/>
            <w:bCs/>
            <w:lang w:eastAsia="zh-CN"/>
            <w:rPrChange w:id="704" w:author="Trebaol Jonathan" w:date="2021-07-29T17:10:00Z">
              <w:rPr>
                <w:rFonts w:asciiTheme="minorHAnsi" w:eastAsia="SimSun" w:hAnsiTheme="minorHAnsi" w:cstheme="minorHAnsi"/>
                <w:lang w:eastAsia="zh-CN"/>
              </w:rPr>
            </w:rPrChange>
          </w:rPr>
          <w:delText>not yet implemented</w:delText>
        </w:r>
      </w:del>
      <w:ins w:id="705" w:author="Trebaol Jonathan" w:date="2021-07-29T17:09:00Z">
        <w:r w:rsidR="00F52D27" w:rsidRPr="00F52D27">
          <w:rPr>
            <w:rFonts w:eastAsia="SimSun"/>
            <w:b/>
            <w:bCs/>
            <w:lang w:eastAsia="zh-CN"/>
            <w:rPrChange w:id="706" w:author="Trebaol Jonathan" w:date="2021-07-29T17:10:00Z">
              <w:rPr>
                <w:rFonts w:asciiTheme="minorHAnsi" w:eastAsia="SimSun" w:hAnsiTheme="minorHAnsi" w:cstheme="minorHAnsi"/>
                <w:lang w:eastAsia="zh-CN"/>
              </w:rPr>
            </w:rPrChange>
          </w:rPr>
          <w:t>to be done</w:t>
        </w:r>
      </w:ins>
      <w:r w:rsidRPr="00766A2E">
        <w:rPr>
          <w:rFonts w:eastAsia="SimSun"/>
          <w:lang w:eastAsia="zh-CN"/>
        </w:rPr>
        <w:t>)</w:t>
      </w:r>
    </w:p>
    <w:p w14:paraId="79C3A73A" w14:textId="0BC825FF" w:rsidR="00EF2EA8" w:rsidRPr="00766A2E" w:rsidRDefault="00EF2EA8" w:rsidP="004C34CE">
      <w:pPr>
        <w:rPr>
          <w:rFonts w:eastAsia="SimSun"/>
          <w:lang w:eastAsia="zh-CN"/>
        </w:rPr>
        <w:pPrChange w:id="707" w:author="Trebaol Jonathan" w:date="2021-07-29T17:35:00Z">
          <w:pPr/>
        </w:pPrChange>
      </w:pPr>
      <w:r w:rsidRPr="00766A2E">
        <w:rPr>
          <w:rFonts w:eastAsia="SimSun"/>
          <w:lang w:eastAsia="zh-CN"/>
        </w:rPr>
        <w:t>• TFTP Server</w:t>
      </w:r>
      <w:ins w:id="708" w:author="Trebaol Jonathan" w:date="2021-07-29T17:10:00Z">
        <w:r w:rsidR="00F52D27">
          <w:rPr>
            <w:rFonts w:eastAsia="SimSun"/>
            <w:lang w:eastAsia="zh-CN"/>
          </w:rPr>
          <w:t xml:space="preserve"> installation and</w:t>
        </w:r>
      </w:ins>
      <w:r w:rsidRPr="00766A2E">
        <w:rPr>
          <w:rFonts w:eastAsia="SimSun"/>
          <w:lang w:eastAsia="zh-CN"/>
        </w:rPr>
        <w:t xml:space="preserve"> </w:t>
      </w:r>
      <w:ins w:id="709" w:author="Trebaol Jonathan" w:date="2021-07-29T17:10:00Z">
        <w:r w:rsidR="00F52D27">
          <w:rPr>
            <w:rFonts w:eastAsia="SimSun"/>
            <w:lang w:eastAsia="zh-CN"/>
          </w:rPr>
          <w:t>c</w:t>
        </w:r>
      </w:ins>
      <w:del w:id="710" w:author="Trebaol Jonathan" w:date="2021-07-29T17:10:00Z">
        <w:r w:rsidRPr="00766A2E" w:rsidDel="00F52D27">
          <w:rPr>
            <w:rFonts w:eastAsia="SimSun"/>
            <w:lang w:eastAsia="zh-CN"/>
          </w:rPr>
          <w:delText>C</w:delText>
        </w:r>
      </w:del>
      <w:r w:rsidRPr="00766A2E">
        <w:rPr>
          <w:rFonts w:eastAsia="SimSun"/>
          <w:lang w:eastAsia="zh-CN"/>
        </w:rPr>
        <w:t>onfiguration</w:t>
      </w:r>
    </w:p>
    <w:p w14:paraId="61F3681C" w14:textId="7B816037" w:rsidR="00EF2EA8" w:rsidRPr="00766A2E" w:rsidRDefault="00EF2EA8" w:rsidP="004C34CE">
      <w:pPr>
        <w:rPr>
          <w:rFonts w:eastAsia="SimSun"/>
          <w:lang w:eastAsia="zh-CN"/>
        </w:rPr>
        <w:pPrChange w:id="711" w:author="Trebaol Jonathan" w:date="2021-07-29T17:35:00Z">
          <w:pPr/>
        </w:pPrChange>
      </w:pPr>
      <w:r w:rsidRPr="00766A2E">
        <w:rPr>
          <w:rFonts w:eastAsia="SimSun"/>
          <w:lang w:eastAsia="zh-CN"/>
        </w:rPr>
        <w:t>• Activ</w:t>
      </w:r>
      <w:ins w:id="712" w:author="Trebaol Jonathan" w:date="2021-07-29T17:10:00Z">
        <w:r w:rsidR="00F52D27">
          <w:rPr>
            <w:rFonts w:eastAsia="SimSun"/>
            <w:lang w:eastAsia="zh-CN"/>
          </w:rPr>
          <w:t>ation of</w:t>
        </w:r>
      </w:ins>
      <w:del w:id="713" w:author="Trebaol Jonathan" w:date="2021-07-29T17:10:00Z">
        <w:r w:rsidRPr="00766A2E" w:rsidDel="00F52D27">
          <w:rPr>
            <w:rFonts w:eastAsia="SimSun"/>
            <w:lang w:eastAsia="zh-CN"/>
          </w:rPr>
          <w:delText>e</w:delText>
        </w:r>
      </w:del>
      <w:r w:rsidRPr="00766A2E">
        <w:rPr>
          <w:rFonts w:eastAsia="SimSun"/>
          <w:lang w:eastAsia="zh-CN"/>
        </w:rPr>
        <w:t xml:space="preserve"> socket output on </w:t>
      </w:r>
      <w:ins w:id="714" w:author="Trebaol Jonathan" w:date="2021-07-29T17:10:00Z">
        <w:r w:rsidR="00F52D27">
          <w:rPr>
            <w:rFonts w:eastAsia="SimSun"/>
            <w:lang w:eastAsia="zh-CN"/>
          </w:rPr>
          <w:t>S</w:t>
        </w:r>
      </w:ins>
      <w:del w:id="715" w:author="Trebaol Jonathan" w:date="2021-07-29T17:10:00Z">
        <w:r w:rsidRPr="00766A2E" w:rsidDel="00F52D27">
          <w:rPr>
            <w:rFonts w:eastAsia="SimSun"/>
            <w:lang w:eastAsia="zh-CN"/>
          </w:rPr>
          <w:delText>s</w:delText>
        </w:r>
      </w:del>
      <w:r w:rsidRPr="00766A2E">
        <w:rPr>
          <w:rFonts w:eastAsia="SimSun"/>
          <w:lang w:eastAsia="zh-CN"/>
        </w:rPr>
        <w:t>witches</w:t>
      </w:r>
    </w:p>
    <w:p w14:paraId="6A0A9A4E" w14:textId="28CB5DB9" w:rsidR="00AB44C0" w:rsidRPr="00766A2E" w:rsidRDefault="00EF2EA8" w:rsidP="004C34CE">
      <w:pPr>
        <w:rPr>
          <w:rFonts w:eastAsia="SimSun"/>
          <w:lang w:eastAsia="zh-CN"/>
        </w:rPr>
        <w:pPrChange w:id="716" w:author="Trebaol Jonathan" w:date="2021-07-29T17:35:00Z">
          <w:pPr/>
        </w:pPrChange>
      </w:pPr>
      <w:r w:rsidRPr="00766A2E">
        <w:rPr>
          <w:rFonts w:eastAsia="SimSun"/>
          <w:lang w:eastAsia="zh-CN"/>
        </w:rPr>
        <w:t>• Create /opt/</w:t>
      </w:r>
      <w:proofErr w:type="spellStart"/>
      <w:r w:rsidRPr="00766A2E">
        <w:rPr>
          <w:rFonts w:eastAsia="SimSun"/>
          <w:lang w:eastAsia="zh-CN"/>
        </w:rPr>
        <w:t>ALE_Script</w:t>
      </w:r>
      <w:proofErr w:type="spellEnd"/>
      <w:r w:rsidRPr="00766A2E">
        <w:rPr>
          <w:rFonts w:eastAsia="SimSun"/>
          <w:lang w:eastAsia="zh-CN"/>
        </w:rPr>
        <w:t xml:space="preserve"> </w:t>
      </w:r>
      <w:ins w:id="717" w:author="Trebaol Jonathan" w:date="2021-07-29T17:10:00Z">
        <w:r w:rsidR="00F52D27">
          <w:rPr>
            <w:rFonts w:eastAsia="SimSun"/>
            <w:lang w:eastAsia="zh-CN"/>
          </w:rPr>
          <w:t xml:space="preserve">working </w:t>
        </w:r>
      </w:ins>
      <w:r w:rsidRPr="00766A2E">
        <w:rPr>
          <w:rFonts w:eastAsia="SimSun"/>
          <w:lang w:eastAsia="zh-CN"/>
        </w:rPr>
        <w:t>directory</w:t>
      </w:r>
    </w:p>
    <w:p w14:paraId="51786F82" w14:textId="77777777" w:rsidR="00F52D27" w:rsidRDefault="00AB44C0" w:rsidP="004C34CE">
      <w:pPr>
        <w:rPr>
          <w:ins w:id="718" w:author="Trebaol Jonathan" w:date="2021-07-29T17:11:00Z"/>
          <w:rFonts w:eastAsia="SimSun"/>
          <w:lang w:eastAsia="zh-CN"/>
        </w:rPr>
        <w:pPrChange w:id="719" w:author="Trebaol Jonathan" w:date="2021-07-29T17:35:00Z">
          <w:pPr/>
        </w:pPrChange>
      </w:pPr>
      <w:del w:id="720" w:author="Trebaol Jonathan" w:date="2021-07-29T17:11:00Z">
        <w:r w:rsidRPr="00766A2E" w:rsidDel="00F52D27">
          <w:rPr>
            <w:rFonts w:eastAsia="SimSun"/>
            <w:lang w:eastAsia="zh-CN"/>
          </w:rPr>
          <w:delText xml:space="preserve">To save all </w:delText>
        </w:r>
      </w:del>
    </w:p>
    <w:p w14:paraId="17640F25" w14:textId="5BD92613" w:rsidR="00AB44C0" w:rsidRPr="00766A2E" w:rsidRDefault="00F52D27" w:rsidP="004C34CE">
      <w:pPr>
        <w:rPr>
          <w:rFonts w:eastAsia="SimSun"/>
          <w:lang w:eastAsia="zh-CN"/>
        </w:rPr>
        <w:pPrChange w:id="721" w:author="Trebaol Jonathan" w:date="2021-07-29T17:35:00Z">
          <w:pPr/>
        </w:pPrChange>
      </w:pPr>
      <w:ins w:id="722" w:author="Trebaol Jonathan" w:date="2021-07-29T17:11:00Z">
        <w:r>
          <w:rPr>
            <w:rFonts w:eastAsia="SimSun"/>
            <w:lang w:eastAsia="zh-CN"/>
          </w:rPr>
          <w:t xml:space="preserve">All Administrator information </w:t>
        </w:r>
        <w:r w:rsidR="009926D9">
          <w:rPr>
            <w:rFonts w:eastAsia="SimSun"/>
            <w:lang w:eastAsia="zh-CN"/>
          </w:rPr>
          <w:t>is</w:t>
        </w:r>
        <w:r>
          <w:rPr>
            <w:rFonts w:eastAsia="SimSun"/>
            <w:lang w:eastAsia="zh-CN"/>
          </w:rPr>
          <w:t xml:space="preserve"> collected and save into </w:t>
        </w:r>
      </w:ins>
      <w:del w:id="723" w:author="Trebaol Jonathan" w:date="2021-07-29T17:11:00Z">
        <w:r w:rsidR="00F14FD4" w:rsidRPr="00766A2E" w:rsidDel="00F52D27">
          <w:rPr>
            <w:rFonts w:eastAsia="SimSun"/>
            <w:lang w:eastAsia="zh-CN"/>
          </w:rPr>
          <w:delText>these</w:delText>
        </w:r>
        <w:r w:rsidR="00AB44C0" w:rsidRPr="00766A2E" w:rsidDel="00F52D27">
          <w:rPr>
            <w:rFonts w:eastAsia="SimSun"/>
            <w:lang w:eastAsia="zh-CN"/>
          </w:rPr>
          <w:delText xml:space="preserve"> </w:delText>
        </w:r>
        <w:r w:rsidR="00797A4D" w:rsidRPr="00254CDB" w:rsidDel="00F52D27">
          <w:rPr>
            <w:rFonts w:eastAsia="SimSun"/>
            <w:lang w:eastAsia="zh-CN"/>
          </w:rPr>
          <w:delText>information</w:delText>
        </w:r>
        <w:r w:rsidR="00797A4D" w:rsidDel="00F52D27">
          <w:rPr>
            <w:rFonts w:eastAsia="SimSun"/>
            <w:lang w:eastAsia="zh-CN"/>
          </w:rPr>
          <w:delText xml:space="preserve"> in</w:delText>
        </w:r>
      </w:del>
      <w:r w:rsidR="00AB44C0" w:rsidRPr="00766A2E">
        <w:rPr>
          <w:rFonts w:eastAsia="SimSun"/>
          <w:lang w:eastAsia="zh-CN"/>
        </w:rPr>
        <w:t xml:space="preserve"> </w:t>
      </w:r>
      <w:proofErr w:type="gramStart"/>
      <w:ins w:id="724" w:author="Trebaol Jonathan" w:date="2021-07-29T17:11:00Z">
        <w:r>
          <w:rPr>
            <w:rFonts w:eastAsia="SimSun"/>
            <w:lang w:eastAsia="zh-CN"/>
          </w:rPr>
          <w:t>/opt/</w:t>
        </w:r>
        <w:proofErr w:type="spellStart"/>
        <w:r>
          <w:rPr>
            <w:rFonts w:eastAsia="SimSun"/>
            <w:lang w:eastAsia="zh-CN"/>
          </w:rPr>
          <w:t>ALE_Script</w:t>
        </w:r>
        <w:proofErr w:type="spellEnd"/>
        <w:r>
          <w:rPr>
            <w:rFonts w:eastAsia="SimSun"/>
            <w:lang w:eastAsia="zh-CN"/>
          </w:rPr>
          <w:t>/</w:t>
        </w:r>
      </w:ins>
      <w:proofErr w:type="spellStart"/>
      <w:r w:rsidR="00AB44C0" w:rsidRPr="00766A2E">
        <w:rPr>
          <w:rFonts w:eastAsia="SimSun"/>
          <w:lang w:eastAsia="zh-CN"/>
        </w:rPr>
        <w:t>ALE_script.conf</w:t>
      </w:r>
      <w:proofErr w:type="spellEnd"/>
      <w:r w:rsidR="00AB44C0" w:rsidRPr="00766A2E">
        <w:rPr>
          <w:rFonts w:eastAsia="SimSun"/>
          <w:lang w:eastAsia="zh-CN"/>
        </w:rPr>
        <w:t xml:space="preserve"> </w:t>
      </w:r>
      <w:r w:rsidR="00150C35" w:rsidRPr="00766A2E">
        <w:rPr>
          <w:rFonts w:eastAsia="SimSun"/>
          <w:lang w:eastAsia="zh-CN"/>
        </w:rPr>
        <w:t>.</w:t>
      </w:r>
      <w:proofErr w:type="gramEnd"/>
    </w:p>
    <w:p w14:paraId="5C48471F" w14:textId="77777777" w:rsidR="00150C35" w:rsidRPr="00766A2E" w:rsidRDefault="00150C35" w:rsidP="004C34CE">
      <w:pPr>
        <w:rPr>
          <w:rFonts w:eastAsia="SimSun"/>
          <w:lang w:eastAsia="zh-CN"/>
        </w:rPr>
        <w:pPrChange w:id="725" w:author="Trebaol Jonathan" w:date="2021-07-29T17:35:00Z">
          <w:pPr/>
        </w:pPrChange>
      </w:pPr>
    </w:p>
    <w:p w14:paraId="402950F8" w14:textId="0AEC07D7" w:rsidR="00150C35" w:rsidRPr="00766A2E" w:rsidRDefault="00150C35" w:rsidP="004C34CE">
      <w:pPr>
        <w:rPr>
          <w:rFonts w:eastAsia="SimSun"/>
          <w:lang w:eastAsia="zh-CN"/>
        </w:rPr>
        <w:pPrChange w:id="726" w:author="Trebaol Jonathan" w:date="2021-07-29T17:35:00Z">
          <w:pPr/>
        </w:pPrChange>
      </w:pPr>
      <w:r w:rsidRPr="00766A2E">
        <w:rPr>
          <w:rFonts w:eastAsia="SimSun"/>
          <w:lang w:eastAsia="zh-CN"/>
        </w:rPr>
        <w:t>Example</w:t>
      </w:r>
      <w:ins w:id="727" w:author="Trebaol Jonathan" w:date="2021-07-29T17:11:00Z">
        <w:r w:rsidR="009926D9">
          <w:rPr>
            <w:rFonts w:eastAsia="SimSun"/>
            <w:lang w:eastAsia="zh-CN"/>
          </w:rPr>
          <w:t xml:space="preserve"> of </w:t>
        </w:r>
        <w:proofErr w:type="spellStart"/>
        <w:r w:rsidR="009926D9">
          <w:rPr>
            <w:rFonts w:eastAsia="SimSun"/>
            <w:lang w:eastAsia="zh-CN"/>
          </w:rPr>
          <w:t>ALE_script.conf</w:t>
        </w:r>
        <w:proofErr w:type="spellEnd"/>
        <w:r w:rsidR="009926D9">
          <w:rPr>
            <w:rFonts w:eastAsia="SimSun"/>
            <w:lang w:eastAsia="zh-CN"/>
          </w:rPr>
          <w:t xml:space="preserve"> content</w:t>
        </w:r>
      </w:ins>
      <w:r w:rsidRPr="00766A2E">
        <w:rPr>
          <w:rFonts w:eastAsia="SimSun"/>
          <w:lang w:eastAsia="zh-CN"/>
        </w:rPr>
        <w:t>:</w:t>
      </w:r>
    </w:p>
    <w:p w14:paraId="5F6D8D2A" w14:textId="30B15920" w:rsidR="00150C35" w:rsidRPr="009926D9" w:rsidRDefault="00150C35" w:rsidP="004C34CE">
      <w:pPr>
        <w:rPr>
          <w:rPrChange w:id="728" w:author="Trebaol Jonathan" w:date="2021-07-29T17:11:00Z">
            <w:rPr>
              <w:rFonts w:asciiTheme="minorHAnsi" w:eastAsia="SimSun" w:hAnsiTheme="minorHAnsi" w:cstheme="minorHAnsi"/>
              <w:lang w:eastAsia="zh-CN"/>
            </w:rPr>
          </w:rPrChange>
        </w:rPr>
        <w:pPrChange w:id="729" w:author="Trebaol Jonathan" w:date="2021-07-29T17:35:00Z">
          <w:pPr/>
        </w:pPrChange>
      </w:pPr>
      <w:r w:rsidRPr="009926D9">
        <w:rPr>
          <w:rPrChange w:id="730" w:author="Trebaol Jonathan" w:date="2021-07-29T17:11:00Z">
            <w:rPr>
              <w:rFonts w:asciiTheme="minorHAnsi" w:eastAsia="SimSun" w:hAnsiTheme="minorHAnsi" w:cstheme="minorHAnsi"/>
              <w:lang w:eastAsia="zh-CN"/>
            </w:rPr>
          </w:rPrChange>
        </w:rPr>
        <w:t>admin,switch,</w:t>
      </w:r>
      <w:r w:rsidR="00255C09" w:rsidRPr="009926D9">
        <w:rPr>
          <w:rPrChange w:id="731" w:author="Trebaol Jonathan" w:date="2021-07-29T17:11:00Z">
            <w:rPr>
              <w:rFonts w:asciiTheme="minorHAnsi" w:eastAsia="SimSun" w:hAnsiTheme="minorHAnsi" w:cstheme="minorHAnsi"/>
              <w:lang w:eastAsia="zh-CN"/>
            </w:rPr>
          </w:rPrChange>
        </w:rPr>
        <w:t>e</w:t>
      </w:r>
      <w:r w:rsidRPr="009926D9">
        <w:rPr>
          <w:rPrChange w:id="732" w:author="Trebaol Jonathan" w:date="2021-07-29T17:11:00Z">
            <w:rPr>
              <w:rFonts w:asciiTheme="minorHAnsi" w:eastAsia="SimSun" w:hAnsiTheme="minorHAnsi" w:cstheme="minorHAnsi"/>
              <w:lang w:eastAsia="zh-CN"/>
            </w:rPr>
          </w:rPrChange>
        </w:rPr>
        <w:t>mail1@al-enterprise.com;</w:t>
      </w:r>
      <w:r w:rsidR="00255C09" w:rsidRPr="009926D9">
        <w:rPr>
          <w:rPrChange w:id="733" w:author="Trebaol Jonathan" w:date="2021-07-29T17:11:00Z">
            <w:rPr>
              <w:rFonts w:asciiTheme="minorHAnsi" w:eastAsia="SimSun" w:hAnsiTheme="minorHAnsi" w:cstheme="minorHAnsi"/>
              <w:lang w:eastAsia="zh-CN"/>
            </w:rPr>
          </w:rPrChange>
        </w:rPr>
        <w:t>e</w:t>
      </w:r>
      <w:r w:rsidRPr="009926D9">
        <w:rPr>
          <w:rPrChange w:id="734" w:author="Trebaol Jonathan" w:date="2021-07-29T17:11:00Z">
            <w:rPr>
              <w:rFonts w:asciiTheme="minorHAnsi" w:eastAsia="SimSun" w:hAnsiTheme="minorHAnsi" w:cstheme="minorHAnsi"/>
              <w:lang w:eastAsia="zh-CN"/>
            </w:rPr>
          </w:rPrChange>
        </w:rPr>
        <w:t>mail2@al-enterprise.com,59fe823c15xxxxxxxxxxxx4feef59a@openrainbow.com,sender@gmail.com,pass_mail_sender,10.130.7.14,support,Letacla01*,Letacla01*,6573953192,,,</w:t>
      </w:r>
    </w:p>
    <w:p w14:paraId="4930B085" w14:textId="6BF0BC80" w:rsidR="00150C35" w:rsidRPr="00766A2E" w:rsidRDefault="00150C35" w:rsidP="004C34CE">
      <w:pPr>
        <w:rPr>
          <w:rFonts w:eastAsia="SimSun"/>
          <w:lang w:eastAsia="zh-CN"/>
        </w:rPr>
        <w:pPrChange w:id="735" w:author="Trebaol Jonathan" w:date="2021-07-29T17:35:00Z">
          <w:pPr/>
        </w:pPrChange>
      </w:pPr>
    </w:p>
    <w:p w14:paraId="0D7C60B5" w14:textId="16F4CB1B" w:rsidR="00150C35" w:rsidDel="009926D9" w:rsidRDefault="00150C35" w:rsidP="004C34CE">
      <w:pPr>
        <w:rPr>
          <w:del w:id="736" w:author="Trebaol Jonathan" w:date="2021-07-29T17:13:00Z"/>
          <w:rFonts w:eastAsia="SimSun"/>
          <w:lang w:eastAsia="zh-CN"/>
        </w:rPr>
        <w:pPrChange w:id="737" w:author="Trebaol Jonathan" w:date="2021-07-29T17:35:00Z">
          <w:pPr/>
        </w:pPrChange>
      </w:pPr>
      <w:r w:rsidRPr="00766A2E">
        <w:rPr>
          <w:rFonts w:eastAsia="SimSun"/>
          <w:lang w:eastAsia="zh-CN"/>
        </w:rPr>
        <w:t xml:space="preserve">This structure file is </w:t>
      </w:r>
      <w:del w:id="738" w:author="Trebaol Jonathan" w:date="2021-07-29T17:12:00Z">
        <w:r w:rsidR="005A7C3C" w:rsidRPr="00766A2E" w:rsidDel="009926D9">
          <w:rPr>
            <w:rFonts w:eastAsia="SimSun"/>
            <w:lang w:eastAsia="zh-CN"/>
          </w:rPr>
          <w:delText>defined</w:delText>
        </w:r>
        <w:r w:rsidRPr="00766A2E" w:rsidDel="009926D9">
          <w:rPr>
            <w:rFonts w:eastAsia="SimSun"/>
            <w:lang w:eastAsia="zh-CN"/>
          </w:rPr>
          <w:delText xml:space="preserve"> by boxes</w:delText>
        </w:r>
      </w:del>
      <w:ins w:id="739" w:author="Trebaol Jonathan" w:date="2021-07-29T17:12:00Z">
        <w:r w:rsidR="009926D9">
          <w:rPr>
            <w:rFonts w:eastAsia="SimSun"/>
            <w:lang w:eastAsia="zh-CN"/>
          </w:rPr>
          <w:t>a list</w:t>
        </w:r>
      </w:ins>
      <w:r w:rsidRPr="00766A2E">
        <w:rPr>
          <w:rFonts w:eastAsia="SimSun"/>
          <w:lang w:eastAsia="zh-CN"/>
        </w:rPr>
        <w:t xml:space="preserve">, </w:t>
      </w:r>
      <w:del w:id="740" w:author="Trebaol Jonathan" w:date="2021-07-29T17:12:00Z">
        <w:r w:rsidRPr="00766A2E" w:rsidDel="009926D9">
          <w:rPr>
            <w:rFonts w:eastAsia="SimSun"/>
            <w:lang w:eastAsia="zh-CN"/>
          </w:rPr>
          <w:delText xml:space="preserve">each </w:delText>
        </w:r>
        <w:r w:rsidR="00D3016E" w:rsidRPr="00254CDB" w:rsidDel="009926D9">
          <w:rPr>
            <w:rFonts w:eastAsia="SimSun"/>
            <w:lang w:eastAsia="zh-CN"/>
          </w:rPr>
          <w:delText>box</w:delText>
        </w:r>
      </w:del>
      <w:ins w:id="741" w:author="Trebaol Jonathan" w:date="2021-07-29T17:12:00Z">
        <w:r w:rsidR="009926D9">
          <w:rPr>
            <w:rFonts w:eastAsia="SimSun"/>
            <w:lang w:eastAsia="zh-CN"/>
          </w:rPr>
          <w:t>each data</w:t>
        </w:r>
      </w:ins>
      <w:r w:rsidRPr="00766A2E">
        <w:rPr>
          <w:rFonts w:eastAsia="SimSun"/>
          <w:lang w:eastAsia="zh-CN"/>
        </w:rPr>
        <w:t xml:space="preserve"> </w:t>
      </w:r>
      <w:r w:rsidR="00D3016E">
        <w:rPr>
          <w:rFonts w:eastAsia="SimSun"/>
          <w:lang w:eastAsia="zh-CN"/>
        </w:rPr>
        <w:t>is</w:t>
      </w:r>
      <w:r w:rsidRPr="00766A2E">
        <w:rPr>
          <w:rFonts w:eastAsia="SimSun"/>
          <w:lang w:eastAsia="zh-CN"/>
        </w:rPr>
        <w:t xml:space="preserve"> separate</w:t>
      </w:r>
      <w:ins w:id="742" w:author="Trebaol Jonathan" w:date="2021-07-29T17:12:00Z">
        <w:r w:rsidR="009926D9">
          <w:rPr>
            <w:rFonts w:eastAsia="SimSun"/>
            <w:lang w:eastAsia="zh-CN"/>
          </w:rPr>
          <w:t>d</w:t>
        </w:r>
      </w:ins>
      <w:r w:rsidRPr="00766A2E">
        <w:rPr>
          <w:rFonts w:eastAsia="SimSun"/>
          <w:lang w:eastAsia="zh-CN"/>
        </w:rPr>
        <w:t xml:space="preserve"> by ‘,’</w:t>
      </w:r>
      <w:ins w:id="743" w:author="Trebaol Jonathan" w:date="2021-07-29T17:13:00Z">
        <w:r w:rsidR="009926D9">
          <w:rPr>
            <w:rFonts w:eastAsia="SimSun"/>
            <w:lang w:eastAsia="zh-CN"/>
          </w:rPr>
          <w:t>:</w:t>
        </w:r>
      </w:ins>
      <w:del w:id="744" w:author="Trebaol Jonathan" w:date="2021-07-29T17:13:00Z">
        <w:r w:rsidRPr="00766A2E" w:rsidDel="009926D9">
          <w:rPr>
            <w:rFonts w:eastAsia="SimSun"/>
            <w:lang w:eastAsia="zh-CN"/>
          </w:rPr>
          <w:delText xml:space="preserve">. </w:delText>
        </w:r>
      </w:del>
    </w:p>
    <w:p w14:paraId="2D709FA1" w14:textId="1AF18650" w:rsidR="00150C35" w:rsidRPr="009926D9" w:rsidDel="009926D9" w:rsidRDefault="00150C35" w:rsidP="004C34CE">
      <w:pPr>
        <w:rPr>
          <w:del w:id="745" w:author="Trebaol Jonathan" w:date="2021-07-29T17:13:00Z"/>
          <w:rFonts w:eastAsia="SimSun"/>
          <w:lang w:eastAsia="zh-CN"/>
          <w:rPrChange w:id="746" w:author="Trebaol Jonathan" w:date="2021-07-29T17:13:00Z">
            <w:rPr>
              <w:del w:id="747" w:author="Trebaol Jonathan" w:date="2021-07-29T17:13:00Z"/>
              <w:rFonts w:eastAsia="SimSun"/>
              <w:lang w:eastAsia="zh-CN"/>
            </w:rPr>
          </w:rPrChange>
        </w:rPr>
        <w:pPrChange w:id="748" w:author="Trebaol Jonathan" w:date="2021-07-29T17:35:00Z">
          <w:pPr/>
        </w:pPrChange>
      </w:pPr>
      <w:del w:id="749" w:author="Trebaol Jonathan" w:date="2021-07-29T17:12:00Z">
        <w:r w:rsidRPr="009926D9" w:rsidDel="009926D9">
          <w:rPr>
            <w:rFonts w:eastAsia="SimSun"/>
            <w:lang w:eastAsia="zh-CN"/>
            <w:rPrChange w:id="750" w:author="Trebaol Jonathan" w:date="2021-07-29T17:13:00Z">
              <w:rPr>
                <w:rFonts w:eastAsia="SimSun"/>
                <w:lang w:eastAsia="zh-CN"/>
              </w:rPr>
            </w:rPrChange>
          </w:rPr>
          <w:delText>Here the compositions of each bo</w:delText>
        </w:r>
        <w:r w:rsidR="00D3016E" w:rsidRPr="009926D9" w:rsidDel="009926D9">
          <w:rPr>
            <w:rFonts w:eastAsia="SimSun"/>
            <w:lang w:eastAsia="zh-CN"/>
            <w:rPrChange w:id="751" w:author="Trebaol Jonathan" w:date="2021-07-29T17:13:00Z">
              <w:rPr>
                <w:rFonts w:eastAsia="SimSun"/>
                <w:lang w:eastAsia="zh-CN"/>
              </w:rPr>
            </w:rPrChange>
          </w:rPr>
          <w:delText>x</w:delText>
        </w:r>
      </w:del>
      <w:del w:id="752" w:author="Trebaol Jonathan" w:date="2021-07-29T17:13:00Z">
        <w:r w:rsidRPr="009926D9" w:rsidDel="009926D9">
          <w:rPr>
            <w:rFonts w:eastAsia="SimSun"/>
            <w:lang w:eastAsia="zh-CN"/>
            <w:rPrChange w:id="753" w:author="Trebaol Jonathan" w:date="2021-07-29T17:13:00Z">
              <w:rPr>
                <w:rFonts w:eastAsia="SimSun"/>
                <w:lang w:eastAsia="zh-CN"/>
              </w:rPr>
            </w:rPrChange>
          </w:rPr>
          <w:delText>:</w:delText>
        </w:r>
      </w:del>
    </w:p>
    <w:p w14:paraId="5B00CEB5" w14:textId="4AAFFCFF" w:rsidR="00255C09" w:rsidRPr="009926D9" w:rsidRDefault="00255C09" w:rsidP="004C34CE">
      <w:pPr>
        <w:rPr>
          <w:rFonts w:eastAsia="SimSun"/>
          <w:lang w:eastAsia="zh-CN"/>
          <w:rPrChange w:id="754" w:author="Trebaol Jonathan" w:date="2021-07-29T17:13:00Z">
            <w:rPr>
              <w:rFonts w:eastAsia="SimSun"/>
              <w:lang w:eastAsia="zh-CN"/>
            </w:rPr>
          </w:rPrChange>
        </w:rPr>
        <w:pPrChange w:id="755" w:author="Trebaol Jonathan" w:date="2021-07-29T17:35:00Z">
          <w:pPr/>
        </w:pPrChange>
      </w:pPr>
      <w:del w:id="756" w:author="Trebaol Jonathan" w:date="2021-07-29T17:13:00Z">
        <w:r w:rsidRPr="009926D9" w:rsidDel="009926D9">
          <w:rPr>
            <w:rFonts w:eastAsia="SimSun"/>
            <w:lang w:eastAsia="zh-CN"/>
            <w:rPrChange w:id="757" w:author="Trebaol Jonathan" w:date="2021-07-29T17:13:00Z">
              <w:rPr>
                <w:rFonts w:eastAsia="SimSun"/>
                <w:lang w:eastAsia="zh-CN"/>
              </w:rPr>
            </w:rPrChange>
          </w:rPr>
          <w:delText>Switches login</w:delText>
        </w:r>
      </w:del>
    </w:p>
    <w:p w14:paraId="1D56AD4C" w14:textId="7F2EFF49" w:rsidR="00255C09" w:rsidRPr="009926D9" w:rsidRDefault="00255C09" w:rsidP="004C34CE">
      <w:pPr>
        <w:pStyle w:val="Paragraphedeliste"/>
        <w:numPr>
          <w:ilvl w:val="0"/>
          <w:numId w:val="90"/>
        </w:numPr>
        <w:rPr>
          <w:ins w:id="758" w:author="Trebaol Jonathan" w:date="2021-07-29T17:13:00Z"/>
          <w:lang w:eastAsia="zh-CN"/>
          <w:rPrChange w:id="759" w:author="Trebaol Jonathan" w:date="2021-07-29T17:13:00Z">
            <w:rPr>
              <w:ins w:id="760" w:author="Trebaol Jonathan" w:date="2021-07-29T17:13:00Z"/>
              <w:rFonts w:asciiTheme="minorHAnsi" w:eastAsia="SimSun" w:hAnsiTheme="minorHAnsi" w:cstheme="minorHAnsi"/>
              <w:lang w:eastAsia="zh-CN"/>
            </w:rPr>
          </w:rPrChange>
        </w:rPr>
        <w:pPrChange w:id="761" w:author="Trebaol Jonathan" w:date="2021-07-29T17:35:00Z">
          <w:pPr/>
        </w:pPrChange>
      </w:pPr>
      <w:r w:rsidRPr="00766A2E">
        <w:rPr>
          <w:lang w:eastAsia="zh-CN"/>
        </w:rPr>
        <w:t xml:space="preserve">Switches </w:t>
      </w:r>
      <w:del w:id="762" w:author="Trebaol Jonathan" w:date="2021-07-29T17:13:00Z">
        <w:r w:rsidRPr="00766A2E" w:rsidDel="009926D9">
          <w:rPr>
            <w:lang w:eastAsia="zh-CN"/>
          </w:rPr>
          <w:delText>password</w:delText>
        </w:r>
      </w:del>
      <w:ins w:id="763" w:author="Trebaol Jonathan" w:date="2021-07-29T17:13:00Z">
        <w:r w:rsidR="009926D9">
          <w:rPr>
            <w:lang w:eastAsia="zh-CN"/>
          </w:rPr>
          <w:t>Login</w:t>
        </w:r>
      </w:ins>
    </w:p>
    <w:p w14:paraId="255350DC" w14:textId="04E9B6DC" w:rsidR="009926D9" w:rsidRPr="009926D9" w:rsidRDefault="009926D9" w:rsidP="004C34CE">
      <w:pPr>
        <w:pStyle w:val="Paragraphedeliste"/>
        <w:numPr>
          <w:ilvl w:val="0"/>
          <w:numId w:val="90"/>
        </w:numPr>
        <w:rPr>
          <w:lang w:eastAsia="zh-CN"/>
          <w:rPrChange w:id="764" w:author="Trebaol Jonathan" w:date="2021-07-29T17:13:00Z">
            <w:rPr>
              <w:rFonts w:asciiTheme="minorHAnsi" w:eastAsia="SimSun" w:hAnsiTheme="minorHAnsi" w:cstheme="minorHAnsi"/>
              <w:lang w:eastAsia="zh-CN"/>
            </w:rPr>
          </w:rPrChange>
        </w:rPr>
        <w:pPrChange w:id="765" w:author="Trebaol Jonathan" w:date="2021-07-29T17:35:00Z">
          <w:pPr>
            <w:pStyle w:val="Paragraphedeliste"/>
            <w:numPr>
              <w:numId w:val="90"/>
            </w:numPr>
            <w:ind w:hanging="360"/>
          </w:pPr>
        </w:pPrChange>
      </w:pPr>
      <w:ins w:id="766" w:author="Trebaol Jonathan" w:date="2021-07-29T17:13:00Z">
        <w:r w:rsidRPr="009926D9">
          <w:rPr>
            <w:lang w:eastAsia="zh-CN"/>
            <w:rPrChange w:id="767" w:author="Trebaol Jonathan" w:date="2021-07-29T17:13:00Z">
              <w:rPr>
                <w:rFonts w:asciiTheme="minorHAnsi" w:eastAsia="SimSun" w:hAnsiTheme="minorHAnsi" w:cstheme="minorHAnsi"/>
                <w:lang w:eastAsia="zh-CN"/>
              </w:rPr>
            </w:rPrChange>
          </w:rPr>
          <w:t>S</w:t>
        </w:r>
        <w:r w:rsidRPr="009926D9">
          <w:rPr>
            <w:lang w:eastAsia="zh-CN"/>
            <w:rPrChange w:id="768" w:author="Trebaol Jonathan" w:date="2021-07-29T17:13:00Z">
              <w:rPr>
                <w:rFonts w:asciiTheme="minorHAnsi" w:eastAsia="SimSun" w:hAnsiTheme="minorHAnsi" w:cstheme="minorHAnsi"/>
                <w:lang w:eastAsia="zh-CN"/>
              </w:rPr>
            </w:rPrChange>
          </w:rPr>
          <w:t>w</w:t>
        </w:r>
        <w:r w:rsidRPr="009926D9">
          <w:rPr>
            <w:lang w:eastAsia="zh-CN"/>
            <w:rPrChange w:id="769" w:author="Trebaol Jonathan" w:date="2021-07-29T17:13:00Z">
              <w:rPr>
                <w:rFonts w:asciiTheme="minorHAnsi" w:eastAsia="SimSun" w:hAnsiTheme="minorHAnsi" w:cstheme="minorHAnsi"/>
                <w:lang w:eastAsia="zh-CN"/>
              </w:rPr>
            </w:rPrChange>
          </w:rPr>
          <w:t>i</w:t>
        </w:r>
        <w:r w:rsidRPr="009926D9">
          <w:rPr>
            <w:lang w:eastAsia="zh-CN"/>
            <w:rPrChange w:id="770" w:author="Trebaol Jonathan" w:date="2021-07-29T17:13:00Z">
              <w:rPr>
                <w:rFonts w:asciiTheme="minorHAnsi" w:eastAsia="SimSun" w:hAnsiTheme="minorHAnsi" w:cstheme="minorHAnsi"/>
                <w:lang w:eastAsia="zh-CN"/>
              </w:rPr>
            </w:rPrChange>
          </w:rPr>
          <w:t>t</w:t>
        </w:r>
        <w:r w:rsidRPr="009926D9">
          <w:rPr>
            <w:lang w:eastAsia="zh-CN"/>
            <w:rPrChange w:id="771" w:author="Trebaol Jonathan" w:date="2021-07-29T17:13:00Z">
              <w:rPr>
                <w:rFonts w:asciiTheme="minorHAnsi" w:eastAsia="SimSun" w:hAnsiTheme="minorHAnsi" w:cstheme="minorHAnsi"/>
                <w:lang w:eastAsia="zh-CN"/>
              </w:rPr>
            </w:rPrChange>
          </w:rPr>
          <w:t>c</w:t>
        </w:r>
        <w:r w:rsidRPr="009926D9">
          <w:rPr>
            <w:lang w:eastAsia="zh-CN"/>
            <w:rPrChange w:id="772" w:author="Trebaol Jonathan" w:date="2021-07-29T17:13:00Z">
              <w:rPr>
                <w:rFonts w:asciiTheme="minorHAnsi" w:eastAsia="SimSun" w:hAnsiTheme="minorHAnsi" w:cstheme="minorHAnsi"/>
                <w:lang w:eastAsia="zh-CN"/>
              </w:rPr>
            </w:rPrChange>
          </w:rPr>
          <w:t>h</w:t>
        </w:r>
        <w:r w:rsidRPr="009926D9">
          <w:rPr>
            <w:lang w:eastAsia="zh-CN"/>
            <w:rPrChange w:id="773" w:author="Trebaol Jonathan" w:date="2021-07-29T17:13:00Z">
              <w:rPr>
                <w:rFonts w:asciiTheme="minorHAnsi" w:eastAsia="SimSun" w:hAnsiTheme="minorHAnsi" w:cstheme="minorHAnsi"/>
                <w:lang w:eastAsia="zh-CN"/>
              </w:rPr>
            </w:rPrChange>
          </w:rPr>
          <w:t>e</w:t>
        </w:r>
        <w:r w:rsidRPr="009926D9">
          <w:rPr>
            <w:lang w:eastAsia="zh-CN"/>
            <w:rPrChange w:id="774" w:author="Trebaol Jonathan" w:date="2021-07-29T17:13:00Z">
              <w:rPr>
                <w:rFonts w:asciiTheme="minorHAnsi" w:eastAsia="SimSun" w:hAnsiTheme="minorHAnsi" w:cstheme="minorHAnsi"/>
                <w:lang w:eastAsia="zh-CN"/>
              </w:rPr>
            </w:rPrChange>
          </w:rPr>
          <w:t>s</w:t>
        </w:r>
        <w:r w:rsidRPr="009926D9">
          <w:rPr>
            <w:lang w:eastAsia="zh-CN"/>
            <w:rPrChange w:id="775" w:author="Trebaol Jonathan" w:date="2021-07-29T17:13:00Z">
              <w:rPr>
                <w:rFonts w:asciiTheme="minorHAnsi" w:eastAsia="SimSun" w:hAnsiTheme="minorHAnsi" w:cstheme="minorHAnsi"/>
                <w:lang w:eastAsia="zh-CN"/>
              </w:rPr>
            </w:rPrChange>
          </w:rPr>
          <w:t xml:space="preserve"> </w:t>
        </w:r>
        <w:r w:rsidRPr="009926D9">
          <w:rPr>
            <w:lang w:eastAsia="zh-CN"/>
            <w:rPrChange w:id="776" w:author="Trebaol Jonathan" w:date="2021-07-29T17:13:00Z">
              <w:rPr>
                <w:rFonts w:asciiTheme="minorHAnsi" w:hAnsiTheme="minorHAnsi" w:cstheme="minorHAnsi"/>
                <w:lang w:eastAsia="zh-CN"/>
              </w:rPr>
            </w:rPrChange>
          </w:rPr>
          <w:t>P</w:t>
        </w:r>
        <w:r w:rsidRPr="009926D9">
          <w:rPr>
            <w:lang w:eastAsia="zh-CN"/>
            <w:rPrChange w:id="777" w:author="Trebaol Jonathan" w:date="2021-07-29T17:13:00Z">
              <w:rPr>
                <w:rFonts w:asciiTheme="minorHAnsi" w:hAnsiTheme="minorHAnsi" w:cstheme="minorHAnsi"/>
                <w:lang w:eastAsia="zh-CN"/>
              </w:rPr>
            </w:rPrChange>
          </w:rPr>
          <w:t>a</w:t>
        </w:r>
        <w:r w:rsidRPr="009926D9">
          <w:rPr>
            <w:lang w:eastAsia="zh-CN"/>
            <w:rPrChange w:id="778" w:author="Trebaol Jonathan" w:date="2021-07-29T17:13:00Z">
              <w:rPr>
                <w:rFonts w:asciiTheme="minorHAnsi" w:hAnsiTheme="minorHAnsi" w:cstheme="minorHAnsi"/>
                <w:lang w:eastAsia="zh-CN"/>
              </w:rPr>
            </w:rPrChange>
          </w:rPr>
          <w:t>s</w:t>
        </w:r>
        <w:r w:rsidRPr="009926D9">
          <w:rPr>
            <w:lang w:eastAsia="zh-CN"/>
            <w:rPrChange w:id="779" w:author="Trebaol Jonathan" w:date="2021-07-29T17:13:00Z">
              <w:rPr>
                <w:rFonts w:asciiTheme="minorHAnsi" w:hAnsiTheme="minorHAnsi" w:cstheme="minorHAnsi"/>
                <w:lang w:eastAsia="zh-CN"/>
              </w:rPr>
            </w:rPrChange>
          </w:rPr>
          <w:t>s</w:t>
        </w:r>
        <w:r w:rsidRPr="009926D9">
          <w:rPr>
            <w:lang w:eastAsia="zh-CN"/>
            <w:rPrChange w:id="780" w:author="Trebaol Jonathan" w:date="2021-07-29T17:13:00Z">
              <w:rPr>
                <w:rFonts w:asciiTheme="minorHAnsi" w:hAnsiTheme="minorHAnsi" w:cstheme="minorHAnsi"/>
                <w:lang w:eastAsia="zh-CN"/>
              </w:rPr>
            </w:rPrChange>
          </w:rPr>
          <w:t>w</w:t>
        </w:r>
        <w:r w:rsidRPr="009926D9">
          <w:rPr>
            <w:lang w:eastAsia="zh-CN"/>
            <w:rPrChange w:id="781" w:author="Trebaol Jonathan" w:date="2021-07-29T17:13:00Z">
              <w:rPr>
                <w:rFonts w:asciiTheme="minorHAnsi" w:hAnsiTheme="minorHAnsi" w:cstheme="minorHAnsi"/>
                <w:lang w:eastAsia="zh-CN"/>
              </w:rPr>
            </w:rPrChange>
          </w:rPr>
          <w:t>o</w:t>
        </w:r>
        <w:r w:rsidRPr="009926D9">
          <w:rPr>
            <w:lang w:eastAsia="zh-CN"/>
            <w:rPrChange w:id="782" w:author="Trebaol Jonathan" w:date="2021-07-29T17:13:00Z">
              <w:rPr>
                <w:rFonts w:asciiTheme="minorHAnsi" w:hAnsiTheme="minorHAnsi" w:cstheme="minorHAnsi"/>
                <w:lang w:eastAsia="zh-CN"/>
              </w:rPr>
            </w:rPrChange>
          </w:rPr>
          <w:t>r</w:t>
        </w:r>
        <w:r w:rsidRPr="009926D9">
          <w:rPr>
            <w:lang w:eastAsia="zh-CN"/>
            <w:rPrChange w:id="783" w:author="Trebaol Jonathan" w:date="2021-07-29T17:13:00Z">
              <w:rPr>
                <w:rFonts w:asciiTheme="minorHAnsi" w:hAnsiTheme="minorHAnsi" w:cstheme="minorHAnsi"/>
                <w:lang w:eastAsia="zh-CN"/>
              </w:rPr>
            </w:rPrChange>
          </w:rPr>
          <w:t>d</w:t>
        </w:r>
      </w:ins>
    </w:p>
    <w:p w14:paraId="5BF3B360" w14:textId="0ED055BA" w:rsidR="00255C09" w:rsidRPr="009926D9" w:rsidRDefault="00255C09" w:rsidP="004C34CE">
      <w:pPr>
        <w:pStyle w:val="Paragraphedeliste"/>
        <w:numPr>
          <w:ilvl w:val="0"/>
          <w:numId w:val="90"/>
        </w:numPr>
        <w:rPr>
          <w:lang w:eastAsia="zh-CN"/>
          <w:rPrChange w:id="784" w:author="Trebaol Jonathan" w:date="2021-07-29T17:13:00Z">
            <w:rPr>
              <w:rFonts w:asciiTheme="minorHAnsi" w:eastAsia="SimSun" w:hAnsiTheme="minorHAnsi" w:cstheme="minorHAnsi"/>
              <w:lang w:eastAsia="zh-CN"/>
            </w:rPr>
          </w:rPrChange>
        </w:rPr>
        <w:pPrChange w:id="785" w:author="Trebaol Jonathan" w:date="2021-07-29T17:35:00Z">
          <w:pPr>
            <w:pStyle w:val="Paragraphedeliste"/>
            <w:numPr>
              <w:numId w:val="90"/>
            </w:numPr>
            <w:ind w:hanging="360"/>
          </w:pPr>
        </w:pPrChange>
      </w:pPr>
      <w:r w:rsidRPr="00766A2E">
        <w:rPr>
          <w:lang w:eastAsia="zh-CN"/>
        </w:rPr>
        <w:t xml:space="preserve">Admin </w:t>
      </w:r>
      <w:proofErr w:type="gramStart"/>
      <w:r w:rsidRPr="00766A2E">
        <w:rPr>
          <w:lang w:eastAsia="zh-CN"/>
        </w:rPr>
        <w:t>emails( if</w:t>
      </w:r>
      <w:proofErr w:type="gramEnd"/>
      <w:r w:rsidRPr="00766A2E">
        <w:rPr>
          <w:lang w:eastAsia="zh-CN"/>
        </w:rPr>
        <w:t xml:space="preserve"> more than 1 email  separate each by ‘;’)</w:t>
      </w:r>
    </w:p>
    <w:p w14:paraId="6B05A22D" w14:textId="02829832" w:rsidR="00255C09" w:rsidRPr="009926D9" w:rsidRDefault="00255C09" w:rsidP="004C34CE">
      <w:pPr>
        <w:pStyle w:val="Paragraphedeliste"/>
        <w:numPr>
          <w:ilvl w:val="0"/>
          <w:numId w:val="90"/>
        </w:numPr>
        <w:rPr>
          <w:lang w:eastAsia="zh-CN"/>
          <w:rPrChange w:id="786" w:author="Trebaol Jonathan" w:date="2021-07-29T17:13:00Z">
            <w:rPr>
              <w:rFonts w:asciiTheme="minorHAnsi" w:eastAsia="SimSun" w:hAnsiTheme="minorHAnsi" w:cstheme="minorHAnsi"/>
              <w:lang w:eastAsia="zh-CN"/>
            </w:rPr>
          </w:rPrChange>
        </w:rPr>
        <w:pPrChange w:id="787" w:author="Trebaol Jonathan" w:date="2021-07-29T17:35:00Z">
          <w:pPr>
            <w:pStyle w:val="Paragraphedeliste"/>
            <w:numPr>
              <w:numId w:val="90"/>
            </w:numPr>
            <w:ind w:hanging="360"/>
          </w:pPr>
        </w:pPrChange>
      </w:pPr>
      <w:r w:rsidRPr="00766A2E">
        <w:rPr>
          <w:lang w:eastAsia="zh-CN"/>
        </w:rPr>
        <w:t>Rainbow JID</w:t>
      </w:r>
    </w:p>
    <w:p w14:paraId="67157806" w14:textId="553B519A" w:rsidR="00255C09" w:rsidRPr="009926D9" w:rsidRDefault="00255C09" w:rsidP="004C34CE">
      <w:pPr>
        <w:pStyle w:val="Paragraphedeliste"/>
        <w:numPr>
          <w:ilvl w:val="0"/>
          <w:numId w:val="90"/>
        </w:numPr>
        <w:rPr>
          <w:lang w:eastAsia="zh-CN"/>
          <w:rPrChange w:id="788" w:author="Trebaol Jonathan" w:date="2021-07-29T17:13:00Z">
            <w:rPr>
              <w:rFonts w:asciiTheme="minorHAnsi" w:eastAsia="SimSun" w:hAnsiTheme="minorHAnsi" w:cstheme="minorHAnsi"/>
              <w:lang w:eastAsia="zh-CN"/>
            </w:rPr>
          </w:rPrChange>
        </w:rPr>
        <w:pPrChange w:id="789" w:author="Trebaol Jonathan" w:date="2021-07-29T17:35:00Z">
          <w:pPr>
            <w:pStyle w:val="Paragraphedeliste"/>
            <w:numPr>
              <w:numId w:val="90"/>
            </w:numPr>
            <w:ind w:hanging="360"/>
          </w:pPr>
        </w:pPrChange>
      </w:pPr>
      <w:r w:rsidRPr="00766A2E">
        <w:rPr>
          <w:lang w:eastAsia="zh-CN"/>
        </w:rPr>
        <w:t>Email use</w:t>
      </w:r>
      <w:ins w:id="790" w:author="Trebaol Jonathan" w:date="2021-07-29T17:14:00Z">
        <w:r w:rsidR="009926D9">
          <w:rPr>
            <w:lang w:eastAsia="zh-CN"/>
          </w:rPr>
          <w:t>d</w:t>
        </w:r>
      </w:ins>
      <w:r w:rsidRPr="00766A2E">
        <w:rPr>
          <w:lang w:eastAsia="zh-CN"/>
        </w:rPr>
        <w:t xml:space="preserve"> </w:t>
      </w:r>
      <w:del w:id="791" w:author="Trebaol Jonathan" w:date="2021-07-29T17:14:00Z">
        <w:r w:rsidRPr="00766A2E" w:rsidDel="009926D9">
          <w:rPr>
            <w:lang w:eastAsia="zh-CN"/>
          </w:rPr>
          <w:delText>to send</w:delText>
        </w:r>
      </w:del>
      <w:ins w:id="792" w:author="Trebaol Jonathan" w:date="2021-07-29T17:14:00Z">
        <w:r w:rsidR="009926D9">
          <w:rPr>
            <w:lang w:eastAsia="zh-CN"/>
          </w:rPr>
          <w:t>for sending</w:t>
        </w:r>
      </w:ins>
      <w:r w:rsidRPr="00766A2E">
        <w:rPr>
          <w:lang w:eastAsia="zh-CN"/>
        </w:rPr>
        <w:t xml:space="preserve"> </w:t>
      </w:r>
      <w:del w:id="793" w:author="Trebaol Jonathan" w:date="2021-07-29T17:14:00Z">
        <w:r w:rsidRPr="00766A2E" w:rsidDel="009926D9">
          <w:rPr>
            <w:lang w:eastAsia="zh-CN"/>
          </w:rPr>
          <w:delText>requests ,</w:delText>
        </w:r>
      </w:del>
      <w:r w:rsidRPr="00766A2E">
        <w:rPr>
          <w:lang w:eastAsia="zh-CN"/>
        </w:rPr>
        <w:t>logs</w:t>
      </w:r>
      <w:ins w:id="794" w:author="Trebaol Jonathan" w:date="2021-07-29T17:14:00Z">
        <w:r w:rsidR="009926D9">
          <w:rPr>
            <w:lang w:eastAsia="zh-CN"/>
          </w:rPr>
          <w:t xml:space="preserve"> and</w:t>
        </w:r>
      </w:ins>
      <w:del w:id="795" w:author="Trebaol Jonathan" w:date="2021-07-29T17:14:00Z">
        <w:r w:rsidRPr="00766A2E" w:rsidDel="009926D9">
          <w:rPr>
            <w:lang w:eastAsia="zh-CN"/>
          </w:rPr>
          <w:delText>,</w:delText>
        </w:r>
      </w:del>
      <w:r w:rsidRPr="00766A2E">
        <w:rPr>
          <w:lang w:eastAsia="zh-CN"/>
        </w:rPr>
        <w:t xml:space="preserve"> notifications</w:t>
      </w:r>
    </w:p>
    <w:p w14:paraId="398005E1" w14:textId="4F0DACAC" w:rsidR="00255C09" w:rsidRPr="009926D9" w:rsidRDefault="00255C09" w:rsidP="004C34CE">
      <w:pPr>
        <w:pStyle w:val="Paragraphedeliste"/>
        <w:numPr>
          <w:ilvl w:val="0"/>
          <w:numId w:val="90"/>
        </w:numPr>
        <w:rPr>
          <w:lang w:eastAsia="zh-CN"/>
          <w:rPrChange w:id="796" w:author="Trebaol Jonathan" w:date="2021-07-29T17:13:00Z">
            <w:rPr>
              <w:rFonts w:asciiTheme="minorHAnsi" w:eastAsia="SimSun" w:hAnsiTheme="minorHAnsi" w:cstheme="minorHAnsi"/>
              <w:lang w:eastAsia="zh-CN"/>
            </w:rPr>
          </w:rPrChange>
        </w:rPr>
        <w:pPrChange w:id="797" w:author="Trebaol Jonathan" w:date="2021-07-29T17:35:00Z">
          <w:pPr>
            <w:pStyle w:val="Paragraphedeliste"/>
            <w:numPr>
              <w:numId w:val="90"/>
            </w:numPr>
            <w:ind w:hanging="360"/>
          </w:pPr>
        </w:pPrChange>
      </w:pPr>
      <w:r w:rsidRPr="00766A2E">
        <w:rPr>
          <w:lang w:eastAsia="zh-CN"/>
        </w:rPr>
        <w:t>Ip address of the Debian Server.</w:t>
      </w:r>
    </w:p>
    <w:p w14:paraId="3A39F281" w14:textId="77777777" w:rsidR="009926D9" w:rsidRDefault="00255C09" w:rsidP="004C34CE">
      <w:pPr>
        <w:pStyle w:val="Paragraphedeliste"/>
        <w:numPr>
          <w:ilvl w:val="0"/>
          <w:numId w:val="90"/>
        </w:numPr>
        <w:rPr>
          <w:ins w:id="798" w:author="Trebaol Jonathan" w:date="2021-07-29T17:14:00Z"/>
          <w:lang w:eastAsia="zh-CN"/>
        </w:rPr>
        <w:pPrChange w:id="799" w:author="Trebaol Jonathan" w:date="2021-07-29T17:35:00Z">
          <w:pPr>
            <w:pStyle w:val="Paragraphedeliste"/>
            <w:numPr>
              <w:numId w:val="90"/>
            </w:numPr>
            <w:ind w:hanging="360"/>
          </w:pPr>
        </w:pPrChange>
      </w:pPr>
      <w:r w:rsidRPr="00766A2E">
        <w:rPr>
          <w:lang w:eastAsia="zh-CN"/>
        </w:rPr>
        <w:t>If AP are use</w:t>
      </w:r>
      <w:ins w:id="800" w:author="Trebaol Jonathan" w:date="2021-07-29T17:14:00Z">
        <w:r w:rsidR="009926D9">
          <w:rPr>
            <w:lang w:eastAsia="zh-CN"/>
          </w:rPr>
          <w:t>d:</w:t>
        </w:r>
      </w:ins>
    </w:p>
    <w:p w14:paraId="5AA63101" w14:textId="664E4394" w:rsidR="00255C09" w:rsidDel="009926D9" w:rsidRDefault="00255C09" w:rsidP="004C34CE">
      <w:pPr>
        <w:pStyle w:val="Paragraphedeliste"/>
        <w:rPr>
          <w:del w:id="801" w:author="Trebaol Jonathan" w:date="2021-07-29T17:14:00Z"/>
          <w:lang w:eastAsia="zh-CN"/>
        </w:rPr>
        <w:pPrChange w:id="802" w:author="Trebaol Jonathan" w:date="2021-07-29T17:35:00Z">
          <w:pPr>
            <w:pStyle w:val="Paragraphedeliste"/>
            <w:numPr>
              <w:numId w:val="90"/>
            </w:numPr>
            <w:ind w:hanging="360"/>
          </w:pPr>
        </w:pPrChange>
      </w:pPr>
      <w:del w:id="803" w:author="Trebaol Jonathan" w:date="2021-07-29T17:14:00Z">
        <w:r w:rsidRPr="00766A2E" w:rsidDel="009926D9">
          <w:rPr>
            <w:lang w:eastAsia="zh-CN"/>
          </w:rPr>
          <w:delText xml:space="preserve"> ,</w:delText>
        </w:r>
      </w:del>
      <w:r w:rsidRPr="00766A2E">
        <w:rPr>
          <w:lang w:eastAsia="zh-CN"/>
        </w:rPr>
        <w:t xml:space="preserve"> AP login</w:t>
      </w:r>
    </w:p>
    <w:p w14:paraId="63836951" w14:textId="77777777" w:rsidR="009926D9" w:rsidRPr="009926D9" w:rsidRDefault="009926D9" w:rsidP="004C34CE">
      <w:pPr>
        <w:pStyle w:val="Paragraphedeliste"/>
        <w:rPr>
          <w:ins w:id="804" w:author="Trebaol Jonathan" w:date="2021-07-29T17:14:00Z"/>
          <w:lang w:eastAsia="zh-CN"/>
          <w:rPrChange w:id="805" w:author="Trebaol Jonathan" w:date="2021-07-29T17:13:00Z">
            <w:rPr>
              <w:ins w:id="806" w:author="Trebaol Jonathan" w:date="2021-07-29T17:14:00Z"/>
              <w:rFonts w:asciiTheme="minorHAnsi" w:eastAsia="SimSun" w:hAnsiTheme="minorHAnsi" w:cstheme="minorHAnsi"/>
              <w:lang w:eastAsia="zh-CN"/>
            </w:rPr>
          </w:rPrChange>
        </w:rPr>
        <w:pPrChange w:id="807" w:author="Trebaol Jonathan" w:date="2021-07-29T17:35:00Z">
          <w:pPr>
            <w:pStyle w:val="Paragraphedeliste"/>
          </w:pPr>
        </w:pPrChange>
      </w:pPr>
    </w:p>
    <w:p w14:paraId="77253E6E" w14:textId="000038AB" w:rsidR="00255C09" w:rsidDel="009926D9" w:rsidRDefault="00255C09" w:rsidP="004C34CE">
      <w:pPr>
        <w:pStyle w:val="Paragraphedeliste"/>
        <w:rPr>
          <w:del w:id="808" w:author="Trebaol Jonathan" w:date="2021-07-29T17:15:00Z"/>
          <w:lang w:eastAsia="zh-CN"/>
        </w:rPr>
        <w:pPrChange w:id="809" w:author="Trebaol Jonathan" w:date="2021-07-29T17:35:00Z">
          <w:pPr>
            <w:pStyle w:val="Paragraphedeliste"/>
          </w:pPr>
        </w:pPrChange>
      </w:pPr>
      <w:del w:id="810" w:author="Trebaol Jonathan" w:date="2021-07-29T17:14:00Z">
        <w:r w:rsidRPr="009926D9" w:rsidDel="009926D9">
          <w:rPr>
            <w:lang w:eastAsia="zh-CN"/>
            <w:rPrChange w:id="811" w:author="Trebaol Jonathan" w:date="2021-07-29T17:14:00Z">
              <w:rPr>
                <w:rFonts w:eastAsia="SimSun"/>
                <w:lang w:eastAsia="zh-CN"/>
              </w:rPr>
            </w:rPrChange>
          </w:rPr>
          <w:delText>I</w:delText>
        </w:r>
        <w:r w:rsidRPr="009926D9" w:rsidDel="009926D9">
          <w:rPr>
            <w:lang w:eastAsia="zh-CN"/>
            <w:rPrChange w:id="812" w:author="Trebaol Jonathan" w:date="2021-07-29T17:14:00Z">
              <w:rPr>
                <w:rFonts w:eastAsia="SimSun"/>
                <w:lang w:eastAsia="zh-CN"/>
              </w:rPr>
            </w:rPrChange>
          </w:rPr>
          <w:delText>f</w:delText>
        </w:r>
        <w:r w:rsidRPr="009926D9" w:rsidDel="009926D9">
          <w:rPr>
            <w:lang w:eastAsia="zh-CN"/>
            <w:rPrChange w:id="813" w:author="Trebaol Jonathan" w:date="2021-07-29T17:14:00Z">
              <w:rPr>
                <w:rFonts w:eastAsia="SimSun"/>
                <w:lang w:eastAsia="zh-CN"/>
              </w:rPr>
            </w:rPrChange>
          </w:rPr>
          <w:delText xml:space="preserve"> </w:delText>
        </w:r>
        <w:r w:rsidRPr="009926D9" w:rsidDel="009926D9">
          <w:rPr>
            <w:lang w:eastAsia="zh-CN"/>
            <w:rPrChange w:id="814" w:author="Trebaol Jonathan" w:date="2021-07-29T17:14:00Z">
              <w:rPr>
                <w:rFonts w:eastAsia="SimSun"/>
                <w:lang w:eastAsia="zh-CN"/>
              </w:rPr>
            </w:rPrChange>
          </w:rPr>
          <w:delText>A</w:delText>
        </w:r>
        <w:r w:rsidRPr="009926D9" w:rsidDel="009926D9">
          <w:rPr>
            <w:lang w:eastAsia="zh-CN"/>
            <w:rPrChange w:id="815" w:author="Trebaol Jonathan" w:date="2021-07-29T17:14:00Z">
              <w:rPr>
                <w:rFonts w:eastAsia="SimSun"/>
                <w:lang w:eastAsia="zh-CN"/>
              </w:rPr>
            </w:rPrChange>
          </w:rPr>
          <w:delText>P</w:delText>
        </w:r>
        <w:r w:rsidRPr="009926D9" w:rsidDel="009926D9">
          <w:rPr>
            <w:lang w:eastAsia="zh-CN"/>
            <w:rPrChange w:id="816" w:author="Trebaol Jonathan" w:date="2021-07-29T17:14:00Z">
              <w:rPr>
                <w:rFonts w:eastAsia="SimSun"/>
                <w:lang w:eastAsia="zh-CN"/>
              </w:rPr>
            </w:rPrChange>
          </w:rPr>
          <w:delText xml:space="preserve"> </w:delText>
        </w:r>
        <w:r w:rsidRPr="009926D9" w:rsidDel="009926D9">
          <w:rPr>
            <w:lang w:eastAsia="zh-CN"/>
            <w:rPrChange w:id="817" w:author="Trebaol Jonathan" w:date="2021-07-29T17:14:00Z">
              <w:rPr>
                <w:rFonts w:eastAsia="SimSun"/>
                <w:lang w:eastAsia="zh-CN"/>
              </w:rPr>
            </w:rPrChange>
          </w:rPr>
          <w:delText>a</w:delText>
        </w:r>
        <w:r w:rsidRPr="009926D9" w:rsidDel="009926D9">
          <w:rPr>
            <w:lang w:eastAsia="zh-CN"/>
            <w:rPrChange w:id="818" w:author="Trebaol Jonathan" w:date="2021-07-29T17:14:00Z">
              <w:rPr>
                <w:rFonts w:eastAsia="SimSun"/>
                <w:lang w:eastAsia="zh-CN"/>
              </w:rPr>
            </w:rPrChange>
          </w:rPr>
          <w:delText>r</w:delText>
        </w:r>
        <w:r w:rsidRPr="009926D9" w:rsidDel="009926D9">
          <w:rPr>
            <w:lang w:eastAsia="zh-CN"/>
            <w:rPrChange w:id="819" w:author="Trebaol Jonathan" w:date="2021-07-29T17:14:00Z">
              <w:rPr>
                <w:rFonts w:eastAsia="SimSun"/>
                <w:lang w:eastAsia="zh-CN"/>
              </w:rPr>
            </w:rPrChange>
          </w:rPr>
          <w:delText>e</w:delText>
        </w:r>
        <w:r w:rsidRPr="009926D9" w:rsidDel="009926D9">
          <w:rPr>
            <w:lang w:eastAsia="zh-CN"/>
            <w:rPrChange w:id="820" w:author="Trebaol Jonathan" w:date="2021-07-29T17:14:00Z">
              <w:rPr>
                <w:rFonts w:eastAsia="SimSun"/>
                <w:lang w:eastAsia="zh-CN"/>
              </w:rPr>
            </w:rPrChange>
          </w:rPr>
          <w:delText xml:space="preserve"> </w:delText>
        </w:r>
        <w:r w:rsidRPr="009926D9" w:rsidDel="009926D9">
          <w:rPr>
            <w:lang w:eastAsia="zh-CN"/>
            <w:rPrChange w:id="821" w:author="Trebaol Jonathan" w:date="2021-07-29T17:14:00Z">
              <w:rPr>
                <w:rFonts w:eastAsia="SimSun"/>
                <w:lang w:eastAsia="zh-CN"/>
              </w:rPr>
            </w:rPrChange>
          </w:rPr>
          <w:delText>u</w:delText>
        </w:r>
        <w:r w:rsidRPr="009926D9" w:rsidDel="009926D9">
          <w:rPr>
            <w:lang w:eastAsia="zh-CN"/>
            <w:rPrChange w:id="822" w:author="Trebaol Jonathan" w:date="2021-07-29T17:14:00Z">
              <w:rPr>
                <w:rFonts w:eastAsia="SimSun"/>
                <w:lang w:eastAsia="zh-CN"/>
              </w:rPr>
            </w:rPrChange>
          </w:rPr>
          <w:delText>s</w:delText>
        </w:r>
        <w:r w:rsidRPr="009926D9" w:rsidDel="009926D9">
          <w:rPr>
            <w:lang w:eastAsia="zh-CN"/>
            <w:rPrChange w:id="823" w:author="Trebaol Jonathan" w:date="2021-07-29T17:14:00Z">
              <w:rPr>
                <w:rFonts w:eastAsia="SimSun"/>
                <w:lang w:eastAsia="zh-CN"/>
              </w:rPr>
            </w:rPrChange>
          </w:rPr>
          <w:delText>e</w:delText>
        </w:r>
        <w:r w:rsidRPr="009926D9" w:rsidDel="009926D9">
          <w:rPr>
            <w:lang w:eastAsia="zh-CN"/>
            <w:rPrChange w:id="824" w:author="Trebaol Jonathan" w:date="2021-07-29T17:14:00Z">
              <w:rPr>
                <w:rFonts w:eastAsia="SimSun"/>
                <w:lang w:eastAsia="zh-CN"/>
              </w:rPr>
            </w:rPrChange>
          </w:rPr>
          <w:delText>,</w:delText>
        </w:r>
        <w:r w:rsidRPr="009926D9" w:rsidDel="009926D9">
          <w:rPr>
            <w:lang w:eastAsia="zh-CN"/>
            <w:rPrChange w:id="825" w:author="Trebaol Jonathan" w:date="2021-07-29T17:14:00Z">
              <w:rPr>
                <w:rFonts w:eastAsia="SimSun"/>
                <w:lang w:eastAsia="zh-CN"/>
              </w:rPr>
            </w:rPrChange>
          </w:rPr>
          <w:delText xml:space="preserve"> </w:delText>
        </w:r>
      </w:del>
      <w:r w:rsidRPr="009926D9">
        <w:rPr>
          <w:lang w:eastAsia="zh-CN"/>
          <w:rPrChange w:id="826" w:author="Trebaol Jonathan" w:date="2021-07-29T17:14:00Z">
            <w:rPr>
              <w:rFonts w:eastAsia="SimSun"/>
              <w:lang w:eastAsia="zh-CN"/>
            </w:rPr>
          </w:rPrChange>
        </w:rPr>
        <w:t>A</w:t>
      </w:r>
      <w:r w:rsidRPr="009926D9">
        <w:rPr>
          <w:lang w:eastAsia="zh-CN"/>
          <w:rPrChange w:id="827" w:author="Trebaol Jonathan" w:date="2021-07-29T17:14:00Z">
            <w:rPr>
              <w:rFonts w:eastAsia="SimSun"/>
              <w:lang w:eastAsia="zh-CN"/>
            </w:rPr>
          </w:rPrChange>
        </w:rPr>
        <w:t>P</w:t>
      </w:r>
      <w:r w:rsidRPr="009926D9">
        <w:rPr>
          <w:lang w:eastAsia="zh-CN"/>
          <w:rPrChange w:id="828" w:author="Trebaol Jonathan" w:date="2021-07-29T17:14:00Z">
            <w:rPr>
              <w:rFonts w:eastAsia="SimSun"/>
              <w:lang w:eastAsia="zh-CN"/>
            </w:rPr>
          </w:rPrChange>
        </w:rPr>
        <w:t xml:space="preserve"> </w:t>
      </w:r>
      <w:r w:rsidRPr="009926D9">
        <w:rPr>
          <w:lang w:eastAsia="zh-CN"/>
          <w:rPrChange w:id="829" w:author="Trebaol Jonathan" w:date="2021-07-29T17:14:00Z">
            <w:rPr>
              <w:rFonts w:eastAsia="SimSun"/>
              <w:lang w:eastAsia="zh-CN"/>
            </w:rPr>
          </w:rPrChange>
        </w:rPr>
        <w:t>p</w:t>
      </w:r>
      <w:r w:rsidRPr="009926D9">
        <w:rPr>
          <w:lang w:eastAsia="zh-CN"/>
          <w:rPrChange w:id="830" w:author="Trebaol Jonathan" w:date="2021-07-29T17:14:00Z">
            <w:rPr>
              <w:rFonts w:eastAsia="SimSun"/>
              <w:lang w:eastAsia="zh-CN"/>
            </w:rPr>
          </w:rPrChange>
        </w:rPr>
        <w:t>a</w:t>
      </w:r>
      <w:r w:rsidRPr="009926D9">
        <w:rPr>
          <w:lang w:eastAsia="zh-CN"/>
          <w:rPrChange w:id="831" w:author="Trebaol Jonathan" w:date="2021-07-29T17:14:00Z">
            <w:rPr>
              <w:rFonts w:eastAsia="SimSun"/>
              <w:lang w:eastAsia="zh-CN"/>
            </w:rPr>
          </w:rPrChange>
        </w:rPr>
        <w:t>s</w:t>
      </w:r>
      <w:r w:rsidRPr="009926D9">
        <w:rPr>
          <w:lang w:eastAsia="zh-CN"/>
          <w:rPrChange w:id="832" w:author="Trebaol Jonathan" w:date="2021-07-29T17:14:00Z">
            <w:rPr>
              <w:rFonts w:eastAsia="SimSun"/>
              <w:lang w:eastAsia="zh-CN"/>
            </w:rPr>
          </w:rPrChange>
        </w:rPr>
        <w:t>s</w:t>
      </w:r>
      <w:r w:rsidRPr="009926D9">
        <w:rPr>
          <w:lang w:eastAsia="zh-CN"/>
          <w:rPrChange w:id="833" w:author="Trebaol Jonathan" w:date="2021-07-29T17:14:00Z">
            <w:rPr>
              <w:rFonts w:eastAsia="SimSun"/>
              <w:lang w:eastAsia="zh-CN"/>
            </w:rPr>
          </w:rPrChange>
        </w:rPr>
        <w:t>w</w:t>
      </w:r>
      <w:r w:rsidRPr="009926D9">
        <w:rPr>
          <w:lang w:eastAsia="zh-CN"/>
          <w:rPrChange w:id="834" w:author="Trebaol Jonathan" w:date="2021-07-29T17:14:00Z">
            <w:rPr>
              <w:rFonts w:eastAsia="SimSun"/>
              <w:lang w:eastAsia="zh-CN"/>
            </w:rPr>
          </w:rPrChange>
        </w:rPr>
        <w:t>o</w:t>
      </w:r>
      <w:r w:rsidRPr="009926D9">
        <w:rPr>
          <w:lang w:eastAsia="zh-CN"/>
          <w:rPrChange w:id="835" w:author="Trebaol Jonathan" w:date="2021-07-29T17:14:00Z">
            <w:rPr>
              <w:rFonts w:eastAsia="SimSun"/>
              <w:lang w:eastAsia="zh-CN"/>
            </w:rPr>
          </w:rPrChange>
        </w:rPr>
        <w:t>r</w:t>
      </w:r>
      <w:r w:rsidRPr="009926D9">
        <w:rPr>
          <w:lang w:eastAsia="zh-CN"/>
          <w:rPrChange w:id="836" w:author="Trebaol Jonathan" w:date="2021-07-29T17:14:00Z">
            <w:rPr>
              <w:rFonts w:eastAsia="SimSun"/>
              <w:lang w:eastAsia="zh-CN"/>
            </w:rPr>
          </w:rPrChange>
        </w:rPr>
        <w:t>d</w:t>
      </w:r>
    </w:p>
    <w:p w14:paraId="238AAA8D" w14:textId="77777777" w:rsidR="009926D9" w:rsidRPr="009926D9" w:rsidRDefault="009926D9" w:rsidP="004C34CE">
      <w:pPr>
        <w:pStyle w:val="Paragraphedeliste"/>
        <w:rPr>
          <w:ins w:id="837" w:author="Trebaol Jonathan" w:date="2021-07-29T17:15:00Z"/>
          <w:lang w:eastAsia="zh-CN"/>
          <w:rPrChange w:id="838" w:author="Trebaol Jonathan" w:date="2021-07-29T17:14:00Z">
            <w:rPr>
              <w:ins w:id="839" w:author="Trebaol Jonathan" w:date="2021-07-29T17:15:00Z"/>
              <w:rFonts w:asciiTheme="minorHAnsi" w:eastAsia="SimSun" w:hAnsiTheme="minorHAnsi" w:cstheme="minorHAnsi"/>
              <w:lang w:eastAsia="zh-CN"/>
            </w:rPr>
          </w:rPrChange>
        </w:rPr>
        <w:pPrChange w:id="840" w:author="Trebaol Jonathan" w:date="2021-07-29T17:35:00Z">
          <w:pPr>
            <w:pStyle w:val="Paragraphedeliste"/>
          </w:pPr>
        </w:pPrChange>
      </w:pPr>
    </w:p>
    <w:p w14:paraId="3AA66B19" w14:textId="165D3603" w:rsidR="00255C09" w:rsidRPr="009926D9" w:rsidRDefault="00255C09" w:rsidP="004C34CE">
      <w:pPr>
        <w:pStyle w:val="Paragraphedeliste"/>
        <w:numPr>
          <w:ilvl w:val="1"/>
          <w:numId w:val="90"/>
        </w:numPr>
        <w:rPr>
          <w:lang w:eastAsia="zh-CN"/>
          <w:rPrChange w:id="841" w:author="Trebaol Jonathan" w:date="2021-07-29T17:15:00Z">
            <w:rPr>
              <w:rFonts w:asciiTheme="minorHAnsi" w:eastAsia="SimSun" w:hAnsiTheme="minorHAnsi" w:cstheme="minorHAnsi"/>
              <w:lang w:eastAsia="zh-CN"/>
            </w:rPr>
          </w:rPrChange>
        </w:rPr>
        <w:pPrChange w:id="842" w:author="Trebaol Jonathan" w:date="2021-07-29T17:35:00Z">
          <w:pPr>
            <w:pStyle w:val="Paragraphedeliste"/>
          </w:pPr>
        </w:pPrChange>
      </w:pPr>
      <w:del w:id="843" w:author="Trebaol Jonathan" w:date="2021-07-29T17:14:00Z">
        <w:r w:rsidRPr="009926D9" w:rsidDel="009926D9">
          <w:rPr>
            <w:lang w:eastAsia="zh-CN"/>
            <w:rPrChange w:id="844" w:author="Trebaol Jonathan" w:date="2021-07-29T17:15:00Z">
              <w:rPr>
                <w:rFonts w:eastAsia="SimSun"/>
                <w:lang w:eastAsia="zh-CN"/>
              </w:rPr>
            </w:rPrChange>
          </w:rPr>
          <w:delText>I</w:delText>
        </w:r>
        <w:r w:rsidRPr="009926D9" w:rsidDel="009926D9">
          <w:rPr>
            <w:lang w:eastAsia="zh-CN"/>
            <w:rPrChange w:id="845" w:author="Trebaol Jonathan" w:date="2021-07-29T17:15:00Z">
              <w:rPr>
                <w:rFonts w:eastAsia="SimSun"/>
                <w:lang w:eastAsia="zh-CN"/>
              </w:rPr>
            </w:rPrChange>
          </w:rPr>
          <w:delText>f</w:delText>
        </w:r>
        <w:r w:rsidRPr="009926D9" w:rsidDel="009926D9">
          <w:rPr>
            <w:lang w:eastAsia="zh-CN"/>
            <w:rPrChange w:id="846" w:author="Trebaol Jonathan" w:date="2021-07-29T17:15:00Z">
              <w:rPr>
                <w:rFonts w:eastAsia="SimSun"/>
                <w:lang w:eastAsia="zh-CN"/>
              </w:rPr>
            </w:rPrChange>
          </w:rPr>
          <w:delText xml:space="preserve"> </w:delText>
        </w:r>
        <w:r w:rsidRPr="009926D9" w:rsidDel="009926D9">
          <w:rPr>
            <w:lang w:eastAsia="zh-CN"/>
            <w:rPrChange w:id="847" w:author="Trebaol Jonathan" w:date="2021-07-29T17:15:00Z">
              <w:rPr>
                <w:rFonts w:eastAsia="SimSun"/>
                <w:lang w:eastAsia="zh-CN"/>
              </w:rPr>
            </w:rPrChange>
          </w:rPr>
          <w:delText>A</w:delText>
        </w:r>
        <w:r w:rsidRPr="009926D9" w:rsidDel="009926D9">
          <w:rPr>
            <w:lang w:eastAsia="zh-CN"/>
            <w:rPrChange w:id="848" w:author="Trebaol Jonathan" w:date="2021-07-29T17:15:00Z">
              <w:rPr>
                <w:rFonts w:eastAsia="SimSun"/>
                <w:lang w:eastAsia="zh-CN"/>
              </w:rPr>
            </w:rPrChange>
          </w:rPr>
          <w:delText>P</w:delText>
        </w:r>
        <w:r w:rsidRPr="009926D9" w:rsidDel="009926D9">
          <w:rPr>
            <w:lang w:eastAsia="zh-CN"/>
            <w:rPrChange w:id="849" w:author="Trebaol Jonathan" w:date="2021-07-29T17:15:00Z">
              <w:rPr>
                <w:rFonts w:eastAsia="SimSun"/>
                <w:lang w:eastAsia="zh-CN"/>
              </w:rPr>
            </w:rPrChange>
          </w:rPr>
          <w:delText xml:space="preserve"> </w:delText>
        </w:r>
        <w:r w:rsidRPr="009926D9" w:rsidDel="009926D9">
          <w:rPr>
            <w:lang w:eastAsia="zh-CN"/>
            <w:rPrChange w:id="850" w:author="Trebaol Jonathan" w:date="2021-07-29T17:15:00Z">
              <w:rPr>
                <w:rFonts w:eastAsia="SimSun"/>
                <w:lang w:eastAsia="zh-CN"/>
              </w:rPr>
            </w:rPrChange>
          </w:rPr>
          <w:delText>a</w:delText>
        </w:r>
        <w:r w:rsidRPr="009926D9" w:rsidDel="009926D9">
          <w:rPr>
            <w:lang w:eastAsia="zh-CN"/>
            <w:rPrChange w:id="851" w:author="Trebaol Jonathan" w:date="2021-07-29T17:15:00Z">
              <w:rPr>
                <w:rFonts w:eastAsia="SimSun"/>
                <w:lang w:eastAsia="zh-CN"/>
              </w:rPr>
            </w:rPrChange>
          </w:rPr>
          <w:delText>r</w:delText>
        </w:r>
        <w:r w:rsidRPr="009926D9" w:rsidDel="009926D9">
          <w:rPr>
            <w:lang w:eastAsia="zh-CN"/>
            <w:rPrChange w:id="852" w:author="Trebaol Jonathan" w:date="2021-07-29T17:15:00Z">
              <w:rPr>
                <w:rFonts w:eastAsia="SimSun"/>
                <w:lang w:eastAsia="zh-CN"/>
              </w:rPr>
            </w:rPrChange>
          </w:rPr>
          <w:delText>e</w:delText>
        </w:r>
        <w:r w:rsidRPr="009926D9" w:rsidDel="009926D9">
          <w:rPr>
            <w:lang w:eastAsia="zh-CN"/>
            <w:rPrChange w:id="853" w:author="Trebaol Jonathan" w:date="2021-07-29T17:15:00Z">
              <w:rPr>
                <w:rFonts w:eastAsia="SimSun"/>
                <w:lang w:eastAsia="zh-CN"/>
              </w:rPr>
            </w:rPrChange>
          </w:rPr>
          <w:delText xml:space="preserve"> </w:delText>
        </w:r>
        <w:r w:rsidRPr="009926D9" w:rsidDel="009926D9">
          <w:rPr>
            <w:lang w:eastAsia="zh-CN"/>
            <w:rPrChange w:id="854" w:author="Trebaol Jonathan" w:date="2021-07-29T17:15:00Z">
              <w:rPr>
                <w:rFonts w:eastAsia="SimSun"/>
                <w:lang w:eastAsia="zh-CN"/>
              </w:rPr>
            </w:rPrChange>
          </w:rPr>
          <w:delText>u</w:delText>
        </w:r>
        <w:r w:rsidRPr="009926D9" w:rsidDel="009926D9">
          <w:rPr>
            <w:lang w:eastAsia="zh-CN"/>
            <w:rPrChange w:id="855" w:author="Trebaol Jonathan" w:date="2021-07-29T17:15:00Z">
              <w:rPr>
                <w:rFonts w:eastAsia="SimSun"/>
                <w:lang w:eastAsia="zh-CN"/>
              </w:rPr>
            </w:rPrChange>
          </w:rPr>
          <w:delText>s</w:delText>
        </w:r>
        <w:r w:rsidRPr="009926D9" w:rsidDel="009926D9">
          <w:rPr>
            <w:lang w:eastAsia="zh-CN"/>
            <w:rPrChange w:id="856" w:author="Trebaol Jonathan" w:date="2021-07-29T17:15:00Z">
              <w:rPr>
                <w:rFonts w:eastAsia="SimSun"/>
                <w:lang w:eastAsia="zh-CN"/>
              </w:rPr>
            </w:rPrChange>
          </w:rPr>
          <w:delText>e</w:delText>
        </w:r>
        <w:r w:rsidRPr="009926D9" w:rsidDel="009926D9">
          <w:rPr>
            <w:lang w:eastAsia="zh-CN"/>
            <w:rPrChange w:id="857" w:author="Trebaol Jonathan" w:date="2021-07-29T17:15:00Z">
              <w:rPr>
                <w:rFonts w:eastAsia="SimSun"/>
                <w:lang w:eastAsia="zh-CN"/>
              </w:rPr>
            </w:rPrChange>
          </w:rPr>
          <w:delText>,</w:delText>
        </w:r>
        <w:r w:rsidRPr="009926D9" w:rsidDel="009926D9">
          <w:rPr>
            <w:lang w:eastAsia="zh-CN"/>
            <w:rPrChange w:id="858" w:author="Trebaol Jonathan" w:date="2021-07-29T17:15:00Z">
              <w:rPr>
                <w:rFonts w:eastAsia="SimSun"/>
                <w:lang w:eastAsia="zh-CN"/>
              </w:rPr>
            </w:rPrChange>
          </w:rPr>
          <w:delText xml:space="preserve"> </w:delText>
        </w:r>
      </w:del>
      <w:r w:rsidRPr="009926D9">
        <w:rPr>
          <w:lang w:eastAsia="zh-CN"/>
          <w:rPrChange w:id="859" w:author="Trebaol Jonathan" w:date="2021-07-29T17:15:00Z">
            <w:rPr>
              <w:rFonts w:eastAsia="SimSun"/>
              <w:lang w:eastAsia="zh-CN"/>
            </w:rPr>
          </w:rPrChange>
        </w:rPr>
        <w:t>A</w:t>
      </w:r>
      <w:r w:rsidRPr="009926D9">
        <w:rPr>
          <w:lang w:eastAsia="zh-CN"/>
          <w:rPrChange w:id="860" w:author="Trebaol Jonathan" w:date="2021-07-29T17:15:00Z">
            <w:rPr>
              <w:rFonts w:eastAsia="SimSun"/>
              <w:lang w:eastAsia="zh-CN"/>
            </w:rPr>
          </w:rPrChange>
        </w:rPr>
        <w:t>P</w:t>
      </w:r>
      <w:r w:rsidRPr="009926D9">
        <w:rPr>
          <w:lang w:eastAsia="zh-CN"/>
          <w:rPrChange w:id="861" w:author="Trebaol Jonathan" w:date="2021-07-29T17:15:00Z">
            <w:rPr>
              <w:rFonts w:eastAsia="SimSun"/>
              <w:lang w:eastAsia="zh-CN"/>
            </w:rPr>
          </w:rPrChange>
        </w:rPr>
        <w:t xml:space="preserve"> </w:t>
      </w:r>
      <w:r w:rsidRPr="009926D9">
        <w:rPr>
          <w:lang w:eastAsia="zh-CN"/>
          <w:rPrChange w:id="862" w:author="Trebaol Jonathan" w:date="2021-07-29T17:15:00Z">
            <w:rPr>
              <w:rFonts w:eastAsia="SimSun"/>
              <w:lang w:eastAsia="zh-CN"/>
            </w:rPr>
          </w:rPrChange>
        </w:rPr>
        <w:t>t</w:t>
      </w:r>
      <w:r w:rsidRPr="009926D9">
        <w:rPr>
          <w:lang w:eastAsia="zh-CN"/>
          <w:rPrChange w:id="863" w:author="Trebaol Jonathan" w:date="2021-07-29T17:15:00Z">
            <w:rPr>
              <w:rFonts w:eastAsia="SimSun"/>
              <w:lang w:eastAsia="zh-CN"/>
            </w:rPr>
          </w:rPrChange>
        </w:rPr>
        <w:t>e</w:t>
      </w:r>
      <w:r w:rsidRPr="009926D9">
        <w:rPr>
          <w:lang w:eastAsia="zh-CN"/>
          <w:rPrChange w:id="864" w:author="Trebaol Jonathan" w:date="2021-07-29T17:15:00Z">
            <w:rPr>
              <w:rFonts w:eastAsia="SimSun"/>
              <w:lang w:eastAsia="zh-CN"/>
            </w:rPr>
          </w:rPrChange>
        </w:rPr>
        <w:t>c</w:t>
      </w:r>
      <w:r w:rsidRPr="009926D9">
        <w:rPr>
          <w:lang w:eastAsia="zh-CN"/>
          <w:rPrChange w:id="865" w:author="Trebaol Jonathan" w:date="2021-07-29T17:15:00Z">
            <w:rPr>
              <w:rFonts w:eastAsia="SimSun"/>
              <w:lang w:eastAsia="zh-CN"/>
            </w:rPr>
          </w:rPrChange>
        </w:rPr>
        <w:t>h</w:t>
      </w:r>
      <w:r w:rsidRPr="009926D9">
        <w:rPr>
          <w:lang w:eastAsia="zh-CN"/>
          <w:rPrChange w:id="866" w:author="Trebaol Jonathan" w:date="2021-07-29T17:15:00Z">
            <w:rPr>
              <w:rFonts w:eastAsia="SimSun"/>
              <w:lang w:eastAsia="zh-CN"/>
            </w:rPr>
          </w:rPrChange>
        </w:rPr>
        <w:t>n</w:t>
      </w:r>
      <w:r w:rsidRPr="009926D9">
        <w:rPr>
          <w:lang w:eastAsia="zh-CN"/>
          <w:rPrChange w:id="867" w:author="Trebaol Jonathan" w:date="2021-07-29T17:15:00Z">
            <w:rPr>
              <w:rFonts w:eastAsia="SimSun"/>
              <w:lang w:eastAsia="zh-CN"/>
            </w:rPr>
          </w:rPrChange>
        </w:rPr>
        <w:t>i</w:t>
      </w:r>
      <w:r w:rsidRPr="009926D9">
        <w:rPr>
          <w:lang w:eastAsia="zh-CN"/>
          <w:rPrChange w:id="868" w:author="Trebaol Jonathan" w:date="2021-07-29T17:15:00Z">
            <w:rPr>
              <w:rFonts w:eastAsia="SimSun"/>
              <w:lang w:eastAsia="zh-CN"/>
            </w:rPr>
          </w:rPrChange>
        </w:rPr>
        <w:t>c</w:t>
      </w:r>
      <w:r w:rsidRPr="009926D9">
        <w:rPr>
          <w:lang w:eastAsia="zh-CN"/>
          <w:rPrChange w:id="869" w:author="Trebaol Jonathan" w:date="2021-07-29T17:15:00Z">
            <w:rPr>
              <w:rFonts w:eastAsia="SimSun"/>
              <w:lang w:eastAsia="zh-CN"/>
            </w:rPr>
          </w:rPrChange>
        </w:rPr>
        <w:t>a</w:t>
      </w:r>
      <w:r w:rsidRPr="009926D9">
        <w:rPr>
          <w:lang w:eastAsia="zh-CN"/>
          <w:rPrChange w:id="870" w:author="Trebaol Jonathan" w:date="2021-07-29T17:15:00Z">
            <w:rPr>
              <w:rFonts w:eastAsia="SimSun"/>
              <w:lang w:eastAsia="zh-CN"/>
            </w:rPr>
          </w:rPrChange>
        </w:rPr>
        <w:t>l</w:t>
      </w:r>
      <w:r w:rsidRPr="009926D9">
        <w:rPr>
          <w:lang w:eastAsia="zh-CN"/>
          <w:rPrChange w:id="871" w:author="Trebaol Jonathan" w:date="2021-07-29T17:15:00Z">
            <w:rPr>
              <w:rFonts w:eastAsia="SimSun"/>
              <w:lang w:eastAsia="zh-CN"/>
            </w:rPr>
          </w:rPrChange>
        </w:rPr>
        <w:t xml:space="preserve"> </w:t>
      </w:r>
      <w:r w:rsidRPr="009926D9">
        <w:rPr>
          <w:lang w:eastAsia="zh-CN"/>
          <w:rPrChange w:id="872" w:author="Trebaol Jonathan" w:date="2021-07-29T17:15:00Z">
            <w:rPr>
              <w:rFonts w:eastAsia="SimSun"/>
              <w:lang w:eastAsia="zh-CN"/>
            </w:rPr>
          </w:rPrChange>
        </w:rPr>
        <w:t>s</w:t>
      </w:r>
      <w:r w:rsidRPr="009926D9">
        <w:rPr>
          <w:lang w:eastAsia="zh-CN"/>
          <w:rPrChange w:id="873" w:author="Trebaol Jonathan" w:date="2021-07-29T17:15:00Z">
            <w:rPr>
              <w:rFonts w:eastAsia="SimSun"/>
              <w:lang w:eastAsia="zh-CN"/>
            </w:rPr>
          </w:rPrChange>
        </w:rPr>
        <w:t>u</w:t>
      </w:r>
      <w:r w:rsidRPr="009926D9">
        <w:rPr>
          <w:lang w:eastAsia="zh-CN"/>
          <w:rPrChange w:id="874" w:author="Trebaol Jonathan" w:date="2021-07-29T17:15:00Z">
            <w:rPr>
              <w:rFonts w:eastAsia="SimSun"/>
              <w:lang w:eastAsia="zh-CN"/>
            </w:rPr>
          </w:rPrChange>
        </w:rPr>
        <w:t>p</w:t>
      </w:r>
      <w:r w:rsidRPr="009926D9">
        <w:rPr>
          <w:lang w:eastAsia="zh-CN"/>
          <w:rPrChange w:id="875" w:author="Trebaol Jonathan" w:date="2021-07-29T17:15:00Z">
            <w:rPr>
              <w:rFonts w:eastAsia="SimSun"/>
              <w:lang w:eastAsia="zh-CN"/>
            </w:rPr>
          </w:rPrChange>
        </w:rPr>
        <w:t>p</w:t>
      </w:r>
      <w:r w:rsidRPr="009926D9">
        <w:rPr>
          <w:lang w:eastAsia="zh-CN"/>
          <w:rPrChange w:id="876" w:author="Trebaol Jonathan" w:date="2021-07-29T17:15:00Z">
            <w:rPr>
              <w:rFonts w:eastAsia="SimSun"/>
              <w:lang w:eastAsia="zh-CN"/>
            </w:rPr>
          </w:rPrChange>
        </w:rPr>
        <w:t>o</w:t>
      </w:r>
      <w:r w:rsidRPr="009926D9">
        <w:rPr>
          <w:lang w:eastAsia="zh-CN"/>
          <w:rPrChange w:id="877" w:author="Trebaol Jonathan" w:date="2021-07-29T17:15:00Z">
            <w:rPr>
              <w:rFonts w:eastAsia="SimSun"/>
              <w:lang w:eastAsia="zh-CN"/>
            </w:rPr>
          </w:rPrChange>
        </w:rPr>
        <w:t>r</w:t>
      </w:r>
      <w:r w:rsidRPr="009926D9">
        <w:rPr>
          <w:lang w:eastAsia="zh-CN"/>
          <w:rPrChange w:id="878" w:author="Trebaol Jonathan" w:date="2021-07-29T17:15:00Z">
            <w:rPr>
              <w:rFonts w:eastAsia="SimSun"/>
              <w:lang w:eastAsia="zh-CN"/>
            </w:rPr>
          </w:rPrChange>
        </w:rPr>
        <w:t>t</w:t>
      </w:r>
      <w:r w:rsidRPr="009926D9">
        <w:rPr>
          <w:lang w:eastAsia="zh-CN"/>
          <w:rPrChange w:id="879" w:author="Trebaol Jonathan" w:date="2021-07-29T17:15:00Z">
            <w:rPr>
              <w:rFonts w:eastAsia="SimSun"/>
              <w:lang w:eastAsia="zh-CN"/>
            </w:rPr>
          </w:rPrChange>
        </w:rPr>
        <w:t xml:space="preserve"> </w:t>
      </w:r>
      <w:r w:rsidRPr="009926D9">
        <w:rPr>
          <w:lang w:eastAsia="zh-CN"/>
          <w:rPrChange w:id="880" w:author="Trebaol Jonathan" w:date="2021-07-29T17:15:00Z">
            <w:rPr>
              <w:rFonts w:eastAsia="SimSun"/>
              <w:lang w:eastAsia="zh-CN"/>
            </w:rPr>
          </w:rPrChange>
        </w:rPr>
        <w:t>c</w:t>
      </w:r>
      <w:r w:rsidRPr="009926D9">
        <w:rPr>
          <w:lang w:eastAsia="zh-CN"/>
          <w:rPrChange w:id="881" w:author="Trebaol Jonathan" w:date="2021-07-29T17:15:00Z">
            <w:rPr>
              <w:rFonts w:eastAsia="SimSun"/>
              <w:lang w:eastAsia="zh-CN"/>
            </w:rPr>
          </w:rPrChange>
        </w:rPr>
        <w:t>o</w:t>
      </w:r>
      <w:r w:rsidRPr="009926D9">
        <w:rPr>
          <w:lang w:eastAsia="zh-CN"/>
          <w:rPrChange w:id="882" w:author="Trebaol Jonathan" w:date="2021-07-29T17:15:00Z">
            <w:rPr>
              <w:rFonts w:eastAsia="SimSun"/>
              <w:lang w:eastAsia="zh-CN"/>
            </w:rPr>
          </w:rPrChange>
        </w:rPr>
        <w:t>d</w:t>
      </w:r>
      <w:r w:rsidRPr="009926D9">
        <w:rPr>
          <w:lang w:eastAsia="zh-CN"/>
          <w:rPrChange w:id="883" w:author="Trebaol Jonathan" w:date="2021-07-29T17:15:00Z">
            <w:rPr>
              <w:rFonts w:eastAsia="SimSun"/>
              <w:lang w:eastAsia="zh-CN"/>
            </w:rPr>
          </w:rPrChange>
        </w:rPr>
        <w:t>e</w:t>
      </w:r>
    </w:p>
    <w:p w14:paraId="4F9B210A" w14:textId="722A03A1" w:rsidR="000E70C2" w:rsidRPr="009926D9" w:rsidRDefault="00255C09" w:rsidP="004C34CE">
      <w:pPr>
        <w:pStyle w:val="Paragraphedeliste"/>
        <w:numPr>
          <w:ilvl w:val="0"/>
          <w:numId w:val="90"/>
        </w:numPr>
        <w:rPr>
          <w:lang w:eastAsia="zh-CN"/>
          <w:rPrChange w:id="884" w:author="Trebaol Jonathan" w:date="2021-07-29T17:13:00Z">
            <w:rPr>
              <w:rFonts w:asciiTheme="minorHAnsi" w:eastAsia="SimSun" w:hAnsiTheme="minorHAnsi" w:cstheme="minorHAnsi"/>
              <w:lang w:eastAsia="zh-CN"/>
            </w:rPr>
          </w:rPrChange>
        </w:rPr>
        <w:pPrChange w:id="885" w:author="Trebaol Jonathan" w:date="2021-07-29T17:35:00Z">
          <w:pPr>
            <w:pStyle w:val="Paragraphedeliste"/>
            <w:numPr>
              <w:ilvl w:val="1"/>
              <w:numId w:val="90"/>
            </w:numPr>
            <w:ind w:left="1440" w:hanging="360"/>
          </w:pPr>
        </w:pPrChange>
      </w:pPr>
      <w:r w:rsidRPr="00766A2E">
        <w:rPr>
          <w:lang w:eastAsia="zh-CN"/>
        </w:rPr>
        <w:t>Client ID, which is a random number between 0000000000 and 9999999999 create</w:t>
      </w:r>
      <w:ins w:id="886" w:author="Trebaol Jonathan" w:date="2021-07-29T17:15:00Z">
        <w:r w:rsidR="009926D9">
          <w:rPr>
            <w:lang w:eastAsia="zh-CN"/>
          </w:rPr>
          <w:t>d</w:t>
        </w:r>
      </w:ins>
      <w:r w:rsidRPr="00766A2E">
        <w:rPr>
          <w:lang w:eastAsia="zh-CN"/>
        </w:rPr>
        <w:t xml:space="preserve"> </w:t>
      </w:r>
      <w:r w:rsidR="00EE6894">
        <w:rPr>
          <w:lang w:eastAsia="zh-CN"/>
        </w:rPr>
        <w:t xml:space="preserve">at </w:t>
      </w:r>
      <w:r w:rsidR="00EE6894" w:rsidRPr="00254CDB">
        <w:rPr>
          <w:lang w:eastAsia="zh-CN"/>
        </w:rPr>
        <w:t>the</w:t>
      </w:r>
      <w:r w:rsidRPr="00766A2E">
        <w:rPr>
          <w:lang w:eastAsia="zh-CN"/>
        </w:rPr>
        <w:t xml:space="preserve"> execution of Setup.sh.</w:t>
      </w:r>
      <w:r w:rsidR="00CD0122">
        <w:rPr>
          <w:lang w:eastAsia="zh-CN"/>
        </w:rPr>
        <w:t xml:space="preserve"> </w:t>
      </w:r>
      <w:ins w:id="887" w:author="Trebaol Jonathan" w:date="2021-07-29T17:16:00Z">
        <w:r w:rsidR="009926D9">
          <w:rPr>
            <w:lang w:eastAsia="zh-CN"/>
          </w:rPr>
          <w:t xml:space="preserve">(more </w:t>
        </w:r>
      </w:ins>
      <w:del w:id="888" w:author="Trebaol Jonathan" w:date="2021-07-29T17:15:00Z">
        <w:r w:rsidRPr="00766A2E" w:rsidDel="009926D9">
          <w:rPr>
            <w:lang w:eastAsia="zh-CN"/>
          </w:rPr>
          <w:delText xml:space="preserve">The number function is to be sure the answer from a request is the good </w:delText>
        </w:r>
        <w:r w:rsidR="00EE6894" w:rsidRPr="00254CDB" w:rsidDel="009926D9">
          <w:rPr>
            <w:lang w:eastAsia="zh-CN"/>
          </w:rPr>
          <w:delText xml:space="preserve">one. </w:delText>
        </w:r>
        <w:r w:rsidR="00181EEF" w:rsidRPr="00254CDB" w:rsidDel="009926D9">
          <w:rPr>
            <w:lang w:eastAsia="zh-CN"/>
          </w:rPr>
          <w:delText>(this</w:delText>
        </w:r>
        <w:r w:rsidRPr="00766A2E" w:rsidDel="009926D9">
          <w:rPr>
            <w:lang w:eastAsia="zh-CN"/>
          </w:rPr>
          <w:delText xml:space="preserve"> number is deeply </w:delText>
        </w:r>
      </w:del>
      <w:del w:id="889" w:author="Trebaol Jonathan" w:date="2021-07-29T17:16:00Z">
        <w:r w:rsidRPr="00766A2E" w:rsidDel="009926D9">
          <w:rPr>
            <w:lang w:eastAsia="zh-CN"/>
          </w:rPr>
          <w:delText>explain in the part</w:delText>
        </w:r>
      </w:del>
      <w:ins w:id="890" w:author="Trebaol Jonathan" w:date="2021-07-29T17:16:00Z">
        <w:r w:rsidR="009926D9">
          <w:rPr>
            <w:lang w:eastAsia="zh-CN"/>
          </w:rPr>
          <w:t>details in section</w:t>
        </w:r>
      </w:ins>
      <w:r w:rsidRPr="00766A2E">
        <w:rPr>
          <w:lang w:eastAsia="zh-CN"/>
        </w:rPr>
        <w:t xml:space="preserve"> </w:t>
      </w:r>
      <w:ins w:id="891" w:author="Trebaol Jonathan" w:date="2021-07-29T17:16:00Z">
        <w:r w:rsidR="009926D9" w:rsidRPr="009926D9">
          <w:rPr>
            <w:highlight w:val="yellow"/>
            <w:lang w:eastAsia="zh-CN"/>
            <w:rPrChange w:id="892" w:author="Trebaol Jonathan" w:date="2021-07-29T17:16:00Z">
              <w:rPr>
                <w:rFonts w:asciiTheme="minorHAnsi" w:eastAsia="SimSun" w:hAnsiTheme="minorHAnsi" w:cstheme="minorHAnsi"/>
                <w:lang w:eastAsia="zh-CN"/>
              </w:rPr>
            </w:rPrChange>
          </w:rPr>
          <w:t>*</w:t>
        </w:r>
        <w:r w:rsidR="009926D9" w:rsidRPr="009926D9">
          <w:rPr>
            <w:highlight w:val="yellow"/>
            <w:lang w:eastAsia="zh-CN"/>
            <w:rPrChange w:id="893" w:author="Trebaol Jonathan" w:date="2021-07-29T17:16:00Z">
              <w:rPr>
                <w:rFonts w:asciiTheme="minorHAnsi" w:eastAsia="SimSun" w:hAnsiTheme="minorHAnsi" w:cstheme="minorHAnsi"/>
                <w:lang w:eastAsia="zh-CN"/>
              </w:rPr>
            </w:rPrChange>
          </w:rPr>
          <w:t>*</w:t>
        </w:r>
        <w:r w:rsidR="009926D9" w:rsidRPr="009926D9">
          <w:rPr>
            <w:highlight w:val="yellow"/>
            <w:lang w:eastAsia="zh-CN"/>
            <w:rPrChange w:id="894" w:author="Trebaol Jonathan" w:date="2021-07-29T17:16:00Z">
              <w:rPr>
                <w:rFonts w:asciiTheme="minorHAnsi" w:eastAsia="SimSun" w:hAnsiTheme="minorHAnsi" w:cstheme="minorHAnsi"/>
                <w:lang w:eastAsia="zh-CN"/>
              </w:rPr>
            </w:rPrChange>
          </w:rPr>
          <w:t>*</w:t>
        </w:r>
        <w:r w:rsidR="009926D9" w:rsidRPr="009926D9">
          <w:rPr>
            <w:highlight w:val="yellow"/>
            <w:lang w:eastAsia="zh-CN"/>
            <w:rPrChange w:id="895" w:author="Trebaol Jonathan" w:date="2021-07-29T17:16:00Z">
              <w:rPr>
                <w:rFonts w:asciiTheme="minorHAnsi" w:eastAsia="SimSun" w:hAnsiTheme="minorHAnsi" w:cstheme="minorHAnsi"/>
                <w:lang w:eastAsia="zh-CN"/>
              </w:rPr>
            </w:rPrChange>
          </w:rPr>
          <w:t xml:space="preserve"> </w:t>
        </w:r>
        <w:r w:rsidR="009926D9" w:rsidRPr="009926D9">
          <w:rPr>
            <w:highlight w:val="yellow"/>
            <w:lang w:eastAsia="zh-CN"/>
            <w:rPrChange w:id="896" w:author="Trebaol Jonathan" w:date="2021-07-29T17:16:00Z">
              <w:rPr>
                <w:rFonts w:asciiTheme="minorHAnsi" w:eastAsia="SimSun" w:hAnsiTheme="minorHAnsi" w:cstheme="minorHAnsi"/>
                <w:lang w:eastAsia="zh-CN"/>
              </w:rPr>
            </w:rPrChange>
          </w:rPr>
          <w:t>a</w:t>
        </w:r>
        <w:r w:rsidR="009926D9" w:rsidRPr="009926D9">
          <w:rPr>
            <w:highlight w:val="yellow"/>
            <w:lang w:eastAsia="zh-CN"/>
            <w:rPrChange w:id="897" w:author="Trebaol Jonathan" w:date="2021-07-29T17:16:00Z">
              <w:rPr>
                <w:rFonts w:asciiTheme="minorHAnsi" w:eastAsia="SimSun" w:hAnsiTheme="minorHAnsi" w:cstheme="minorHAnsi"/>
                <w:lang w:eastAsia="zh-CN"/>
              </w:rPr>
            </w:rPrChange>
          </w:rPr>
          <w:t>d</w:t>
        </w:r>
        <w:r w:rsidR="009926D9" w:rsidRPr="009926D9">
          <w:rPr>
            <w:highlight w:val="yellow"/>
            <w:lang w:eastAsia="zh-CN"/>
            <w:rPrChange w:id="898" w:author="Trebaol Jonathan" w:date="2021-07-29T17:16:00Z">
              <w:rPr>
                <w:rFonts w:asciiTheme="minorHAnsi" w:eastAsia="SimSun" w:hAnsiTheme="minorHAnsi" w:cstheme="minorHAnsi"/>
                <w:lang w:eastAsia="zh-CN"/>
              </w:rPr>
            </w:rPrChange>
          </w:rPr>
          <w:t>d</w:t>
        </w:r>
        <w:r w:rsidR="009926D9" w:rsidRPr="009926D9">
          <w:rPr>
            <w:highlight w:val="yellow"/>
            <w:lang w:eastAsia="zh-CN"/>
            <w:rPrChange w:id="899" w:author="Trebaol Jonathan" w:date="2021-07-29T17:16:00Z">
              <w:rPr>
                <w:rFonts w:asciiTheme="minorHAnsi" w:eastAsia="SimSun" w:hAnsiTheme="minorHAnsi" w:cstheme="minorHAnsi"/>
                <w:lang w:eastAsia="zh-CN"/>
              </w:rPr>
            </w:rPrChange>
          </w:rPr>
          <w:t xml:space="preserve"> </w:t>
        </w:r>
        <w:r w:rsidR="009926D9" w:rsidRPr="009926D9">
          <w:rPr>
            <w:highlight w:val="yellow"/>
            <w:lang w:eastAsia="zh-CN"/>
            <w:rPrChange w:id="900" w:author="Trebaol Jonathan" w:date="2021-07-29T17:16:00Z">
              <w:rPr>
                <w:rFonts w:asciiTheme="minorHAnsi" w:eastAsia="SimSun" w:hAnsiTheme="minorHAnsi" w:cstheme="minorHAnsi"/>
                <w:lang w:eastAsia="zh-CN"/>
              </w:rPr>
            </w:rPrChange>
          </w:rPr>
          <w:t>a</w:t>
        </w:r>
        <w:r w:rsidR="009926D9" w:rsidRPr="009926D9">
          <w:rPr>
            <w:highlight w:val="yellow"/>
            <w:lang w:eastAsia="zh-CN"/>
            <w:rPrChange w:id="901" w:author="Trebaol Jonathan" w:date="2021-07-29T17:16:00Z">
              <w:rPr>
                <w:rFonts w:asciiTheme="minorHAnsi" w:eastAsia="SimSun" w:hAnsiTheme="minorHAnsi" w:cstheme="minorHAnsi"/>
                <w:lang w:eastAsia="zh-CN"/>
              </w:rPr>
            </w:rPrChange>
          </w:rPr>
          <w:t xml:space="preserve"> </w:t>
        </w:r>
        <w:r w:rsidR="009926D9" w:rsidRPr="009926D9">
          <w:rPr>
            <w:highlight w:val="yellow"/>
            <w:lang w:eastAsia="zh-CN"/>
            <w:rPrChange w:id="902" w:author="Trebaol Jonathan" w:date="2021-07-29T17:16:00Z">
              <w:rPr>
                <w:rFonts w:asciiTheme="minorHAnsi" w:eastAsia="SimSun" w:hAnsiTheme="minorHAnsi" w:cstheme="minorHAnsi"/>
                <w:lang w:eastAsia="zh-CN"/>
              </w:rPr>
            </w:rPrChange>
          </w:rPr>
          <w:t>l</w:t>
        </w:r>
        <w:r w:rsidR="009926D9" w:rsidRPr="009926D9">
          <w:rPr>
            <w:highlight w:val="yellow"/>
            <w:lang w:eastAsia="zh-CN"/>
            <w:rPrChange w:id="903" w:author="Trebaol Jonathan" w:date="2021-07-29T17:16:00Z">
              <w:rPr>
                <w:rFonts w:asciiTheme="minorHAnsi" w:eastAsia="SimSun" w:hAnsiTheme="minorHAnsi" w:cstheme="minorHAnsi"/>
                <w:lang w:eastAsia="zh-CN"/>
              </w:rPr>
            </w:rPrChange>
          </w:rPr>
          <w:t>i</w:t>
        </w:r>
        <w:r w:rsidR="009926D9" w:rsidRPr="009926D9">
          <w:rPr>
            <w:highlight w:val="yellow"/>
            <w:lang w:eastAsia="zh-CN"/>
            <w:rPrChange w:id="904" w:author="Trebaol Jonathan" w:date="2021-07-29T17:16:00Z">
              <w:rPr>
                <w:rFonts w:asciiTheme="minorHAnsi" w:eastAsia="SimSun" w:hAnsiTheme="minorHAnsi" w:cstheme="minorHAnsi"/>
                <w:lang w:eastAsia="zh-CN"/>
              </w:rPr>
            </w:rPrChange>
          </w:rPr>
          <w:t>n</w:t>
        </w:r>
        <w:r w:rsidR="009926D9" w:rsidRPr="009926D9">
          <w:rPr>
            <w:highlight w:val="yellow"/>
            <w:lang w:eastAsia="zh-CN"/>
            <w:rPrChange w:id="905" w:author="Trebaol Jonathan" w:date="2021-07-29T17:16:00Z">
              <w:rPr>
                <w:rFonts w:asciiTheme="minorHAnsi" w:eastAsia="SimSun" w:hAnsiTheme="minorHAnsi" w:cstheme="minorHAnsi"/>
                <w:lang w:eastAsia="zh-CN"/>
              </w:rPr>
            </w:rPrChange>
          </w:rPr>
          <w:t>k</w:t>
        </w:r>
        <w:r w:rsidR="009926D9" w:rsidRPr="009926D9">
          <w:rPr>
            <w:highlight w:val="yellow"/>
            <w:lang w:eastAsia="zh-CN"/>
            <w:rPrChange w:id="906" w:author="Trebaol Jonathan" w:date="2021-07-29T17:16:00Z">
              <w:rPr>
                <w:rFonts w:asciiTheme="minorHAnsi" w:eastAsia="SimSun" w:hAnsiTheme="minorHAnsi" w:cstheme="minorHAnsi"/>
                <w:lang w:eastAsia="zh-CN"/>
              </w:rPr>
            </w:rPrChange>
          </w:rPr>
          <w:t xml:space="preserve"> </w:t>
        </w:r>
        <w:r w:rsidR="009926D9" w:rsidRPr="009926D9">
          <w:rPr>
            <w:highlight w:val="yellow"/>
            <w:lang w:eastAsia="zh-CN"/>
            <w:rPrChange w:id="907" w:author="Trebaol Jonathan" w:date="2021-07-29T17:16:00Z">
              <w:rPr>
                <w:rFonts w:asciiTheme="minorHAnsi" w:eastAsia="SimSun" w:hAnsiTheme="minorHAnsi" w:cstheme="minorHAnsi"/>
                <w:lang w:eastAsia="zh-CN"/>
              </w:rPr>
            </w:rPrChange>
          </w:rPr>
          <w:t>*</w:t>
        </w:r>
        <w:r w:rsidR="009926D9" w:rsidRPr="009926D9">
          <w:rPr>
            <w:highlight w:val="yellow"/>
            <w:lang w:eastAsia="zh-CN"/>
            <w:rPrChange w:id="908" w:author="Trebaol Jonathan" w:date="2021-07-29T17:16:00Z">
              <w:rPr>
                <w:rFonts w:asciiTheme="minorHAnsi" w:eastAsia="SimSun" w:hAnsiTheme="minorHAnsi" w:cstheme="minorHAnsi"/>
                <w:lang w:eastAsia="zh-CN"/>
              </w:rPr>
            </w:rPrChange>
          </w:rPr>
          <w:t>*</w:t>
        </w:r>
        <w:r w:rsidR="009926D9" w:rsidRPr="009926D9">
          <w:rPr>
            <w:highlight w:val="yellow"/>
            <w:lang w:eastAsia="zh-CN"/>
            <w:rPrChange w:id="909" w:author="Trebaol Jonathan" w:date="2021-07-29T17:16:00Z">
              <w:rPr>
                <w:rFonts w:asciiTheme="minorHAnsi" w:eastAsia="SimSun" w:hAnsiTheme="minorHAnsi" w:cstheme="minorHAnsi"/>
                <w:lang w:eastAsia="zh-CN"/>
              </w:rPr>
            </w:rPrChange>
          </w:rPr>
          <w:t>*</w:t>
        </w:r>
      </w:ins>
      <w:del w:id="910" w:author="Trebaol Jonathan" w:date="2021-07-29T17:16:00Z">
        <w:r w:rsidRPr="00766A2E" w:rsidDel="009926D9">
          <w:rPr>
            <w:lang w:eastAsia="zh-CN"/>
          </w:rPr>
          <w:delText>5.6</w:delText>
        </w:r>
      </w:del>
      <w:r w:rsidRPr="00766A2E">
        <w:rPr>
          <w:lang w:eastAsia="zh-CN"/>
        </w:rPr>
        <w:t>)</w:t>
      </w:r>
    </w:p>
    <w:p w14:paraId="3730F794" w14:textId="4DD001C9" w:rsidR="000E70C2" w:rsidRPr="00766A2E" w:rsidRDefault="009926D9" w:rsidP="004C34CE">
      <w:pPr>
        <w:rPr>
          <w:noProof/>
        </w:rPr>
        <w:pPrChange w:id="911" w:author="Trebaol Jonathan" w:date="2021-07-29T17:35:00Z">
          <w:pPr/>
        </w:pPrChange>
      </w:pPr>
      <w:ins w:id="912" w:author="Trebaol Jonathan" w:date="2021-07-29T17:14:00Z">
        <w:r w:rsidRPr="009926D9">
          <w:rPr>
            <w:noProof/>
            <w:highlight w:val="yellow"/>
            <w:rPrChange w:id="913" w:author="Trebaol Jonathan" w:date="2021-07-29T17:14:00Z">
              <w:rPr>
                <w:rFonts w:asciiTheme="minorHAnsi" w:hAnsiTheme="minorHAnsi" w:cstheme="minorHAnsi"/>
                <w:noProof/>
              </w:rPr>
            </w:rPrChange>
          </w:rPr>
          <w:t>**** Explain here what is a Rainbow JID and how to obtain it ***</w:t>
        </w:r>
      </w:ins>
    </w:p>
    <w:p w14:paraId="6E4D0AA2" w14:textId="1C9DE3A9" w:rsidR="000E70C2" w:rsidRPr="00766A2E" w:rsidRDefault="000E70C2" w:rsidP="004C34CE">
      <w:pPr>
        <w:rPr>
          <w:noProof/>
        </w:rPr>
        <w:pPrChange w:id="914" w:author="Trebaol Jonathan" w:date="2021-07-29T17:35:00Z">
          <w:pPr/>
        </w:pPrChange>
      </w:pPr>
    </w:p>
    <w:p w14:paraId="70339924" w14:textId="5632B8E3" w:rsidR="000E70C2" w:rsidRPr="00766A2E" w:rsidDel="0024420D" w:rsidRDefault="000E70C2" w:rsidP="004C34CE">
      <w:pPr>
        <w:rPr>
          <w:del w:id="915" w:author="Trebaol Jonathan" w:date="2021-07-29T17:18:00Z"/>
          <w:noProof/>
        </w:rPr>
        <w:pPrChange w:id="916" w:author="Trebaol Jonathan" w:date="2021-07-29T17:35:00Z">
          <w:pPr/>
        </w:pPrChange>
      </w:pPr>
      <w:del w:id="917" w:author="Trebaol Jonathan" w:date="2021-07-29T17:16:00Z">
        <w:r w:rsidRPr="00766A2E" w:rsidDel="0024420D">
          <w:rPr>
            <w:noProof/>
          </w:rPr>
          <w:delText>Rainbow request</w:delText>
        </w:r>
      </w:del>
      <w:ins w:id="918" w:author="Trebaol Jonathan" w:date="2021-07-29T17:16:00Z">
        <w:r w:rsidR="0024420D">
          <w:rPr>
            <w:noProof/>
          </w:rPr>
          <w:t>Call flow when Rainbow bot is used for notifications:</w:t>
        </w:r>
      </w:ins>
      <w:del w:id="919" w:author="Trebaol Jonathan" w:date="2021-07-29T17:16:00Z">
        <w:r w:rsidRPr="00766A2E" w:rsidDel="0024420D">
          <w:rPr>
            <w:noProof/>
          </w:rPr>
          <w:delText>:</w:delText>
        </w:r>
      </w:del>
    </w:p>
    <w:p w14:paraId="02AF9452" w14:textId="24D9B282" w:rsidR="000E70C2" w:rsidRPr="00766A2E" w:rsidRDefault="000E70C2" w:rsidP="004C34CE">
      <w:pPr>
        <w:rPr>
          <w:noProof/>
        </w:rPr>
        <w:pPrChange w:id="920" w:author="Trebaol Jonathan" w:date="2021-07-29T17:35:00Z">
          <w:pPr/>
        </w:pPrChange>
      </w:pPr>
    </w:p>
    <w:p w14:paraId="4EA1D8DB" w14:textId="0B97E73A" w:rsidR="000E70C2" w:rsidRPr="00766A2E" w:rsidRDefault="00C21AC3" w:rsidP="004C34CE">
      <w:pPr>
        <w:rPr>
          <w:noProof/>
        </w:rPr>
        <w:pPrChange w:id="921" w:author="Trebaol Jonathan" w:date="2021-07-29T17:35:00Z">
          <w:pPr/>
        </w:pPrChange>
      </w:pPr>
      <w:r w:rsidRPr="00766A2E">
        <w:rPr>
          <w:noProof/>
        </w:rPr>
        <w:lastRenderedPageBreak/>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4C34CE">
      <w:pPr>
        <w:rPr>
          <w:rFonts w:eastAsia="SimSun"/>
          <w:sz w:val="22"/>
          <w:szCs w:val="22"/>
          <w:lang w:eastAsia="zh-CN"/>
        </w:rPr>
        <w:pPrChange w:id="922" w:author="Trebaol Jonathan" w:date="2021-07-29T17:35:00Z">
          <w:pPr/>
        </w:pPrChange>
      </w:pPr>
      <w:r w:rsidRPr="00766A2E">
        <w:rPr>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123106DD" w:rsidR="000E70C2" w:rsidRDefault="006F2917" w:rsidP="004C34CE">
      <w:pPr>
        <w:rPr>
          <w:ins w:id="923" w:author="Trebaol Jonathan" w:date="2021-07-29T17:18:00Z"/>
          <w:rFonts w:eastAsia="SimSun"/>
          <w:lang w:eastAsia="zh-CN"/>
        </w:rPr>
        <w:pPrChange w:id="924" w:author="Trebaol Jonathan" w:date="2021-07-29T17:35:00Z">
          <w:pPr/>
        </w:pPrChange>
      </w:pPr>
      <w:ins w:id="925" w:author="Trebaol Jonathan" w:date="2021-07-29T17:18:00Z">
        <w:r>
          <w:rPr>
            <w:rFonts w:eastAsia="SimSun"/>
            <w:lang w:eastAsia="zh-CN"/>
          </w:rPr>
          <w:t xml:space="preserve">What </w:t>
        </w:r>
      </w:ins>
      <w:ins w:id="926" w:author="Trebaol Jonathan" w:date="2021-07-29T17:22:00Z">
        <w:r w:rsidR="0007773A">
          <w:rPr>
            <w:rFonts w:eastAsia="SimSun"/>
            <w:lang w:eastAsia="zh-CN"/>
          </w:rPr>
          <w:t xml:space="preserve">is the purpose of </w:t>
        </w:r>
        <w:proofErr w:type="gramStart"/>
        <w:r w:rsidR="0007773A">
          <w:rPr>
            <w:rFonts w:eastAsia="SimSun"/>
            <w:lang w:eastAsia="zh-CN"/>
          </w:rPr>
          <w:t>VNA</w:t>
        </w:r>
      </w:ins>
      <w:ins w:id="927" w:author="Trebaol Jonathan" w:date="2021-07-29T17:18:00Z">
        <w:r>
          <w:rPr>
            <w:rFonts w:eastAsia="SimSun"/>
            <w:lang w:eastAsia="zh-CN"/>
          </w:rPr>
          <w:t>:</w:t>
        </w:r>
        <w:proofErr w:type="gramEnd"/>
      </w:ins>
    </w:p>
    <w:p w14:paraId="56EB3B51" w14:textId="6F9FA9C1" w:rsidR="006F2917" w:rsidRPr="00766A2E" w:rsidDel="00774A81" w:rsidRDefault="006F2917" w:rsidP="004C34CE">
      <w:pPr>
        <w:rPr>
          <w:del w:id="928" w:author="Trebaol Jonathan" w:date="2021-07-29T17:19:00Z"/>
          <w:rFonts w:eastAsia="SimSun"/>
          <w:lang w:eastAsia="zh-CN"/>
        </w:rPr>
        <w:pPrChange w:id="929" w:author="Trebaol Jonathan" w:date="2021-07-29T17:35:00Z">
          <w:pPr/>
        </w:pPrChange>
      </w:pPr>
      <w:ins w:id="930" w:author="Trebaol Jonathan" w:date="2021-07-29T17:18:00Z">
        <w:r>
          <w:rPr>
            <w:rFonts w:eastAsia="SimSun"/>
            <w:lang w:eastAsia="zh-CN"/>
          </w:rPr>
          <w:t xml:space="preserve">VNA for </w:t>
        </w:r>
        <w:r>
          <w:rPr>
            <w:rFonts w:eastAsia="SimSun"/>
            <w:lang w:eastAsia="zh-CN"/>
          </w:rPr>
          <w:fldChar w:fldCharType="begin"/>
        </w:r>
        <w:r>
          <w:rPr>
            <w:rFonts w:eastAsia="SimSun"/>
            <w:lang w:eastAsia="zh-CN"/>
          </w:rPr>
          <w:instrText xml:space="preserve"> HYPERLINK "https://www.al-enterprise.com/fr-fr/produits/applications/visual-notification-assistant" </w:instrText>
        </w:r>
        <w:r>
          <w:rPr>
            <w:rFonts w:eastAsia="SimSun"/>
            <w:lang w:eastAsia="zh-CN"/>
          </w:rPr>
        </w:r>
        <w:r>
          <w:rPr>
            <w:rFonts w:eastAsia="SimSun"/>
            <w:lang w:eastAsia="zh-CN"/>
          </w:rPr>
          <w:fldChar w:fldCharType="separate"/>
        </w:r>
        <w:r w:rsidRPr="00774A81">
          <w:rPr>
            <w:rFonts w:eastAsia="SimSun"/>
            <w:rPrChange w:id="931" w:author="Trebaol Jonathan" w:date="2021-07-29T17:19:00Z">
              <w:rPr>
                <w:rStyle w:val="Lienhypertexte"/>
                <w:rFonts w:asciiTheme="minorHAnsi" w:eastAsia="SimSun" w:hAnsiTheme="minorHAnsi" w:cstheme="minorHAnsi"/>
                <w:sz w:val="22"/>
                <w:szCs w:val="22"/>
                <w:lang w:eastAsia="zh-CN"/>
              </w:rPr>
            </w:rPrChange>
          </w:rPr>
          <w:t xml:space="preserve">Visual Notification Assistant </w:t>
        </w:r>
        <w:r>
          <w:rPr>
            <w:rFonts w:eastAsia="SimSun"/>
            <w:lang w:eastAsia="zh-CN"/>
          </w:rPr>
          <w:fldChar w:fldCharType="end"/>
        </w:r>
        <w:r>
          <w:rPr>
            <w:rFonts w:eastAsia="SimSun"/>
            <w:lang w:eastAsia="zh-CN"/>
          </w:rPr>
          <w:t xml:space="preserve"> </w:t>
        </w:r>
      </w:ins>
      <w:ins w:id="932" w:author="Trebaol Jonathan" w:date="2021-07-29T17:19:00Z">
        <w:r w:rsidR="00774A81">
          <w:rPr>
            <w:rFonts w:eastAsia="SimSun"/>
            <w:lang w:eastAsia="zh-CN"/>
          </w:rPr>
          <w:t>is a workflow engine used for doing interaction between the Server and Rainbow</w:t>
        </w:r>
      </w:ins>
      <w:ins w:id="933" w:author="Trebaol Jonathan" w:date="2021-07-29T17:20:00Z">
        <w:r w:rsidR="00774A81">
          <w:rPr>
            <w:rFonts w:eastAsia="SimSun"/>
            <w:lang w:eastAsia="zh-CN"/>
          </w:rPr>
          <w:t xml:space="preserve">. Based on inputs, workflow is generating notifications, notifications cards, sending logs to Rainbow bot. </w:t>
        </w:r>
      </w:ins>
    </w:p>
    <w:p w14:paraId="40BA6784" w14:textId="32AE0395" w:rsidR="000E70C2" w:rsidRPr="00766A2E" w:rsidDel="0024420D" w:rsidRDefault="000E70C2" w:rsidP="004C34CE">
      <w:pPr>
        <w:rPr>
          <w:del w:id="934" w:author="Trebaol Jonathan" w:date="2021-07-29T17:17:00Z"/>
          <w:rFonts w:eastAsia="SimSun"/>
          <w:lang w:eastAsia="zh-CN"/>
        </w:rPr>
        <w:pPrChange w:id="935" w:author="Trebaol Jonathan" w:date="2021-07-29T17:35:00Z">
          <w:pPr/>
        </w:pPrChange>
      </w:pPr>
    </w:p>
    <w:p w14:paraId="320B7C61" w14:textId="550BEBA8" w:rsidR="003F179F" w:rsidRPr="00766A2E" w:rsidRDefault="00F57365" w:rsidP="004C34CE">
      <w:pPr>
        <w:rPr>
          <w:rFonts w:eastAsia="SimSun"/>
          <w:lang w:eastAsia="zh-CN"/>
        </w:rPr>
        <w:pPrChange w:id="936" w:author="Trebaol Jonathan" w:date="2021-07-29T17:35:00Z">
          <w:pPr/>
        </w:pPrChange>
      </w:pPr>
      <w:del w:id="937" w:author="Trebaol Jonathan" w:date="2021-07-29T17:19:00Z">
        <w:r w:rsidRPr="00774A81" w:rsidDel="00774A81">
          <w:rPr>
            <w:rFonts w:eastAsia="SimSun"/>
            <w:lang w:eastAsia="zh-CN"/>
            <w:rPrChange w:id="938" w:author="Trebaol Jonathan" w:date="2021-07-29T17:19:00Z">
              <w:rPr>
                <w:rFonts w:asciiTheme="minorHAnsi" w:eastAsia="SimSun" w:hAnsiTheme="minorHAnsi" w:cstheme="minorHAnsi"/>
                <w:lang w:eastAsia="zh-CN"/>
              </w:rPr>
            </w:rPrChange>
          </w:rPr>
          <w:delText xml:space="preserve">VNA permit </w:delText>
        </w:r>
      </w:del>
      <w:del w:id="939" w:author="Trebaol Jonathan" w:date="2021-07-29T17:20:00Z">
        <w:r w:rsidRPr="00774A81" w:rsidDel="00774A81">
          <w:rPr>
            <w:rFonts w:eastAsia="SimSun"/>
            <w:lang w:eastAsia="zh-CN"/>
            <w:rPrChange w:id="940" w:author="Trebaol Jonathan" w:date="2021-07-29T17:19:00Z">
              <w:rPr>
                <w:rFonts w:asciiTheme="minorHAnsi" w:eastAsia="SimSun" w:hAnsiTheme="minorHAnsi" w:cstheme="minorHAnsi"/>
                <w:lang w:eastAsia="zh-CN"/>
              </w:rPr>
            </w:rPrChange>
          </w:rPr>
          <w:delText>the creation, and the configuration of the Rainbow bot</w:delText>
        </w:r>
        <w:r w:rsidR="003F179F" w:rsidRPr="00774A81" w:rsidDel="00774A81">
          <w:rPr>
            <w:rFonts w:eastAsia="SimSun"/>
            <w:lang w:eastAsia="zh-CN"/>
            <w:rPrChange w:id="941" w:author="Trebaol Jonathan" w:date="2021-07-29T17:19:00Z">
              <w:rPr>
                <w:rFonts w:asciiTheme="minorHAnsi" w:eastAsia="SimSun" w:hAnsiTheme="minorHAnsi" w:cstheme="minorHAnsi"/>
                <w:lang w:eastAsia="zh-CN"/>
              </w:rPr>
            </w:rPrChange>
          </w:rPr>
          <w:delText>.</w:delText>
        </w:r>
      </w:del>
      <w:r w:rsidR="003F179F" w:rsidRPr="00774A81">
        <w:rPr>
          <w:rFonts w:eastAsia="SimSun"/>
          <w:lang w:eastAsia="zh-CN"/>
          <w:rPrChange w:id="942" w:author="Trebaol Jonathan" w:date="2021-07-29T17:19:00Z">
            <w:rPr>
              <w:rFonts w:asciiTheme="minorHAnsi" w:hAnsiTheme="minorHAnsi" w:cstheme="minorHAnsi"/>
              <w:sz w:val="18"/>
              <w:szCs w:val="18"/>
            </w:rPr>
          </w:rPrChange>
        </w:rPr>
        <w:t xml:space="preserve"> </w:t>
      </w:r>
      <w:del w:id="943" w:author="Trebaol Jonathan" w:date="2021-07-29T17:21:00Z">
        <w:r w:rsidR="00181EEF" w:rsidRPr="00774A81" w:rsidDel="00774A81">
          <w:rPr>
            <w:rFonts w:eastAsia="SimSun"/>
            <w:lang w:eastAsia="zh-CN"/>
            <w:rPrChange w:id="944" w:author="Trebaol Jonathan" w:date="2021-07-29T17:19:00Z">
              <w:rPr>
                <w:rFonts w:asciiTheme="minorHAnsi" w:eastAsia="SimSun" w:hAnsiTheme="minorHAnsi" w:cstheme="minorHAnsi"/>
                <w:lang w:eastAsia="zh-CN"/>
              </w:rPr>
            </w:rPrChange>
          </w:rPr>
          <w:delText xml:space="preserve">The purpose </w:delText>
        </w:r>
        <w:r w:rsidR="003F179F" w:rsidRPr="00774A81" w:rsidDel="00774A81">
          <w:rPr>
            <w:rFonts w:eastAsia="SimSun"/>
            <w:lang w:eastAsia="zh-CN"/>
            <w:rPrChange w:id="945" w:author="Trebaol Jonathan" w:date="2021-07-29T17:19:00Z">
              <w:rPr>
                <w:rFonts w:asciiTheme="minorHAnsi" w:eastAsia="SimSun" w:hAnsiTheme="minorHAnsi" w:cstheme="minorHAnsi"/>
                <w:lang w:eastAsia="zh-CN"/>
              </w:rPr>
            </w:rPrChange>
          </w:rPr>
          <w:delText xml:space="preserve"> is simple, everything is configurable in the form of a block</w:delText>
        </w:r>
        <w:r w:rsidR="003F179F" w:rsidRPr="00774A81" w:rsidDel="00774A81">
          <w:rPr>
            <w:rFonts w:eastAsia="SimSun"/>
            <w:lang w:eastAsia="zh-CN"/>
            <w:rPrChange w:id="946" w:author="Trebaol Jonathan" w:date="2021-07-29T17:19:00Z">
              <w:rPr>
                <w:rFonts w:asciiTheme="minorHAnsi" w:eastAsia="SimSun" w:hAnsiTheme="minorHAnsi" w:cstheme="minorHAnsi"/>
                <w:sz w:val="18"/>
                <w:szCs w:val="18"/>
                <w:lang w:eastAsia="zh-CN"/>
              </w:rPr>
            </w:rPrChange>
          </w:rPr>
          <w:delText xml:space="preserve"> </w:delText>
        </w:r>
        <w:r w:rsidR="003F179F" w:rsidRPr="00774A81" w:rsidDel="00774A81">
          <w:rPr>
            <w:rFonts w:eastAsia="SimSun"/>
            <w:lang w:eastAsia="zh-CN"/>
            <w:rPrChange w:id="947" w:author="Trebaol Jonathan" w:date="2021-07-29T17:19:00Z">
              <w:rPr>
                <w:rFonts w:asciiTheme="minorHAnsi" w:eastAsia="SimSun" w:hAnsiTheme="minorHAnsi" w:cstheme="minorHAnsi"/>
                <w:lang w:eastAsia="zh-CN"/>
              </w:rPr>
            </w:rPrChange>
          </w:rPr>
          <w:delText>that takes each one a function, it is then enough to put it in the following or a parallel according to what we want to do with the bot , here is a flow created on VNA for the Preventive Maintenance bot:</w:delText>
        </w:r>
      </w:del>
      <w:ins w:id="948" w:author="Trebaol Jonathan" w:date="2021-07-29T17:21:00Z">
        <w:r w:rsidR="00774A81">
          <w:rPr>
            <w:rFonts w:eastAsia="SimSun"/>
            <w:lang w:eastAsia="zh-CN"/>
          </w:rPr>
          <w:t>Below the current workflow created for Preventive Maintenance needs:</w:t>
        </w:r>
      </w:ins>
    </w:p>
    <w:p w14:paraId="0B7B1700" w14:textId="217AAC5E" w:rsidR="00C21AC3" w:rsidRPr="00766A2E" w:rsidRDefault="00C21AC3" w:rsidP="004C34CE">
      <w:pPr>
        <w:rPr>
          <w:rFonts w:eastAsia="SimSun"/>
          <w:lang w:eastAsia="zh-CN"/>
        </w:rPr>
        <w:pPrChange w:id="949" w:author="Trebaol Jonathan" w:date="2021-07-29T17:35:00Z">
          <w:pPr/>
        </w:pPrChange>
      </w:pPr>
    </w:p>
    <w:p w14:paraId="7A33683D" w14:textId="22EC6326" w:rsidR="00C21AC3" w:rsidRPr="00766A2E" w:rsidRDefault="00C21AC3" w:rsidP="004C34CE">
      <w:pPr>
        <w:rPr>
          <w:rFonts w:eastAsia="SimSun"/>
          <w:lang w:eastAsia="zh-CN"/>
        </w:rPr>
        <w:pPrChange w:id="950" w:author="Trebaol Jonathan" w:date="2021-07-29T17:35:00Z">
          <w:pPr/>
        </w:pPrChange>
      </w:pPr>
    </w:p>
    <w:p w14:paraId="6E92FE0F" w14:textId="77777777" w:rsidR="00C21AC3" w:rsidRPr="00766A2E" w:rsidRDefault="00C21AC3" w:rsidP="004C34CE">
      <w:pPr>
        <w:rPr>
          <w:rFonts w:eastAsia="SimSun"/>
          <w:lang w:eastAsia="zh-CN"/>
        </w:rPr>
        <w:pPrChange w:id="951" w:author="Trebaol Jonathan" w:date="2021-07-29T17:35:00Z">
          <w:pPr/>
        </w:pPrChange>
      </w:pPr>
    </w:p>
    <w:p w14:paraId="5F4EAB96" w14:textId="29BF6589" w:rsidR="000E70C2" w:rsidRPr="00766A2E" w:rsidRDefault="00C21AC3" w:rsidP="004C34CE">
      <w:pPr>
        <w:rPr>
          <w:rFonts w:eastAsia="SimSun"/>
          <w:sz w:val="22"/>
          <w:szCs w:val="22"/>
          <w:lang w:eastAsia="zh-CN"/>
        </w:rPr>
        <w:pPrChange w:id="952" w:author="Trebaol Jonathan" w:date="2021-07-29T17:35:00Z">
          <w:pPr/>
        </w:pPrChange>
      </w:pPr>
      <w:r w:rsidRPr="00766A2E">
        <w:rPr>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4C34CE">
      <w:pPr>
        <w:rPr>
          <w:rFonts w:eastAsia="SimSun"/>
          <w:lang w:eastAsia="zh-CN"/>
        </w:rPr>
        <w:pPrChange w:id="953" w:author="Trebaol Jonathan" w:date="2021-07-29T17:35:00Z">
          <w:pPr/>
        </w:pPrChange>
      </w:pPr>
    </w:p>
    <w:p w14:paraId="19A77EAA" w14:textId="06FB782D" w:rsidR="002B7091" w:rsidRDefault="002B7091" w:rsidP="004C34CE">
      <w:pPr>
        <w:rPr>
          <w:rFonts w:eastAsia="SimSun"/>
          <w:lang w:eastAsia="zh-CN"/>
        </w:rPr>
        <w:pPrChange w:id="954" w:author="Trebaol Jonathan" w:date="2021-07-29T17:35:00Z">
          <w:pPr/>
        </w:pPrChange>
      </w:pPr>
      <w:r>
        <w:rPr>
          <w:rFonts w:eastAsia="SimSun"/>
          <w:lang w:eastAsia="zh-CN"/>
        </w:rPr>
        <w:t xml:space="preserve">To access and configure the VNA workflow, go to this </w:t>
      </w:r>
      <w:proofErr w:type="spellStart"/>
      <w:r>
        <w:rPr>
          <w:rFonts w:eastAsia="SimSun"/>
          <w:lang w:eastAsia="zh-CN"/>
        </w:rPr>
        <w:t>url</w:t>
      </w:r>
      <w:proofErr w:type="spellEnd"/>
      <w:r>
        <w:rPr>
          <w:rFonts w:eastAsia="SimSun"/>
          <w:lang w:eastAsia="zh-CN"/>
        </w:rPr>
        <w:t xml:space="preserve"> :</w:t>
      </w:r>
      <w:r w:rsidRPr="002B7091">
        <w:t xml:space="preserve"> </w:t>
      </w:r>
      <w:r w:rsidR="00A423C9">
        <w:fldChar w:fldCharType="begin"/>
      </w:r>
      <w:r w:rsidR="00A423C9">
        <w:instrText xml:space="preserve"> HYPERLINK "https://tpe-vna.al-mydemo.com/app/login" </w:instrText>
      </w:r>
      <w:r w:rsidR="00A423C9">
        <w:fldChar w:fldCharType="separate"/>
      </w:r>
      <w:r w:rsidRPr="00FA3367">
        <w:rPr>
          <w:rStyle w:val="Lienhypertexte"/>
          <w:rFonts w:asciiTheme="minorHAnsi" w:eastAsia="SimSun" w:hAnsiTheme="minorHAnsi" w:cstheme="minorHAnsi"/>
          <w:sz w:val="22"/>
          <w:szCs w:val="22"/>
          <w:lang w:eastAsia="zh-CN"/>
        </w:rPr>
        <w:t>https://tpe-vna.al-mydemo.com/app/login</w:t>
      </w:r>
      <w:r w:rsidR="00A423C9">
        <w:rPr>
          <w:rStyle w:val="Lienhypertexte"/>
          <w:rFonts w:asciiTheme="minorHAnsi" w:eastAsia="SimSun" w:hAnsiTheme="minorHAnsi" w:cstheme="minorHAnsi"/>
          <w:sz w:val="22"/>
          <w:szCs w:val="22"/>
          <w:lang w:eastAsia="zh-CN"/>
        </w:rPr>
        <w:fldChar w:fldCharType="end"/>
      </w:r>
    </w:p>
    <w:p w14:paraId="144B62EE" w14:textId="09762220" w:rsidR="002B7091" w:rsidRPr="00774A81" w:rsidRDefault="002B7091" w:rsidP="004C34CE">
      <w:pPr>
        <w:rPr>
          <w:rFonts w:asciiTheme="minorHAnsi" w:eastAsia="SimSun" w:hAnsiTheme="minorHAnsi" w:cstheme="minorHAnsi"/>
          <w:sz w:val="22"/>
          <w:szCs w:val="22"/>
          <w:lang w:val="fr-FR" w:eastAsia="zh-CN"/>
          <w:rPrChange w:id="955" w:author="Trebaol Jonathan" w:date="2021-07-29T17:21:00Z">
            <w:rPr>
              <w:rFonts w:asciiTheme="minorHAnsi" w:eastAsia="SimSun" w:hAnsiTheme="minorHAnsi" w:cstheme="minorHAnsi"/>
              <w:sz w:val="22"/>
              <w:szCs w:val="22"/>
              <w:lang w:eastAsia="zh-CN"/>
            </w:rPr>
          </w:rPrChange>
        </w:rPr>
        <w:pPrChange w:id="956" w:author="Trebaol Jonathan" w:date="2021-07-29T17:35:00Z">
          <w:pPr/>
        </w:pPrChange>
      </w:pPr>
      <w:del w:id="957" w:author="Trebaol Jonathan" w:date="2021-07-29T17:21:00Z">
        <w:r w:rsidRPr="00774A81" w:rsidDel="00774A81">
          <w:rPr>
            <w:rFonts w:asciiTheme="minorHAnsi" w:eastAsia="SimSun" w:hAnsiTheme="minorHAnsi" w:cstheme="minorHAnsi"/>
            <w:sz w:val="22"/>
            <w:szCs w:val="22"/>
            <w:lang w:val="fr-FR" w:eastAsia="zh-CN"/>
            <w:rPrChange w:id="958" w:author="Trebaol Jonathan" w:date="2021-07-29T17:21:00Z">
              <w:rPr>
                <w:rFonts w:asciiTheme="minorHAnsi" w:eastAsia="SimSun" w:hAnsiTheme="minorHAnsi" w:cstheme="minorHAnsi"/>
                <w:sz w:val="22"/>
                <w:szCs w:val="22"/>
                <w:lang w:eastAsia="zh-CN"/>
              </w:rPr>
            </w:rPrChange>
          </w:rPr>
          <w:delText xml:space="preserve">If you don’t have </w:delText>
        </w:r>
        <w:r w:rsidR="00EB6401" w:rsidRPr="00774A81" w:rsidDel="00774A81">
          <w:rPr>
            <w:rFonts w:asciiTheme="minorHAnsi" w:eastAsia="SimSun" w:hAnsiTheme="minorHAnsi" w:cstheme="minorHAnsi"/>
            <w:sz w:val="22"/>
            <w:szCs w:val="22"/>
            <w:lang w:val="fr-FR" w:eastAsia="zh-CN"/>
            <w:rPrChange w:id="959" w:author="Trebaol Jonathan" w:date="2021-07-29T17:21:00Z">
              <w:rPr>
                <w:rFonts w:asciiTheme="minorHAnsi" w:eastAsia="SimSun" w:hAnsiTheme="minorHAnsi" w:cstheme="minorHAnsi"/>
                <w:sz w:val="22"/>
                <w:szCs w:val="22"/>
                <w:lang w:eastAsia="zh-CN"/>
              </w:rPr>
            </w:rPrChange>
          </w:rPr>
          <w:delText>account,</w:delText>
        </w:r>
        <w:r w:rsidRPr="00774A81" w:rsidDel="00774A81">
          <w:rPr>
            <w:rFonts w:asciiTheme="minorHAnsi" w:eastAsia="SimSun" w:hAnsiTheme="minorHAnsi" w:cstheme="minorHAnsi"/>
            <w:sz w:val="22"/>
            <w:szCs w:val="22"/>
            <w:lang w:val="fr-FR" w:eastAsia="zh-CN"/>
            <w:rPrChange w:id="960" w:author="Trebaol Jonathan" w:date="2021-07-29T17:21:00Z">
              <w:rPr>
                <w:rFonts w:asciiTheme="minorHAnsi" w:eastAsia="SimSun" w:hAnsiTheme="minorHAnsi" w:cstheme="minorHAnsi"/>
                <w:sz w:val="22"/>
                <w:szCs w:val="22"/>
                <w:lang w:eastAsia="zh-CN"/>
              </w:rPr>
            </w:rPrChange>
          </w:rPr>
          <w:delText xml:space="preserve"> ask to</w:delText>
        </w:r>
      </w:del>
      <w:proofErr w:type="gramStart"/>
      <w:ins w:id="961" w:author="Trebaol Jonathan" w:date="2021-07-29T17:21:00Z">
        <w:r w:rsidR="00774A81" w:rsidRPr="00774A81">
          <w:rPr>
            <w:rFonts w:asciiTheme="minorHAnsi" w:eastAsia="SimSun" w:hAnsiTheme="minorHAnsi" w:cstheme="minorHAnsi"/>
            <w:sz w:val="22"/>
            <w:szCs w:val="22"/>
            <w:lang w:val="fr-FR" w:eastAsia="zh-CN"/>
            <w:rPrChange w:id="962" w:author="Trebaol Jonathan" w:date="2021-07-29T17:21:00Z">
              <w:rPr>
                <w:rFonts w:asciiTheme="minorHAnsi" w:eastAsia="SimSun" w:hAnsiTheme="minorHAnsi" w:cstheme="minorHAnsi"/>
                <w:sz w:val="22"/>
                <w:szCs w:val="22"/>
                <w:lang w:eastAsia="zh-CN"/>
              </w:rPr>
            </w:rPrChange>
          </w:rPr>
          <w:t>Contact:</w:t>
        </w:r>
      </w:ins>
      <w:proofErr w:type="gramEnd"/>
      <w:r w:rsidRPr="00774A81">
        <w:rPr>
          <w:rFonts w:asciiTheme="minorHAnsi" w:eastAsia="SimSun" w:hAnsiTheme="minorHAnsi" w:cstheme="minorHAnsi"/>
          <w:sz w:val="22"/>
          <w:szCs w:val="22"/>
          <w:lang w:val="fr-FR" w:eastAsia="zh-CN"/>
          <w:rPrChange w:id="963" w:author="Trebaol Jonathan" w:date="2021-07-29T17:21:00Z">
            <w:rPr>
              <w:rFonts w:asciiTheme="minorHAnsi" w:eastAsia="SimSun" w:hAnsiTheme="minorHAnsi" w:cstheme="minorHAnsi"/>
              <w:sz w:val="22"/>
              <w:szCs w:val="22"/>
              <w:lang w:eastAsia="zh-CN"/>
            </w:rPr>
          </w:rPrChange>
        </w:rPr>
        <w:t xml:space="preserve"> PEYREBESSE Thierry</w:t>
      </w:r>
      <w:ins w:id="964" w:author="Trebaol Jonathan" w:date="2021-07-29T17:21:00Z">
        <w:r w:rsidR="00774A81" w:rsidRPr="00774A81">
          <w:rPr>
            <w:rFonts w:asciiTheme="minorHAnsi" w:eastAsia="SimSun" w:hAnsiTheme="minorHAnsi" w:cstheme="minorHAnsi"/>
            <w:sz w:val="22"/>
            <w:szCs w:val="22"/>
            <w:lang w:val="fr-FR" w:eastAsia="zh-CN"/>
            <w:rPrChange w:id="965" w:author="Trebaol Jonathan" w:date="2021-07-29T17:21:00Z">
              <w:rPr>
                <w:rFonts w:asciiTheme="minorHAnsi" w:eastAsia="SimSun" w:hAnsiTheme="minorHAnsi" w:cstheme="minorHAnsi"/>
                <w:sz w:val="22"/>
                <w:szCs w:val="22"/>
                <w:lang w:eastAsia="zh-CN"/>
              </w:rPr>
            </w:rPrChange>
          </w:rPr>
          <w:t xml:space="preserve"> </w:t>
        </w:r>
        <w:r w:rsidR="00774A81">
          <w:fldChar w:fldCharType="begin"/>
        </w:r>
        <w:r w:rsidR="00774A81" w:rsidRPr="00774A81">
          <w:rPr>
            <w:lang w:val="fr-FR"/>
            <w:rPrChange w:id="966" w:author="Trebaol Jonathan" w:date="2021-07-29T17:21:00Z">
              <w:rPr/>
            </w:rPrChange>
          </w:rPr>
          <w:instrText xml:space="preserve"> HYPERLINK "mailto:thierry.peyrebesse@al-enterprise.com" \t "hidden-iframe" </w:instrText>
        </w:r>
        <w:r w:rsidR="00774A81">
          <w:fldChar w:fldCharType="separate"/>
        </w:r>
        <w:r w:rsidR="00774A81" w:rsidRPr="00774A81">
          <w:rPr>
            <w:rStyle w:val="Lienhypertexte"/>
            <w:rFonts w:ascii="Helvetica" w:hAnsi="Helvetica"/>
            <w:sz w:val="17"/>
            <w:szCs w:val="17"/>
            <w:shd w:val="clear" w:color="auto" w:fill="F8F8F8"/>
            <w:lang w:val="fr-FR"/>
            <w:rPrChange w:id="967" w:author="Trebaol Jonathan" w:date="2021-07-29T17:21:00Z">
              <w:rPr>
                <w:rStyle w:val="Lienhypertexte"/>
                <w:rFonts w:ascii="Helvetica" w:hAnsi="Helvetica"/>
                <w:sz w:val="17"/>
                <w:szCs w:val="17"/>
                <w:shd w:val="clear" w:color="auto" w:fill="F8F8F8"/>
              </w:rPr>
            </w:rPrChange>
          </w:rPr>
          <w:t>thierry.peyrebesse@al-enterprise.com</w:t>
        </w:r>
        <w:r w:rsidR="00774A81">
          <w:fldChar w:fldCharType="end"/>
        </w:r>
        <w:r w:rsidR="00774A81" w:rsidRPr="00774A81">
          <w:rPr>
            <w:lang w:val="fr-FR"/>
            <w:rPrChange w:id="968" w:author="Trebaol Jonathan" w:date="2021-07-29T17:21:00Z">
              <w:rPr/>
            </w:rPrChange>
          </w:rPr>
          <w:t xml:space="preserve"> ALE </w:t>
        </w:r>
        <w:proofErr w:type="spellStart"/>
        <w:r w:rsidR="00774A81" w:rsidRPr="00774A81">
          <w:rPr>
            <w:lang w:val="fr-FR"/>
            <w:rPrChange w:id="969" w:author="Trebaol Jonathan" w:date="2021-07-29T17:21:00Z">
              <w:rPr/>
            </w:rPrChange>
          </w:rPr>
          <w:t>Pr</w:t>
        </w:r>
        <w:r w:rsidR="00774A81">
          <w:rPr>
            <w:lang w:val="fr-FR"/>
          </w:rPr>
          <w:t>eSale</w:t>
        </w:r>
      </w:ins>
      <w:ins w:id="970" w:author="Trebaol Jonathan" w:date="2021-07-29T17:22:00Z">
        <w:r w:rsidR="00774A81">
          <w:rPr>
            <w:lang w:val="fr-FR"/>
          </w:rPr>
          <w:t>s</w:t>
        </w:r>
      </w:ins>
      <w:proofErr w:type="spellEnd"/>
      <w:del w:id="971" w:author="Trebaol Jonathan" w:date="2021-07-29T17:21:00Z">
        <w:r w:rsidRPr="00774A81" w:rsidDel="00774A81">
          <w:rPr>
            <w:rFonts w:asciiTheme="minorHAnsi" w:eastAsia="SimSun" w:hAnsiTheme="minorHAnsi" w:cstheme="minorHAnsi"/>
            <w:sz w:val="22"/>
            <w:szCs w:val="22"/>
            <w:lang w:val="fr-FR" w:eastAsia="zh-CN"/>
            <w:rPrChange w:id="972" w:author="Trebaol Jonathan" w:date="2021-07-29T17:21:00Z">
              <w:rPr>
                <w:rFonts w:asciiTheme="minorHAnsi" w:eastAsia="SimSun" w:hAnsiTheme="minorHAnsi" w:cstheme="minorHAnsi"/>
                <w:sz w:val="22"/>
                <w:szCs w:val="22"/>
                <w:lang w:eastAsia="zh-CN"/>
              </w:rPr>
            </w:rPrChange>
          </w:rPr>
          <w:delText>.</w:delText>
        </w:r>
      </w:del>
    </w:p>
    <w:p w14:paraId="633D96E6" w14:textId="4CD2ED37" w:rsidR="002B7091" w:rsidRPr="00774A81" w:rsidRDefault="002B7091" w:rsidP="004C34CE">
      <w:pPr>
        <w:rPr>
          <w:rFonts w:eastAsia="SimSun"/>
          <w:lang w:val="fr-FR" w:eastAsia="zh-CN"/>
          <w:rPrChange w:id="973" w:author="Trebaol Jonathan" w:date="2021-07-29T17:21:00Z">
            <w:rPr>
              <w:rFonts w:asciiTheme="minorHAnsi" w:eastAsia="SimSun" w:hAnsiTheme="minorHAnsi" w:cstheme="minorHAnsi"/>
              <w:sz w:val="22"/>
              <w:szCs w:val="22"/>
              <w:lang w:eastAsia="zh-CN"/>
            </w:rPr>
          </w:rPrChange>
        </w:rPr>
        <w:pPrChange w:id="974" w:author="Trebaol Jonathan" w:date="2021-07-29T17:35:00Z">
          <w:pPr/>
        </w:pPrChange>
      </w:pPr>
    </w:p>
    <w:p w14:paraId="52E333E4" w14:textId="6540353C" w:rsidR="002B7091" w:rsidRDefault="002B7091" w:rsidP="004C34CE">
      <w:pPr>
        <w:rPr>
          <w:rFonts w:eastAsia="SimSun"/>
          <w:lang w:eastAsia="zh-CN"/>
        </w:rPr>
        <w:pPrChange w:id="975" w:author="Trebaol Jonathan" w:date="2021-07-29T17:35:00Z">
          <w:pPr/>
        </w:pPrChange>
      </w:pPr>
      <w:r>
        <w:rPr>
          <w:rFonts w:eastAsia="SimSun"/>
          <w:lang w:eastAsia="zh-CN"/>
        </w:rPr>
        <w:t xml:space="preserve">Then, click on editor and </w:t>
      </w:r>
      <w:proofErr w:type="spellStart"/>
      <w:r>
        <w:rPr>
          <w:rFonts w:eastAsia="SimSun"/>
          <w:lang w:eastAsia="zh-CN"/>
        </w:rPr>
        <w:t>NBDNotif</w:t>
      </w:r>
      <w:proofErr w:type="spellEnd"/>
      <w:r>
        <w:rPr>
          <w:rFonts w:eastAsia="SimSun"/>
          <w:lang w:eastAsia="zh-CN"/>
        </w:rPr>
        <w:t>:</w:t>
      </w:r>
    </w:p>
    <w:p w14:paraId="7EB6A626" w14:textId="77777777" w:rsidR="002B7091" w:rsidRDefault="002B7091" w:rsidP="004C34CE">
      <w:pPr>
        <w:rPr>
          <w:rFonts w:eastAsia="SimSun"/>
          <w:lang w:eastAsia="zh-CN"/>
        </w:rPr>
        <w:pPrChange w:id="976" w:author="Trebaol Jonathan" w:date="2021-07-29T17:35:00Z">
          <w:pPr/>
        </w:pPrChange>
      </w:pPr>
    </w:p>
    <w:p w14:paraId="1DDEE0B3" w14:textId="4284FBC7" w:rsidR="002B7091" w:rsidRPr="00766A2E" w:rsidRDefault="002B7091" w:rsidP="004C34CE">
      <w:pPr>
        <w:rPr>
          <w:rFonts w:asciiTheme="minorHAnsi" w:eastAsia="SimSun" w:hAnsiTheme="minorHAnsi" w:cstheme="minorHAnsi"/>
          <w:sz w:val="22"/>
          <w:szCs w:val="22"/>
          <w:lang w:eastAsia="zh-CN"/>
        </w:rPr>
        <w:pPrChange w:id="977" w:author="Trebaol Jonathan" w:date="2021-07-29T17:35:00Z">
          <w:pPr/>
        </w:pPrChange>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4850"/>
                    </a:xfrm>
                    <a:prstGeom prst="rect">
                      <a:avLst/>
                    </a:prstGeom>
                  </pic:spPr>
                </pic:pic>
              </a:graphicData>
            </a:graphic>
          </wp:inline>
        </w:drawing>
      </w:r>
    </w:p>
    <w:p w14:paraId="1ED017C3" w14:textId="0A1D76FE" w:rsidR="003F179F" w:rsidRDefault="003F179F" w:rsidP="004C34CE">
      <w:pPr>
        <w:rPr>
          <w:rFonts w:eastAsia="SimSun"/>
          <w:lang w:eastAsia="zh-CN"/>
        </w:rPr>
        <w:pPrChange w:id="978" w:author="Trebaol Jonathan" w:date="2021-07-29T17:35:00Z">
          <w:pPr/>
        </w:pPrChange>
      </w:pPr>
    </w:p>
    <w:p w14:paraId="276AAB31" w14:textId="42364421" w:rsidR="003266A5" w:rsidRDefault="003266A5" w:rsidP="004C34CE">
      <w:pPr>
        <w:rPr>
          <w:rFonts w:eastAsia="SimSun"/>
          <w:lang w:eastAsia="zh-CN"/>
        </w:rPr>
        <w:pPrChange w:id="979" w:author="Trebaol Jonathan" w:date="2021-07-29T17:35:00Z">
          <w:pPr/>
        </w:pPrChange>
      </w:pPr>
    </w:p>
    <w:p w14:paraId="36E06AD9" w14:textId="5A6FDDE6" w:rsidR="003266A5" w:rsidRDefault="003266A5" w:rsidP="004C34CE">
      <w:pPr>
        <w:rPr>
          <w:rFonts w:eastAsia="SimSun"/>
          <w:lang w:eastAsia="zh-CN"/>
        </w:rPr>
        <w:pPrChange w:id="980" w:author="Trebaol Jonathan" w:date="2021-07-29T17:35:00Z">
          <w:pPr/>
        </w:pPrChange>
      </w:pPr>
    </w:p>
    <w:p w14:paraId="10A09CF2" w14:textId="7CB1A1F6" w:rsidR="003266A5" w:rsidRDefault="003266A5" w:rsidP="004C34CE">
      <w:pPr>
        <w:rPr>
          <w:rFonts w:eastAsia="SimSun"/>
          <w:lang w:eastAsia="zh-CN"/>
        </w:rPr>
        <w:pPrChange w:id="981" w:author="Trebaol Jonathan" w:date="2021-07-29T17:35:00Z">
          <w:pPr/>
        </w:pPrChange>
      </w:pPr>
    </w:p>
    <w:p w14:paraId="459F6775" w14:textId="0F50CE8C" w:rsidR="003266A5" w:rsidRDefault="003266A5" w:rsidP="004C34CE">
      <w:pPr>
        <w:rPr>
          <w:rFonts w:eastAsia="SimSun"/>
          <w:lang w:eastAsia="zh-CN"/>
        </w:rPr>
        <w:pPrChange w:id="982" w:author="Trebaol Jonathan" w:date="2021-07-29T17:35:00Z">
          <w:pPr/>
        </w:pPrChange>
      </w:pPr>
    </w:p>
    <w:p w14:paraId="2A107893" w14:textId="54EE5D38" w:rsidR="003266A5" w:rsidRDefault="003266A5" w:rsidP="004C34CE">
      <w:pPr>
        <w:rPr>
          <w:rFonts w:eastAsia="SimSun"/>
          <w:lang w:eastAsia="zh-CN"/>
        </w:rPr>
        <w:pPrChange w:id="983" w:author="Trebaol Jonathan" w:date="2021-07-29T17:35:00Z">
          <w:pPr/>
        </w:pPrChange>
      </w:pPr>
    </w:p>
    <w:p w14:paraId="577B0190" w14:textId="24F7D173" w:rsidR="003266A5" w:rsidRDefault="003266A5" w:rsidP="004C34CE">
      <w:pPr>
        <w:rPr>
          <w:rFonts w:eastAsia="SimSun"/>
          <w:lang w:eastAsia="zh-CN"/>
        </w:rPr>
        <w:pPrChange w:id="984" w:author="Trebaol Jonathan" w:date="2021-07-29T17:35:00Z">
          <w:pPr/>
        </w:pPrChange>
      </w:pPr>
    </w:p>
    <w:p w14:paraId="522ADDFA" w14:textId="77777777" w:rsidR="003266A5" w:rsidRPr="00766A2E" w:rsidRDefault="003266A5" w:rsidP="004C34CE">
      <w:pPr>
        <w:rPr>
          <w:rFonts w:eastAsia="SimSun"/>
          <w:lang w:eastAsia="zh-CN"/>
        </w:rPr>
        <w:pPrChange w:id="985" w:author="Trebaol Jonathan" w:date="2021-07-29T17:35:00Z">
          <w:pPr/>
        </w:pPrChange>
      </w:pPr>
    </w:p>
    <w:p w14:paraId="5B44D8BC" w14:textId="77777777" w:rsidR="0024420D" w:rsidRDefault="0024420D" w:rsidP="004C34CE">
      <w:pPr>
        <w:rPr>
          <w:ins w:id="986" w:author="Trebaol Jonathan" w:date="2021-07-29T17:17:00Z"/>
          <w:noProof/>
        </w:rPr>
        <w:pPrChange w:id="987" w:author="Trebaol Jonathan" w:date="2021-07-29T17:35:00Z">
          <w:pPr/>
        </w:pPrChange>
      </w:pPr>
    </w:p>
    <w:p w14:paraId="348274F7" w14:textId="77777777" w:rsidR="0024420D" w:rsidRDefault="0024420D" w:rsidP="004C34CE">
      <w:pPr>
        <w:rPr>
          <w:ins w:id="988" w:author="Trebaol Jonathan" w:date="2021-07-29T17:17:00Z"/>
          <w:noProof/>
        </w:rPr>
        <w:pPrChange w:id="989" w:author="Trebaol Jonathan" w:date="2021-07-29T17:35:00Z">
          <w:pPr/>
        </w:pPrChange>
      </w:pPr>
    </w:p>
    <w:p w14:paraId="78055C62" w14:textId="77777777" w:rsidR="0024420D" w:rsidRDefault="0024420D" w:rsidP="004C34CE">
      <w:pPr>
        <w:rPr>
          <w:ins w:id="990" w:author="Trebaol Jonathan" w:date="2021-07-29T17:17:00Z"/>
          <w:noProof/>
        </w:rPr>
        <w:pPrChange w:id="991" w:author="Trebaol Jonathan" w:date="2021-07-29T17:35:00Z">
          <w:pPr/>
        </w:pPrChange>
      </w:pPr>
    </w:p>
    <w:p w14:paraId="2FF41A75" w14:textId="77777777" w:rsidR="0007773A" w:rsidRDefault="0007773A" w:rsidP="004C34CE">
      <w:pPr>
        <w:rPr>
          <w:ins w:id="992" w:author="Trebaol Jonathan" w:date="2021-07-29T17:22:00Z"/>
          <w:noProof/>
        </w:rPr>
        <w:pPrChange w:id="993" w:author="Trebaol Jonathan" w:date="2021-07-29T17:35:00Z">
          <w:pPr/>
        </w:pPrChange>
      </w:pPr>
    </w:p>
    <w:p w14:paraId="3D621052" w14:textId="3DEFB4B3" w:rsidR="000E70C2" w:rsidRPr="0024420D" w:rsidDel="0024420D" w:rsidRDefault="0024420D" w:rsidP="004C34CE">
      <w:pPr>
        <w:rPr>
          <w:del w:id="994" w:author="Trebaol Jonathan" w:date="2021-07-29T17:17:00Z"/>
          <w:noProof/>
          <w:rPrChange w:id="995" w:author="Trebaol Jonathan" w:date="2021-07-29T17:17:00Z">
            <w:rPr>
              <w:del w:id="996" w:author="Trebaol Jonathan" w:date="2021-07-29T17:17:00Z"/>
              <w:rFonts w:asciiTheme="minorHAnsi" w:eastAsia="SimSun" w:hAnsiTheme="minorHAnsi" w:cstheme="minorHAnsi"/>
              <w:sz w:val="22"/>
              <w:szCs w:val="22"/>
              <w:lang w:eastAsia="zh-CN"/>
            </w:rPr>
          </w:rPrChange>
        </w:rPr>
        <w:pPrChange w:id="997" w:author="Trebaol Jonathan" w:date="2021-07-29T17:35:00Z">
          <w:pPr/>
        </w:pPrChange>
      </w:pPr>
      <w:ins w:id="998" w:author="Trebaol Jonathan" w:date="2021-07-29T17:17:00Z">
        <w:r>
          <w:rPr>
            <w:noProof/>
          </w:rPr>
          <w:t>Call flow when Email  is used for notifications:</w:t>
        </w:r>
      </w:ins>
      <w:del w:id="999" w:author="Trebaol Jonathan" w:date="2021-07-29T17:17:00Z">
        <w:r w:rsidR="000E70C2" w:rsidRPr="00766A2E" w:rsidDel="0024420D">
          <w:rPr>
            <w:rFonts w:eastAsia="SimSun"/>
            <w:sz w:val="22"/>
            <w:szCs w:val="22"/>
            <w:lang w:eastAsia="zh-CN"/>
          </w:rPr>
          <w:delText>Email request:</w:delText>
        </w:r>
      </w:del>
    </w:p>
    <w:p w14:paraId="047BF94A" w14:textId="77777777" w:rsidR="000E70C2" w:rsidRPr="00766A2E" w:rsidRDefault="000E70C2" w:rsidP="004C34CE">
      <w:pPr>
        <w:rPr>
          <w:rFonts w:eastAsia="SimSun"/>
          <w:lang w:eastAsia="zh-CN"/>
        </w:rPr>
        <w:pPrChange w:id="1000" w:author="Trebaol Jonathan" w:date="2021-07-29T17:35:00Z">
          <w:pPr/>
        </w:pPrChange>
      </w:pPr>
    </w:p>
    <w:p w14:paraId="768D16B1" w14:textId="3A8D1B5A" w:rsidR="00855336" w:rsidRDefault="00C21AC3" w:rsidP="004C34CE">
      <w:pPr>
        <w:rPr>
          <w:ins w:id="1001" w:author="Trebaol Jonathan" w:date="2021-07-29T17:22:00Z"/>
          <w:noProof/>
        </w:rPr>
        <w:pPrChange w:id="1002" w:author="Trebaol Jonathan" w:date="2021-07-29T17:35:00Z">
          <w:pPr/>
        </w:pPrChange>
      </w:pPr>
      <w:r w:rsidRPr="00766A2E">
        <w:rPr>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del w:id="1003" w:author="Trebaol Jonathan" w:date="2021-07-29T17:17:00Z">
        <w:r w:rsidRPr="00766A2E" w:rsidDel="0024420D">
          <w:rPr>
            <w:noProof/>
          </w:rPr>
          <w:delText xml:space="preserve"> </w:delText>
        </w:r>
      </w:del>
      <w:r w:rsidRPr="00766A2E">
        <w:rPr>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875"/>
                    </a:xfrm>
                    <a:prstGeom prst="rect">
                      <a:avLst/>
                    </a:prstGeom>
                  </pic:spPr>
                </pic:pic>
              </a:graphicData>
            </a:graphic>
          </wp:inline>
        </w:drawing>
      </w:r>
    </w:p>
    <w:p w14:paraId="525F11C1" w14:textId="1846D3FD" w:rsidR="00380A5F" w:rsidRPr="00766A2E" w:rsidRDefault="00380A5F" w:rsidP="004C34CE">
      <w:pPr>
        <w:rPr>
          <w:b/>
          <w:sz w:val="24"/>
          <w:szCs w:val="24"/>
        </w:rPr>
        <w:pPrChange w:id="1004" w:author="Trebaol Jonathan" w:date="2021-07-29T17:35:00Z">
          <w:pPr/>
        </w:pPrChange>
      </w:pPr>
      <w:ins w:id="1005" w:author="Trebaol Jonathan" w:date="2021-07-29T17:22:00Z">
        <w:r w:rsidRPr="007948F8">
          <w:rPr>
            <w:noProof/>
            <w:highlight w:val="yellow"/>
            <w:rPrChange w:id="1006" w:author="Trebaol Jonathan" w:date="2021-07-29T17:23:00Z">
              <w:rPr>
                <w:rFonts w:asciiTheme="minorHAnsi" w:hAnsiTheme="minorHAnsi" w:cstheme="minorHAnsi"/>
                <w:noProof/>
              </w:rPr>
            </w:rPrChange>
          </w:rPr>
          <w:t>*** Explain the need</w:t>
        </w:r>
      </w:ins>
      <w:ins w:id="1007" w:author="Trebaol Jonathan" w:date="2021-07-29T17:23:00Z">
        <w:r w:rsidRPr="007948F8">
          <w:rPr>
            <w:noProof/>
            <w:highlight w:val="yellow"/>
            <w:rPrChange w:id="1008" w:author="Trebaol Jonathan" w:date="2021-07-29T17:23:00Z">
              <w:rPr>
                <w:rFonts w:asciiTheme="minorHAnsi" w:hAnsiTheme="minorHAnsi" w:cstheme="minorHAnsi"/>
                <w:noProof/>
              </w:rPr>
            </w:rPrChange>
          </w:rPr>
          <w:t xml:space="preserve"> for SMTP relay server  ***</w:t>
        </w:r>
      </w:ins>
    </w:p>
    <w:p w14:paraId="1DAC6C3B" w14:textId="434C4A65" w:rsidR="00855336" w:rsidRPr="00766A2E" w:rsidRDefault="00855336" w:rsidP="004C34CE">
      <w:pPr>
        <w:pStyle w:val="Titre2"/>
        <w:pPrChange w:id="1009" w:author="Trebaol Jonathan" w:date="2021-07-29T17:35:00Z">
          <w:pPr/>
        </w:pPrChange>
      </w:pPr>
      <w:bookmarkStart w:id="1010" w:name="_Toc381025711"/>
      <w:bookmarkStart w:id="1011" w:name="_Toc78470301"/>
      <w:r w:rsidRPr="00766A2E">
        <w:t>Platform</w:t>
      </w:r>
      <w:ins w:id="1012" w:author="Trebaol Jonathan" w:date="2021-07-29T17:24:00Z">
        <w:r w:rsidR="00C2158F">
          <w:t>s</w:t>
        </w:r>
      </w:ins>
      <w:r w:rsidRPr="00766A2E">
        <w:t xml:space="preserve"> Supported</w:t>
      </w:r>
      <w:bookmarkEnd w:id="1010"/>
      <w:bookmarkEnd w:id="1011"/>
    </w:p>
    <w:p w14:paraId="7AC0C482" w14:textId="4D3108E6" w:rsidR="00855336" w:rsidRPr="00766A2E" w:rsidRDefault="00855336" w:rsidP="004C34CE">
      <w:pPr>
        <w:pStyle w:val="Corpsdetexte"/>
        <w:pPrChange w:id="1013" w:author="Trebaol Jonathan" w:date="2021-07-29T17:35:00Z">
          <w:pPr>
            <w:pStyle w:val="Titre2"/>
          </w:pPr>
        </w:pPrChange>
      </w:pPr>
      <w:del w:id="1014" w:author="Trebaol Jonathan" w:date="2021-07-29T17:23:00Z">
        <w:r w:rsidRPr="00766A2E" w:rsidDel="00510A26">
          <w:delText xml:space="preserve">The proposed </w:delText>
        </w:r>
      </w:del>
      <w:r w:rsidR="001111A8" w:rsidRPr="00766A2E">
        <w:t>Preventive Maintenance</w:t>
      </w:r>
      <w:r w:rsidRPr="00766A2E">
        <w:t xml:space="preserve"> </w:t>
      </w:r>
      <w:del w:id="1015" w:author="Trebaol Jonathan" w:date="2021-07-29T17:23:00Z">
        <w:r w:rsidRPr="00766A2E" w:rsidDel="00510A26">
          <w:delText>functionality shall be</w:delText>
        </w:r>
      </w:del>
      <w:ins w:id="1016" w:author="Trebaol Jonathan" w:date="2021-07-29T17:23:00Z">
        <w:r w:rsidR="00510A26">
          <w:t>is</w:t>
        </w:r>
      </w:ins>
      <w:r w:rsidRPr="00766A2E">
        <w:t xml:space="preserve"> supported on </w:t>
      </w:r>
      <w:proofErr w:type="spellStart"/>
      <w:r w:rsidR="001111A8" w:rsidRPr="00766A2E">
        <w:t>Omniswitch</w:t>
      </w:r>
      <w:ins w:id="1017" w:author="Trebaol Jonathan" w:date="2021-07-29T17:23:00Z">
        <w:r w:rsidR="00510A26">
          <w:t>es</w:t>
        </w:r>
        <w:proofErr w:type="spellEnd"/>
        <w:r w:rsidR="00510A26">
          <w:t xml:space="preserve"> running</w:t>
        </w:r>
      </w:ins>
      <w:r w:rsidR="001111A8" w:rsidRPr="00766A2E">
        <w:t xml:space="preserve"> AOS 8.X</w:t>
      </w:r>
      <w:r w:rsidR="002B0801" w:rsidRPr="00766A2E">
        <w:t xml:space="preserve"> and AP Stellar</w:t>
      </w:r>
      <w:r w:rsidR="00B93AF2" w:rsidRPr="00766A2E">
        <w:t xml:space="preserve"> </w:t>
      </w:r>
      <w:ins w:id="1018" w:author="Trebaol Jonathan" w:date="2021-07-29T17:23:00Z">
        <w:r w:rsidR="00510A26">
          <w:t xml:space="preserve">4.0.x and above </w:t>
        </w:r>
      </w:ins>
      <w:r w:rsidR="00B93AF2" w:rsidRPr="00766A2E">
        <w:t>(all models</w:t>
      </w:r>
      <w:del w:id="1019" w:author="Trebaol Jonathan" w:date="2021-07-29T17:23:00Z">
        <w:r w:rsidR="001B79EE" w:rsidRPr="00766A2E" w:rsidDel="00510A26">
          <w:delText xml:space="preserve"> at the date 28/07/2021</w:delText>
        </w:r>
      </w:del>
      <w:r w:rsidR="00B93AF2" w:rsidRPr="00766A2E">
        <w:t>)</w:t>
      </w:r>
    </w:p>
    <w:p w14:paraId="16FAB9EB" w14:textId="607F79EC" w:rsidR="001F01F7" w:rsidRPr="00766A2E" w:rsidRDefault="00982343" w:rsidP="004C34CE">
      <w:pPr>
        <w:pStyle w:val="Titre2"/>
        <w:pPrChange w:id="1020" w:author="Trebaol Jonathan" w:date="2021-07-29T17:35:00Z">
          <w:pPr>
            <w:pStyle w:val="Corpsdetexte"/>
          </w:pPr>
        </w:pPrChange>
      </w:pPr>
      <w:bookmarkStart w:id="1021" w:name="_Toc78470302"/>
      <w:r w:rsidRPr="00254CDB">
        <w:lastRenderedPageBreak/>
        <w:t>Prerequisites</w:t>
      </w:r>
      <w:bookmarkEnd w:id="1021"/>
    </w:p>
    <w:p w14:paraId="58CB2E79" w14:textId="05C2CAC0" w:rsidR="001B79EE" w:rsidRPr="00766A2E" w:rsidRDefault="001B79EE" w:rsidP="004C34CE">
      <w:pPr>
        <w:pPrChange w:id="1022" w:author="Trebaol Jonathan" w:date="2021-07-29T17:35:00Z">
          <w:pPr/>
        </w:pPrChange>
      </w:pPr>
    </w:p>
    <w:p w14:paraId="2DC17FA3" w14:textId="77777777" w:rsidR="001B79EE" w:rsidRPr="00766A2E" w:rsidDel="00C2158F" w:rsidRDefault="001B79EE" w:rsidP="004C34CE">
      <w:pPr>
        <w:pStyle w:val="Corpsdetexte"/>
        <w:rPr>
          <w:del w:id="1023" w:author="Trebaol Jonathan" w:date="2021-07-29T17:24:00Z"/>
          <w:b/>
          <w:noProof/>
        </w:rPr>
        <w:pPrChange w:id="1024" w:author="Trebaol Jonathan" w:date="2021-07-29T17:35:00Z">
          <w:pPr/>
        </w:pPrChange>
      </w:pPr>
      <w:r w:rsidRPr="00766A2E">
        <w:rPr>
          <w:noProof/>
        </w:rPr>
        <w:t>This chapter captures the requirements for Preventive Maintenance.</w:t>
      </w:r>
    </w:p>
    <w:p w14:paraId="1CE8E5B8" w14:textId="77777777" w:rsidR="001B79EE" w:rsidRPr="00766A2E" w:rsidRDefault="001B79EE" w:rsidP="004C34CE">
      <w:pPr>
        <w:pStyle w:val="Corpsdetexte"/>
        <w:pPrChange w:id="1025" w:author="Trebaol Jonathan" w:date="2021-07-29T17:35:00Z">
          <w:pPr/>
        </w:pPrChange>
      </w:pPr>
    </w:p>
    <w:p w14:paraId="454E2260" w14:textId="7B43ECC6" w:rsidR="001B79EE" w:rsidRPr="00766A2E" w:rsidRDefault="001F01F7" w:rsidP="004C34CE">
      <w:pPr>
        <w:rPr>
          <w:lang w:val="es-ES"/>
        </w:rPr>
        <w:pPrChange w:id="1026" w:author="Trebaol Jonathan" w:date="2021-07-29T17:35:00Z">
          <w:pPr/>
        </w:pPrChange>
      </w:pPr>
      <w:proofErr w:type="spellStart"/>
      <w:r w:rsidRPr="00766A2E">
        <w:rPr>
          <w:lang w:val="es-ES"/>
        </w:rPr>
        <w:t>Supported</w:t>
      </w:r>
      <w:proofErr w:type="spellEnd"/>
      <w:r w:rsidRPr="00766A2E">
        <w:rPr>
          <w:lang w:val="es-ES"/>
        </w:rPr>
        <w:t xml:space="preserve"> O</w:t>
      </w:r>
      <w:r w:rsidR="00982343" w:rsidRPr="00986F88">
        <w:rPr>
          <w:lang w:val="es-ES"/>
        </w:rPr>
        <w:t>S</w:t>
      </w:r>
      <w:r w:rsidRPr="00766A2E">
        <w:rPr>
          <w:lang w:val="es-ES"/>
        </w:rPr>
        <w:t>: Debian, Raspbian</w:t>
      </w:r>
      <w:del w:id="1027" w:author="Trebaol Jonathan" w:date="2021-07-29T17:24:00Z">
        <w:r w:rsidRPr="00766A2E" w:rsidDel="00C2158F">
          <w:rPr>
            <w:lang w:val="es-ES"/>
          </w:rPr>
          <w:delText>.</w:delText>
        </w:r>
      </w:del>
    </w:p>
    <w:p w14:paraId="1C106224" w14:textId="4E38718B" w:rsidR="001F01F7" w:rsidRPr="00766A2E" w:rsidRDefault="001F01F7" w:rsidP="004C34CE">
      <w:pPr>
        <w:rPr>
          <w:lang w:val="es-ES"/>
        </w:rPr>
        <w:pPrChange w:id="1028" w:author="Trebaol Jonathan" w:date="2021-07-29T17:35:00Z">
          <w:pPr/>
        </w:pPrChange>
      </w:pPr>
      <w:r w:rsidRPr="00766A2E">
        <w:rPr>
          <w:lang w:val="es-ES"/>
        </w:rPr>
        <w:t>Debian Server: 9.13</w:t>
      </w:r>
    </w:p>
    <w:p w14:paraId="6668D34F" w14:textId="77DF6BBA" w:rsidR="001F01F7" w:rsidRPr="00766A2E" w:rsidRDefault="001F01F7" w:rsidP="004C34CE">
      <w:pPr>
        <w:pPrChange w:id="1029" w:author="Trebaol Jonathan" w:date="2021-07-29T17:35:00Z">
          <w:pPr/>
        </w:pPrChange>
      </w:pPr>
      <w:r w:rsidRPr="00766A2E">
        <w:t>SSH: OpenSSH_7.4p1</w:t>
      </w:r>
    </w:p>
    <w:p w14:paraId="6A1E61CC" w14:textId="60CED0D1" w:rsidR="001B79EE" w:rsidRDefault="001B79EE" w:rsidP="004C34CE">
      <w:pPr>
        <w:rPr>
          <w:ins w:id="1030" w:author="Trebaol Jonathan" w:date="2021-07-29T17:24:00Z"/>
        </w:rPr>
        <w:pPrChange w:id="1031" w:author="Trebaol Jonathan" w:date="2021-07-29T17:35:00Z">
          <w:pPr/>
        </w:pPrChange>
      </w:pPr>
      <w:r w:rsidRPr="00766A2E">
        <w:t>Python</w:t>
      </w:r>
      <w:del w:id="1032" w:author="Trebaol Jonathan" w:date="2021-07-29T17:24:00Z">
        <w:r w:rsidRPr="00766A2E" w:rsidDel="00C2158F">
          <w:delText xml:space="preserve"> Version</w:delText>
        </w:r>
      </w:del>
      <w:r w:rsidRPr="00766A2E">
        <w:t xml:space="preserve">: Python 3.5.3 </w:t>
      </w:r>
      <w:r w:rsidR="00982343">
        <w:t>and above</w:t>
      </w:r>
    </w:p>
    <w:p w14:paraId="792DD0BE" w14:textId="46C66CF9" w:rsidR="00C2158F" w:rsidRPr="00766A2E" w:rsidDel="00C2158F" w:rsidRDefault="00C2158F" w:rsidP="004C34CE">
      <w:pPr>
        <w:rPr>
          <w:del w:id="1033" w:author="Trebaol Jonathan" w:date="2021-07-29T17:25:00Z"/>
        </w:rPr>
        <w:pPrChange w:id="1034" w:author="Trebaol Jonathan" w:date="2021-07-29T17:35:00Z">
          <w:pPr/>
        </w:pPrChange>
      </w:pPr>
      <w:ins w:id="1035" w:author="Trebaol Jonathan" w:date="2021-07-29T17:24:00Z">
        <w:r w:rsidRPr="00C2158F">
          <w:rPr>
            <w:highlight w:val="yellow"/>
            <w:rPrChange w:id="1036" w:author="Trebaol Jonathan" w:date="2021-07-29T17:24:00Z">
              <w:rPr>
                <w:rFonts w:asciiTheme="minorHAnsi" w:hAnsiTheme="minorHAnsi" w:cstheme="minorHAnsi"/>
                <w:sz w:val="22"/>
                <w:szCs w:val="22"/>
              </w:rPr>
            </w:rPrChange>
          </w:rPr>
          <w:t>SMTP Relay</w:t>
        </w:r>
      </w:ins>
    </w:p>
    <w:p w14:paraId="656B8D73" w14:textId="77777777" w:rsidR="001B79EE" w:rsidRPr="00766A2E" w:rsidDel="00C2158F" w:rsidRDefault="001B79EE" w:rsidP="004C34CE">
      <w:pPr>
        <w:rPr>
          <w:del w:id="1037" w:author="Trebaol Jonathan" w:date="2021-07-29T17:24:00Z"/>
        </w:rPr>
        <w:pPrChange w:id="1038" w:author="Trebaol Jonathan" w:date="2021-07-29T17:35:00Z">
          <w:pPr/>
        </w:pPrChange>
      </w:pPr>
    </w:p>
    <w:p w14:paraId="392B53BE" w14:textId="734A681A" w:rsidR="001F01F7" w:rsidRPr="00766A2E" w:rsidDel="00C2158F" w:rsidRDefault="001F01F7" w:rsidP="004C34CE">
      <w:pPr>
        <w:rPr>
          <w:del w:id="1039" w:author="Trebaol Jonathan" w:date="2021-07-29T17:24:00Z"/>
        </w:rPr>
        <w:pPrChange w:id="1040" w:author="Trebaol Jonathan" w:date="2021-07-29T17:35:00Z">
          <w:pPr/>
        </w:pPrChange>
      </w:pPr>
    </w:p>
    <w:p w14:paraId="0888B020" w14:textId="7ED966B5" w:rsidR="001B79EE" w:rsidRPr="00766A2E" w:rsidDel="00C2158F" w:rsidRDefault="001B79EE" w:rsidP="004C34CE">
      <w:pPr>
        <w:rPr>
          <w:del w:id="1041" w:author="Trebaol Jonathan" w:date="2021-07-29T17:24:00Z"/>
        </w:rPr>
        <w:pPrChange w:id="1042" w:author="Trebaol Jonathan" w:date="2021-07-29T17:35:00Z">
          <w:pPr/>
        </w:pPrChange>
      </w:pPr>
    </w:p>
    <w:p w14:paraId="75461899" w14:textId="01FCF341" w:rsidR="001B79EE" w:rsidRPr="00766A2E" w:rsidDel="00C2158F" w:rsidRDefault="001B79EE" w:rsidP="004C34CE">
      <w:pPr>
        <w:rPr>
          <w:del w:id="1043" w:author="Trebaol Jonathan" w:date="2021-07-29T17:24:00Z"/>
        </w:rPr>
        <w:pPrChange w:id="1044" w:author="Trebaol Jonathan" w:date="2021-07-29T17:35:00Z">
          <w:pPr/>
        </w:pPrChange>
      </w:pPr>
    </w:p>
    <w:p w14:paraId="600CACD9" w14:textId="09EF45EF" w:rsidR="001B79EE" w:rsidRPr="00766A2E" w:rsidDel="00C2158F" w:rsidRDefault="001B79EE" w:rsidP="004C34CE">
      <w:pPr>
        <w:rPr>
          <w:del w:id="1045" w:author="Trebaol Jonathan" w:date="2021-07-29T17:24:00Z"/>
        </w:rPr>
        <w:pPrChange w:id="1046" w:author="Trebaol Jonathan" w:date="2021-07-29T17:35:00Z">
          <w:pPr/>
        </w:pPrChange>
      </w:pPr>
    </w:p>
    <w:p w14:paraId="3B5AA58F" w14:textId="39BD4A1B" w:rsidR="001B79EE" w:rsidRPr="00766A2E" w:rsidDel="00C2158F" w:rsidRDefault="001B79EE" w:rsidP="004C34CE">
      <w:pPr>
        <w:rPr>
          <w:del w:id="1047" w:author="Trebaol Jonathan" w:date="2021-07-29T17:24:00Z"/>
        </w:rPr>
        <w:pPrChange w:id="1048" w:author="Trebaol Jonathan" w:date="2021-07-29T17:35:00Z">
          <w:pPr/>
        </w:pPrChange>
      </w:pPr>
    </w:p>
    <w:p w14:paraId="2DD0BCA2" w14:textId="483AC409" w:rsidR="001B79EE" w:rsidRPr="00766A2E" w:rsidDel="00C2158F" w:rsidRDefault="001B79EE" w:rsidP="004C34CE">
      <w:pPr>
        <w:rPr>
          <w:del w:id="1049" w:author="Trebaol Jonathan" w:date="2021-07-29T17:25:00Z"/>
        </w:rPr>
        <w:pPrChange w:id="1050" w:author="Trebaol Jonathan" w:date="2021-07-29T17:35:00Z">
          <w:pPr/>
        </w:pPrChange>
      </w:pPr>
    </w:p>
    <w:p w14:paraId="117F6BFB" w14:textId="77777777" w:rsidR="001B79EE" w:rsidRPr="00766A2E" w:rsidDel="00C2158F" w:rsidRDefault="001B79EE" w:rsidP="004C34CE">
      <w:pPr>
        <w:rPr>
          <w:del w:id="1051" w:author="Trebaol Jonathan" w:date="2021-07-29T17:25:00Z"/>
        </w:rPr>
        <w:pPrChange w:id="1052" w:author="Trebaol Jonathan" w:date="2021-07-29T17:35:00Z">
          <w:pPr/>
        </w:pPrChange>
      </w:pPr>
    </w:p>
    <w:p w14:paraId="503FAE74" w14:textId="149DE60E" w:rsidR="00855336" w:rsidRPr="00766A2E" w:rsidDel="00C2158F" w:rsidRDefault="00855336" w:rsidP="004C34CE">
      <w:pPr>
        <w:rPr>
          <w:del w:id="1053" w:author="Trebaol Jonathan" w:date="2021-07-29T17:25:00Z"/>
        </w:rPr>
        <w:pPrChange w:id="1054" w:author="Trebaol Jonathan" w:date="2021-07-29T17:35:00Z">
          <w:pPr/>
        </w:pPrChange>
      </w:pPr>
      <w:bookmarkStart w:id="1055" w:name="_Design_Constraints"/>
      <w:bookmarkStart w:id="1056" w:name="_Toc214247596"/>
      <w:bookmarkStart w:id="1057" w:name="_Toc381025712"/>
      <w:bookmarkStart w:id="1058" w:name="_Toc159221914"/>
      <w:bookmarkStart w:id="1059" w:name="_Toc78470303"/>
      <w:bookmarkEnd w:id="1055"/>
      <w:del w:id="1060" w:author="Trebaol Jonathan" w:date="2021-07-29T17:25:00Z">
        <w:r w:rsidRPr="00766A2E" w:rsidDel="00C2158F">
          <w:delText>Design Constraints</w:delText>
        </w:r>
        <w:bookmarkEnd w:id="1056"/>
        <w:r w:rsidRPr="00766A2E" w:rsidDel="00C2158F">
          <w:delText>.</w:delText>
        </w:r>
        <w:bookmarkStart w:id="1061" w:name="_Toc214247598"/>
        <w:bookmarkEnd w:id="1057"/>
        <w:bookmarkEnd w:id="1059"/>
      </w:del>
    </w:p>
    <w:p w14:paraId="36148277" w14:textId="234E2690" w:rsidR="00855336" w:rsidRPr="00766A2E" w:rsidDel="00C2158F" w:rsidRDefault="00855336" w:rsidP="004C34CE">
      <w:pPr>
        <w:rPr>
          <w:del w:id="1062" w:author="Trebaol Jonathan" w:date="2021-07-29T17:25:00Z"/>
        </w:rPr>
        <w:pPrChange w:id="1063" w:author="Trebaol Jonathan" w:date="2021-07-29T17:35:00Z">
          <w:pPr/>
        </w:pPrChange>
      </w:pPr>
      <w:bookmarkStart w:id="1064" w:name="_Toc214247600"/>
      <w:bookmarkStart w:id="1065" w:name="_Toc381025713"/>
      <w:bookmarkStart w:id="1066" w:name="_Toc78470304"/>
      <w:bookmarkEnd w:id="1061"/>
      <w:del w:id="1067" w:author="Trebaol Jonathan" w:date="2021-07-29T17:25:00Z">
        <w:r w:rsidRPr="00766A2E" w:rsidDel="00C2158F">
          <w:delText>Software Limitations</w:delText>
        </w:r>
        <w:bookmarkEnd w:id="1064"/>
        <w:bookmarkEnd w:id="1065"/>
        <w:bookmarkEnd w:id="1066"/>
      </w:del>
    </w:p>
    <w:bookmarkEnd w:id="1058"/>
    <w:p w14:paraId="4BDDDF67" w14:textId="293C0651" w:rsidR="00855336" w:rsidRPr="00766A2E" w:rsidDel="00C2158F" w:rsidRDefault="001111A8" w:rsidP="004C34CE">
      <w:pPr>
        <w:rPr>
          <w:del w:id="1068" w:author="Trebaol Jonathan" w:date="2021-07-29T17:25:00Z"/>
        </w:rPr>
        <w:pPrChange w:id="1069" w:author="Trebaol Jonathan" w:date="2021-07-29T17:35:00Z">
          <w:pPr/>
        </w:pPrChange>
      </w:pPr>
      <w:del w:id="1070" w:author="Trebaol Jonathan" w:date="2021-07-29T17:25:00Z">
        <w:r w:rsidRPr="00766A2E" w:rsidDel="00C2158F">
          <w:delText>Unknown</w:delText>
        </w:r>
      </w:del>
    </w:p>
    <w:p w14:paraId="77FA6ECB" w14:textId="7ECB1D8D" w:rsidR="00E94F76" w:rsidRPr="00766A2E" w:rsidDel="00C2158F" w:rsidRDefault="00E94F76" w:rsidP="004C34CE">
      <w:pPr>
        <w:rPr>
          <w:del w:id="1071" w:author="Trebaol Jonathan" w:date="2021-07-29T17:25:00Z"/>
        </w:rPr>
        <w:pPrChange w:id="1072" w:author="Trebaol Jonathan" w:date="2021-07-29T17:35:00Z">
          <w:pPr/>
        </w:pPrChange>
      </w:pPr>
    </w:p>
    <w:p w14:paraId="5D794DCB" w14:textId="55F0FCFD" w:rsidR="00855336" w:rsidRPr="00766A2E" w:rsidDel="00C2158F" w:rsidRDefault="00855336" w:rsidP="004C34CE">
      <w:pPr>
        <w:rPr>
          <w:del w:id="1073" w:author="Trebaol Jonathan" w:date="2021-07-29T17:25:00Z"/>
        </w:rPr>
        <w:pPrChange w:id="1074" w:author="Trebaol Jonathan" w:date="2021-07-29T17:35:00Z">
          <w:pPr/>
        </w:pPrChange>
      </w:pPr>
      <w:bookmarkStart w:id="1075" w:name="_Toc381025714"/>
      <w:bookmarkStart w:id="1076" w:name="_Toc78470305"/>
      <w:del w:id="1077" w:author="Trebaol Jonathan" w:date="2021-07-29T17:25:00Z">
        <w:r w:rsidRPr="00766A2E" w:rsidDel="00C2158F">
          <w:delText>Hardware Limitations</w:delText>
        </w:r>
        <w:bookmarkEnd w:id="1075"/>
        <w:bookmarkEnd w:id="1076"/>
        <w:r w:rsidRPr="00766A2E" w:rsidDel="00C2158F">
          <w:delText xml:space="preserve"> </w:delText>
        </w:r>
      </w:del>
    </w:p>
    <w:p w14:paraId="11AA3BE4" w14:textId="56016381" w:rsidR="001111A8" w:rsidRPr="00766A2E" w:rsidDel="00C2158F" w:rsidRDefault="001111A8" w:rsidP="004C34CE">
      <w:pPr>
        <w:rPr>
          <w:del w:id="1078" w:author="Trebaol Jonathan" w:date="2021-07-29T17:25:00Z"/>
        </w:rPr>
        <w:pPrChange w:id="1079" w:author="Trebaol Jonathan" w:date="2021-07-29T17:35:00Z">
          <w:pPr/>
        </w:pPrChange>
      </w:pPr>
      <w:del w:id="1080" w:author="Trebaol Jonathan" w:date="2021-07-29T17:25:00Z">
        <w:r w:rsidRPr="00766A2E" w:rsidDel="00C2158F">
          <w:delText>Unknown</w:delText>
        </w:r>
      </w:del>
    </w:p>
    <w:p w14:paraId="577444E9" w14:textId="76887B3F" w:rsidR="00374C6A" w:rsidRPr="00766A2E" w:rsidRDefault="00374C6A" w:rsidP="004C34CE">
      <w:pPr>
        <w:pPrChange w:id="1081" w:author="Trebaol Jonathan" w:date="2021-07-29T17:35:00Z">
          <w:pPr/>
        </w:pPrChange>
      </w:pPr>
      <w:bookmarkStart w:id="1082" w:name="_Toc76555055"/>
      <w:bookmarkStart w:id="1083" w:name="_Toc76555056"/>
      <w:bookmarkStart w:id="1084" w:name="_Toc76555057"/>
      <w:bookmarkStart w:id="1085" w:name="_Toc76555058"/>
      <w:bookmarkStart w:id="1086" w:name="_Assumptions_and_Dependencies"/>
      <w:bookmarkStart w:id="1087" w:name="_SYSTEM_REQUIREMENT_SPECIFICATIONS"/>
      <w:bookmarkEnd w:id="554"/>
      <w:bookmarkEnd w:id="1082"/>
      <w:bookmarkEnd w:id="1083"/>
      <w:bookmarkEnd w:id="1084"/>
      <w:bookmarkEnd w:id="1085"/>
      <w:bookmarkEnd w:id="1086"/>
      <w:bookmarkEnd w:id="1087"/>
    </w:p>
    <w:p w14:paraId="22848E5D" w14:textId="77777777" w:rsidR="00374C6A" w:rsidRPr="00766A2E" w:rsidRDefault="00374C6A" w:rsidP="004C34CE">
      <w:pPr>
        <w:pPrChange w:id="1088" w:author="Trebaol Jonathan" w:date="2021-07-29T17:35:00Z">
          <w:pPr/>
        </w:pPrChange>
      </w:pPr>
    </w:p>
    <w:p w14:paraId="559F7A4E" w14:textId="6081BDB0" w:rsidR="00855336" w:rsidRPr="00766A2E" w:rsidRDefault="001B79EE" w:rsidP="004C34CE">
      <w:pPr>
        <w:pStyle w:val="Titre1"/>
        <w:rPr>
          <w:lang w:val="fr-FR"/>
        </w:rPr>
        <w:pPrChange w:id="1089" w:author="Trebaol Jonathan" w:date="2021-07-29T17:35:00Z">
          <w:pPr/>
        </w:pPrChange>
      </w:pPr>
      <w:bookmarkStart w:id="1090" w:name="_Toc76555060"/>
      <w:bookmarkStart w:id="1091" w:name="_FUNCTIONAL_SPECIFICATIONS"/>
      <w:bookmarkStart w:id="1092" w:name="_Toc195435509"/>
      <w:bookmarkStart w:id="1093" w:name="_Ref197796357"/>
      <w:bookmarkStart w:id="1094" w:name="_Toc214247602"/>
      <w:bookmarkStart w:id="1095" w:name="_Toc381025716"/>
      <w:bookmarkStart w:id="1096" w:name="_Toc193785702"/>
      <w:bookmarkStart w:id="1097" w:name="_Toc138487351"/>
      <w:bookmarkStart w:id="1098" w:name="_Toc78470306"/>
      <w:bookmarkEnd w:id="1090"/>
      <w:bookmarkEnd w:id="1091"/>
      <w:r w:rsidRPr="00766A2E">
        <w:rPr>
          <w:lang w:val="fr-FR"/>
        </w:rPr>
        <w:t>USER GUIDE</w:t>
      </w:r>
      <w:bookmarkEnd w:id="1092"/>
      <w:bookmarkEnd w:id="1093"/>
      <w:bookmarkEnd w:id="1094"/>
      <w:bookmarkEnd w:id="1095"/>
      <w:bookmarkEnd w:id="1098"/>
    </w:p>
    <w:p w14:paraId="6C2A6F8A" w14:textId="7D247785" w:rsidR="001B79EE" w:rsidRPr="00766A2E" w:rsidRDefault="001B79EE" w:rsidP="004C34CE">
      <w:pPr>
        <w:rPr>
          <w:lang w:val="fr-FR"/>
        </w:rPr>
        <w:pPrChange w:id="1099" w:author="Trebaol Jonathan" w:date="2021-07-29T17:35:00Z">
          <w:pPr/>
        </w:pPrChange>
      </w:pPr>
    </w:p>
    <w:p w14:paraId="7B0A31E8" w14:textId="0F990452" w:rsidR="00133269" w:rsidRPr="00C2158F" w:rsidDel="00C2158F" w:rsidRDefault="00133269" w:rsidP="004C34CE">
      <w:pPr>
        <w:rPr>
          <w:del w:id="1100" w:author="Trebaol Jonathan" w:date="2021-07-29T17:26:00Z"/>
          <w:noProof/>
          <w:rPrChange w:id="1101" w:author="Trebaol Jonathan" w:date="2021-07-29T17:26:00Z">
            <w:rPr>
              <w:del w:id="1102" w:author="Trebaol Jonathan" w:date="2021-07-29T17:26:00Z"/>
              <w:rFonts w:asciiTheme="minorHAnsi" w:hAnsiTheme="minorHAnsi" w:cstheme="minorHAnsi"/>
            </w:rPr>
          </w:rPrChange>
        </w:rPr>
        <w:pPrChange w:id="1103" w:author="Trebaol Jonathan" w:date="2021-07-29T17:35:00Z">
          <w:pPr/>
        </w:pPrChange>
      </w:pPr>
      <w:del w:id="1104" w:author="Trebaol Jonathan" w:date="2021-07-29T17:26:00Z">
        <w:r w:rsidRPr="00C2158F" w:rsidDel="00C2158F">
          <w:rPr>
            <w:noProof/>
            <w:rPrChange w:id="1105" w:author="Trebaol Jonathan" w:date="2021-07-29T17:26:00Z">
              <w:rPr>
                <w:rFonts w:asciiTheme="minorHAnsi" w:hAnsiTheme="minorHAnsi" w:cstheme="minorHAnsi"/>
              </w:rPr>
            </w:rPrChange>
          </w:rPr>
          <w:delText xml:space="preserve">Creation </w:delText>
        </w:r>
      </w:del>
      <w:ins w:id="1106" w:author="Trebaol Jonathan" w:date="2021-07-29T17:26:00Z">
        <w:r w:rsidR="00C2158F">
          <w:rPr>
            <w:noProof/>
          </w:rPr>
          <w:t>Set up the</w:t>
        </w:r>
      </w:ins>
      <w:del w:id="1107" w:author="Trebaol Jonathan" w:date="2021-07-29T17:26:00Z">
        <w:r w:rsidRPr="00C2158F" w:rsidDel="00C2158F">
          <w:rPr>
            <w:noProof/>
            <w:rPrChange w:id="1108" w:author="Trebaol Jonathan" w:date="2021-07-29T17:26:00Z">
              <w:rPr>
                <w:rFonts w:asciiTheme="minorHAnsi" w:hAnsiTheme="minorHAnsi" w:cstheme="minorHAnsi"/>
              </w:rPr>
            </w:rPrChange>
          </w:rPr>
          <w:delText>of</w:delText>
        </w:r>
      </w:del>
      <w:r w:rsidRPr="00C2158F">
        <w:rPr>
          <w:noProof/>
          <w:rPrChange w:id="1109" w:author="Trebaol Jonathan" w:date="2021-07-29T17:26:00Z">
            <w:rPr>
              <w:rFonts w:asciiTheme="minorHAnsi" w:hAnsiTheme="minorHAnsi" w:cstheme="minorHAnsi"/>
            </w:rPr>
          </w:rPrChange>
        </w:rPr>
        <w:t xml:space="preserve"> Preventive Maintenance Environment:</w:t>
      </w:r>
    </w:p>
    <w:p w14:paraId="6CD52ECF" w14:textId="77777777" w:rsidR="00133269" w:rsidRPr="00C2158F" w:rsidRDefault="00133269" w:rsidP="004C34CE">
      <w:pPr>
        <w:rPr>
          <w:noProof/>
          <w:rPrChange w:id="1110" w:author="Trebaol Jonathan" w:date="2021-07-29T17:26:00Z">
            <w:rPr>
              <w:rFonts w:asciiTheme="minorHAnsi" w:hAnsiTheme="minorHAnsi" w:cstheme="minorHAnsi"/>
            </w:rPr>
          </w:rPrChange>
        </w:rPr>
        <w:pPrChange w:id="1111" w:author="Trebaol Jonathan" w:date="2021-07-29T17:35:00Z">
          <w:pPr/>
        </w:pPrChange>
      </w:pPr>
    </w:p>
    <w:p w14:paraId="06DBA419" w14:textId="3199F9E8" w:rsidR="001B79EE" w:rsidRPr="00C2158F" w:rsidRDefault="00C2158F" w:rsidP="004C34CE">
      <w:pPr>
        <w:rPr>
          <w:noProof/>
          <w:rPrChange w:id="1112" w:author="Trebaol Jonathan" w:date="2021-07-29T17:28:00Z">
            <w:rPr>
              <w:rFonts w:asciiTheme="minorHAnsi" w:hAnsiTheme="minorHAnsi" w:cstheme="minorHAnsi"/>
            </w:rPr>
          </w:rPrChange>
        </w:rPr>
        <w:pPrChange w:id="1113" w:author="Trebaol Jonathan" w:date="2021-07-29T17:35:00Z">
          <w:pPr/>
        </w:pPrChange>
      </w:pPr>
      <w:ins w:id="1114" w:author="Trebaol Jonathan" w:date="2021-07-29T17:28:00Z">
        <w:r>
          <w:rPr>
            <w:noProof/>
          </w:rPr>
          <w:t xml:space="preserve">Step1: </w:t>
        </w:r>
      </w:ins>
      <w:r w:rsidR="00133269" w:rsidRPr="00C2158F">
        <w:rPr>
          <w:noProof/>
          <w:rPrChange w:id="1115" w:author="Trebaol Jonathan" w:date="2021-07-29T17:28:00Z">
            <w:rPr>
              <w:rFonts w:asciiTheme="minorHAnsi" w:hAnsiTheme="minorHAnsi" w:cstheme="minorHAnsi"/>
            </w:rPr>
          </w:rPrChange>
        </w:rPr>
        <w:t>Download the Git folder Scripts_ALE</w:t>
      </w:r>
      <w:r w:rsidR="00C82B50" w:rsidRPr="00C2158F">
        <w:rPr>
          <w:noProof/>
          <w:rPrChange w:id="1116" w:author="Trebaol Jonathan" w:date="2021-07-29T17:28:00Z">
            <w:rPr>
              <w:rFonts w:asciiTheme="minorHAnsi" w:hAnsiTheme="minorHAnsi" w:cstheme="minorHAnsi"/>
            </w:rPr>
          </w:rPrChange>
        </w:rPr>
        <w:t xml:space="preserve"> (</w:t>
      </w:r>
      <w:r w:rsidR="00A423C9" w:rsidRPr="00C2158F">
        <w:rPr>
          <w:noProof/>
          <w:rPrChange w:id="1117" w:author="Trebaol Jonathan" w:date="2021-07-29T17:28:00Z">
            <w:rPr/>
          </w:rPrChange>
        </w:rPr>
        <w:fldChar w:fldCharType="begin"/>
      </w:r>
      <w:r w:rsidR="00A423C9" w:rsidRPr="00C2158F">
        <w:rPr>
          <w:noProof/>
          <w:rPrChange w:id="1118" w:author="Trebaol Jonathan" w:date="2021-07-29T17:28:00Z">
            <w:rPr/>
          </w:rPrChange>
        </w:rPr>
        <w:instrText xml:space="preserve"> HYPERLINK "https://github.com/data-support-ale/Script_Preventive_Maintenance" </w:instrText>
      </w:r>
      <w:r w:rsidR="00A423C9" w:rsidRPr="00C2158F">
        <w:rPr>
          <w:noProof/>
          <w:rPrChange w:id="1119" w:author="Trebaol Jonathan" w:date="2021-07-29T17:28:00Z">
            <w:rPr/>
          </w:rPrChange>
        </w:rPr>
        <w:fldChar w:fldCharType="separate"/>
      </w:r>
      <w:r w:rsidR="00C82B50" w:rsidRPr="00C2158F">
        <w:rPr>
          <w:noProof/>
          <w:rPrChange w:id="1120" w:author="Trebaol Jonathan" w:date="2021-07-29T17:28:00Z">
            <w:rPr>
              <w:rStyle w:val="Lienhypertexte"/>
              <w:rFonts w:asciiTheme="minorHAnsi" w:hAnsiTheme="minorHAnsi" w:cstheme="minorHAnsi"/>
            </w:rPr>
          </w:rPrChange>
        </w:rPr>
        <w:t>https://github.com/data-support-ale/Script_Preventive_Maintenance</w:t>
      </w:r>
      <w:r w:rsidR="00A423C9" w:rsidRPr="00C2158F">
        <w:rPr>
          <w:noProof/>
          <w:rPrChange w:id="1121" w:author="Trebaol Jonathan" w:date="2021-07-29T17:28:00Z">
            <w:rPr>
              <w:rStyle w:val="Lienhypertexte"/>
              <w:rFonts w:asciiTheme="minorHAnsi" w:hAnsiTheme="minorHAnsi" w:cstheme="minorHAnsi"/>
            </w:rPr>
          </w:rPrChange>
        </w:rPr>
        <w:fldChar w:fldCharType="end"/>
      </w:r>
      <w:r w:rsidR="00C82B50" w:rsidRPr="00C2158F">
        <w:rPr>
          <w:noProof/>
          <w:rPrChange w:id="1122" w:author="Trebaol Jonathan" w:date="2021-07-29T17:28:00Z">
            <w:rPr>
              <w:rFonts w:asciiTheme="minorHAnsi" w:hAnsiTheme="minorHAnsi" w:cstheme="minorHAnsi"/>
            </w:rPr>
          </w:rPrChange>
        </w:rPr>
        <w:t>)</w:t>
      </w:r>
    </w:p>
    <w:p w14:paraId="28204F24" w14:textId="17A2A805" w:rsidR="00133269" w:rsidRPr="00C2158F" w:rsidRDefault="00C2158F" w:rsidP="004C34CE">
      <w:pPr>
        <w:rPr>
          <w:noProof/>
          <w:rPrChange w:id="1123" w:author="Trebaol Jonathan" w:date="2021-07-29T17:26:00Z">
            <w:rPr>
              <w:rFonts w:asciiTheme="minorHAnsi" w:hAnsiTheme="minorHAnsi" w:cstheme="minorHAnsi"/>
            </w:rPr>
          </w:rPrChange>
        </w:rPr>
        <w:pPrChange w:id="1124" w:author="Trebaol Jonathan" w:date="2021-07-29T17:35:00Z">
          <w:pPr/>
        </w:pPrChange>
      </w:pPr>
      <w:ins w:id="1125" w:author="Trebaol Jonathan" w:date="2021-07-29T17:28:00Z">
        <w:r>
          <w:rPr>
            <w:noProof/>
          </w:rPr>
          <w:t xml:space="preserve">Step2: </w:t>
        </w:r>
      </w:ins>
      <w:ins w:id="1126" w:author="Trebaol Jonathan" w:date="2021-07-29T17:27:00Z">
        <w:r w:rsidRPr="00C2158F">
          <w:rPr>
            <w:noProof/>
            <w:rPrChange w:id="1127" w:author="Trebaol Jonathan" w:date="2021-07-29T17:28:00Z">
              <w:rPr>
                <w:noProof/>
              </w:rPr>
            </w:rPrChange>
          </w:rPr>
          <w:t>c</w:t>
        </w:r>
      </w:ins>
      <w:del w:id="1128" w:author="Trebaol Jonathan" w:date="2021-07-29T17:27:00Z">
        <w:r w:rsidR="00133269" w:rsidRPr="00C2158F" w:rsidDel="00C2158F">
          <w:rPr>
            <w:noProof/>
            <w:rPrChange w:id="1129" w:author="Trebaol Jonathan" w:date="2021-07-29T17:28:00Z">
              <w:rPr>
                <w:rFonts w:asciiTheme="minorHAnsi" w:hAnsiTheme="minorHAnsi" w:cstheme="minorHAnsi"/>
              </w:rPr>
            </w:rPrChange>
          </w:rPr>
          <w:delText>C</w:delText>
        </w:r>
      </w:del>
      <w:r w:rsidR="00133269" w:rsidRPr="00C2158F">
        <w:rPr>
          <w:noProof/>
          <w:rPrChange w:id="1130" w:author="Trebaol Jonathan" w:date="2021-07-29T17:28:00Z">
            <w:rPr>
              <w:rFonts w:asciiTheme="minorHAnsi" w:hAnsiTheme="minorHAnsi" w:cstheme="minorHAnsi"/>
            </w:rPr>
          </w:rPrChange>
        </w:rPr>
        <w:t>d /Script_ALE</w:t>
      </w:r>
    </w:p>
    <w:p w14:paraId="418AC062" w14:textId="59E8B888" w:rsidR="00133269" w:rsidRPr="00C2158F" w:rsidRDefault="00C2158F" w:rsidP="004C34CE">
      <w:pPr>
        <w:rPr>
          <w:noProof/>
          <w:rPrChange w:id="1131" w:author="Trebaol Jonathan" w:date="2021-07-29T17:26:00Z">
            <w:rPr>
              <w:rFonts w:asciiTheme="minorHAnsi" w:hAnsiTheme="minorHAnsi" w:cstheme="minorHAnsi"/>
            </w:rPr>
          </w:rPrChange>
        </w:rPr>
        <w:pPrChange w:id="1132" w:author="Trebaol Jonathan" w:date="2021-07-29T17:35:00Z">
          <w:pPr/>
        </w:pPrChange>
      </w:pPr>
      <w:ins w:id="1133" w:author="Trebaol Jonathan" w:date="2021-07-29T17:28:00Z">
        <w:r>
          <w:rPr>
            <w:noProof/>
          </w:rPr>
          <w:t xml:space="preserve">Step3: </w:t>
        </w:r>
      </w:ins>
      <w:ins w:id="1134" w:author="Trebaol Jonathan" w:date="2021-07-29T17:29:00Z">
        <w:r>
          <w:rPr>
            <w:rFonts w:ascii="Courier New" w:hAnsi="Courier New" w:cs="Courier New"/>
            <w:noProof/>
          </w:rPr>
          <w:t>s</w:t>
        </w:r>
      </w:ins>
      <w:del w:id="1135" w:author="Trebaol Jonathan" w:date="2021-07-29T17:29:00Z">
        <w:r w:rsidR="00133269" w:rsidRPr="00C2158F" w:rsidDel="00C2158F">
          <w:rPr>
            <w:rFonts w:ascii="Courier New" w:hAnsi="Courier New" w:cs="Courier New"/>
            <w:noProof/>
            <w:rPrChange w:id="1136" w:author="Trebaol Jonathan" w:date="2021-07-29T17:29:00Z">
              <w:rPr>
                <w:rFonts w:asciiTheme="minorHAnsi" w:hAnsiTheme="minorHAnsi" w:cstheme="minorHAnsi"/>
              </w:rPr>
            </w:rPrChange>
          </w:rPr>
          <w:delText>S</w:delText>
        </w:r>
      </w:del>
      <w:r w:rsidR="00133269" w:rsidRPr="00C2158F">
        <w:rPr>
          <w:rFonts w:ascii="Courier New" w:hAnsi="Courier New" w:cs="Courier New"/>
          <w:noProof/>
          <w:rPrChange w:id="1137" w:author="Trebaol Jonathan" w:date="2021-07-29T17:29:00Z">
            <w:rPr>
              <w:rFonts w:asciiTheme="minorHAnsi" w:hAnsiTheme="minorHAnsi" w:cstheme="minorHAnsi"/>
            </w:rPr>
          </w:rPrChange>
        </w:rPr>
        <w:t>udo ./Setup.sh</w:t>
      </w:r>
      <w:r w:rsidR="00133269" w:rsidRPr="00C2158F">
        <w:rPr>
          <w:noProof/>
          <w:rPrChange w:id="1138" w:author="Trebaol Jonathan" w:date="2021-07-29T17:26:00Z">
            <w:rPr>
              <w:rFonts w:asciiTheme="minorHAnsi" w:hAnsiTheme="minorHAnsi" w:cstheme="minorHAnsi"/>
            </w:rPr>
          </w:rPrChange>
        </w:rPr>
        <w:t xml:space="preserve"> ( follow configuration steps)</w:t>
      </w:r>
    </w:p>
    <w:p w14:paraId="328C6A0C" w14:textId="77777777" w:rsidR="00133269" w:rsidRPr="00C2158F" w:rsidRDefault="00133269" w:rsidP="004C34CE">
      <w:pPr>
        <w:rPr>
          <w:noProof/>
          <w:rPrChange w:id="1139" w:author="Trebaol Jonathan" w:date="2021-07-29T17:26:00Z">
            <w:rPr>
              <w:rFonts w:asciiTheme="minorHAnsi" w:hAnsiTheme="minorHAnsi" w:cstheme="minorHAnsi"/>
            </w:rPr>
          </w:rPrChange>
        </w:rPr>
        <w:pPrChange w:id="1140" w:author="Trebaol Jonathan" w:date="2021-07-29T17:35:00Z">
          <w:pPr/>
        </w:pPrChange>
      </w:pPr>
    </w:p>
    <w:p w14:paraId="28215358" w14:textId="7EF3F629" w:rsidR="00133269" w:rsidRPr="00C2158F" w:rsidDel="00681B8A" w:rsidRDefault="00133269" w:rsidP="004C34CE">
      <w:pPr>
        <w:rPr>
          <w:del w:id="1141" w:author="Trebaol Jonathan" w:date="2021-07-29T17:29:00Z"/>
          <w:noProof/>
          <w:rPrChange w:id="1142" w:author="Trebaol Jonathan" w:date="2021-07-29T17:26:00Z">
            <w:rPr>
              <w:del w:id="1143" w:author="Trebaol Jonathan" w:date="2021-07-29T17:29:00Z"/>
              <w:rFonts w:asciiTheme="minorHAnsi" w:hAnsiTheme="minorHAnsi" w:cstheme="minorHAnsi"/>
            </w:rPr>
          </w:rPrChange>
        </w:rPr>
        <w:pPrChange w:id="1144" w:author="Trebaol Jonathan" w:date="2021-07-29T17:35:00Z">
          <w:pPr/>
        </w:pPrChange>
      </w:pPr>
      <w:del w:id="1145" w:author="Trebaol Jonathan" w:date="2021-07-29T17:29:00Z">
        <w:r w:rsidRPr="00C2158F" w:rsidDel="00681B8A">
          <w:rPr>
            <w:noProof/>
            <w:rPrChange w:id="1146" w:author="Trebaol Jonathan" w:date="2021-07-29T17:26:00Z">
              <w:rPr>
                <w:rFonts w:asciiTheme="minorHAnsi" w:hAnsiTheme="minorHAnsi" w:cstheme="minorHAnsi"/>
              </w:rPr>
            </w:rPrChange>
          </w:rPr>
          <w:delText xml:space="preserve">Verification of </w:delText>
        </w:r>
        <w:r w:rsidR="00982343" w:rsidRPr="00C2158F" w:rsidDel="00681B8A">
          <w:rPr>
            <w:noProof/>
            <w:rPrChange w:id="1147" w:author="Trebaol Jonathan" w:date="2021-07-29T17:26:00Z">
              <w:rPr>
                <w:rFonts w:asciiTheme="minorHAnsi" w:hAnsiTheme="minorHAnsi" w:cstheme="minorHAnsi"/>
              </w:rPr>
            </w:rPrChange>
          </w:rPr>
          <w:delText>the Preventive</w:delText>
        </w:r>
        <w:r w:rsidRPr="00C2158F" w:rsidDel="00681B8A">
          <w:rPr>
            <w:noProof/>
            <w:rPrChange w:id="1148" w:author="Trebaol Jonathan" w:date="2021-07-29T17:26:00Z">
              <w:rPr>
                <w:rFonts w:asciiTheme="minorHAnsi" w:hAnsiTheme="minorHAnsi" w:cstheme="minorHAnsi"/>
              </w:rPr>
            </w:rPrChange>
          </w:rPr>
          <w:delText xml:space="preserve"> Maintenance Environment:</w:delText>
        </w:r>
      </w:del>
    </w:p>
    <w:p w14:paraId="1B762313" w14:textId="0543BB0E" w:rsidR="00133269" w:rsidRPr="00C2158F" w:rsidDel="00681B8A" w:rsidRDefault="00982343" w:rsidP="004C34CE">
      <w:pPr>
        <w:rPr>
          <w:del w:id="1149" w:author="Trebaol Jonathan" w:date="2021-07-29T17:29:00Z"/>
          <w:noProof/>
          <w:rPrChange w:id="1150" w:author="Trebaol Jonathan" w:date="2021-07-29T17:26:00Z">
            <w:rPr>
              <w:del w:id="1151" w:author="Trebaol Jonathan" w:date="2021-07-29T17:29:00Z"/>
              <w:rFonts w:asciiTheme="minorHAnsi" w:hAnsiTheme="minorHAnsi" w:cstheme="minorHAnsi"/>
            </w:rPr>
          </w:rPrChange>
        </w:rPr>
        <w:pPrChange w:id="1152" w:author="Trebaol Jonathan" w:date="2021-07-29T17:35:00Z">
          <w:pPr>
            <w:tabs>
              <w:tab w:val="left" w:pos="2121"/>
            </w:tabs>
          </w:pPr>
        </w:pPrChange>
      </w:pPr>
      <w:del w:id="1153" w:author="Trebaol Jonathan" w:date="2021-07-29T17:29:00Z">
        <w:r w:rsidRPr="00C2158F" w:rsidDel="00681B8A">
          <w:rPr>
            <w:noProof/>
            <w:rPrChange w:id="1154" w:author="Trebaol Jonathan" w:date="2021-07-29T17:26:00Z">
              <w:rPr>
                <w:rFonts w:asciiTheme="minorHAnsi" w:hAnsiTheme="minorHAnsi" w:cstheme="minorHAnsi"/>
              </w:rPr>
            </w:rPrChange>
          </w:rPr>
          <w:tab/>
        </w:r>
      </w:del>
    </w:p>
    <w:p w14:paraId="25B3F44C" w14:textId="298F8899" w:rsidR="00133269" w:rsidRPr="00C2158F" w:rsidRDefault="00133269" w:rsidP="004C34CE">
      <w:pPr>
        <w:rPr>
          <w:noProof/>
          <w:rPrChange w:id="1155" w:author="Trebaol Jonathan" w:date="2021-07-29T17:26:00Z">
            <w:rPr>
              <w:rFonts w:asciiTheme="minorHAnsi" w:hAnsiTheme="minorHAnsi" w:cstheme="minorHAnsi"/>
            </w:rPr>
          </w:rPrChange>
        </w:rPr>
        <w:pPrChange w:id="1156" w:author="Trebaol Jonathan" w:date="2021-07-29T17:35:00Z">
          <w:pPr/>
        </w:pPrChange>
      </w:pPr>
      <w:del w:id="1157" w:author="Trebaol Jonathan" w:date="2021-07-29T17:29:00Z">
        <w:r w:rsidRPr="00C2158F" w:rsidDel="00681B8A">
          <w:rPr>
            <w:noProof/>
            <w:rPrChange w:id="1158" w:author="Trebaol Jonathan" w:date="2021-07-29T17:26:00Z">
              <w:rPr>
                <w:rFonts w:asciiTheme="minorHAnsi" w:hAnsiTheme="minorHAnsi" w:cstheme="minorHAnsi"/>
              </w:rPr>
            </w:rPrChange>
          </w:rPr>
          <w:delText xml:space="preserve">Ls /opt/ </w:delText>
        </w:r>
        <w:r w:rsidRPr="00C2158F" w:rsidDel="00681B8A">
          <w:rPr>
            <w:noProof/>
            <w:rPrChange w:id="1159" w:author="Trebaol Jonathan" w:date="2021-07-29T17:26:00Z">
              <w:rPr/>
            </w:rPrChange>
          </w:rPr>
          <w:sym w:font="Wingdings" w:char="F0E8"/>
        </w:r>
        <w:r w:rsidRPr="00C2158F" w:rsidDel="00681B8A">
          <w:rPr>
            <w:noProof/>
            <w:rPrChange w:id="1160" w:author="Trebaol Jonathan" w:date="2021-07-29T17:26:00Z">
              <w:rPr>
                <w:rFonts w:asciiTheme="minorHAnsi" w:hAnsiTheme="minorHAnsi" w:cstheme="minorHAnsi"/>
              </w:rPr>
            </w:rPrChange>
          </w:rPr>
          <w:delText xml:space="preserve"> folder</w:delText>
        </w:r>
      </w:del>
      <w:ins w:id="1161" w:author="Trebaol Jonathan" w:date="2021-07-29T17:29:00Z">
        <w:r w:rsidR="00681B8A">
          <w:rPr>
            <w:noProof/>
          </w:rPr>
          <w:t>Check the directory</w:t>
        </w:r>
      </w:ins>
      <w:r w:rsidRPr="00C2158F">
        <w:rPr>
          <w:noProof/>
          <w:rPrChange w:id="1162" w:author="Trebaol Jonathan" w:date="2021-07-29T17:26:00Z">
            <w:rPr>
              <w:rFonts w:asciiTheme="minorHAnsi" w:hAnsiTheme="minorHAnsi" w:cstheme="minorHAnsi"/>
            </w:rPr>
          </w:rPrChange>
        </w:rPr>
        <w:t xml:space="preserve"> </w:t>
      </w:r>
      <w:ins w:id="1163" w:author="Trebaol Jonathan" w:date="2021-07-29T17:29:00Z">
        <w:r w:rsidR="00681B8A" w:rsidRPr="00681B8A">
          <w:rPr>
            <w:rFonts w:ascii="Courier New" w:hAnsi="Courier New" w:cs="Courier New"/>
            <w:noProof/>
            <w:rPrChange w:id="1164" w:author="Trebaol Jonathan" w:date="2021-07-29T17:30:00Z">
              <w:rPr>
                <w:noProof/>
              </w:rPr>
            </w:rPrChange>
          </w:rPr>
          <w:t>/opt/</w:t>
        </w:r>
      </w:ins>
      <w:r w:rsidRPr="00681B8A">
        <w:rPr>
          <w:rFonts w:ascii="Courier New" w:hAnsi="Courier New" w:cs="Courier New"/>
          <w:noProof/>
          <w:rPrChange w:id="1165" w:author="Trebaol Jonathan" w:date="2021-07-29T17:30:00Z">
            <w:rPr>
              <w:rFonts w:asciiTheme="minorHAnsi" w:hAnsiTheme="minorHAnsi" w:cstheme="minorHAnsi"/>
            </w:rPr>
          </w:rPrChange>
        </w:rPr>
        <w:t>ALE_Script</w:t>
      </w:r>
      <w:r w:rsidRPr="00C2158F">
        <w:rPr>
          <w:noProof/>
          <w:rPrChange w:id="1166" w:author="Trebaol Jonathan" w:date="2021-07-29T17:26:00Z">
            <w:rPr>
              <w:rFonts w:asciiTheme="minorHAnsi" w:hAnsiTheme="minorHAnsi" w:cstheme="minorHAnsi"/>
            </w:rPr>
          </w:rPrChange>
        </w:rPr>
        <w:t xml:space="preserve"> </w:t>
      </w:r>
      <w:ins w:id="1167" w:author="Trebaol Jonathan" w:date="2021-07-29T17:30:00Z">
        <w:r w:rsidR="00681B8A">
          <w:rPr>
            <w:noProof/>
          </w:rPr>
          <w:t xml:space="preserve">is </w:t>
        </w:r>
      </w:ins>
      <w:r w:rsidRPr="00C2158F">
        <w:rPr>
          <w:noProof/>
          <w:rPrChange w:id="1168" w:author="Trebaol Jonathan" w:date="2021-07-29T17:26:00Z">
            <w:rPr>
              <w:rFonts w:asciiTheme="minorHAnsi" w:hAnsiTheme="minorHAnsi" w:cstheme="minorHAnsi"/>
            </w:rPr>
          </w:rPrChange>
        </w:rPr>
        <w:t>created</w:t>
      </w:r>
      <w:ins w:id="1169" w:author="Trebaol Jonathan" w:date="2021-07-29T17:30:00Z">
        <w:r w:rsidR="00681B8A">
          <w:rPr>
            <w:noProof/>
          </w:rPr>
          <w:t xml:space="preserve"> with following files:</w:t>
        </w:r>
      </w:ins>
    </w:p>
    <w:p w14:paraId="164843D2" w14:textId="46299AC4" w:rsidR="00133269" w:rsidRPr="00681B8A" w:rsidDel="00681B8A" w:rsidRDefault="00133269" w:rsidP="004C34CE">
      <w:pPr>
        <w:rPr>
          <w:del w:id="1170" w:author="Trebaol Jonathan" w:date="2021-07-29T17:30:00Z"/>
          <w:noProof/>
          <w:rPrChange w:id="1171" w:author="Trebaol Jonathan" w:date="2021-07-29T17:30:00Z">
            <w:rPr>
              <w:del w:id="1172" w:author="Trebaol Jonathan" w:date="2021-07-29T17:30:00Z"/>
              <w:rFonts w:asciiTheme="minorHAnsi" w:hAnsiTheme="minorHAnsi" w:cstheme="minorHAnsi"/>
              <w:lang w:val="fr-FR"/>
            </w:rPr>
          </w:rPrChange>
        </w:rPr>
        <w:pPrChange w:id="1173" w:author="Trebaol Jonathan" w:date="2021-07-29T17:35:00Z">
          <w:pPr/>
        </w:pPrChange>
      </w:pPr>
      <w:del w:id="1174" w:author="Trebaol Jonathan" w:date="2021-07-29T17:30:00Z">
        <w:r w:rsidRPr="00681B8A" w:rsidDel="00681B8A">
          <w:rPr>
            <w:noProof/>
            <w:rPrChange w:id="1175" w:author="Trebaol Jonathan" w:date="2021-07-29T17:30:00Z">
              <w:rPr>
                <w:rFonts w:asciiTheme="minorHAnsi" w:hAnsiTheme="minorHAnsi" w:cstheme="minorHAnsi"/>
                <w:lang w:val="fr-FR"/>
              </w:rPr>
            </w:rPrChange>
          </w:rPr>
          <w:delText>Cd /opt/ALE_Script</w:delText>
        </w:r>
      </w:del>
    </w:p>
    <w:p w14:paraId="0E869FC4" w14:textId="00262120" w:rsidR="00133269" w:rsidRPr="00681B8A" w:rsidDel="00681B8A" w:rsidRDefault="00133269" w:rsidP="004C34CE">
      <w:pPr>
        <w:rPr>
          <w:del w:id="1176" w:author="Trebaol Jonathan" w:date="2021-07-29T17:30:00Z"/>
          <w:noProof/>
          <w:rPrChange w:id="1177" w:author="Trebaol Jonathan" w:date="2021-07-29T17:30:00Z">
            <w:rPr>
              <w:del w:id="1178" w:author="Trebaol Jonathan" w:date="2021-07-29T17:30:00Z"/>
              <w:rFonts w:asciiTheme="minorHAnsi" w:hAnsiTheme="minorHAnsi" w:cstheme="minorHAnsi"/>
              <w:lang w:val="fr-FR"/>
            </w:rPr>
          </w:rPrChange>
        </w:rPr>
        <w:pPrChange w:id="1179" w:author="Trebaol Jonathan" w:date="2021-07-29T17:35:00Z">
          <w:pPr/>
        </w:pPrChange>
      </w:pPr>
      <w:del w:id="1180" w:author="Trebaol Jonathan" w:date="2021-07-29T17:30:00Z">
        <w:r w:rsidRPr="00681B8A" w:rsidDel="00681B8A">
          <w:rPr>
            <w:noProof/>
            <w:rPrChange w:id="1181" w:author="Trebaol Jonathan" w:date="2021-07-29T17:30:00Z">
              <w:rPr>
                <w:rFonts w:asciiTheme="minorHAnsi" w:hAnsiTheme="minorHAnsi" w:cstheme="minorHAnsi"/>
                <w:lang w:val="fr-FR"/>
              </w:rPr>
            </w:rPrChange>
          </w:rPr>
          <w:delText xml:space="preserve">Ls </w:delText>
        </w:r>
        <w:r w:rsidRPr="00681B8A" w:rsidDel="00681B8A">
          <w:rPr>
            <w:noProof/>
            <w:rPrChange w:id="1182" w:author="Trebaol Jonathan" w:date="2021-07-29T17:30:00Z">
              <w:rPr>
                <w:lang w:val="fr-FR"/>
              </w:rPr>
            </w:rPrChange>
          </w:rPr>
          <w:sym w:font="Wingdings" w:char="F0E8"/>
        </w:r>
        <w:r w:rsidRPr="00681B8A" w:rsidDel="00681B8A">
          <w:rPr>
            <w:noProof/>
            <w:rPrChange w:id="1183" w:author="Trebaol Jonathan" w:date="2021-07-29T17:30:00Z">
              <w:rPr>
                <w:rFonts w:asciiTheme="minorHAnsi" w:hAnsiTheme="minorHAnsi" w:cstheme="minorHAnsi"/>
                <w:lang w:val="fr-FR"/>
              </w:rPr>
            </w:rPrChange>
          </w:rPr>
          <w:delText xml:space="preserve"> </w:delText>
        </w:r>
      </w:del>
    </w:p>
    <w:p w14:paraId="1D31D38E" w14:textId="00043E34" w:rsidR="00DC6698" w:rsidRPr="00681B8A" w:rsidDel="00681B8A" w:rsidRDefault="00DC6698" w:rsidP="004C34CE">
      <w:pPr>
        <w:rPr>
          <w:del w:id="1184" w:author="Trebaol Jonathan" w:date="2021-07-29T17:30:00Z"/>
          <w:noProof/>
          <w:rPrChange w:id="1185" w:author="Trebaol Jonathan" w:date="2021-07-29T17:30:00Z">
            <w:rPr>
              <w:del w:id="1186" w:author="Trebaol Jonathan" w:date="2021-07-29T17:30:00Z"/>
              <w:rFonts w:asciiTheme="minorHAnsi" w:hAnsiTheme="minorHAnsi" w:cstheme="minorHAnsi"/>
            </w:rPr>
          </w:rPrChange>
        </w:rPr>
        <w:pPrChange w:id="1187" w:author="Trebaol Jonathan" w:date="2021-07-29T17:35:00Z">
          <w:pPr>
            <w:ind w:left="1440"/>
          </w:pPr>
        </w:pPrChange>
      </w:pPr>
      <w:del w:id="1188" w:author="Trebaol Jonathan" w:date="2021-07-29T17:30:00Z">
        <w:r w:rsidRPr="00681B8A" w:rsidDel="00681B8A">
          <w:rPr>
            <w:noProof/>
            <w:rPrChange w:id="1189" w:author="Trebaol Jonathan" w:date="2021-07-29T17:30:00Z">
              <w:rPr>
                <w:rFonts w:asciiTheme="minorHAnsi" w:hAnsiTheme="minorHAnsi" w:cstheme="minorHAnsi"/>
              </w:rPr>
            </w:rPrChange>
          </w:rPr>
          <w:delText>Before use</w:delText>
        </w:r>
        <w:r w:rsidR="00EB234B" w:rsidRPr="00681B8A" w:rsidDel="00681B8A">
          <w:rPr>
            <w:noProof/>
            <w:rPrChange w:id="1190" w:author="Trebaol Jonathan" w:date="2021-07-29T17:30:00Z">
              <w:rPr>
                <w:rFonts w:asciiTheme="minorHAnsi" w:hAnsiTheme="minorHAnsi" w:cstheme="minorHAnsi"/>
              </w:rPr>
            </w:rPrChange>
          </w:rPr>
          <w:delText xml:space="preserve"> Preventive Maintenance</w:delText>
        </w:r>
        <w:r w:rsidRPr="00681B8A" w:rsidDel="00681B8A">
          <w:rPr>
            <w:noProof/>
            <w:rPrChange w:id="1191" w:author="Trebaol Jonathan" w:date="2021-07-29T17:30:00Z">
              <w:rPr>
                <w:rFonts w:asciiTheme="minorHAnsi" w:hAnsiTheme="minorHAnsi" w:cstheme="minorHAnsi"/>
              </w:rPr>
            </w:rPrChange>
          </w:rPr>
          <w:delText xml:space="preserve"> scripts:</w:delText>
        </w:r>
      </w:del>
    </w:p>
    <w:p w14:paraId="4B5DD013" w14:textId="77777777" w:rsidR="00910861" w:rsidRPr="00681B8A" w:rsidRDefault="00910861" w:rsidP="004C34CE">
      <w:pPr>
        <w:rPr>
          <w:noProof/>
          <w:rPrChange w:id="1192" w:author="Trebaol Jonathan" w:date="2021-07-29T17:30:00Z">
            <w:rPr>
              <w:rFonts w:asciiTheme="minorHAnsi" w:hAnsiTheme="minorHAnsi" w:cstheme="minorHAnsi"/>
            </w:rPr>
          </w:rPrChange>
        </w:rPr>
        <w:pPrChange w:id="1193" w:author="Trebaol Jonathan" w:date="2021-07-29T17:35:00Z">
          <w:pPr/>
        </w:pPrChange>
      </w:pPr>
      <w:r w:rsidRPr="00681B8A">
        <w:rPr>
          <w:noProof/>
          <w:rPrChange w:id="1194" w:author="Trebaol Jonathan" w:date="2021-07-29T17:30:00Z">
            <w:rPr>
              <w:rFonts w:asciiTheme="minorHAnsi" w:hAnsiTheme="minorHAnsi" w:cstheme="minorHAnsi"/>
            </w:rPr>
          </w:rPrChange>
        </w:rPr>
        <w:t>ALE_script.conf</w:t>
      </w:r>
    </w:p>
    <w:p w14:paraId="1B90DBA1" w14:textId="1F4DF2AB" w:rsidR="00910861" w:rsidRPr="00681B8A" w:rsidRDefault="00910861" w:rsidP="004C34CE">
      <w:pPr>
        <w:rPr>
          <w:noProof/>
          <w:rPrChange w:id="1195" w:author="Trebaol Jonathan" w:date="2021-07-29T17:30:00Z">
            <w:rPr>
              <w:rFonts w:asciiTheme="minorHAnsi" w:hAnsiTheme="minorHAnsi" w:cstheme="minorHAnsi"/>
            </w:rPr>
          </w:rPrChange>
        </w:rPr>
        <w:pPrChange w:id="1196" w:author="Trebaol Jonathan" w:date="2021-07-29T17:35:00Z">
          <w:pPr/>
        </w:pPrChange>
      </w:pPr>
      <w:r w:rsidRPr="00681B8A">
        <w:rPr>
          <w:noProof/>
          <w:rPrChange w:id="1197" w:author="Trebaol Jonathan" w:date="2021-07-29T17:30:00Z">
            <w:rPr>
              <w:rFonts w:asciiTheme="minorHAnsi" w:hAnsiTheme="minorHAnsi" w:cstheme="minorHAnsi"/>
            </w:rPr>
          </w:rPrChange>
        </w:rPr>
        <w:t>support_AP_get_log.py</w:t>
      </w:r>
    </w:p>
    <w:p w14:paraId="1F466165" w14:textId="58B74BCD" w:rsidR="00910861" w:rsidRPr="00681B8A" w:rsidRDefault="00910861" w:rsidP="004C34CE">
      <w:pPr>
        <w:rPr>
          <w:noProof/>
          <w:rPrChange w:id="1198" w:author="Trebaol Jonathan" w:date="2021-07-29T17:30:00Z">
            <w:rPr>
              <w:rFonts w:asciiTheme="minorHAnsi" w:hAnsiTheme="minorHAnsi" w:cstheme="minorHAnsi"/>
            </w:rPr>
          </w:rPrChange>
        </w:rPr>
        <w:pPrChange w:id="1199" w:author="Trebaol Jonathan" w:date="2021-07-29T17:35:00Z">
          <w:pPr/>
        </w:pPrChange>
      </w:pPr>
      <w:r w:rsidRPr="00681B8A">
        <w:rPr>
          <w:noProof/>
          <w:rPrChange w:id="1200" w:author="Trebaol Jonathan" w:date="2021-07-29T17:30:00Z">
            <w:rPr>
              <w:rFonts w:asciiTheme="minorHAnsi" w:hAnsiTheme="minorHAnsi" w:cstheme="minorHAnsi"/>
            </w:rPr>
          </w:rPrChange>
        </w:rPr>
        <w:t>support_response_handler.py</w:t>
      </w:r>
    </w:p>
    <w:p w14:paraId="6A13121E" w14:textId="0AE3DEF4" w:rsidR="00910861" w:rsidRPr="00681B8A" w:rsidRDefault="00910861" w:rsidP="004C34CE">
      <w:pPr>
        <w:rPr>
          <w:noProof/>
          <w:rPrChange w:id="1201" w:author="Trebaol Jonathan" w:date="2021-07-29T17:30:00Z">
            <w:rPr>
              <w:rFonts w:asciiTheme="minorHAnsi" w:hAnsiTheme="minorHAnsi" w:cstheme="minorHAnsi"/>
            </w:rPr>
          </w:rPrChange>
        </w:rPr>
        <w:pPrChange w:id="1202" w:author="Trebaol Jonathan" w:date="2021-07-29T17:35:00Z">
          <w:pPr/>
        </w:pPrChange>
      </w:pPr>
      <w:r w:rsidRPr="00681B8A">
        <w:rPr>
          <w:noProof/>
          <w:rPrChange w:id="1203" w:author="Trebaol Jonathan" w:date="2021-07-29T17:30:00Z">
            <w:rPr>
              <w:rFonts w:asciiTheme="minorHAnsi" w:hAnsiTheme="minorHAnsi" w:cstheme="minorHAnsi"/>
            </w:rPr>
          </w:rPrChange>
        </w:rPr>
        <w:t>support_send_notification.py</w:t>
      </w:r>
    </w:p>
    <w:p w14:paraId="78AAEC1A" w14:textId="2557D711" w:rsidR="00910861" w:rsidRPr="00681B8A" w:rsidRDefault="00910861" w:rsidP="004C34CE">
      <w:pPr>
        <w:rPr>
          <w:noProof/>
          <w:rPrChange w:id="1204" w:author="Trebaol Jonathan" w:date="2021-07-29T17:30:00Z">
            <w:rPr>
              <w:rFonts w:asciiTheme="minorHAnsi" w:hAnsiTheme="minorHAnsi" w:cstheme="minorHAnsi"/>
            </w:rPr>
          </w:rPrChange>
        </w:rPr>
        <w:pPrChange w:id="1205" w:author="Trebaol Jonathan" w:date="2021-07-29T17:35:00Z">
          <w:pPr/>
        </w:pPrChange>
      </w:pPr>
      <w:r w:rsidRPr="00681B8A">
        <w:rPr>
          <w:noProof/>
          <w:rPrChange w:id="1206" w:author="Trebaol Jonathan" w:date="2021-07-29T17:30:00Z">
            <w:rPr>
              <w:rFonts w:asciiTheme="minorHAnsi" w:hAnsiTheme="minorHAnsi" w:cstheme="minorHAnsi"/>
            </w:rPr>
          </w:rPrChange>
        </w:rPr>
        <w:t>support_switch_debugging_ddos.py</w:t>
      </w:r>
    </w:p>
    <w:p w14:paraId="50308E2A" w14:textId="75346E59" w:rsidR="00910861" w:rsidRPr="00681B8A" w:rsidRDefault="00910861" w:rsidP="004C34CE">
      <w:pPr>
        <w:rPr>
          <w:noProof/>
          <w:rPrChange w:id="1207" w:author="Trebaol Jonathan" w:date="2021-07-29T17:30:00Z">
            <w:rPr>
              <w:rFonts w:asciiTheme="minorHAnsi" w:hAnsiTheme="minorHAnsi" w:cstheme="minorHAnsi"/>
            </w:rPr>
          </w:rPrChange>
        </w:rPr>
        <w:pPrChange w:id="1208" w:author="Trebaol Jonathan" w:date="2021-07-29T17:35:00Z">
          <w:pPr/>
        </w:pPrChange>
      </w:pPr>
      <w:r w:rsidRPr="00681B8A">
        <w:rPr>
          <w:noProof/>
          <w:rPrChange w:id="1209" w:author="Trebaol Jonathan" w:date="2021-07-29T17:30:00Z">
            <w:rPr>
              <w:rFonts w:asciiTheme="minorHAnsi" w:hAnsiTheme="minorHAnsi" w:cstheme="minorHAnsi"/>
            </w:rPr>
          </w:rPrChange>
        </w:rPr>
        <w:t>support_switch_debugging.py</w:t>
      </w:r>
    </w:p>
    <w:p w14:paraId="71CAD0AC" w14:textId="6FCC03AB" w:rsidR="00910861" w:rsidRPr="00681B8A" w:rsidRDefault="00910861" w:rsidP="004C34CE">
      <w:pPr>
        <w:rPr>
          <w:noProof/>
          <w:rPrChange w:id="1210" w:author="Trebaol Jonathan" w:date="2021-07-29T17:30:00Z">
            <w:rPr>
              <w:rFonts w:asciiTheme="minorHAnsi" w:hAnsiTheme="minorHAnsi" w:cstheme="minorHAnsi"/>
            </w:rPr>
          </w:rPrChange>
        </w:rPr>
        <w:pPrChange w:id="1211" w:author="Trebaol Jonathan" w:date="2021-07-29T17:35:00Z">
          <w:pPr/>
        </w:pPrChange>
      </w:pPr>
      <w:r w:rsidRPr="00681B8A">
        <w:rPr>
          <w:noProof/>
          <w:rPrChange w:id="1212" w:author="Trebaol Jonathan" w:date="2021-07-29T17:30:00Z">
            <w:rPr>
              <w:rFonts w:asciiTheme="minorHAnsi" w:hAnsiTheme="minorHAnsi" w:cstheme="minorHAnsi"/>
            </w:rPr>
          </w:rPrChange>
        </w:rPr>
        <w:t>support_switch_enable_qos.py</w:t>
      </w:r>
    </w:p>
    <w:p w14:paraId="7E010929" w14:textId="52C35956" w:rsidR="00910861" w:rsidRPr="00681B8A" w:rsidRDefault="00910861" w:rsidP="004C34CE">
      <w:pPr>
        <w:rPr>
          <w:noProof/>
          <w:rPrChange w:id="1213" w:author="Trebaol Jonathan" w:date="2021-07-29T17:30:00Z">
            <w:rPr>
              <w:rFonts w:asciiTheme="minorHAnsi" w:hAnsiTheme="minorHAnsi" w:cstheme="minorHAnsi"/>
            </w:rPr>
          </w:rPrChange>
        </w:rPr>
        <w:pPrChange w:id="1214" w:author="Trebaol Jonathan" w:date="2021-07-29T17:35:00Z">
          <w:pPr/>
        </w:pPrChange>
      </w:pPr>
      <w:r w:rsidRPr="00681B8A">
        <w:rPr>
          <w:noProof/>
          <w:rPrChange w:id="1215" w:author="Trebaol Jonathan" w:date="2021-07-29T17:30:00Z">
            <w:rPr>
              <w:rFonts w:asciiTheme="minorHAnsi" w:hAnsiTheme="minorHAnsi" w:cstheme="minorHAnsi"/>
            </w:rPr>
          </w:rPrChange>
        </w:rPr>
        <w:t>support_switch_get_log.py</w:t>
      </w:r>
    </w:p>
    <w:p w14:paraId="08C9653B" w14:textId="10D83DB1" w:rsidR="00910861" w:rsidRPr="00681B8A" w:rsidRDefault="00910861" w:rsidP="004C34CE">
      <w:pPr>
        <w:rPr>
          <w:noProof/>
          <w:rPrChange w:id="1216" w:author="Trebaol Jonathan" w:date="2021-07-29T17:30:00Z">
            <w:rPr>
              <w:rFonts w:asciiTheme="minorHAnsi" w:hAnsiTheme="minorHAnsi" w:cstheme="minorHAnsi"/>
            </w:rPr>
          </w:rPrChange>
        </w:rPr>
        <w:pPrChange w:id="1217" w:author="Trebaol Jonathan" w:date="2021-07-29T17:35:00Z">
          <w:pPr/>
        </w:pPrChange>
      </w:pPr>
      <w:r w:rsidRPr="00681B8A">
        <w:rPr>
          <w:noProof/>
          <w:rPrChange w:id="1218" w:author="Trebaol Jonathan" w:date="2021-07-29T17:30:00Z">
            <w:rPr>
              <w:rFonts w:asciiTheme="minorHAnsi" w:hAnsiTheme="minorHAnsi" w:cstheme="minorHAnsi"/>
            </w:rPr>
          </w:rPrChange>
        </w:rPr>
        <w:t>support_switch_pmd.py</w:t>
      </w:r>
    </w:p>
    <w:p w14:paraId="313D3B50" w14:textId="749EF2DF" w:rsidR="00910861" w:rsidRPr="00681B8A" w:rsidRDefault="00910861" w:rsidP="004C34CE">
      <w:pPr>
        <w:rPr>
          <w:noProof/>
          <w:rPrChange w:id="1219" w:author="Trebaol Jonathan" w:date="2021-07-29T17:30:00Z">
            <w:rPr>
              <w:rFonts w:asciiTheme="minorHAnsi" w:hAnsiTheme="minorHAnsi" w:cstheme="minorHAnsi"/>
            </w:rPr>
          </w:rPrChange>
        </w:rPr>
        <w:pPrChange w:id="1220" w:author="Trebaol Jonathan" w:date="2021-07-29T17:35:00Z">
          <w:pPr/>
        </w:pPrChange>
      </w:pPr>
      <w:r w:rsidRPr="00681B8A">
        <w:rPr>
          <w:noProof/>
          <w:rPrChange w:id="1221" w:author="Trebaol Jonathan" w:date="2021-07-29T17:30:00Z">
            <w:rPr>
              <w:rFonts w:asciiTheme="minorHAnsi" w:hAnsiTheme="minorHAnsi" w:cstheme="minorHAnsi"/>
            </w:rPr>
          </w:rPrChange>
        </w:rPr>
        <w:t>support_switch_port_disable.py</w:t>
      </w:r>
    </w:p>
    <w:p w14:paraId="01C74CB2" w14:textId="59DD5990" w:rsidR="00910861" w:rsidRPr="00681B8A" w:rsidRDefault="00910861" w:rsidP="004C34CE">
      <w:pPr>
        <w:rPr>
          <w:noProof/>
          <w:rPrChange w:id="1222" w:author="Trebaol Jonathan" w:date="2021-07-29T17:30:00Z">
            <w:rPr>
              <w:rFonts w:asciiTheme="minorHAnsi" w:hAnsiTheme="minorHAnsi" w:cstheme="minorHAnsi"/>
            </w:rPr>
          </w:rPrChange>
        </w:rPr>
        <w:pPrChange w:id="1223" w:author="Trebaol Jonathan" w:date="2021-07-29T17:35:00Z">
          <w:pPr/>
        </w:pPrChange>
      </w:pPr>
      <w:r w:rsidRPr="00681B8A">
        <w:rPr>
          <w:noProof/>
          <w:rPrChange w:id="1224" w:author="Trebaol Jonathan" w:date="2021-07-29T17:30:00Z">
            <w:rPr>
              <w:rFonts w:asciiTheme="minorHAnsi" w:hAnsiTheme="minorHAnsi" w:cstheme="minorHAnsi"/>
            </w:rPr>
          </w:rPrChange>
        </w:rPr>
        <w:t>support_switch_port_flapping.py</w:t>
      </w:r>
    </w:p>
    <w:p w14:paraId="55D5ED87" w14:textId="4A340F01" w:rsidR="00910861" w:rsidRPr="00681B8A" w:rsidRDefault="00DC6698" w:rsidP="004C34CE">
      <w:pPr>
        <w:rPr>
          <w:noProof/>
          <w:rPrChange w:id="1225" w:author="Trebaol Jonathan" w:date="2021-07-29T17:30:00Z">
            <w:rPr>
              <w:rFonts w:asciiTheme="minorHAnsi" w:hAnsiTheme="minorHAnsi" w:cstheme="minorHAnsi"/>
            </w:rPr>
          </w:rPrChange>
        </w:rPr>
        <w:pPrChange w:id="1226" w:author="Trebaol Jonathan" w:date="2021-07-29T17:35:00Z">
          <w:pPr/>
        </w:pPrChange>
      </w:pPr>
      <w:r w:rsidRPr="00681B8A">
        <w:rPr>
          <w:noProof/>
          <w:rPrChange w:id="1227" w:author="Trebaol Jonathan" w:date="2021-07-29T17:30:00Z">
            <w:rPr>
              <w:rFonts w:asciiTheme="minorHAnsi" w:hAnsiTheme="minorHAnsi" w:cstheme="minorHAnsi"/>
            </w:rPr>
          </w:rPrChange>
        </w:rPr>
        <w:t>support</w:t>
      </w:r>
      <w:r w:rsidR="00910861" w:rsidRPr="00681B8A">
        <w:rPr>
          <w:noProof/>
          <w:rPrChange w:id="1228" w:author="Trebaol Jonathan" w:date="2021-07-29T17:30:00Z">
            <w:rPr>
              <w:rFonts w:asciiTheme="minorHAnsi" w:hAnsiTheme="minorHAnsi" w:cstheme="minorHAnsi"/>
            </w:rPr>
          </w:rPrChange>
        </w:rPr>
        <w:t>_tools.py</w:t>
      </w:r>
    </w:p>
    <w:p w14:paraId="0B063BF9" w14:textId="2D0153A8" w:rsidR="00910861" w:rsidRPr="00681B8A" w:rsidRDefault="00910861" w:rsidP="004C34CE">
      <w:pPr>
        <w:rPr>
          <w:noProof/>
          <w:rPrChange w:id="1229" w:author="Trebaol Jonathan" w:date="2021-07-29T17:30:00Z">
            <w:rPr>
              <w:rFonts w:asciiTheme="minorHAnsi" w:hAnsiTheme="minorHAnsi" w:cstheme="minorHAnsi"/>
            </w:rPr>
          </w:rPrChange>
        </w:rPr>
        <w:pPrChange w:id="1230" w:author="Trebaol Jonathan" w:date="2021-07-29T17:35:00Z">
          <w:pPr/>
        </w:pPrChange>
      </w:pPr>
      <w:r w:rsidRPr="00681B8A">
        <w:rPr>
          <w:noProof/>
          <w:rPrChange w:id="1231" w:author="Trebaol Jonathan" w:date="2021-07-29T17:30:00Z">
            <w:rPr>
              <w:rFonts w:asciiTheme="minorHAnsi" w:hAnsiTheme="minorHAnsi" w:cstheme="minorHAnsi"/>
            </w:rPr>
          </w:rPrChange>
        </w:rPr>
        <w:t>support_update_iptables_OV2500.py</w:t>
      </w:r>
    </w:p>
    <w:p w14:paraId="09378777" w14:textId="46C846F1" w:rsidR="00910861" w:rsidRPr="00681B8A" w:rsidRDefault="00910861" w:rsidP="004C34CE">
      <w:pPr>
        <w:rPr>
          <w:noProof/>
          <w:rPrChange w:id="1232" w:author="Trebaol Jonathan" w:date="2021-07-29T17:30:00Z">
            <w:rPr>
              <w:rFonts w:asciiTheme="minorHAnsi" w:hAnsiTheme="minorHAnsi" w:cstheme="minorHAnsi"/>
            </w:rPr>
          </w:rPrChange>
        </w:rPr>
        <w:pPrChange w:id="1233" w:author="Trebaol Jonathan" w:date="2021-07-29T17:35:00Z">
          <w:pPr/>
        </w:pPrChange>
      </w:pPr>
      <w:r w:rsidRPr="00681B8A">
        <w:rPr>
          <w:noProof/>
          <w:rPrChange w:id="1234" w:author="Trebaol Jonathan" w:date="2021-07-29T17:30:00Z">
            <w:rPr>
              <w:rFonts w:asciiTheme="minorHAnsi" w:hAnsiTheme="minorHAnsi" w:cstheme="minorHAnsi"/>
            </w:rPr>
          </w:rPrChange>
        </w:rPr>
        <w:t>support_web_receiver_class.py</w:t>
      </w:r>
    </w:p>
    <w:p w14:paraId="2FCCA770" w14:textId="77777777" w:rsidR="00DC6698" w:rsidRPr="00681B8A" w:rsidRDefault="00910861" w:rsidP="004C34CE">
      <w:pPr>
        <w:rPr>
          <w:noProof/>
          <w:rPrChange w:id="1235" w:author="Trebaol Jonathan" w:date="2021-07-29T17:30:00Z">
            <w:rPr>
              <w:rFonts w:asciiTheme="minorHAnsi" w:hAnsiTheme="minorHAnsi" w:cstheme="minorHAnsi"/>
            </w:rPr>
          </w:rPrChange>
        </w:rPr>
        <w:pPrChange w:id="1236" w:author="Trebaol Jonathan" w:date="2021-07-29T17:35:00Z">
          <w:pPr/>
        </w:pPrChange>
      </w:pPr>
      <w:r w:rsidRPr="00681B8A">
        <w:rPr>
          <w:noProof/>
          <w:rPrChange w:id="1237" w:author="Trebaol Jonathan" w:date="2021-07-29T17:30:00Z">
            <w:rPr>
              <w:rFonts w:asciiTheme="minorHAnsi" w:hAnsiTheme="minorHAnsi" w:cstheme="minorHAnsi"/>
            </w:rPr>
          </w:rPrChange>
        </w:rPr>
        <w:t xml:space="preserve">support_active_output_socket.py </w:t>
      </w:r>
    </w:p>
    <w:p w14:paraId="278247E3" w14:textId="244CC794" w:rsidR="00910861" w:rsidRPr="00681B8A" w:rsidRDefault="00910861" w:rsidP="004C34CE">
      <w:pPr>
        <w:rPr>
          <w:noProof/>
          <w:rPrChange w:id="1238" w:author="Trebaol Jonathan" w:date="2021-07-29T17:30:00Z">
            <w:rPr>
              <w:rFonts w:asciiTheme="minorHAnsi" w:hAnsiTheme="minorHAnsi" w:cstheme="minorHAnsi"/>
            </w:rPr>
          </w:rPrChange>
        </w:rPr>
        <w:pPrChange w:id="1239" w:author="Trebaol Jonathan" w:date="2021-07-29T17:35:00Z">
          <w:pPr/>
        </w:pPrChange>
      </w:pPr>
      <w:r w:rsidRPr="00681B8A">
        <w:rPr>
          <w:noProof/>
          <w:rPrChange w:id="1240" w:author="Trebaol Jonathan" w:date="2021-07-29T17:30:00Z">
            <w:rPr>
              <w:rFonts w:asciiTheme="minorHAnsi" w:hAnsiTheme="minorHAnsi" w:cstheme="minorHAnsi"/>
            </w:rPr>
          </w:rPrChange>
        </w:rPr>
        <w:t>support_web_receiver.py</w:t>
      </w:r>
    </w:p>
    <w:p w14:paraId="2A925CC9" w14:textId="54E33CD1" w:rsidR="00910861" w:rsidRPr="00681B8A" w:rsidRDefault="00910861" w:rsidP="004C34CE">
      <w:pPr>
        <w:rPr>
          <w:noProof/>
          <w:rPrChange w:id="1241" w:author="Trebaol Jonathan" w:date="2021-07-29T17:30:00Z">
            <w:rPr>
              <w:rFonts w:asciiTheme="minorHAnsi" w:hAnsiTheme="minorHAnsi" w:cstheme="minorHAnsi"/>
            </w:rPr>
          </w:rPrChange>
        </w:rPr>
        <w:pPrChange w:id="1242" w:author="Trebaol Jonathan" w:date="2021-07-29T17:35:00Z">
          <w:pPr/>
        </w:pPrChange>
      </w:pPr>
      <w:r w:rsidRPr="00681B8A">
        <w:rPr>
          <w:noProof/>
          <w:rPrChange w:id="1243" w:author="Trebaol Jonathan" w:date="2021-07-29T17:30:00Z">
            <w:rPr>
              <w:rFonts w:asciiTheme="minorHAnsi" w:hAnsiTheme="minorHAnsi" w:cstheme="minorHAnsi"/>
            </w:rPr>
          </w:rPrChange>
        </w:rPr>
        <w:t>Devices.csv</w:t>
      </w:r>
    </w:p>
    <w:p w14:paraId="2CA1118B" w14:textId="3A2ABF63" w:rsidR="00910861" w:rsidRPr="00766A2E" w:rsidRDefault="00910861" w:rsidP="004C34CE">
      <w:pPr>
        <w:pPrChange w:id="1244" w:author="Trebaol Jonathan" w:date="2021-07-29T17:35:00Z">
          <w:pPr>
            <w:ind w:left="1440"/>
          </w:pPr>
        </w:pPrChange>
      </w:pPr>
    </w:p>
    <w:p w14:paraId="14FD1428" w14:textId="343D441E" w:rsidR="00910861" w:rsidRPr="00766A2E" w:rsidRDefault="00DC6698" w:rsidP="004C34CE">
      <w:pPr>
        <w:pPrChange w:id="1245" w:author="Trebaol Jonathan" w:date="2021-07-29T17:35:00Z">
          <w:pPr>
            <w:ind w:left="1440"/>
          </w:pPr>
        </w:pPrChange>
      </w:pPr>
      <w:del w:id="1246" w:author="Trebaol Jonathan" w:date="2021-07-29T17:31:00Z">
        <w:r w:rsidRPr="00766A2E" w:rsidDel="00681B8A">
          <w:delText>After use scripts:</w:delText>
        </w:r>
      </w:del>
      <w:ins w:id="1247" w:author="Trebaol Jonathan" w:date="2021-07-29T17:31:00Z">
        <w:r w:rsidR="00681B8A">
          <w:t>Setup.sh script will save the environment information and preventive actions into the following files:</w:t>
        </w:r>
      </w:ins>
    </w:p>
    <w:p w14:paraId="1DDFEFB0" w14:textId="7CEE8542" w:rsidR="00DC6698" w:rsidRPr="00766A2E" w:rsidRDefault="00910861" w:rsidP="004C34CE">
      <w:pPr>
        <w:pPrChange w:id="1248" w:author="Trebaol Jonathan" w:date="2021-07-29T17:35:00Z">
          <w:pPr/>
        </w:pPrChange>
      </w:pPr>
      <w:proofErr w:type="spellStart"/>
      <w:r w:rsidRPr="00681B8A">
        <w:rPr>
          <w:rFonts w:ascii="Courier New" w:hAnsi="Courier New" w:cs="Courier New"/>
          <w:noProof/>
          <w:rPrChange w:id="1249" w:author="Trebaol Jonathan" w:date="2021-07-29T17:31:00Z">
            <w:rPr/>
          </w:rPrChange>
        </w:rPr>
        <w:t>device_catalog.conf</w:t>
      </w:r>
      <w:proofErr w:type="spellEnd"/>
      <w:r w:rsidRPr="00766A2E">
        <w:t xml:space="preserve"> </w:t>
      </w:r>
      <w:r w:rsidR="00DC6698" w:rsidRPr="00766A2E">
        <w:t>(</w:t>
      </w:r>
      <w:r w:rsidR="00982343" w:rsidRPr="00766A2E">
        <w:t xml:space="preserve">IP </w:t>
      </w:r>
      <w:r w:rsidR="00DC6698" w:rsidRPr="00766A2E">
        <w:t>addresses extract from Device.csv)</w:t>
      </w:r>
    </w:p>
    <w:p w14:paraId="49906016" w14:textId="3DAE015E" w:rsidR="00DC6698" w:rsidRPr="00766A2E" w:rsidRDefault="00910861" w:rsidP="004C34CE">
      <w:pPr>
        <w:pPrChange w:id="1250" w:author="Trebaol Jonathan" w:date="2021-07-29T17:35:00Z">
          <w:pPr/>
        </w:pPrChange>
      </w:pPr>
      <w:proofErr w:type="spellStart"/>
      <w:r w:rsidRPr="00681B8A">
        <w:rPr>
          <w:rFonts w:ascii="Courier New" w:hAnsi="Courier New" w:cs="Courier New"/>
          <w:noProof/>
          <w:rPrChange w:id="1251" w:author="Trebaol Jonathan" w:date="2021-07-29T17:31:00Z">
            <w:rPr/>
          </w:rPrChange>
        </w:rPr>
        <w:t>decisions_save.conf</w:t>
      </w:r>
      <w:proofErr w:type="spellEnd"/>
      <w:r w:rsidR="00DC6698" w:rsidRPr="00766A2E">
        <w:t xml:space="preserve"> </w:t>
      </w:r>
      <w:r w:rsidR="006358AC" w:rsidRPr="00766A2E">
        <w:t>(</w:t>
      </w:r>
      <w:del w:id="1252" w:author="Trebaol Jonathan" w:date="2021-07-29T17:32:00Z">
        <w:r w:rsidR="006358AC" w:rsidRPr="00766A2E" w:rsidDel="00681B8A">
          <w:delText>permit</w:delText>
        </w:r>
        <w:r w:rsidR="00DC6698" w:rsidRPr="00766A2E" w:rsidDel="00681B8A">
          <w:delText xml:space="preserve"> </w:delText>
        </w:r>
      </w:del>
      <w:ins w:id="1253" w:author="Trebaol Jonathan" w:date="2021-07-29T17:32:00Z">
        <w:r w:rsidR="00681B8A">
          <w:t>List</w:t>
        </w:r>
        <w:r w:rsidR="00681B8A" w:rsidRPr="00766A2E">
          <w:t xml:space="preserve"> </w:t>
        </w:r>
      </w:ins>
      <w:del w:id="1254" w:author="Trebaol Jonathan" w:date="2021-07-29T17:32:00Z">
        <w:r w:rsidR="00DC6698" w:rsidRPr="00766A2E" w:rsidDel="00681B8A">
          <w:delText>the record of</w:delText>
        </w:r>
      </w:del>
      <w:ins w:id="1255" w:author="Trebaol Jonathan" w:date="2021-07-29T17:32:00Z">
        <w:r w:rsidR="00681B8A">
          <w:t>the</w:t>
        </w:r>
      </w:ins>
      <w:r w:rsidR="00DC6698" w:rsidRPr="00766A2E">
        <w:t xml:space="preserve"> decision</w:t>
      </w:r>
      <w:ins w:id="1256" w:author="Trebaol Jonathan" w:date="2021-07-29T17:32:00Z">
        <w:r w:rsidR="00681B8A">
          <w:t>s collected from notifications (rainbow card, email)</w:t>
        </w:r>
      </w:ins>
      <w:r w:rsidR="00DC6698" w:rsidRPr="00766A2E">
        <w:t xml:space="preserve"> for a particular case, example</w:t>
      </w:r>
      <w:ins w:id="1257" w:author="Trebaol Jonathan" w:date="2021-07-29T17:33:00Z">
        <w:r w:rsidR="00681B8A">
          <w:t xml:space="preserve"> if Administrator asked for fixing permanently the l</w:t>
        </w:r>
      </w:ins>
      <w:del w:id="1258" w:author="Trebaol Jonathan" w:date="2021-07-29T17:33:00Z">
        <w:r w:rsidR="00DC6698" w:rsidRPr="00766A2E" w:rsidDel="00681B8A">
          <w:delText>: l</w:delText>
        </w:r>
      </w:del>
      <w:r w:rsidR="00DC6698" w:rsidRPr="00766A2E">
        <w:t xml:space="preserve">oop </w:t>
      </w:r>
      <w:ins w:id="1259" w:author="Trebaol Jonathan" w:date="2021-07-29T17:33:00Z">
        <w:r w:rsidR="00681B8A">
          <w:t xml:space="preserve">detected on switch 192.168.80.27 </w:t>
        </w:r>
      </w:ins>
      <w:del w:id="1260" w:author="Trebaol Jonathan" w:date="2021-07-29T17:33:00Z">
        <w:r w:rsidR="00DC6698" w:rsidRPr="00766A2E" w:rsidDel="00681B8A">
          <w:delText xml:space="preserve">with </w:delText>
        </w:r>
      </w:del>
      <w:r w:rsidR="00DC6698" w:rsidRPr="00766A2E">
        <w:t>port 1/1/4</w:t>
      </w:r>
      <w:del w:id="1261" w:author="Trebaol Jonathan" w:date="2021-07-29T17:33:00Z">
        <w:r w:rsidR="00DC6698" w:rsidRPr="00766A2E" w:rsidDel="00681B8A">
          <w:delText xml:space="preserve"> </w:delText>
        </w:r>
      </w:del>
      <w:ins w:id="1262" w:author="Trebaol Jonathan" w:date="2021-07-29T17:33:00Z">
        <w:r w:rsidR="00681B8A">
          <w:t xml:space="preserve"> the following entry is created</w:t>
        </w:r>
      </w:ins>
      <w:del w:id="1263" w:author="Trebaol Jonathan" w:date="2021-07-29T17:33:00Z">
        <w:r w:rsidR="00DC6698" w:rsidRPr="00766A2E" w:rsidDel="00681B8A">
          <w:delText xml:space="preserve">on devices 10 192.168.80.27 always fix the issue  </w:delText>
        </w:r>
      </w:del>
      <w:r w:rsidR="00DC6698" w:rsidRPr="00766A2E">
        <w:t xml:space="preserve">: </w:t>
      </w:r>
      <w:r w:rsidR="00DC6698" w:rsidRPr="00681B8A">
        <w:rPr>
          <w:rFonts w:ascii="Courier New" w:hAnsi="Courier New" w:cs="Courier New"/>
          <w:noProof/>
          <w:rPrChange w:id="1264" w:author="Trebaol Jonathan" w:date="2021-07-29T17:34:00Z">
            <w:rPr>
              <w:i/>
              <w:iCs/>
            </w:rPr>
          </w:rPrChange>
        </w:rPr>
        <w:t>192.168.80.27,1/1/4,loop,always</w:t>
      </w:r>
      <w:r w:rsidR="00DC6698" w:rsidRPr="00681B8A">
        <w:rPr>
          <w:i/>
          <w:iCs/>
          <w:rPrChange w:id="1265" w:author="Trebaol Jonathan" w:date="2021-07-29T17:31:00Z">
            <w:rPr>
              <w:i/>
              <w:iCs/>
            </w:rPr>
          </w:rPrChange>
        </w:rPr>
        <w:t>)</w:t>
      </w:r>
    </w:p>
    <w:p w14:paraId="0EE02F2E" w14:textId="7623B9E4" w:rsidR="00DC6698" w:rsidRPr="00766A2E" w:rsidDel="00681B8A" w:rsidRDefault="00DC6698" w:rsidP="004C34CE">
      <w:pPr>
        <w:rPr>
          <w:del w:id="1266" w:author="Trebaol Jonathan" w:date="2021-07-29T17:34:00Z"/>
        </w:rPr>
        <w:pPrChange w:id="1267" w:author="Trebaol Jonathan" w:date="2021-07-29T17:35:00Z">
          <w:pPr/>
        </w:pPrChange>
      </w:pPr>
      <w:proofErr w:type="spellStart"/>
      <w:r w:rsidRPr="00681B8A">
        <w:rPr>
          <w:rFonts w:ascii="Courier New" w:hAnsi="Courier New" w:cs="Courier New"/>
          <w:noProof/>
          <w:rPrChange w:id="1268" w:author="Trebaol Jonathan" w:date="2021-07-29T17:32:00Z">
            <w:rPr/>
          </w:rPrChange>
        </w:rPr>
        <w:t>configqos</w:t>
      </w:r>
      <w:proofErr w:type="spellEnd"/>
      <w:r w:rsidRPr="00766A2E">
        <w:t xml:space="preserve"> (the </w:t>
      </w:r>
      <w:proofErr w:type="spellStart"/>
      <w:r w:rsidRPr="00766A2E">
        <w:t>qos</w:t>
      </w:r>
      <w:proofErr w:type="spellEnd"/>
      <w:r w:rsidRPr="00766A2E">
        <w:t xml:space="preserve"> configuration </w:t>
      </w:r>
      <w:ins w:id="1269" w:author="Trebaol Jonathan" w:date="2021-07-29T17:34:00Z">
        <w:r w:rsidR="00681B8A">
          <w:t>pushed on the switch when an attacker is blocked)</w:t>
        </w:r>
      </w:ins>
      <w:del w:id="1270" w:author="Trebaol Jonathan" w:date="2021-07-29T17:34:00Z">
        <w:r w:rsidRPr="00766A2E" w:rsidDel="00681B8A">
          <w:delText xml:space="preserve">to block internet from an attacker, works with the </w:delText>
        </w:r>
      </w:del>
      <w:del w:id="1271" w:author="Trebaol Jonathan" w:date="2021-07-29T17:32:00Z">
        <w:r w:rsidRPr="00766A2E" w:rsidDel="00681B8A">
          <w:delText>support_switch_enable_qos.py script</w:delText>
        </w:r>
        <w:r w:rsidR="00BC2BF3" w:rsidRPr="00766A2E" w:rsidDel="00681B8A">
          <w:delText>.</w:delText>
        </w:r>
      </w:del>
    </w:p>
    <w:p w14:paraId="72BDF9C9" w14:textId="7A38E886" w:rsidR="003266A5" w:rsidRDefault="003266A5" w:rsidP="004C34CE">
      <w:pPr>
        <w:pPrChange w:id="1272" w:author="Trebaol Jonathan" w:date="2021-07-29T17:35:00Z">
          <w:pPr>
            <w:jc w:val="left"/>
          </w:pPr>
        </w:pPrChange>
      </w:pPr>
      <w:del w:id="1273" w:author="Trebaol Jonathan" w:date="2021-07-29T17:34:00Z">
        <w:r w:rsidDel="00681B8A">
          <w:br w:type="page"/>
        </w:r>
      </w:del>
    </w:p>
    <w:p w14:paraId="27248F6E" w14:textId="744DC021" w:rsidR="005E70E9" w:rsidRPr="00766A2E" w:rsidRDefault="005E70E9" w:rsidP="004C34CE">
      <w:pPr>
        <w:pPrChange w:id="1274" w:author="Trebaol Jonathan" w:date="2021-07-29T17:35:00Z">
          <w:pPr/>
        </w:pPrChange>
      </w:pPr>
      <w:bookmarkStart w:id="1275" w:name="_Toc76555064"/>
      <w:bookmarkStart w:id="1276" w:name="_Toc76555065"/>
      <w:bookmarkStart w:id="1277" w:name="_Toc76555066"/>
      <w:bookmarkStart w:id="1278" w:name="_Toc76555067"/>
      <w:bookmarkStart w:id="1279" w:name="_Toc76555068"/>
      <w:bookmarkStart w:id="1280" w:name="_Toc76555069"/>
      <w:bookmarkStart w:id="1281" w:name="_Toc76555070"/>
      <w:bookmarkEnd w:id="1275"/>
      <w:bookmarkEnd w:id="1276"/>
      <w:bookmarkEnd w:id="1277"/>
      <w:bookmarkEnd w:id="1278"/>
      <w:bookmarkEnd w:id="1279"/>
      <w:bookmarkEnd w:id="1280"/>
      <w:bookmarkEnd w:id="1281"/>
    </w:p>
    <w:p w14:paraId="21BE60E7" w14:textId="77777777" w:rsidR="00681B8A" w:rsidRDefault="00681B8A" w:rsidP="004C34CE">
      <w:pPr>
        <w:rPr>
          <w:ins w:id="1282" w:author="Trebaol Jonathan" w:date="2021-07-29T17:34:00Z"/>
          <w:rFonts w:cs="Arial"/>
          <w:kern w:val="32"/>
          <w:sz w:val="32"/>
          <w:szCs w:val="32"/>
        </w:rPr>
        <w:pPrChange w:id="1283" w:author="Trebaol Jonathan" w:date="2021-07-29T17:35:00Z">
          <w:pPr/>
        </w:pPrChange>
      </w:pPr>
      <w:bookmarkStart w:id="1284" w:name="_DEBIAN_SERVER_INITIALIZATION"/>
      <w:bookmarkStart w:id="1285" w:name="_Toc78470307"/>
      <w:bookmarkEnd w:id="1284"/>
      <w:ins w:id="1286" w:author="Trebaol Jonathan" w:date="2021-07-29T17:34:00Z">
        <w:r>
          <w:br w:type="page"/>
        </w:r>
      </w:ins>
    </w:p>
    <w:p w14:paraId="409F2D14" w14:textId="539F4F9F" w:rsidR="005E70E9" w:rsidRPr="00766A2E" w:rsidRDefault="00E11907" w:rsidP="004C34CE">
      <w:pPr>
        <w:pStyle w:val="Titre1"/>
        <w:pPrChange w:id="1287" w:author="Trebaol Jonathan" w:date="2021-07-29T17:35:00Z">
          <w:pPr/>
        </w:pPrChange>
      </w:pPr>
      <w:r w:rsidRPr="00766A2E">
        <w:lastRenderedPageBreak/>
        <w:t>DEBIAN SERVER INITIALIZATION</w:t>
      </w:r>
      <w:bookmarkEnd w:id="1285"/>
    </w:p>
    <w:p w14:paraId="359121FF" w14:textId="77777777" w:rsidR="005E70E9" w:rsidRPr="00766A2E" w:rsidRDefault="005E70E9" w:rsidP="004C34CE">
      <w:pPr>
        <w:pPrChange w:id="1288" w:author="Trebaol Jonathan" w:date="2021-07-29T17:35:00Z">
          <w:pPr/>
        </w:pPrChange>
      </w:pPr>
    </w:p>
    <w:p w14:paraId="1BD2034A" w14:textId="77777777" w:rsidR="005E70E9" w:rsidRPr="00766A2E" w:rsidRDefault="005E70E9" w:rsidP="004C34CE">
      <w:pPr>
        <w:pStyle w:val="Titre2"/>
        <w:pPrChange w:id="1289" w:author="Trebaol Jonathan" w:date="2021-07-29T17:35:00Z">
          <w:pPr/>
        </w:pPrChange>
      </w:pPr>
      <w:bookmarkStart w:id="1290" w:name="_Toc78470308"/>
      <w:r w:rsidRPr="00766A2E">
        <w:t>Introduction</w:t>
      </w:r>
      <w:bookmarkEnd w:id="1290"/>
    </w:p>
    <w:p w14:paraId="1C51F289" w14:textId="431BA94C" w:rsidR="005E70E9" w:rsidRPr="00766A2E" w:rsidDel="004C34CE" w:rsidRDefault="00ED2C38" w:rsidP="004C34CE">
      <w:pPr>
        <w:rPr>
          <w:del w:id="1291" w:author="Trebaol Jonathan" w:date="2021-07-29T17:35:00Z"/>
        </w:rPr>
        <w:pPrChange w:id="1292" w:author="Trebaol Jonathan" w:date="2021-07-29T17:35:00Z">
          <w:pPr/>
        </w:pPrChange>
      </w:pPr>
      <w:r w:rsidRPr="00766A2E">
        <w:t>The first step is to execute the bash script "Setup.sh" that will set up the environment (create directories/sub-</w:t>
      </w:r>
      <w:r w:rsidR="003666FB" w:rsidRPr="00254CDB">
        <w:t>directories</w:t>
      </w:r>
      <w:r w:rsidRPr="00766A2E">
        <w:t xml:space="preserve">, install and configure components). </w:t>
      </w:r>
      <w:r w:rsidR="00C967CA" w:rsidRPr="00766A2E">
        <w:t xml:space="preserve">The purpose of the Setup.sh script is to initialize all the services that will be useful for the proper operation of the Preventive Maintenance </w:t>
      </w:r>
      <w:del w:id="1293" w:author="Trebaol Jonathan" w:date="2021-07-29T17:35:00Z">
        <w:r w:rsidR="00C967CA" w:rsidRPr="00766A2E" w:rsidDel="004C34CE">
          <w:delText>functionalit</w:delText>
        </w:r>
        <w:r w:rsidR="002F4F39" w:rsidRPr="00766A2E" w:rsidDel="004C34CE">
          <w:delText>ies</w:delText>
        </w:r>
      </w:del>
      <w:ins w:id="1294" w:author="Trebaol Jonathan" w:date="2021-07-29T17:35:00Z">
        <w:r w:rsidR="004C34CE">
          <w:t>features</w:t>
        </w:r>
      </w:ins>
      <w:r w:rsidR="00C967CA" w:rsidRPr="00766A2E">
        <w:t>.</w:t>
      </w:r>
      <w:del w:id="1295" w:author="Trebaol Jonathan" w:date="2021-07-29T17:35:00Z">
        <w:r w:rsidR="00C967CA" w:rsidRPr="00766A2E" w:rsidDel="004C34CE">
          <w:delText xml:space="preserve"> To run Preventive Maintenance requires service that are not present on a</w:delText>
        </w:r>
        <w:r w:rsidR="00641BCF" w:rsidRPr="00766A2E" w:rsidDel="004C34CE">
          <w:delText xml:space="preserve"> Debian</w:delText>
        </w:r>
        <w:r w:rsidR="00C967CA" w:rsidRPr="00766A2E" w:rsidDel="004C34CE">
          <w:delText xml:space="preserve"> server at installation. It is also necessary to be able to configure these different services. </w:delText>
        </w:r>
        <w:r w:rsidR="000834C1" w:rsidRPr="00766A2E" w:rsidDel="004C34CE">
          <w:delText>A s</w:delText>
        </w:r>
        <w:r w:rsidR="00C967CA" w:rsidRPr="00766A2E" w:rsidDel="004C34CE">
          <w:delText>ecurity is also added to prevent bad entries, checking the form of the mail or an IP address for example.</w:delText>
        </w:r>
      </w:del>
    </w:p>
    <w:p w14:paraId="63A56427" w14:textId="77777777" w:rsidR="007D0473" w:rsidRPr="00766A2E" w:rsidRDefault="007D0473" w:rsidP="004C34CE">
      <w:pPr>
        <w:pPrChange w:id="1296" w:author="Trebaol Jonathan" w:date="2021-07-29T17:35:00Z">
          <w:pPr/>
        </w:pPrChange>
      </w:pPr>
    </w:p>
    <w:p w14:paraId="5B0010DF" w14:textId="04ACEA74" w:rsidR="00384699" w:rsidRPr="00766A2E" w:rsidRDefault="005719EC" w:rsidP="004C34CE">
      <w:pPr>
        <w:pStyle w:val="Titre2"/>
        <w:pPrChange w:id="1297" w:author="Trebaol Jonathan" w:date="2021-07-29T17:35:00Z">
          <w:pPr/>
        </w:pPrChange>
      </w:pPr>
      <w:bookmarkStart w:id="1298" w:name="_Toc78470309"/>
      <w:r w:rsidRPr="00766A2E">
        <w:t>Services</w:t>
      </w:r>
      <w:bookmarkEnd w:id="1298"/>
    </w:p>
    <w:p w14:paraId="78AB1FEE" w14:textId="5509CD50" w:rsidR="00C660C6" w:rsidRPr="00766A2E" w:rsidRDefault="00C660C6" w:rsidP="004C34CE">
      <w:pPr>
        <w:pPrChange w:id="1299" w:author="Trebaol Jonathan" w:date="2021-07-29T17:35:00Z">
          <w:pPr/>
        </w:pPrChange>
      </w:pPr>
      <w:r w:rsidRPr="00766A2E">
        <w:t>All services described below are fully installed and configured by the Setup.sh script</w:t>
      </w:r>
      <w:r w:rsidR="00ED2C38" w:rsidRPr="00766A2E">
        <w:t xml:space="preserve">. </w:t>
      </w:r>
      <w:del w:id="1300" w:author="Trebaol Jonathan" w:date="2021-07-29T17:36:00Z">
        <w:r w:rsidR="00ED2C38" w:rsidRPr="00766A2E" w:rsidDel="004C34CE">
          <w:delText>It is not necessary to modify the configuration files</w:delText>
        </w:r>
      </w:del>
      <w:ins w:id="1301" w:author="Trebaol Jonathan" w:date="2021-07-29T17:36:00Z">
        <w:r w:rsidR="004C34CE">
          <w:t xml:space="preserve">To prevent modifying the </w:t>
        </w:r>
        <w:proofErr w:type="spellStart"/>
        <w:r w:rsidR="004C34CE">
          <w:t>Rsyslog</w:t>
        </w:r>
        <w:proofErr w:type="spellEnd"/>
        <w:r w:rsidR="004C34CE">
          <w:t xml:space="preserve"> configuration file</w:t>
        </w:r>
      </w:ins>
      <w:r w:rsidR="00ED2C38" w:rsidRPr="00766A2E">
        <w:t xml:space="preserve">, </w:t>
      </w:r>
      <w:del w:id="1302" w:author="Trebaol Jonathan" w:date="2021-07-29T17:36:00Z">
        <w:r w:rsidR="00ED2C38" w:rsidRPr="00766A2E" w:rsidDel="004C34CE">
          <w:delText xml:space="preserve">in </w:delText>
        </w:r>
      </w:del>
      <w:ins w:id="1303" w:author="Trebaol Jonathan" w:date="2021-07-29T17:36:00Z">
        <w:r w:rsidR="004C34CE">
          <w:t>Administrator can re-execute the script Setup.sh i</w:t>
        </w:r>
        <w:r w:rsidR="004C34CE" w:rsidRPr="00766A2E">
          <w:t xml:space="preserve">n </w:t>
        </w:r>
      </w:ins>
      <w:r w:rsidR="00ED2C38" w:rsidRPr="00766A2E">
        <w:t xml:space="preserve">order to </w:t>
      </w:r>
      <w:del w:id="1304" w:author="Trebaol Jonathan" w:date="2021-07-29T17:36:00Z">
        <w:r w:rsidR="00ED2C38" w:rsidRPr="00766A2E" w:rsidDel="004C34CE">
          <w:delText>update the Rsyslog rules based on pattern, please re-execute the Setup.sh script</w:delText>
        </w:r>
      </w:del>
      <w:ins w:id="1305" w:author="Trebaol Jonathan" w:date="2021-07-29T17:36:00Z">
        <w:r w:rsidR="004C34CE">
          <w:t>modify the rule</w:t>
        </w:r>
      </w:ins>
      <w:ins w:id="1306" w:author="Trebaol Jonathan" w:date="2021-07-29T17:37:00Z">
        <w:r w:rsidR="004C34CE">
          <w:t>s “Patterns” or network environment.</w:t>
        </w:r>
      </w:ins>
    </w:p>
    <w:p w14:paraId="48A8B897" w14:textId="77777777" w:rsidR="007C7378" w:rsidRPr="00766A2E" w:rsidRDefault="005719EC" w:rsidP="004C34CE">
      <w:pPr>
        <w:pStyle w:val="Titre3"/>
        <w:pPrChange w:id="1307" w:author="Trebaol Jonathan" w:date="2021-07-29T17:35:00Z">
          <w:pPr/>
        </w:pPrChange>
      </w:pPr>
      <w:bookmarkStart w:id="1308" w:name="_Toc78470310"/>
      <w:r w:rsidRPr="00766A2E">
        <w:t>TFTP</w:t>
      </w:r>
      <w:bookmarkEnd w:id="1308"/>
    </w:p>
    <w:p w14:paraId="6F438641" w14:textId="77777777" w:rsidR="006E6F7A" w:rsidRDefault="00EA2231" w:rsidP="004C34CE">
      <w:pPr>
        <w:rPr>
          <w:ins w:id="1309" w:author="Trebaol Jonathan" w:date="2021-07-29T17:37:00Z"/>
        </w:rPr>
        <w:pPrChange w:id="1310" w:author="Trebaol Jonathan" w:date="2021-07-29T17:35:00Z">
          <w:pPr/>
        </w:pPrChange>
      </w:pPr>
      <w:r w:rsidRPr="00766A2E">
        <w:t xml:space="preserve">A TFTP Server is installed on the server, the default </w:t>
      </w:r>
      <w:del w:id="1311" w:author="Trebaol Jonathan" w:date="2021-07-29T17:37:00Z">
        <w:r w:rsidRPr="00766A2E" w:rsidDel="006E6F7A">
          <w:delText xml:space="preserve">director </w:delText>
        </w:r>
      </w:del>
      <w:ins w:id="1312" w:author="Trebaol Jonathan" w:date="2021-07-29T17:37:00Z">
        <w:r w:rsidR="006E6F7A">
          <w:t>directory</w:t>
        </w:r>
        <w:r w:rsidR="006E6F7A" w:rsidRPr="00766A2E">
          <w:t xml:space="preserve"> </w:t>
        </w:r>
      </w:ins>
      <w:r w:rsidRPr="00766A2E">
        <w:t>is</w:t>
      </w:r>
      <w:del w:id="1313" w:author="Trebaol Jonathan" w:date="2021-07-29T17:37:00Z">
        <w:r w:rsidRPr="00766A2E" w:rsidDel="006E6F7A">
          <w:delText xml:space="preserve"> set to</w:delText>
        </w:r>
      </w:del>
      <w:r w:rsidRPr="00766A2E">
        <w:t xml:space="preserve"> </w:t>
      </w:r>
      <w:r w:rsidRPr="006E6F7A">
        <w:rPr>
          <w:rFonts w:ascii="Courier New" w:hAnsi="Courier New" w:cs="Courier New"/>
          <w:noProof/>
          <w:rPrChange w:id="1314" w:author="Trebaol Jonathan" w:date="2021-07-29T17:37:00Z">
            <w:rPr/>
          </w:rPrChange>
        </w:rPr>
        <w:t>/tftpboot/</w:t>
      </w:r>
    </w:p>
    <w:p w14:paraId="7DA959B5" w14:textId="77777777" w:rsidR="006E6F7A" w:rsidRDefault="00EA2231" w:rsidP="004C34CE">
      <w:pPr>
        <w:rPr>
          <w:ins w:id="1315" w:author="Trebaol Jonathan" w:date="2021-07-29T17:37:00Z"/>
        </w:rPr>
        <w:pPrChange w:id="1316" w:author="Trebaol Jonathan" w:date="2021-07-29T17:35:00Z">
          <w:pPr/>
        </w:pPrChange>
      </w:pPr>
      <w:del w:id="1317" w:author="Trebaol Jonathan" w:date="2021-07-29T17:37:00Z">
        <w:r w:rsidRPr="006E6F7A" w:rsidDel="006E6F7A">
          <w:rPr>
            <w:rFonts w:ascii="Courier New" w:hAnsi="Courier New" w:cs="Courier New"/>
            <w:noProof/>
            <w:rPrChange w:id="1318" w:author="Trebaol Jonathan" w:date="2021-07-29T17:37:00Z">
              <w:rPr/>
            </w:rPrChange>
          </w:rPr>
          <w:delText>.</w:delText>
        </w:r>
        <w:r w:rsidRPr="00766A2E" w:rsidDel="006E6F7A">
          <w:delText xml:space="preserve"> </w:delText>
        </w:r>
      </w:del>
      <w:r w:rsidRPr="00766A2E">
        <w:t>This service is required for uploading logs from Stellar A</w:t>
      </w:r>
      <w:r w:rsidR="00982343">
        <w:t>P</w:t>
      </w:r>
      <w:r w:rsidRPr="00766A2E">
        <w:t>s</w:t>
      </w:r>
      <w:r w:rsidR="00982343">
        <w:t>.</w:t>
      </w:r>
      <w:r w:rsidRPr="00766A2E">
        <w:t xml:space="preserve"> </w:t>
      </w:r>
    </w:p>
    <w:p w14:paraId="246DF65A" w14:textId="0C824BF9" w:rsidR="00EA2231" w:rsidRPr="00766A2E" w:rsidRDefault="00EA2231" w:rsidP="004C34CE">
      <w:pPr>
        <w:pPrChange w:id="1319" w:author="Trebaol Jonathan" w:date="2021-07-29T17:35:00Z">
          <w:pPr/>
        </w:pPrChange>
      </w:pPr>
      <w:r w:rsidRPr="00766A2E">
        <w:t>TFTP Server is used by following functions:</w:t>
      </w:r>
    </w:p>
    <w:p w14:paraId="62F7008E" w14:textId="50469E96" w:rsidR="00014578" w:rsidRPr="00766A2E" w:rsidRDefault="00014578" w:rsidP="004C34CE">
      <w:pPr>
        <w:pStyle w:val="Paragraphedeliste"/>
        <w:numPr>
          <w:ilvl w:val="0"/>
          <w:numId w:val="92"/>
        </w:numPr>
        <w:pPrChange w:id="1320" w:author="Trebaol Jonathan" w:date="2021-07-29T17:35:00Z">
          <w:pPr/>
        </w:pPrChange>
      </w:pPr>
      <w:proofErr w:type="spellStart"/>
      <w:r w:rsidRPr="00766A2E">
        <w:t>Switchs</w:t>
      </w:r>
      <w:proofErr w:type="spellEnd"/>
      <w:r w:rsidRPr="00766A2E">
        <w:t xml:space="preserve"> (</w:t>
      </w:r>
      <w:r w:rsidRPr="006E6F7A">
        <w:rPr>
          <w:rFonts w:ascii="Courier New" w:eastAsia="Times New Roman" w:hAnsi="Courier New" w:cs="Courier New"/>
          <w:noProof/>
          <w:sz w:val="20"/>
          <w:szCs w:val="20"/>
          <w:rPrChange w:id="1321" w:author="Trebaol Jonathan" w:date="2021-07-29T17:38:00Z">
            <w:rPr/>
          </w:rPrChange>
        </w:rPr>
        <w:t xml:space="preserve">show tech-support </w:t>
      </w:r>
      <w:proofErr w:type="spellStart"/>
      <w:r w:rsidRPr="006E6F7A">
        <w:rPr>
          <w:rFonts w:ascii="Courier New" w:eastAsia="Times New Roman" w:hAnsi="Courier New" w:cs="Courier New"/>
          <w:noProof/>
          <w:sz w:val="20"/>
          <w:szCs w:val="20"/>
          <w:rPrChange w:id="1322" w:author="Trebaol Jonathan" w:date="2021-07-29T17:38:00Z">
            <w:rPr/>
          </w:rPrChange>
        </w:rPr>
        <w:t>eng</w:t>
      </w:r>
      <w:proofErr w:type="spellEnd"/>
      <w:r w:rsidRPr="006E6F7A">
        <w:rPr>
          <w:rFonts w:ascii="Courier New" w:eastAsia="Times New Roman" w:hAnsi="Courier New" w:cs="Courier New"/>
          <w:noProof/>
          <w:sz w:val="20"/>
          <w:szCs w:val="20"/>
          <w:rPrChange w:id="1323" w:author="Trebaol Jonathan" w:date="2021-07-29T17:38:00Z">
            <w:rPr/>
          </w:rPrChange>
        </w:rPr>
        <w:t xml:space="preserve"> </w:t>
      </w:r>
      <w:proofErr w:type="gramStart"/>
      <w:r w:rsidRPr="006E6F7A">
        <w:rPr>
          <w:rFonts w:ascii="Courier New" w:eastAsia="Times New Roman" w:hAnsi="Courier New" w:cs="Courier New"/>
          <w:noProof/>
          <w:sz w:val="20"/>
          <w:szCs w:val="20"/>
          <w:rPrChange w:id="1324" w:author="Trebaol Jonathan" w:date="2021-07-29T17:38:00Z">
            <w:rPr/>
          </w:rPrChange>
        </w:rPr>
        <w:t>complete</w:t>
      </w:r>
      <w:r w:rsidRPr="00766A2E">
        <w:t xml:space="preserve">) </w:t>
      </w:r>
      <w:ins w:id="1325" w:author="Trebaol Jonathan" w:date="2021-07-29T17:37:00Z">
        <w:r w:rsidR="006E6F7A">
          <w:t xml:space="preserve"> </w:t>
        </w:r>
      </w:ins>
      <w:ins w:id="1326" w:author="Trebaol Jonathan" w:date="2021-07-29T17:38:00Z">
        <w:r w:rsidR="006E6F7A" w:rsidRPr="006E6F7A">
          <w:rPr>
            <w:highlight w:val="yellow"/>
            <w:rPrChange w:id="1327" w:author="Trebaol Jonathan" w:date="2021-07-29T17:38:00Z">
              <w:rPr/>
            </w:rPrChange>
          </w:rPr>
          <w:t>*</w:t>
        </w:r>
        <w:proofErr w:type="gramEnd"/>
        <w:r w:rsidR="006E6F7A" w:rsidRPr="006E6F7A">
          <w:rPr>
            <w:highlight w:val="yellow"/>
            <w:rPrChange w:id="1328" w:author="Trebaol Jonathan" w:date="2021-07-29T17:38:00Z">
              <w:rPr/>
            </w:rPrChange>
          </w:rPr>
          <w:t xml:space="preserve">** here I think we use </w:t>
        </w:r>
        <w:proofErr w:type="spellStart"/>
        <w:r w:rsidR="006E6F7A" w:rsidRPr="006E6F7A">
          <w:rPr>
            <w:highlight w:val="yellow"/>
            <w:rPrChange w:id="1329" w:author="Trebaol Jonathan" w:date="2021-07-29T17:38:00Z">
              <w:rPr/>
            </w:rPrChange>
          </w:rPr>
          <w:t>PySFTP</w:t>
        </w:r>
        <w:proofErr w:type="spellEnd"/>
        <w:r w:rsidR="006E6F7A" w:rsidRPr="006E6F7A">
          <w:rPr>
            <w:highlight w:val="yellow"/>
            <w:rPrChange w:id="1330" w:author="Trebaol Jonathan" w:date="2021-07-29T17:38:00Z">
              <w:rPr/>
            </w:rPrChange>
          </w:rPr>
          <w:t xml:space="preserve"> ***</w:t>
        </w:r>
      </w:ins>
    </w:p>
    <w:p w14:paraId="69705D36" w14:textId="649E2B3E" w:rsidR="00E363C5" w:rsidRPr="00766A2E" w:rsidRDefault="00014578" w:rsidP="004C34CE">
      <w:pPr>
        <w:pStyle w:val="Paragraphedeliste"/>
        <w:numPr>
          <w:ilvl w:val="0"/>
          <w:numId w:val="92"/>
        </w:numPr>
        <w:pPrChange w:id="1331" w:author="Trebaol Jonathan" w:date="2021-07-29T17:35:00Z">
          <w:pPr>
            <w:pStyle w:val="Paragraphedeliste"/>
            <w:numPr>
              <w:numId w:val="92"/>
            </w:numPr>
            <w:ind w:hanging="360"/>
          </w:pPr>
        </w:pPrChange>
      </w:pPr>
      <w:r w:rsidRPr="00766A2E">
        <w:t xml:space="preserve">AP </w:t>
      </w:r>
      <w:r w:rsidR="006358AC" w:rsidRPr="00766A2E">
        <w:t xml:space="preserve">Stellar </w:t>
      </w:r>
      <w:ins w:id="1332" w:author="Trebaol Jonathan" w:date="2021-07-29T17:38:00Z">
        <w:r w:rsidR="006E6F7A">
          <w:t xml:space="preserve">logs </w:t>
        </w:r>
      </w:ins>
      <w:r w:rsidR="006358AC" w:rsidRPr="00766A2E">
        <w:t>(</w:t>
      </w:r>
      <w:ins w:id="1333" w:author="Trebaol Jonathan" w:date="2021-07-29T17:38:00Z">
        <w:r w:rsidR="006E6F7A">
          <w:t xml:space="preserve">we execute remotely the script </w:t>
        </w:r>
      </w:ins>
      <w:r w:rsidRPr="006E6F7A">
        <w:rPr>
          <w:rFonts w:ascii="Courier New" w:eastAsia="Times New Roman" w:hAnsi="Courier New" w:cs="Courier New"/>
          <w:noProof/>
          <w:sz w:val="20"/>
          <w:szCs w:val="20"/>
          <w:rPrChange w:id="1334" w:author="Trebaol Jonathan" w:date="2021-07-29T17:38:00Z">
            <w:rPr/>
          </w:rPrChange>
        </w:rPr>
        <w:t>t</w:t>
      </w:r>
      <w:r w:rsidRPr="006E6F7A">
        <w:rPr>
          <w:rFonts w:ascii="Courier New" w:eastAsia="Times New Roman" w:hAnsi="Courier New" w:cs="Courier New"/>
          <w:noProof/>
          <w:sz w:val="20"/>
          <w:szCs w:val="20"/>
          <w:rPrChange w:id="1335" w:author="Trebaol Jonathan" w:date="2021-07-29T17:38:00Z">
            <w:rPr/>
          </w:rPrChange>
        </w:rPr>
        <w:t>a</w:t>
      </w:r>
      <w:r w:rsidRPr="006E6F7A">
        <w:rPr>
          <w:rFonts w:ascii="Courier New" w:eastAsia="Times New Roman" w:hAnsi="Courier New" w:cs="Courier New"/>
          <w:noProof/>
          <w:sz w:val="20"/>
          <w:szCs w:val="20"/>
          <w:rPrChange w:id="1336" w:author="Trebaol Jonathan" w:date="2021-07-29T17:38:00Z">
            <w:rPr/>
          </w:rPrChange>
        </w:rPr>
        <w:t>k</w:t>
      </w:r>
      <w:r w:rsidRPr="006E6F7A">
        <w:rPr>
          <w:rFonts w:ascii="Courier New" w:eastAsia="Times New Roman" w:hAnsi="Courier New" w:cs="Courier New"/>
          <w:noProof/>
          <w:sz w:val="20"/>
          <w:szCs w:val="20"/>
          <w:rPrChange w:id="1337" w:author="Trebaol Jonathan" w:date="2021-07-29T17:38:00Z">
            <w:rPr/>
          </w:rPrChange>
        </w:rPr>
        <w:t>e</w:t>
      </w:r>
      <w:r w:rsidRPr="006E6F7A">
        <w:rPr>
          <w:rFonts w:ascii="Courier New" w:eastAsia="Times New Roman" w:hAnsi="Courier New" w:cs="Courier New"/>
          <w:noProof/>
          <w:sz w:val="20"/>
          <w:szCs w:val="20"/>
          <w:rPrChange w:id="1338" w:author="Trebaol Jonathan" w:date="2021-07-29T17:38:00Z">
            <w:rPr/>
          </w:rPrChange>
        </w:rPr>
        <w:t>_</w:t>
      </w:r>
      <w:r w:rsidRPr="006E6F7A">
        <w:rPr>
          <w:rFonts w:ascii="Courier New" w:eastAsia="Times New Roman" w:hAnsi="Courier New" w:cs="Courier New"/>
          <w:noProof/>
          <w:sz w:val="20"/>
          <w:szCs w:val="20"/>
          <w:rPrChange w:id="1339" w:author="Trebaol Jonathan" w:date="2021-07-29T17:38:00Z">
            <w:rPr/>
          </w:rPrChange>
        </w:rPr>
        <w:t>s</w:t>
      </w:r>
      <w:r w:rsidRPr="006E6F7A">
        <w:rPr>
          <w:rFonts w:ascii="Courier New" w:eastAsia="Times New Roman" w:hAnsi="Courier New" w:cs="Courier New"/>
          <w:noProof/>
          <w:sz w:val="20"/>
          <w:szCs w:val="20"/>
          <w:rPrChange w:id="1340" w:author="Trebaol Jonathan" w:date="2021-07-29T17:38:00Z">
            <w:rPr/>
          </w:rPrChange>
        </w:rPr>
        <w:t>n</w:t>
      </w:r>
      <w:r w:rsidRPr="006E6F7A">
        <w:rPr>
          <w:rFonts w:ascii="Courier New" w:eastAsia="Times New Roman" w:hAnsi="Courier New" w:cs="Courier New"/>
          <w:noProof/>
          <w:sz w:val="20"/>
          <w:szCs w:val="20"/>
          <w:rPrChange w:id="1341" w:author="Trebaol Jonathan" w:date="2021-07-29T17:38:00Z">
            <w:rPr/>
          </w:rPrChange>
        </w:rPr>
        <w:t>a</w:t>
      </w:r>
      <w:r w:rsidRPr="006E6F7A">
        <w:rPr>
          <w:rFonts w:ascii="Courier New" w:eastAsia="Times New Roman" w:hAnsi="Courier New" w:cs="Courier New"/>
          <w:noProof/>
          <w:sz w:val="20"/>
          <w:szCs w:val="20"/>
          <w:rPrChange w:id="1342" w:author="Trebaol Jonathan" w:date="2021-07-29T17:38:00Z">
            <w:rPr/>
          </w:rPrChange>
        </w:rPr>
        <w:t>p</w:t>
      </w:r>
      <w:r w:rsidRPr="006E6F7A">
        <w:rPr>
          <w:rFonts w:ascii="Courier New" w:eastAsia="Times New Roman" w:hAnsi="Courier New" w:cs="Courier New"/>
          <w:noProof/>
          <w:sz w:val="20"/>
          <w:szCs w:val="20"/>
          <w:rPrChange w:id="1343" w:author="Trebaol Jonathan" w:date="2021-07-29T17:38:00Z">
            <w:rPr/>
          </w:rPrChange>
        </w:rPr>
        <w:t>s</w:t>
      </w:r>
      <w:r w:rsidRPr="006E6F7A">
        <w:rPr>
          <w:rFonts w:ascii="Courier New" w:eastAsia="Times New Roman" w:hAnsi="Courier New" w:cs="Courier New"/>
          <w:noProof/>
          <w:sz w:val="20"/>
          <w:szCs w:val="20"/>
          <w:rPrChange w:id="1344" w:author="Trebaol Jonathan" w:date="2021-07-29T17:38:00Z">
            <w:rPr/>
          </w:rPrChange>
        </w:rPr>
        <w:t>h</w:t>
      </w:r>
      <w:r w:rsidRPr="006E6F7A">
        <w:rPr>
          <w:rFonts w:ascii="Courier New" w:eastAsia="Times New Roman" w:hAnsi="Courier New" w:cs="Courier New"/>
          <w:noProof/>
          <w:sz w:val="20"/>
          <w:szCs w:val="20"/>
          <w:rPrChange w:id="1345" w:author="Trebaol Jonathan" w:date="2021-07-29T17:38:00Z">
            <w:rPr/>
          </w:rPrChange>
        </w:rPr>
        <w:t>o</w:t>
      </w:r>
      <w:r w:rsidRPr="006E6F7A">
        <w:rPr>
          <w:rFonts w:ascii="Courier New" w:eastAsia="Times New Roman" w:hAnsi="Courier New" w:cs="Courier New"/>
          <w:noProof/>
          <w:sz w:val="20"/>
          <w:szCs w:val="20"/>
          <w:rPrChange w:id="1346" w:author="Trebaol Jonathan" w:date="2021-07-29T17:38:00Z">
            <w:rPr/>
          </w:rPrChange>
        </w:rPr>
        <w:t>t</w:t>
      </w:r>
      <w:r w:rsidRPr="006E6F7A">
        <w:rPr>
          <w:rFonts w:ascii="Courier New" w:eastAsia="Times New Roman" w:hAnsi="Courier New" w:cs="Courier New"/>
          <w:noProof/>
          <w:sz w:val="20"/>
          <w:szCs w:val="20"/>
          <w:rPrChange w:id="1347" w:author="Trebaol Jonathan" w:date="2021-07-29T17:38:00Z">
            <w:rPr/>
          </w:rPrChange>
        </w:rPr>
        <w:t>.</w:t>
      </w:r>
      <w:r w:rsidRPr="006E6F7A">
        <w:rPr>
          <w:rFonts w:ascii="Courier New" w:eastAsia="Times New Roman" w:hAnsi="Courier New" w:cs="Courier New"/>
          <w:noProof/>
          <w:sz w:val="20"/>
          <w:szCs w:val="20"/>
          <w:rPrChange w:id="1348" w:author="Trebaol Jonathan" w:date="2021-07-29T17:38:00Z">
            <w:rPr/>
          </w:rPrChange>
        </w:rPr>
        <w:t>s</w:t>
      </w:r>
      <w:r w:rsidRPr="006E6F7A">
        <w:rPr>
          <w:rFonts w:ascii="Courier New" w:eastAsia="Times New Roman" w:hAnsi="Courier New" w:cs="Courier New"/>
          <w:noProof/>
          <w:sz w:val="20"/>
          <w:szCs w:val="20"/>
          <w:rPrChange w:id="1349" w:author="Trebaol Jonathan" w:date="2021-07-29T17:38:00Z">
            <w:rPr/>
          </w:rPrChange>
        </w:rPr>
        <w:t>h</w:t>
      </w:r>
      <w:r w:rsidRPr="006E6F7A">
        <w:rPr>
          <w:rFonts w:ascii="Courier New" w:eastAsia="Times New Roman" w:hAnsi="Courier New" w:cs="Courier New"/>
          <w:noProof/>
          <w:sz w:val="20"/>
          <w:szCs w:val="20"/>
          <w:rPrChange w:id="1350" w:author="Trebaol Jonathan" w:date="2021-07-29T17:38:00Z">
            <w:rPr/>
          </w:rPrChange>
        </w:rPr>
        <w:t xml:space="preserve"> </w:t>
      </w:r>
      <w:r w:rsidRPr="006E6F7A">
        <w:rPr>
          <w:rFonts w:ascii="Courier New" w:eastAsia="Times New Roman" w:hAnsi="Courier New" w:cs="Courier New"/>
          <w:noProof/>
          <w:sz w:val="20"/>
          <w:szCs w:val="20"/>
          <w:rPrChange w:id="1351" w:author="Trebaol Jonathan" w:date="2021-07-29T17:38:00Z">
            <w:rPr/>
          </w:rPrChange>
        </w:rPr>
        <w:t>s</w:t>
      </w:r>
      <w:r w:rsidRPr="006E6F7A">
        <w:rPr>
          <w:rFonts w:ascii="Courier New" w:eastAsia="Times New Roman" w:hAnsi="Courier New" w:cs="Courier New"/>
          <w:noProof/>
          <w:sz w:val="20"/>
          <w:szCs w:val="20"/>
          <w:rPrChange w:id="1352" w:author="Trebaol Jonathan" w:date="2021-07-29T17:38:00Z">
            <w:rPr/>
          </w:rPrChange>
        </w:rPr>
        <w:t>t</w:t>
      </w:r>
      <w:r w:rsidRPr="006E6F7A">
        <w:rPr>
          <w:rFonts w:ascii="Courier New" w:eastAsia="Times New Roman" w:hAnsi="Courier New" w:cs="Courier New"/>
          <w:noProof/>
          <w:sz w:val="20"/>
          <w:szCs w:val="20"/>
          <w:rPrChange w:id="1353" w:author="Trebaol Jonathan" w:date="2021-07-29T17:38:00Z">
            <w:rPr/>
          </w:rPrChange>
        </w:rPr>
        <w:t>a</w:t>
      </w:r>
      <w:r w:rsidRPr="006E6F7A">
        <w:rPr>
          <w:rFonts w:ascii="Courier New" w:eastAsia="Times New Roman" w:hAnsi="Courier New" w:cs="Courier New"/>
          <w:noProof/>
          <w:sz w:val="20"/>
          <w:szCs w:val="20"/>
          <w:rPrChange w:id="1354" w:author="Trebaol Jonathan" w:date="2021-07-29T17:38:00Z">
            <w:rPr/>
          </w:rPrChange>
        </w:rPr>
        <w:t>r</w:t>
      </w:r>
      <w:r w:rsidRPr="006E6F7A">
        <w:rPr>
          <w:rFonts w:ascii="Courier New" w:eastAsia="Times New Roman" w:hAnsi="Courier New" w:cs="Courier New"/>
          <w:noProof/>
          <w:sz w:val="20"/>
          <w:szCs w:val="20"/>
          <w:rPrChange w:id="1355" w:author="Trebaol Jonathan" w:date="2021-07-29T17:38:00Z">
            <w:rPr/>
          </w:rPrChange>
        </w:rPr>
        <w:t>t</w:t>
      </w:r>
      <w:r w:rsidRPr="00766A2E">
        <w:t>)</w:t>
      </w:r>
      <w:del w:id="1356" w:author="Trebaol Jonathan" w:date="2021-07-29T17:38:00Z">
        <w:r w:rsidRPr="00766A2E" w:rsidDel="006E6F7A">
          <w:delText>.</w:delText>
        </w:r>
      </w:del>
    </w:p>
    <w:p w14:paraId="2317D66B" w14:textId="02648635" w:rsidR="00014578" w:rsidRPr="00766A2E" w:rsidRDefault="00014578" w:rsidP="004C34CE">
      <w:pPr>
        <w:pPrChange w:id="1357" w:author="Trebaol Jonathan" w:date="2021-07-29T17:35:00Z">
          <w:pPr/>
        </w:pPrChange>
      </w:pPr>
      <w:r w:rsidRPr="00766A2E">
        <w:t>Commands to verify the configuration:</w:t>
      </w:r>
    </w:p>
    <w:p w14:paraId="286CD845" w14:textId="5F405B17" w:rsidR="004C04D8" w:rsidRPr="006E6F7A" w:rsidRDefault="004C04D8" w:rsidP="006E6F7A">
      <w:pPr>
        <w:rPr>
          <w:rFonts w:ascii="Courier New" w:hAnsi="Courier New" w:cs="Courier New"/>
          <w:noProof/>
          <w:rPrChange w:id="1358" w:author="Trebaol Jonathan" w:date="2021-07-29T17:39:00Z">
            <w:rPr/>
          </w:rPrChange>
        </w:rPr>
        <w:pPrChange w:id="1359" w:author="Trebaol Jonathan" w:date="2021-07-29T17:39:00Z">
          <w:pPr/>
        </w:pPrChange>
      </w:pPr>
      <w:proofErr w:type="spellStart"/>
      <w:r w:rsidRPr="006E6F7A">
        <w:rPr>
          <w:rFonts w:ascii="Courier New" w:hAnsi="Courier New" w:cs="Courier New"/>
          <w:noProof/>
          <w:rPrChange w:id="1360" w:author="Trebaol Jonathan" w:date="2021-07-29T17:39:00Z">
            <w:rPr/>
          </w:rPrChange>
        </w:rPr>
        <w:t>systemctl</w:t>
      </w:r>
      <w:proofErr w:type="spellEnd"/>
      <w:r w:rsidRPr="006E6F7A">
        <w:rPr>
          <w:rFonts w:ascii="Courier New" w:hAnsi="Courier New" w:cs="Courier New"/>
          <w:noProof/>
          <w:rPrChange w:id="1361" w:author="Trebaol Jonathan" w:date="2021-07-29T17:39:00Z">
            <w:rPr/>
          </w:rPrChange>
        </w:rPr>
        <w:t xml:space="preserve"> status tftpd</w:t>
      </w:r>
      <w:r w:rsidR="00D24787" w:rsidRPr="006E6F7A">
        <w:rPr>
          <w:rFonts w:ascii="Courier New" w:hAnsi="Courier New" w:cs="Courier New"/>
          <w:noProof/>
          <w:rPrChange w:id="1362" w:author="Trebaol Jonathan" w:date="2021-07-29T17:39:00Z">
            <w:rPr/>
          </w:rPrChange>
        </w:rPr>
        <w:t>-</w:t>
      </w:r>
      <w:r w:rsidRPr="006E6F7A">
        <w:rPr>
          <w:rFonts w:ascii="Courier New" w:hAnsi="Courier New" w:cs="Courier New"/>
          <w:noProof/>
          <w:rPrChange w:id="1363" w:author="Trebaol Jonathan" w:date="2021-07-29T17:39:00Z">
            <w:rPr/>
          </w:rPrChange>
        </w:rPr>
        <w:t xml:space="preserve">hpa </w:t>
      </w:r>
      <w:r w:rsidRPr="00932430">
        <w:rPr>
          <w:rPrChange w:id="1364" w:author="Trebaol Jonathan" w:date="2021-07-29T17:40:00Z">
            <w:rPr/>
          </w:rPrChange>
        </w:rPr>
        <w:t>(the service</w:t>
      </w:r>
      <w:del w:id="1365" w:author="Trebaol Jonathan" w:date="2021-07-29T17:40:00Z">
        <w:r w:rsidRPr="00932430" w:rsidDel="00932430">
          <w:rPr>
            <w:rPrChange w:id="1366" w:author="Trebaol Jonathan" w:date="2021-07-29T17:40:00Z">
              <w:rPr/>
            </w:rPrChange>
          </w:rPr>
          <w:delText>s</w:delText>
        </w:r>
      </w:del>
      <w:r w:rsidRPr="00932430">
        <w:rPr>
          <w:rPrChange w:id="1367" w:author="Trebaol Jonathan" w:date="2021-07-29T17:40:00Z">
            <w:rPr/>
          </w:rPrChange>
        </w:rPr>
        <w:t xml:space="preserve"> </w:t>
      </w:r>
      <w:r w:rsidR="00014578" w:rsidRPr="00932430">
        <w:rPr>
          <w:rPrChange w:id="1368" w:author="Trebaol Jonathan" w:date="2021-07-29T17:40:00Z">
            <w:rPr/>
          </w:rPrChange>
        </w:rPr>
        <w:t>mu</w:t>
      </w:r>
      <w:r w:rsidRPr="00932430">
        <w:rPr>
          <w:rPrChange w:id="1369" w:author="Trebaol Jonathan" w:date="2021-07-29T17:40:00Z">
            <w:rPr/>
          </w:rPrChange>
        </w:rPr>
        <w:t>s</w:t>
      </w:r>
      <w:r w:rsidR="00014578" w:rsidRPr="00932430">
        <w:rPr>
          <w:rPrChange w:id="1370" w:author="Trebaol Jonathan" w:date="2021-07-29T17:40:00Z">
            <w:rPr/>
          </w:rPrChange>
        </w:rPr>
        <w:t>t be</w:t>
      </w:r>
      <w:r w:rsidRPr="00932430">
        <w:rPr>
          <w:rPrChange w:id="1371" w:author="Trebaol Jonathan" w:date="2021-07-29T17:40:00Z">
            <w:rPr/>
          </w:rPrChange>
        </w:rPr>
        <w:t xml:space="preserve"> in running mode)</w:t>
      </w:r>
    </w:p>
    <w:p w14:paraId="2AEB3D8E" w14:textId="77777777" w:rsidR="00932430" w:rsidRDefault="00932430" w:rsidP="006E6F7A">
      <w:pPr>
        <w:rPr>
          <w:ins w:id="1372" w:author="Trebaol Jonathan" w:date="2021-07-29T17:39:00Z"/>
          <w:rFonts w:ascii="Courier New" w:hAnsi="Courier New" w:cs="Courier New"/>
          <w:noProof/>
        </w:rPr>
        <w:pPrChange w:id="1373" w:author="Trebaol Jonathan" w:date="2021-07-29T17:39:00Z">
          <w:pPr/>
        </w:pPrChange>
      </w:pPr>
    </w:p>
    <w:p w14:paraId="023FC647" w14:textId="5A8B3E8B" w:rsidR="004C04D8" w:rsidRPr="00932430" w:rsidRDefault="004C04D8" w:rsidP="006E6F7A">
      <w:pPr>
        <w:rPr>
          <w:rFonts w:ascii="Courier New" w:hAnsi="Courier New" w:cs="Courier New"/>
          <w:noProof/>
          <w:lang w:val="fr-FR"/>
          <w:rPrChange w:id="1374" w:author="Trebaol Jonathan" w:date="2021-07-29T17:39:00Z">
            <w:rPr/>
          </w:rPrChange>
        </w:rPr>
        <w:pPrChange w:id="1375" w:author="Trebaol Jonathan" w:date="2021-07-29T17:39:00Z">
          <w:pPr/>
        </w:pPrChange>
      </w:pPr>
      <w:r w:rsidRPr="00932430">
        <w:rPr>
          <w:rFonts w:ascii="Courier New" w:hAnsi="Courier New" w:cs="Courier New"/>
          <w:noProof/>
          <w:lang w:val="fr-FR"/>
          <w:rPrChange w:id="1376" w:author="Trebaol Jonathan" w:date="2021-07-29T17:39:00Z">
            <w:rPr/>
          </w:rPrChange>
        </w:rPr>
        <w:t>cat /etc/default/tftpd-hpa</w:t>
      </w:r>
      <w:del w:id="1377" w:author="Trebaol Jonathan" w:date="2021-07-29T17:39:00Z">
        <w:r w:rsidRPr="00932430" w:rsidDel="00932430">
          <w:rPr>
            <w:rFonts w:ascii="Courier New" w:hAnsi="Courier New" w:cs="Courier New"/>
            <w:noProof/>
            <w:lang w:val="fr-FR"/>
            <w:rPrChange w:id="1378" w:author="Trebaol Jonathan" w:date="2021-07-29T17:39:00Z">
              <w:rPr/>
            </w:rPrChange>
          </w:rPr>
          <w:delText xml:space="preserve"> </w:delText>
        </w:r>
        <w:r w:rsidR="00846D43" w:rsidRPr="00932430" w:rsidDel="00932430">
          <w:rPr>
            <w:rFonts w:ascii="Courier New" w:hAnsi="Courier New" w:cs="Courier New"/>
            <w:noProof/>
            <w:lang w:val="fr-FR"/>
            <w:rPrChange w:id="1379" w:author="Trebaol Jonathan" w:date="2021-07-29T17:39:00Z">
              <w:rPr/>
            </w:rPrChange>
          </w:rPr>
          <w:delText>, the file configuration must be</w:delText>
        </w:r>
      </w:del>
      <w:r w:rsidR="00846D43" w:rsidRPr="00932430">
        <w:rPr>
          <w:rFonts w:ascii="Courier New" w:hAnsi="Courier New" w:cs="Courier New"/>
          <w:noProof/>
          <w:lang w:val="fr-FR"/>
          <w:rPrChange w:id="1380" w:author="Trebaol Jonathan" w:date="2021-07-29T17:39:00Z">
            <w:rPr/>
          </w:rPrChange>
        </w:rPr>
        <w:t>:</w:t>
      </w:r>
    </w:p>
    <w:p w14:paraId="00AA75D5" w14:textId="5FF983BD" w:rsidR="004C04D8" w:rsidRPr="00932430" w:rsidRDefault="004C04D8" w:rsidP="00932430">
      <w:pPr>
        <w:rPr>
          <w:rFonts w:ascii="Courier New" w:hAnsi="Courier New" w:cs="Courier New"/>
          <w:noProof/>
          <w:rPrChange w:id="1381" w:author="Trebaol Jonathan" w:date="2021-07-29T17:39:00Z">
            <w:rPr/>
          </w:rPrChange>
        </w:rPr>
        <w:pPrChange w:id="1382" w:author="Trebaol Jonathan" w:date="2021-07-29T17:39:00Z">
          <w:pPr/>
        </w:pPrChange>
      </w:pPr>
      <w:r w:rsidRPr="00932430">
        <w:rPr>
          <w:rFonts w:ascii="Courier New" w:hAnsi="Courier New" w:cs="Courier New"/>
          <w:noProof/>
          <w:rPrChange w:id="1383" w:author="Trebaol Jonathan" w:date="2021-07-29T17:39:00Z">
            <w:rPr/>
          </w:rPrChange>
        </w:rPr>
        <w:t>#</w:t>
      </w:r>
      <w:r w:rsidRPr="00932430">
        <w:rPr>
          <w:rFonts w:ascii="Courier New" w:hAnsi="Courier New" w:cs="Courier New"/>
          <w:noProof/>
          <w:rPrChange w:id="1384" w:author="Trebaol Jonathan" w:date="2021-07-29T17:39:00Z">
            <w:rPr/>
          </w:rPrChange>
        </w:rPr>
        <w:t xml:space="preserve"> </w:t>
      </w:r>
      <w:r w:rsidRPr="00932430">
        <w:rPr>
          <w:rFonts w:ascii="Courier New" w:hAnsi="Courier New" w:cs="Courier New"/>
          <w:noProof/>
          <w:rPrChange w:id="1385" w:author="Trebaol Jonathan" w:date="2021-07-29T17:39:00Z">
            <w:rPr/>
          </w:rPrChange>
        </w:rPr>
        <w:t>/</w:t>
      </w:r>
      <w:r w:rsidRPr="00932430">
        <w:rPr>
          <w:rFonts w:ascii="Courier New" w:hAnsi="Courier New" w:cs="Courier New"/>
          <w:noProof/>
          <w:rPrChange w:id="1386" w:author="Trebaol Jonathan" w:date="2021-07-29T17:39:00Z">
            <w:rPr/>
          </w:rPrChange>
        </w:rPr>
        <w:t>e</w:t>
      </w:r>
      <w:r w:rsidRPr="00932430">
        <w:rPr>
          <w:rFonts w:ascii="Courier New" w:hAnsi="Courier New" w:cs="Courier New"/>
          <w:noProof/>
          <w:rPrChange w:id="1387" w:author="Trebaol Jonathan" w:date="2021-07-29T17:39:00Z">
            <w:rPr/>
          </w:rPrChange>
        </w:rPr>
        <w:t>t</w:t>
      </w:r>
      <w:r w:rsidRPr="00932430">
        <w:rPr>
          <w:rFonts w:ascii="Courier New" w:hAnsi="Courier New" w:cs="Courier New"/>
          <w:noProof/>
          <w:rPrChange w:id="1388" w:author="Trebaol Jonathan" w:date="2021-07-29T17:39:00Z">
            <w:rPr/>
          </w:rPrChange>
        </w:rPr>
        <w:t>c</w:t>
      </w:r>
      <w:r w:rsidRPr="00932430">
        <w:rPr>
          <w:rFonts w:ascii="Courier New" w:hAnsi="Courier New" w:cs="Courier New"/>
          <w:noProof/>
          <w:rPrChange w:id="1389" w:author="Trebaol Jonathan" w:date="2021-07-29T17:39:00Z">
            <w:rPr/>
          </w:rPrChange>
        </w:rPr>
        <w:t>/</w:t>
      </w:r>
      <w:r w:rsidRPr="00932430">
        <w:rPr>
          <w:rFonts w:ascii="Courier New" w:hAnsi="Courier New" w:cs="Courier New"/>
          <w:noProof/>
          <w:rPrChange w:id="1390" w:author="Trebaol Jonathan" w:date="2021-07-29T17:39:00Z">
            <w:rPr/>
          </w:rPrChange>
        </w:rPr>
        <w:t>d</w:t>
      </w:r>
      <w:r w:rsidRPr="00932430">
        <w:rPr>
          <w:rFonts w:ascii="Courier New" w:hAnsi="Courier New" w:cs="Courier New"/>
          <w:noProof/>
          <w:rPrChange w:id="1391" w:author="Trebaol Jonathan" w:date="2021-07-29T17:39:00Z">
            <w:rPr/>
          </w:rPrChange>
        </w:rPr>
        <w:t>e</w:t>
      </w:r>
      <w:r w:rsidRPr="00932430">
        <w:rPr>
          <w:rFonts w:ascii="Courier New" w:hAnsi="Courier New" w:cs="Courier New"/>
          <w:noProof/>
          <w:rPrChange w:id="1392" w:author="Trebaol Jonathan" w:date="2021-07-29T17:39:00Z">
            <w:rPr/>
          </w:rPrChange>
        </w:rPr>
        <w:t>f</w:t>
      </w:r>
      <w:r w:rsidRPr="00932430">
        <w:rPr>
          <w:rFonts w:ascii="Courier New" w:hAnsi="Courier New" w:cs="Courier New"/>
          <w:noProof/>
          <w:rPrChange w:id="1393" w:author="Trebaol Jonathan" w:date="2021-07-29T17:39:00Z">
            <w:rPr/>
          </w:rPrChange>
        </w:rPr>
        <w:t>a</w:t>
      </w:r>
      <w:r w:rsidRPr="00932430">
        <w:rPr>
          <w:rFonts w:ascii="Courier New" w:hAnsi="Courier New" w:cs="Courier New"/>
          <w:noProof/>
          <w:rPrChange w:id="1394" w:author="Trebaol Jonathan" w:date="2021-07-29T17:39:00Z">
            <w:rPr/>
          </w:rPrChange>
        </w:rPr>
        <w:t>u</w:t>
      </w:r>
      <w:r w:rsidRPr="00932430">
        <w:rPr>
          <w:rFonts w:ascii="Courier New" w:hAnsi="Courier New" w:cs="Courier New"/>
          <w:noProof/>
          <w:rPrChange w:id="1395" w:author="Trebaol Jonathan" w:date="2021-07-29T17:39:00Z">
            <w:rPr/>
          </w:rPrChange>
        </w:rPr>
        <w:t>l</w:t>
      </w:r>
      <w:r w:rsidRPr="00932430">
        <w:rPr>
          <w:rFonts w:ascii="Courier New" w:hAnsi="Courier New" w:cs="Courier New"/>
          <w:noProof/>
          <w:rPrChange w:id="1396" w:author="Trebaol Jonathan" w:date="2021-07-29T17:39:00Z">
            <w:rPr/>
          </w:rPrChange>
        </w:rPr>
        <w:t>t</w:t>
      </w:r>
      <w:r w:rsidRPr="00932430">
        <w:rPr>
          <w:rFonts w:ascii="Courier New" w:hAnsi="Courier New" w:cs="Courier New"/>
          <w:noProof/>
          <w:rPrChange w:id="1397" w:author="Trebaol Jonathan" w:date="2021-07-29T17:39:00Z">
            <w:rPr/>
          </w:rPrChange>
        </w:rPr>
        <w:t>/</w:t>
      </w:r>
      <w:r w:rsidRPr="00932430">
        <w:rPr>
          <w:rFonts w:ascii="Courier New" w:hAnsi="Courier New" w:cs="Courier New"/>
          <w:noProof/>
          <w:rPrChange w:id="1398" w:author="Trebaol Jonathan" w:date="2021-07-29T17:39:00Z">
            <w:rPr/>
          </w:rPrChange>
        </w:rPr>
        <w:t>t</w:t>
      </w:r>
      <w:r w:rsidRPr="00932430">
        <w:rPr>
          <w:rFonts w:ascii="Courier New" w:hAnsi="Courier New" w:cs="Courier New"/>
          <w:noProof/>
          <w:rPrChange w:id="1399" w:author="Trebaol Jonathan" w:date="2021-07-29T17:39:00Z">
            <w:rPr/>
          </w:rPrChange>
        </w:rPr>
        <w:t>f</w:t>
      </w:r>
      <w:r w:rsidRPr="00932430">
        <w:rPr>
          <w:rFonts w:ascii="Courier New" w:hAnsi="Courier New" w:cs="Courier New"/>
          <w:noProof/>
          <w:rPrChange w:id="1400" w:author="Trebaol Jonathan" w:date="2021-07-29T17:39:00Z">
            <w:rPr/>
          </w:rPrChange>
        </w:rPr>
        <w:t>t</w:t>
      </w:r>
      <w:r w:rsidRPr="00932430">
        <w:rPr>
          <w:rFonts w:ascii="Courier New" w:hAnsi="Courier New" w:cs="Courier New"/>
          <w:noProof/>
          <w:rPrChange w:id="1401" w:author="Trebaol Jonathan" w:date="2021-07-29T17:39:00Z">
            <w:rPr/>
          </w:rPrChange>
        </w:rPr>
        <w:t>p</w:t>
      </w:r>
      <w:r w:rsidRPr="00932430">
        <w:rPr>
          <w:rFonts w:ascii="Courier New" w:hAnsi="Courier New" w:cs="Courier New"/>
          <w:noProof/>
          <w:rPrChange w:id="1402" w:author="Trebaol Jonathan" w:date="2021-07-29T17:39:00Z">
            <w:rPr/>
          </w:rPrChange>
        </w:rPr>
        <w:t>d</w:t>
      </w:r>
      <w:r w:rsidRPr="00932430">
        <w:rPr>
          <w:rFonts w:ascii="Courier New" w:hAnsi="Courier New" w:cs="Courier New"/>
          <w:noProof/>
          <w:rPrChange w:id="1403" w:author="Trebaol Jonathan" w:date="2021-07-29T17:39:00Z">
            <w:rPr/>
          </w:rPrChange>
        </w:rPr>
        <w:t>-</w:t>
      </w:r>
      <w:r w:rsidRPr="00932430">
        <w:rPr>
          <w:rFonts w:ascii="Courier New" w:hAnsi="Courier New" w:cs="Courier New"/>
          <w:noProof/>
          <w:rPrChange w:id="1404" w:author="Trebaol Jonathan" w:date="2021-07-29T17:39:00Z">
            <w:rPr/>
          </w:rPrChange>
        </w:rPr>
        <w:t>h</w:t>
      </w:r>
      <w:r w:rsidRPr="00932430">
        <w:rPr>
          <w:rFonts w:ascii="Courier New" w:hAnsi="Courier New" w:cs="Courier New"/>
          <w:noProof/>
          <w:rPrChange w:id="1405" w:author="Trebaol Jonathan" w:date="2021-07-29T17:39:00Z">
            <w:rPr/>
          </w:rPrChange>
        </w:rPr>
        <w:t>p</w:t>
      </w:r>
      <w:r w:rsidRPr="00932430">
        <w:rPr>
          <w:rFonts w:ascii="Courier New" w:hAnsi="Courier New" w:cs="Courier New"/>
          <w:noProof/>
          <w:rPrChange w:id="1406" w:author="Trebaol Jonathan" w:date="2021-07-29T17:39:00Z">
            <w:rPr/>
          </w:rPrChange>
        </w:rPr>
        <w:t>a</w:t>
      </w:r>
    </w:p>
    <w:p w14:paraId="26772FAB" w14:textId="77777777" w:rsidR="004C04D8" w:rsidRPr="006E6F7A" w:rsidDel="00932430" w:rsidRDefault="004C04D8" w:rsidP="004C34CE">
      <w:pPr>
        <w:pStyle w:val="Paragraphedeliste"/>
        <w:rPr>
          <w:del w:id="1407" w:author="Trebaol Jonathan" w:date="2021-07-29T17:39:00Z"/>
          <w:rFonts w:ascii="Courier New" w:eastAsia="Times New Roman" w:hAnsi="Courier New" w:cs="Courier New"/>
          <w:noProof/>
          <w:sz w:val="20"/>
          <w:szCs w:val="20"/>
          <w:rPrChange w:id="1408" w:author="Trebaol Jonathan" w:date="2021-07-29T17:38:00Z">
            <w:rPr>
              <w:del w:id="1409" w:author="Trebaol Jonathan" w:date="2021-07-29T17:39:00Z"/>
            </w:rPr>
          </w:rPrChange>
        </w:rPr>
        <w:pPrChange w:id="1410" w:author="Trebaol Jonathan" w:date="2021-07-29T17:35:00Z">
          <w:pPr/>
        </w:pPrChange>
      </w:pPr>
    </w:p>
    <w:p w14:paraId="456C6AF2" w14:textId="77777777" w:rsidR="004C04D8" w:rsidRPr="00932430" w:rsidRDefault="004C04D8" w:rsidP="00932430">
      <w:pPr>
        <w:rPr>
          <w:rFonts w:ascii="Courier New" w:hAnsi="Courier New" w:cs="Courier New"/>
          <w:noProof/>
          <w:rPrChange w:id="1411" w:author="Trebaol Jonathan" w:date="2021-07-29T17:39:00Z">
            <w:rPr/>
          </w:rPrChange>
        </w:rPr>
        <w:pPrChange w:id="1412" w:author="Trebaol Jonathan" w:date="2021-07-29T17:39:00Z">
          <w:pPr>
            <w:pStyle w:val="Paragraphedeliste"/>
          </w:pPr>
        </w:pPrChange>
      </w:pPr>
      <w:r w:rsidRPr="00932430">
        <w:rPr>
          <w:rFonts w:ascii="Courier New" w:hAnsi="Courier New" w:cs="Courier New"/>
          <w:noProof/>
          <w:rPrChange w:id="1413" w:author="Trebaol Jonathan" w:date="2021-07-29T17:39:00Z">
            <w:rPr/>
          </w:rPrChange>
        </w:rPr>
        <w:t>T</w:t>
      </w:r>
      <w:r w:rsidRPr="00932430">
        <w:rPr>
          <w:rFonts w:ascii="Courier New" w:hAnsi="Courier New" w:cs="Courier New"/>
          <w:noProof/>
          <w:rPrChange w:id="1414" w:author="Trebaol Jonathan" w:date="2021-07-29T17:39:00Z">
            <w:rPr/>
          </w:rPrChange>
        </w:rPr>
        <w:t>F</w:t>
      </w:r>
      <w:r w:rsidRPr="00932430">
        <w:rPr>
          <w:rFonts w:ascii="Courier New" w:hAnsi="Courier New" w:cs="Courier New"/>
          <w:noProof/>
          <w:rPrChange w:id="1415" w:author="Trebaol Jonathan" w:date="2021-07-29T17:39:00Z">
            <w:rPr/>
          </w:rPrChange>
        </w:rPr>
        <w:t>T</w:t>
      </w:r>
      <w:r w:rsidRPr="00932430">
        <w:rPr>
          <w:rFonts w:ascii="Courier New" w:hAnsi="Courier New" w:cs="Courier New"/>
          <w:noProof/>
          <w:rPrChange w:id="1416" w:author="Trebaol Jonathan" w:date="2021-07-29T17:39:00Z">
            <w:rPr/>
          </w:rPrChange>
        </w:rPr>
        <w:t>P</w:t>
      </w:r>
      <w:r w:rsidRPr="00932430">
        <w:rPr>
          <w:rFonts w:ascii="Courier New" w:hAnsi="Courier New" w:cs="Courier New"/>
          <w:noProof/>
          <w:rPrChange w:id="1417" w:author="Trebaol Jonathan" w:date="2021-07-29T17:39:00Z">
            <w:rPr/>
          </w:rPrChange>
        </w:rPr>
        <w:t>_</w:t>
      </w:r>
      <w:r w:rsidRPr="00932430">
        <w:rPr>
          <w:rFonts w:ascii="Courier New" w:hAnsi="Courier New" w:cs="Courier New"/>
          <w:noProof/>
          <w:rPrChange w:id="1418" w:author="Trebaol Jonathan" w:date="2021-07-29T17:39:00Z">
            <w:rPr/>
          </w:rPrChange>
        </w:rPr>
        <w:t>U</w:t>
      </w:r>
      <w:r w:rsidRPr="00932430">
        <w:rPr>
          <w:rFonts w:ascii="Courier New" w:hAnsi="Courier New" w:cs="Courier New"/>
          <w:noProof/>
          <w:rPrChange w:id="1419" w:author="Trebaol Jonathan" w:date="2021-07-29T17:39:00Z">
            <w:rPr/>
          </w:rPrChange>
        </w:rPr>
        <w:t>S</w:t>
      </w:r>
      <w:r w:rsidRPr="00932430">
        <w:rPr>
          <w:rFonts w:ascii="Courier New" w:hAnsi="Courier New" w:cs="Courier New"/>
          <w:noProof/>
          <w:rPrChange w:id="1420" w:author="Trebaol Jonathan" w:date="2021-07-29T17:39:00Z">
            <w:rPr/>
          </w:rPrChange>
        </w:rPr>
        <w:t>E</w:t>
      </w:r>
      <w:r w:rsidRPr="00932430">
        <w:rPr>
          <w:rFonts w:ascii="Courier New" w:hAnsi="Courier New" w:cs="Courier New"/>
          <w:noProof/>
          <w:rPrChange w:id="1421" w:author="Trebaol Jonathan" w:date="2021-07-29T17:39:00Z">
            <w:rPr/>
          </w:rPrChange>
        </w:rPr>
        <w:t>R</w:t>
      </w:r>
      <w:r w:rsidRPr="00932430">
        <w:rPr>
          <w:rFonts w:ascii="Courier New" w:hAnsi="Courier New" w:cs="Courier New"/>
          <w:noProof/>
          <w:rPrChange w:id="1422" w:author="Trebaol Jonathan" w:date="2021-07-29T17:39:00Z">
            <w:rPr/>
          </w:rPrChange>
        </w:rPr>
        <w:t>N</w:t>
      </w:r>
      <w:r w:rsidRPr="00932430">
        <w:rPr>
          <w:rFonts w:ascii="Courier New" w:hAnsi="Courier New" w:cs="Courier New"/>
          <w:noProof/>
          <w:rPrChange w:id="1423" w:author="Trebaol Jonathan" w:date="2021-07-29T17:39:00Z">
            <w:rPr/>
          </w:rPrChange>
        </w:rPr>
        <w:t>A</w:t>
      </w:r>
      <w:r w:rsidRPr="00932430">
        <w:rPr>
          <w:rFonts w:ascii="Courier New" w:hAnsi="Courier New" w:cs="Courier New"/>
          <w:noProof/>
          <w:rPrChange w:id="1424" w:author="Trebaol Jonathan" w:date="2021-07-29T17:39:00Z">
            <w:rPr/>
          </w:rPrChange>
        </w:rPr>
        <w:t>M</w:t>
      </w:r>
      <w:r w:rsidRPr="00932430">
        <w:rPr>
          <w:rFonts w:ascii="Courier New" w:hAnsi="Courier New" w:cs="Courier New"/>
          <w:noProof/>
          <w:rPrChange w:id="1425" w:author="Trebaol Jonathan" w:date="2021-07-29T17:39:00Z">
            <w:rPr/>
          </w:rPrChange>
        </w:rPr>
        <w:t>E</w:t>
      </w:r>
      <w:r w:rsidRPr="00932430">
        <w:rPr>
          <w:rFonts w:ascii="Courier New" w:hAnsi="Courier New" w:cs="Courier New"/>
          <w:noProof/>
          <w:rPrChange w:id="1426" w:author="Trebaol Jonathan" w:date="2021-07-29T17:39:00Z">
            <w:rPr/>
          </w:rPrChange>
        </w:rPr>
        <w:t>=</w:t>
      </w:r>
      <w:r w:rsidRPr="00932430">
        <w:rPr>
          <w:rFonts w:ascii="Courier New" w:hAnsi="Courier New" w:cs="Courier New"/>
          <w:noProof/>
          <w:rPrChange w:id="1427" w:author="Trebaol Jonathan" w:date="2021-07-29T17:39:00Z">
            <w:rPr/>
          </w:rPrChange>
        </w:rPr>
        <w:t>"</w:t>
      </w:r>
      <w:r w:rsidRPr="00932430">
        <w:rPr>
          <w:rFonts w:ascii="Courier New" w:hAnsi="Courier New" w:cs="Courier New"/>
          <w:noProof/>
          <w:rPrChange w:id="1428" w:author="Trebaol Jonathan" w:date="2021-07-29T17:39:00Z">
            <w:rPr/>
          </w:rPrChange>
        </w:rPr>
        <w:t>t</w:t>
      </w:r>
      <w:r w:rsidRPr="00932430">
        <w:rPr>
          <w:rFonts w:ascii="Courier New" w:hAnsi="Courier New" w:cs="Courier New"/>
          <w:noProof/>
          <w:rPrChange w:id="1429" w:author="Trebaol Jonathan" w:date="2021-07-29T17:39:00Z">
            <w:rPr/>
          </w:rPrChange>
        </w:rPr>
        <w:t>f</w:t>
      </w:r>
      <w:r w:rsidRPr="00932430">
        <w:rPr>
          <w:rFonts w:ascii="Courier New" w:hAnsi="Courier New" w:cs="Courier New"/>
          <w:noProof/>
          <w:rPrChange w:id="1430" w:author="Trebaol Jonathan" w:date="2021-07-29T17:39:00Z">
            <w:rPr/>
          </w:rPrChange>
        </w:rPr>
        <w:t>t</w:t>
      </w:r>
      <w:r w:rsidRPr="00932430">
        <w:rPr>
          <w:rFonts w:ascii="Courier New" w:hAnsi="Courier New" w:cs="Courier New"/>
          <w:noProof/>
          <w:rPrChange w:id="1431" w:author="Trebaol Jonathan" w:date="2021-07-29T17:39:00Z">
            <w:rPr/>
          </w:rPrChange>
        </w:rPr>
        <w:t>p</w:t>
      </w:r>
      <w:r w:rsidRPr="00932430">
        <w:rPr>
          <w:rFonts w:ascii="Courier New" w:hAnsi="Courier New" w:cs="Courier New"/>
          <w:noProof/>
          <w:rPrChange w:id="1432" w:author="Trebaol Jonathan" w:date="2021-07-29T17:39:00Z">
            <w:rPr/>
          </w:rPrChange>
        </w:rPr>
        <w:t>"</w:t>
      </w:r>
    </w:p>
    <w:p w14:paraId="6B4F9141" w14:textId="77777777" w:rsidR="004C04D8" w:rsidRPr="00932430" w:rsidRDefault="004C04D8" w:rsidP="00932430">
      <w:pPr>
        <w:rPr>
          <w:rFonts w:ascii="Courier New" w:hAnsi="Courier New" w:cs="Courier New"/>
          <w:noProof/>
          <w:rPrChange w:id="1433" w:author="Trebaol Jonathan" w:date="2021-07-29T17:39:00Z">
            <w:rPr/>
          </w:rPrChange>
        </w:rPr>
        <w:pPrChange w:id="1434" w:author="Trebaol Jonathan" w:date="2021-07-29T17:39:00Z">
          <w:pPr/>
        </w:pPrChange>
      </w:pPr>
      <w:r w:rsidRPr="00932430">
        <w:rPr>
          <w:rFonts w:ascii="Courier New" w:hAnsi="Courier New" w:cs="Courier New"/>
          <w:noProof/>
          <w:rPrChange w:id="1435" w:author="Trebaol Jonathan" w:date="2021-07-29T17:39:00Z">
            <w:rPr/>
          </w:rPrChange>
        </w:rPr>
        <w:t>T</w:t>
      </w:r>
      <w:r w:rsidRPr="00932430">
        <w:rPr>
          <w:rFonts w:ascii="Courier New" w:hAnsi="Courier New" w:cs="Courier New"/>
          <w:noProof/>
          <w:rPrChange w:id="1436" w:author="Trebaol Jonathan" w:date="2021-07-29T17:39:00Z">
            <w:rPr/>
          </w:rPrChange>
        </w:rPr>
        <w:t>F</w:t>
      </w:r>
      <w:r w:rsidRPr="00932430">
        <w:rPr>
          <w:rFonts w:ascii="Courier New" w:hAnsi="Courier New" w:cs="Courier New"/>
          <w:noProof/>
          <w:rPrChange w:id="1437" w:author="Trebaol Jonathan" w:date="2021-07-29T17:39:00Z">
            <w:rPr/>
          </w:rPrChange>
        </w:rPr>
        <w:t>T</w:t>
      </w:r>
      <w:r w:rsidRPr="00932430">
        <w:rPr>
          <w:rFonts w:ascii="Courier New" w:hAnsi="Courier New" w:cs="Courier New"/>
          <w:noProof/>
          <w:rPrChange w:id="1438" w:author="Trebaol Jonathan" w:date="2021-07-29T17:39:00Z">
            <w:rPr/>
          </w:rPrChange>
        </w:rPr>
        <w:t>P</w:t>
      </w:r>
      <w:r w:rsidRPr="00932430">
        <w:rPr>
          <w:rFonts w:ascii="Courier New" w:hAnsi="Courier New" w:cs="Courier New"/>
          <w:noProof/>
          <w:rPrChange w:id="1439" w:author="Trebaol Jonathan" w:date="2021-07-29T17:39:00Z">
            <w:rPr/>
          </w:rPrChange>
        </w:rPr>
        <w:t>_</w:t>
      </w:r>
      <w:r w:rsidRPr="00932430">
        <w:rPr>
          <w:rFonts w:ascii="Courier New" w:hAnsi="Courier New" w:cs="Courier New"/>
          <w:noProof/>
          <w:rPrChange w:id="1440" w:author="Trebaol Jonathan" w:date="2021-07-29T17:39:00Z">
            <w:rPr/>
          </w:rPrChange>
        </w:rPr>
        <w:t>D</w:t>
      </w:r>
      <w:r w:rsidRPr="00932430">
        <w:rPr>
          <w:rFonts w:ascii="Courier New" w:hAnsi="Courier New" w:cs="Courier New"/>
          <w:noProof/>
          <w:rPrChange w:id="1441" w:author="Trebaol Jonathan" w:date="2021-07-29T17:39:00Z">
            <w:rPr/>
          </w:rPrChange>
        </w:rPr>
        <w:t>I</w:t>
      </w:r>
      <w:r w:rsidRPr="00932430">
        <w:rPr>
          <w:rFonts w:ascii="Courier New" w:hAnsi="Courier New" w:cs="Courier New"/>
          <w:noProof/>
          <w:rPrChange w:id="1442" w:author="Trebaol Jonathan" w:date="2021-07-29T17:39:00Z">
            <w:rPr/>
          </w:rPrChange>
        </w:rPr>
        <w:t>R</w:t>
      </w:r>
      <w:r w:rsidRPr="00932430">
        <w:rPr>
          <w:rFonts w:ascii="Courier New" w:hAnsi="Courier New" w:cs="Courier New"/>
          <w:noProof/>
          <w:rPrChange w:id="1443" w:author="Trebaol Jonathan" w:date="2021-07-29T17:39:00Z">
            <w:rPr/>
          </w:rPrChange>
        </w:rPr>
        <w:t>E</w:t>
      </w:r>
      <w:r w:rsidRPr="00932430">
        <w:rPr>
          <w:rFonts w:ascii="Courier New" w:hAnsi="Courier New" w:cs="Courier New"/>
          <w:noProof/>
          <w:rPrChange w:id="1444" w:author="Trebaol Jonathan" w:date="2021-07-29T17:39:00Z">
            <w:rPr/>
          </w:rPrChange>
        </w:rPr>
        <w:t>C</w:t>
      </w:r>
      <w:r w:rsidRPr="00932430">
        <w:rPr>
          <w:rFonts w:ascii="Courier New" w:hAnsi="Courier New" w:cs="Courier New"/>
          <w:noProof/>
          <w:rPrChange w:id="1445" w:author="Trebaol Jonathan" w:date="2021-07-29T17:39:00Z">
            <w:rPr/>
          </w:rPrChange>
        </w:rPr>
        <w:t>T</w:t>
      </w:r>
      <w:r w:rsidRPr="00932430">
        <w:rPr>
          <w:rFonts w:ascii="Courier New" w:hAnsi="Courier New" w:cs="Courier New"/>
          <w:noProof/>
          <w:rPrChange w:id="1446" w:author="Trebaol Jonathan" w:date="2021-07-29T17:39:00Z">
            <w:rPr/>
          </w:rPrChange>
        </w:rPr>
        <w:t>O</w:t>
      </w:r>
      <w:r w:rsidRPr="00932430">
        <w:rPr>
          <w:rFonts w:ascii="Courier New" w:hAnsi="Courier New" w:cs="Courier New"/>
          <w:noProof/>
          <w:rPrChange w:id="1447" w:author="Trebaol Jonathan" w:date="2021-07-29T17:39:00Z">
            <w:rPr/>
          </w:rPrChange>
        </w:rPr>
        <w:t>R</w:t>
      </w:r>
      <w:r w:rsidRPr="00932430">
        <w:rPr>
          <w:rFonts w:ascii="Courier New" w:hAnsi="Courier New" w:cs="Courier New"/>
          <w:noProof/>
          <w:rPrChange w:id="1448" w:author="Trebaol Jonathan" w:date="2021-07-29T17:39:00Z">
            <w:rPr/>
          </w:rPrChange>
        </w:rPr>
        <w:t>Y</w:t>
      </w:r>
      <w:r w:rsidRPr="00932430">
        <w:rPr>
          <w:rFonts w:ascii="Courier New" w:hAnsi="Courier New" w:cs="Courier New"/>
          <w:noProof/>
          <w:rPrChange w:id="1449" w:author="Trebaol Jonathan" w:date="2021-07-29T17:39:00Z">
            <w:rPr/>
          </w:rPrChange>
        </w:rPr>
        <w:t>=</w:t>
      </w:r>
      <w:r w:rsidRPr="00932430">
        <w:rPr>
          <w:rFonts w:ascii="Courier New" w:hAnsi="Courier New" w:cs="Courier New"/>
          <w:noProof/>
          <w:rPrChange w:id="1450" w:author="Trebaol Jonathan" w:date="2021-07-29T17:39:00Z">
            <w:rPr/>
          </w:rPrChange>
        </w:rPr>
        <w:t>"</w:t>
      </w:r>
      <w:r w:rsidRPr="00932430">
        <w:rPr>
          <w:rFonts w:ascii="Courier New" w:hAnsi="Courier New" w:cs="Courier New"/>
          <w:noProof/>
          <w:rPrChange w:id="1451" w:author="Trebaol Jonathan" w:date="2021-07-29T17:39:00Z">
            <w:rPr/>
          </w:rPrChange>
        </w:rPr>
        <w:t>/</w:t>
      </w:r>
      <w:r w:rsidRPr="00932430">
        <w:rPr>
          <w:rFonts w:ascii="Courier New" w:hAnsi="Courier New" w:cs="Courier New"/>
          <w:noProof/>
          <w:rPrChange w:id="1452" w:author="Trebaol Jonathan" w:date="2021-07-29T17:39:00Z">
            <w:rPr/>
          </w:rPrChange>
        </w:rPr>
        <w:t>t</w:t>
      </w:r>
      <w:r w:rsidRPr="00932430">
        <w:rPr>
          <w:rFonts w:ascii="Courier New" w:hAnsi="Courier New" w:cs="Courier New"/>
          <w:noProof/>
          <w:rPrChange w:id="1453" w:author="Trebaol Jonathan" w:date="2021-07-29T17:39:00Z">
            <w:rPr/>
          </w:rPrChange>
        </w:rPr>
        <w:t>f</w:t>
      </w:r>
      <w:r w:rsidRPr="00932430">
        <w:rPr>
          <w:rFonts w:ascii="Courier New" w:hAnsi="Courier New" w:cs="Courier New"/>
          <w:noProof/>
          <w:rPrChange w:id="1454" w:author="Trebaol Jonathan" w:date="2021-07-29T17:39:00Z">
            <w:rPr/>
          </w:rPrChange>
        </w:rPr>
        <w:t>t</w:t>
      </w:r>
      <w:r w:rsidRPr="00932430">
        <w:rPr>
          <w:rFonts w:ascii="Courier New" w:hAnsi="Courier New" w:cs="Courier New"/>
          <w:noProof/>
          <w:rPrChange w:id="1455" w:author="Trebaol Jonathan" w:date="2021-07-29T17:39:00Z">
            <w:rPr/>
          </w:rPrChange>
        </w:rPr>
        <w:t>p</w:t>
      </w:r>
      <w:r w:rsidRPr="00932430">
        <w:rPr>
          <w:rFonts w:ascii="Courier New" w:hAnsi="Courier New" w:cs="Courier New"/>
          <w:noProof/>
          <w:rPrChange w:id="1456" w:author="Trebaol Jonathan" w:date="2021-07-29T17:39:00Z">
            <w:rPr/>
          </w:rPrChange>
        </w:rPr>
        <w:t>b</w:t>
      </w:r>
      <w:r w:rsidRPr="00932430">
        <w:rPr>
          <w:rFonts w:ascii="Courier New" w:hAnsi="Courier New" w:cs="Courier New"/>
          <w:noProof/>
          <w:rPrChange w:id="1457" w:author="Trebaol Jonathan" w:date="2021-07-29T17:39:00Z">
            <w:rPr/>
          </w:rPrChange>
        </w:rPr>
        <w:t>o</w:t>
      </w:r>
      <w:r w:rsidRPr="00932430">
        <w:rPr>
          <w:rFonts w:ascii="Courier New" w:hAnsi="Courier New" w:cs="Courier New"/>
          <w:noProof/>
          <w:rPrChange w:id="1458" w:author="Trebaol Jonathan" w:date="2021-07-29T17:39:00Z">
            <w:rPr/>
          </w:rPrChange>
        </w:rPr>
        <w:t>o</w:t>
      </w:r>
      <w:r w:rsidRPr="00932430">
        <w:rPr>
          <w:rFonts w:ascii="Courier New" w:hAnsi="Courier New" w:cs="Courier New"/>
          <w:noProof/>
          <w:rPrChange w:id="1459" w:author="Trebaol Jonathan" w:date="2021-07-29T17:39:00Z">
            <w:rPr/>
          </w:rPrChange>
        </w:rPr>
        <w:t>t</w:t>
      </w:r>
      <w:r w:rsidRPr="00932430">
        <w:rPr>
          <w:rFonts w:ascii="Courier New" w:hAnsi="Courier New" w:cs="Courier New"/>
          <w:noProof/>
          <w:rPrChange w:id="1460" w:author="Trebaol Jonathan" w:date="2021-07-29T17:39:00Z">
            <w:rPr/>
          </w:rPrChange>
        </w:rPr>
        <w:t>"</w:t>
      </w:r>
    </w:p>
    <w:p w14:paraId="668449C5" w14:textId="77777777" w:rsidR="004C04D8" w:rsidRPr="00932430" w:rsidRDefault="004C04D8" w:rsidP="00932430">
      <w:pPr>
        <w:rPr>
          <w:rFonts w:ascii="Courier New" w:hAnsi="Courier New" w:cs="Courier New"/>
          <w:noProof/>
          <w:rPrChange w:id="1461" w:author="Trebaol Jonathan" w:date="2021-07-29T17:39:00Z">
            <w:rPr/>
          </w:rPrChange>
        </w:rPr>
        <w:pPrChange w:id="1462" w:author="Trebaol Jonathan" w:date="2021-07-29T17:39:00Z">
          <w:pPr/>
        </w:pPrChange>
      </w:pPr>
      <w:r w:rsidRPr="00932430">
        <w:rPr>
          <w:rFonts w:ascii="Courier New" w:hAnsi="Courier New" w:cs="Courier New"/>
          <w:noProof/>
          <w:rPrChange w:id="1463" w:author="Trebaol Jonathan" w:date="2021-07-29T17:39:00Z">
            <w:rPr/>
          </w:rPrChange>
        </w:rPr>
        <w:t>T</w:t>
      </w:r>
      <w:r w:rsidRPr="00932430">
        <w:rPr>
          <w:rFonts w:ascii="Courier New" w:hAnsi="Courier New" w:cs="Courier New"/>
          <w:noProof/>
          <w:rPrChange w:id="1464" w:author="Trebaol Jonathan" w:date="2021-07-29T17:39:00Z">
            <w:rPr/>
          </w:rPrChange>
        </w:rPr>
        <w:t>F</w:t>
      </w:r>
      <w:r w:rsidRPr="00932430">
        <w:rPr>
          <w:rFonts w:ascii="Courier New" w:hAnsi="Courier New" w:cs="Courier New"/>
          <w:noProof/>
          <w:rPrChange w:id="1465" w:author="Trebaol Jonathan" w:date="2021-07-29T17:39:00Z">
            <w:rPr/>
          </w:rPrChange>
        </w:rPr>
        <w:t>T</w:t>
      </w:r>
      <w:r w:rsidRPr="00932430">
        <w:rPr>
          <w:rFonts w:ascii="Courier New" w:hAnsi="Courier New" w:cs="Courier New"/>
          <w:noProof/>
          <w:rPrChange w:id="1466" w:author="Trebaol Jonathan" w:date="2021-07-29T17:39:00Z">
            <w:rPr/>
          </w:rPrChange>
        </w:rPr>
        <w:t>P</w:t>
      </w:r>
      <w:r w:rsidRPr="00932430">
        <w:rPr>
          <w:rFonts w:ascii="Courier New" w:hAnsi="Courier New" w:cs="Courier New"/>
          <w:noProof/>
          <w:rPrChange w:id="1467" w:author="Trebaol Jonathan" w:date="2021-07-29T17:39:00Z">
            <w:rPr/>
          </w:rPrChange>
        </w:rPr>
        <w:t>_</w:t>
      </w:r>
      <w:r w:rsidRPr="00932430">
        <w:rPr>
          <w:rFonts w:ascii="Courier New" w:hAnsi="Courier New" w:cs="Courier New"/>
          <w:noProof/>
          <w:rPrChange w:id="1468" w:author="Trebaol Jonathan" w:date="2021-07-29T17:39:00Z">
            <w:rPr/>
          </w:rPrChange>
        </w:rPr>
        <w:t>A</w:t>
      </w:r>
      <w:r w:rsidRPr="00932430">
        <w:rPr>
          <w:rFonts w:ascii="Courier New" w:hAnsi="Courier New" w:cs="Courier New"/>
          <w:noProof/>
          <w:rPrChange w:id="1469" w:author="Trebaol Jonathan" w:date="2021-07-29T17:39:00Z">
            <w:rPr/>
          </w:rPrChange>
        </w:rPr>
        <w:t>D</w:t>
      </w:r>
      <w:r w:rsidRPr="00932430">
        <w:rPr>
          <w:rFonts w:ascii="Courier New" w:hAnsi="Courier New" w:cs="Courier New"/>
          <w:noProof/>
          <w:rPrChange w:id="1470" w:author="Trebaol Jonathan" w:date="2021-07-29T17:39:00Z">
            <w:rPr/>
          </w:rPrChange>
        </w:rPr>
        <w:t>D</w:t>
      </w:r>
      <w:r w:rsidRPr="00932430">
        <w:rPr>
          <w:rFonts w:ascii="Courier New" w:hAnsi="Courier New" w:cs="Courier New"/>
          <w:noProof/>
          <w:rPrChange w:id="1471" w:author="Trebaol Jonathan" w:date="2021-07-29T17:39:00Z">
            <w:rPr/>
          </w:rPrChange>
        </w:rPr>
        <w:t>R</w:t>
      </w:r>
      <w:r w:rsidRPr="00932430">
        <w:rPr>
          <w:rFonts w:ascii="Courier New" w:hAnsi="Courier New" w:cs="Courier New"/>
          <w:noProof/>
          <w:rPrChange w:id="1472" w:author="Trebaol Jonathan" w:date="2021-07-29T17:39:00Z">
            <w:rPr/>
          </w:rPrChange>
        </w:rPr>
        <w:t>E</w:t>
      </w:r>
      <w:r w:rsidRPr="00932430">
        <w:rPr>
          <w:rFonts w:ascii="Courier New" w:hAnsi="Courier New" w:cs="Courier New"/>
          <w:noProof/>
          <w:rPrChange w:id="1473" w:author="Trebaol Jonathan" w:date="2021-07-29T17:39:00Z">
            <w:rPr/>
          </w:rPrChange>
        </w:rPr>
        <w:t>S</w:t>
      </w:r>
      <w:r w:rsidRPr="00932430">
        <w:rPr>
          <w:rFonts w:ascii="Courier New" w:hAnsi="Courier New" w:cs="Courier New"/>
          <w:noProof/>
          <w:rPrChange w:id="1474" w:author="Trebaol Jonathan" w:date="2021-07-29T17:39:00Z">
            <w:rPr/>
          </w:rPrChange>
        </w:rPr>
        <w:t>S</w:t>
      </w:r>
      <w:r w:rsidRPr="00932430">
        <w:rPr>
          <w:rFonts w:ascii="Courier New" w:hAnsi="Courier New" w:cs="Courier New"/>
          <w:noProof/>
          <w:rPrChange w:id="1475" w:author="Trebaol Jonathan" w:date="2021-07-29T17:39:00Z">
            <w:rPr/>
          </w:rPrChange>
        </w:rPr>
        <w:t>=</w:t>
      </w:r>
      <w:r w:rsidRPr="00932430">
        <w:rPr>
          <w:rFonts w:ascii="Courier New" w:hAnsi="Courier New" w:cs="Courier New"/>
          <w:noProof/>
          <w:rPrChange w:id="1476" w:author="Trebaol Jonathan" w:date="2021-07-29T17:39:00Z">
            <w:rPr/>
          </w:rPrChange>
        </w:rPr>
        <w:t>"</w:t>
      </w:r>
      <w:r w:rsidRPr="00932430">
        <w:rPr>
          <w:rFonts w:ascii="Courier New" w:hAnsi="Courier New" w:cs="Courier New"/>
          <w:noProof/>
          <w:rPrChange w:id="1477" w:author="Trebaol Jonathan" w:date="2021-07-29T17:39:00Z">
            <w:rPr/>
          </w:rPrChange>
        </w:rPr>
        <w:t>0</w:t>
      </w:r>
      <w:r w:rsidRPr="00932430">
        <w:rPr>
          <w:rFonts w:ascii="Courier New" w:hAnsi="Courier New" w:cs="Courier New"/>
          <w:noProof/>
          <w:rPrChange w:id="1478" w:author="Trebaol Jonathan" w:date="2021-07-29T17:39:00Z">
            <w:rPr/>
          </w:rPrChange>
        </w:rPr>
        <w:t>.</w:t>
      </w:r>
      <w:r w:rsidRPr="00932430">
        <w:rPr>
          <w:rFonts w:ascii="Courier New" w:hAnsi="Courier New" w:cs="Courier New"/>
          <w:noProof/>
          <w:rPrChange w:id="1479" w:author="Trebaol Jonathan" w:date="2021-07-29T17:39:00Z">
            <w:rPr/>
          </w:rPrChange>
        </w:rPr>
        <w:t>0</w:t>
      </w:r>
      <w:r w:rsidRPr="00932430">
        <w:rPr>
          <w:rFonts w:ascii="Courier New" w:hAnsi="Courier New" w:cs="Courier New"/>
          <w:noProof/>
          <w:rPrChange w:id="1480" w:author="Trebaol Jonathan" w:date="2021-07-29T17:39:00Z">
            <w:rPr/>
          </w:rPrChange>
        </w:rPr>
        <w:t>.</w:t>
      </w:r>
      <w:r w:rsidRPr="00932430">
        <w:rPr>
          <w:rFonts w:ascii="Courier New" w:hAnsi="Courier New" w:cs="Courier New"/>
          <w:noProof/>
          <w:rPrChange w:id="1481" w:author="Trebaol Jonathan" w:date="2021-07-29T17:39:00Z">
            <w:rPr/>
          </w:rPrChange>
        </w:rPr>
        <w:t>0</w:t>
      </w:r>
      <w:r w:rsidRPr="00932430">
        <w:rPr>
          <w:rFonts w:ascii="Courier New" w:hAnsi="Courier New" w:cs="Courier New"/>
          <w:noProof/>
          <w:rPrChange w:id="1482" w:author="Trebaol Jonathan" w:date="2021-07-29T17:39:00Z">
            <w:rPr/>
          </w:rPrChange>
        </w:rPr>
        <w:t>.</w:t>
      </w:r>
      <w:r w:rsidRPr="00932430">
        <w:rPr>
          <w:rFonts w:ascii="Courier New" w:hAnsi="Courier New" w:cs="Courier New"/>
          <w:noProof/>
          <w:rPrChange w:id="1483" w:author="Trebaol Jonathan" w:date="2021-07-29T17:39:00Z">
            <w:rPr/>
          </w:rPrChange>
        </w:rPr>
        <w:t>0</w:t>
      </w:r>
      <w:r w:rsidRPr="00932430">
        <w:rPr>
          <w:rFonts w:ascii="Courier New" w:hAnsi="Courier New" w:cs="Courier New"/>
          <w:noProof/>
          <w:rPrChange w:id="1484" w:author="Trebaol Jonathan" w:date="2021-07-29T17:39:00Z">
            <w:rPr/>
          </w:rPrChange>
        </w:rPr>
        <w:t>:</w:t>
      </w:r>
      <w:r w:rsidRPr="00932430">
        <w:rPr>
          <w:rFonts w:ascii="Courier New" w:hAnsi="Courier New" w:cs="Courier New"/>
          <w:noProof/>
          <w:rPrChange w:id="1485" w:author="Trebaol Jonathan" w:date="2021-07-29T17:39:00Z">
            <w:rPr/>
          </w:rPrChange>
        </w:rPr>
        <w:t>6</w:t>
      </w:r>
      <w:r w:rsidRPr="00932430">
        <w:rPr>
          <w:rFonts w:ascii="Courier New" w:hAnsi="Courier New" w:cs="Courier New"/>
          <w:noProof/>
          <w:rPrChange w:id="1486" w:author="Trebaol Jonathan" w:date="2021-07-29T17:39:00Z">
            <w:rPr/>
          </w:rPrChange>
        </w:rPr>
        <w:t>9</w:t>
      </w:r>
      <w:r w:rsidRPr="00932430">
        <w:rPr>
          <w:rFonts w:ascii="Courier New" w:hAnsi="Courier New" w:cs="Courier New"/>
          <w:noProof/>
          <w:rPrChange w:id="1487" w:author="Trebaol Jonathan" w:date="2021-07-29T17:39:00Z">
            <w:rPr/>
          </w:rPrChange>
        </w:rPr>
        <w:t>"</w:t>
      </w:r>
    </w:p>
    <w:p w14:paraId="17D7E1F4" w14:textId="7C0EFEC7" w:rsidR="004C04D8" w:rsidRPr="00932430" w:rsidDel="00932430" w:rsidRDefault="004C04D8" w:rsidP="00932430">
      <w:pPr>
        <w:rPr>
          <w:del w:id="1488" w:author="Trebaol Jonathan" w:date="2021-07-29T17:39:00Z"/>
          <w:rFonts w:ascii="Courier New" w:hAnsi="Courier New" w:cs="Courier New"/>
          <w:noProof/>
          <w:rPrChange w:id="1489" w:author="Trebaol Jonathan" w:date="2021-07-29T17:39:00Z">
            <w:rPr>
              <w:del w:id="1490" w:author="Trebaol Jonathan" w:date="2021-07-29T17:39:00Z"/>
            </w:rPr>
          </w:rPrChange>
        </w:rPr>
        <w:pPrChange w:id="1491" w:author="Trebaol Jonathan" w:date="2021-07-29T17:39:00Z">
          <w:pPr/>
        </w:pPrChange>
      </w:pPr>
      <w:r w:rsidRPr="00932430">
        <w:rPr>
          <w:rFonts w:ascii="Courier New" w:hAnsi="Courier New" w:cs="Courier New"/>
          <w:noProof/>
          <w:rPrChange w:id="1492" w:author="Trebaol Jonathan" w:date="2021-07-29T17:39:00Z">
            <w:rPr/>
          </w:rPrChange>
        </w:rPr>
        <w:t>T</w:t>
      </w:r>
      <w:r w:rsidRPr="00932430">
        <w:rPr>
          <w:rFonts w:ascii="Courier New" w:hAnsi="Courier New" w:cs="Courier New"/>
          <w:noProof/>
          <w:rPrChange w:id="1493" w:author="Trebaol Jonathan" w:date="2021-07-29T17:39:00Z">
            <w:rPr/>
          </w:rPrChange>
        </w:rPr>
        <w:t>F</w:t>
      </w:r>
      <w:r w:rsidRPr="00932430">
        <w:rPr>
          <w:rFonts w:ascii="Courier New" w:hAnsi="Courier New" w:cs="Courier New"/>
          <w:noProof/>
          <w:rPrChange w:id="1494" w:author="Trebaol Jonathan" w:date="2021-07-29T17:39:00Z">
            <w:rPr/>
          </w:rPrChange>
        </w:rPr>
        <w:t>T</w:t>
      </w:r>
      <w:r w:rsidRPr="00932430">
        <w:rPr>
          <w:rFonts w:ascii="Courier New" w:hAnsi="Courier New" w:cs="Courier New"/>
          <w:noProof/>
          <w:rPrChange w:id="1495" w:author="Trebaol Jonathan" w:date="2021-07-29T17:39:00Z">
            <w:rPr/>
          </w:rPrChange>
        </w:rPr>
        <w:t>P</w:t>
      </w:r>
      <w:r w:rsidRPr="00932430">
        <w:rPr>
          <w:rFonts w:ascii="Courier New" w:hAnsi="Courier New" w:cs="Courier New"/>
          <w:noProof/>
          <w:rPrChange w:id="1496" w:author="Trebaol Jonathan" w:date="2021-07-29T17:39:00Z">
            <w:rPr/>
          </w:rPrChange>
        </w:rPr>
        <w:t>_</w:t>
      </w:r>
      <w:r w:rsidRPr="00932430">
        <w:rPr>
          <w:rFonts w:ascii="Courier New" w:hAnsi="Courier New" w:cs="Courier New"/>
          <w:noProof/>
          <w:rPrChange w:id="1497" w:author="Trebaol Jonathan" w:date="2021-07-29T17:39:00Z">
            <w:rPr/>
          </w:rPrChange>
        </w:rPr>
        <w:t>O</w:t>
      </w:r>
      <w:r w:rsidRPr="00932430">
        <w:rPr>
          <w:rFonts w:ascii="Courier New" w:hAnsi="Courier New" w:cs="Courier New"/>
          <w:noProof/>
          <w:rPrChange w:id="1498" w:author="Trebaol Jonathan" w:date="2021-07-29T17:39:00Z">
            <w:rPr/>
          </w:rPrChange>
        </w:rPr>
        <w:t>P</w:t>
      </w:r>
      <w:r w:rsidRPr="00932430">
        <w:rPr>
          <w:rFonts w:ascii="Courier New" w:hAnsi="Courier New" w:cs="Courier New"/>
          <w:noProof/>
          <w:rPrChange w:id="1499" w:author="Trebaol Jonathan" w:date="2021-07-29T17:39:00Z">
            <w:rPr/>
          </w:rPrChange>
        </w:rPr>
        <w:t>T</w:t>
      </w:r>
      <w:r w:rsidRPr="00932430">
        <w:rPr>
          <w:rFonts w:ascii="Courier New" w:hAnsi="Courier New" w:cs="Courier New"/>
          <w:noProof/>
          <w:rPrChange w:id="1500" w:author="Trebaol Jonathan" w:date="2021-07-29T17:39:00Z">
            <w:rPr/>
          </w:rPrChange>
        </w:rPr>
        <w:t>I</w:t>
      </w:r>
      <w:r w:rsidRPr="00932430">
        <w:rPr>
          <w:rFonts w:ascii="Courier New" w:hAnsi="Courier New" w:cs="Courier New"/>
          <w:noProof/>
          <w:rPrChange w:id="1501" w:author="Trebaol Jonathan" w:date="2021-07-29T17:39:00Z">
            <w:rPr/>
          </w:rPrChange>
        </w:rPr>
        <w:t>O</w:t>
      </w:r>
      <w:r w:rsidRPr="00932430">
        <w:rPr>
          <w:rFonts w:ascii="Courier New" w:hAnsi="Courier New" w:cs="Courier New"/>
          <w:noProof/>
          <w:rPrChange w:id="1502" w:author="Trebaol Jonathan" w:date="2021-07-29T17:39:00Z">
            <w:rPr/>
          </w:rPrChange>
        </w:rPr>
        <w:t>N</w:t>
      </w:r>
      <w:r w:rsidRPr="00932430">
        <w:rPr>
          <w:rFonts w:ascii="Courier New" w:hAnsi="Courier New" w:cs="Courier New"/>
          <w:noProof/>
          <w:rPrChange w:id="1503" w:author="Trebaol Jonathan" w:date="2021-07-29T17:39:00Z">
            <w:rPr/>
          </w:rPrChange>
        </w:rPr>
        <w:t>S</w:t>
      </w:r>
      <w:r w:rsidRPr="00932430">
        <w:rPr>
          <w:rFonts w:ascii="Courier New" w:hAnsi="Courier New" w:cs="Courier New"/>
          <w:noProof/>
          <w:rPrChange w:id="1504" w:author="Trebaol Jonathan" w:date="2021-07-29T17:39:00Z">
            <w:rPr/>
          </w:rPrChange>
        </w:rPr>
        <w:t>=</w:t>
      </w:r>
      <w:r w:rsidRPr="00932430">
        <w:rPr>
          <w:rFonts w:ascii="Courier New" w:hAnsi="Courier New" w:cs="Courier New"/>
          <w:noProof/>
          <w:rPrChange w:id="1505" w:author="Trebaol Jonathan" w:date="2021-07-29T17:39:00Z">
            <w:rPr/>
          </w:rPrChange>
        </w:rPr>
        <w:t>"</w:t>
      </w:r>
      <w:r w:rsidRPr="00932430">
        <w:rPr>
          <w:rFonts w:ascii="Courier New" w:hAnsi="Courier New" w:cs="Courier New"/>
          <w:noProof/>
          <w:rPrChange w:id="1506" w:author="Trebaol Jonathan" w:date="2021-07-29T17:39:00Z">
            <w:rPr/>
          </w:rPrChange>
        </w:rPr>
        <w:t>-</w:t>
      </w:r>
      <w:r w:rsidRPr="00932430">
        <w:rPr>
          <w:rFonts w:ascii="Courier New" w:hAnsi="Courier New" w:cs="Courier New"/>
          <w:noProof/>
          <w:rPrChange w:id="1507" w:author="Trebaol Jonathan" w:date="2021-07-29T17:39:00Z">
            <w:rPr/>
          </w:rPrChange>
        </w:rPr>
        <w:t>l</w:t>
      </w:r>
      <w:r w:rsidRPr="00932430">
        <w:rPr>
          <w:rFonts w:ascii="Courier New" w:hAnsi="Courier New" w:cs="Courier New"/>
          <w:noProof/>
          <w:rPrChange w:id="1508" w:author="Trebaol Jonathan" w:date="2021-07-29T17:39:00Z">
            <w:rPr/>
          </w:rPrChange>
        </w:rPr>
        <w:t xml:space="preserve"> </w:t>
      </w:r>
      <w:r w:rsidRPr="00932430">
        <w:rPr>
          <w:rFonts w:ascii="Courier New" w:hAnsi="Courier New" w:cs="Courier New"/>
          <w:noProof/>
          <w:rPrChange w:id="1509" w:author="Trebaol Jonathan" w:date="2021-07-29T17:39:00Z">
            <w:rPr/>
          </w:rPrChange>
        </w:rPr>
        <w:t>-</w:t>
      </w:r>
      <w:r w:rsidRPr="00932430">
        <w:rPr>
          <w:rFonts w:ascii="Courier New" w:hAnsi="Courier New" w:cs="Courier New"/>
          <w:noProof/>
          <w:rPrChange w:id="1510" w:author="Trebaol Jonathan" w:date="2021-07-29T17:39:00Z">
            <w:rPr/>
          </w:rPrChange>
        </w:rPr>
        <w:t>c</w:t>
      </w:r>
      <w:r w:rsidRPr="00932430">
        <w:rPr>
          <w:rFonts w:ascii="Courier New" w:hAnsi="Courier New" w:cs="Courier New"/>
          <w:noProof/>
          <w:rPrChange w:id="1511" w:author="Trebaol Jonathan" w:date="2021-07-29T17:39:00Z">
            <w:rPr/>
          </w:rPrChange>
        </w:rPr>
        <w:t xml:space="preserve"> </w:t>
      </w:r>
      <w:r w:rsidRPr="00932430">
        <w:rPr>
          <w:rFonts w:ascii="Courier New" w:hAnsi="Courier New" w:cs="Courier New"/>
          <w:noProof/>
          <w:rPrChange w:id="1512" w:author="Trebaol Jonathan" w:date="2021-07-29T17:39:00Z">
            <w:rPr/>
          </w:rPrChange>
        </w:rPr>
        <w:t>-</w:t>
      </w:r>
      <w:r w:rsidRPr="00932430">
        <w:rPr>
          <w:rFonts w:ascii="Courier New" w:hAnsi="Courier New" w:cs="Courier New"/>
          <w:noProof/>
          <w:rPrChange w:id="1513" w:author="Trebaol Jonathan" w:date="2021-07-29T17:39:00Z">
            <w:rPr/>
          </w:rPrChange>
        </w:rPr>
        <w:t>s</w:t>
      </w:r>
      <w:r w:rsidRPr="00932430">
        <w:rPr>
          <w:rFonts w:ascii="Courier New" w:hAnsi="Courier New" w:cs="Courier New"/>
          <w:noProof/>
          <w:rPrChange w:id="1514" w:author="Trebaol Jonathan" w:date="2021-07-29T17:39:00Z">
            <w:rPr/>
          </w:rPrChange>
        </w:rPr>
        <w:t>"</w:t>
      </w:r>
    </w:p>
    <w:p w14:paraId="008C1C11" w14:textId="4D03A053" w:rsidR="00EA2231" w:rsidDel="00932430" w:rsidRDefault="00EA2231" w:rsidP="004C34CE">
      <w:pPr>
        <w:rPr>
          <w:del w:id="1515" w:author="Trebaol Jonathan" w:date="2021-07-29T17:39:00Z"/>
        </w:rPr>
        <w:pPrChange w:id="1516" w:author="Trebaol Jonathan" w:date="2021-07-29T17:35:00Z">
          <w:pPr/>
        </w:pPrChange>
      </w:pPr>
    </w:p>
    <w:p w14:paraId="1F2A7BE7" w14:textId="2E34FA39" w:rsidR="003266A5" w:rsidDel="00932430" w:rsidRDefault="003266A5" w:rsidP="004C34CE">
      <w:pPr>
        <w:rPr>
          <w:del w:id="1517" w:author="Trebaol Jonathan" w:date="2021-07-29T17:39:00Z"/>
        </w:rPr>
        <w:pPrChange w:id="1518" w:author="Trebaol Jonathan" w:date="2021-07-29T17:35:00Z">
          <w:pPr/>
        </w:pPrChange>
      </w:pPr>
    </w:p>
    <w:p w14:paraId="1CA1272D" w14:textId="41701D4C" w:rsidR="003266A5" w:rsidDel="00932430" w:rsidRDefault="003266A5" w:rsidP="004C34CE">
      <w:pPr>
        <w:rPr>
          <w:del w:id="1519" w:author="Trebaol Jonathan" w:date="2021-07-29T17:39:00Z"/>
        </w:rPr>
        <w:pPrChange w:id="1520" w:author="Trebaol Jonathan" w:date="2021-07-29T17:35:00Z">
          <w:pPr/>
        </w:pPrChange>
      </w:pPr>
    </w:p>
    <w:p w14:paraId="0E70E6B6" w14:textId="0520B61E" w:rsidR="003266A5" w:rsidDel="00932430" w:rsidRDefault="003266A5" w:rsidP="004C34CE">
      <w:pPr>
        <w:rPr>
          <w:del w:id="1521" w:author="Trebaol Jonathan" w:date="2021-07-29T17:39:00Z"/>
        </w:rPr>
        <w:pPrChange w:id="1522" w:author="Trebaol Jonathan" w:date="2021-07-29T17:35:00Z">
          <w:pPr/>
        </w:pPrChange>
      </w:pPr>
    </w:p>
    <w:p w14:paraId="18CA1CB5" w14:textId="52F757A4" w:rsidR="003266A5" w:rsidDel="00932430" w:rsidRDefault="003266A5" w:rsidP="004C34CE">
      <w:pPr>
        <w:rPr>
          <w:del w:id="1523" w:author="Trebaol Jonathan" w:date="2021-07-29T17:39:00Z"/>
        </w:rPr>
        <w:pPrChange w:id="1524" w:author="Trebaol Jonathan" w:date="2021-07-29T17:35:00Z">
          <w:pPr/>
        </w:pPrChange>
      </w:pPr>
    </w:p>
    <w:p w14:paraId="51D5FECB" w14:textId="75EA1800" w:rsidR="003266A5" w:rsidDel="00932430" w:rsidRDefault="003266A5" w:rsidP="004C34CE">
      <w:pPr>
        <w:rPr>
          <w:del w:id="1525" w:author="Trebaol Jonathan" w:date="2021-07-29T17:39:00Z"/>
        </w:rPr>
        <w:pPrChange w:id="1526" w:author="Trebaol Jonathan" w:date="2021-07-29T17:35:00Z">
          <w:pPr/>
        </w:pPrChange>
      </w:pPr>
    </w:p>
    <w:p w14:paraId="2F1B6C13" w14:textId="30A7A7A5" w:rsidR="003266A5" w:rsidDel="00932430" w:rsidRDefault="003266A5" w:rsidP="004C34CE">
      <w:pPr>
        <w:rPr>
          <w:del w:id="1527" w:author="Trebaol Jonathan" w:date="2021-07-29T17:39:00Z"/>
        </w:rPr>
        <w:pPrChange w:id="1528" w:author="Trebaol Jonathan" w:date="2021-07-29T17:35:00Z">
          <w:pPr/>
        </w:pPrChange>
      </w:pPr>
    </w:p>
    <w:p w14:paraId="769FEF3A" w14:textId="3D74141D" w:rsidR="003266A5" w:rsidDel="00932430" w:rsidRDefault="003266A5" w:rsidP="004C34CE">
      <w:pPr>
        <w:rPr>
          <w:del w:id="1529" w:author="Trebaol Jonathan" w:date="2021-07-29T17:39:00Z"/>
        </w:rPr>
        <w:pPrChange w:id="1530" w:author="Trebaol Jonathan" w:date="2021-07-29T17:35:00Z">
          <w:pPr/>
        </w:pPrChange>
      </w:pPr>
    </w:p>
    <w:p w14:paraId="29346B10" w14:textId="3FCB3CDC" w:rsidR="003266A5" w:rsidDel="00932430" w:rsidRDefault="003266A5" w:rsidP="004C34CE">
      <w:pPr>
        <w:rPr>
          <w:del w:id="1531" w:author="Trebaol Jonathan" w:date="2021-07-29T17:39:00Z"/>
        </w:rPr>
        <w:pPrChange w:id="1532" w:author="Trebaol Jonathan" w:date="2021-07-29T17:35:00Z">
          <w:pPr/>
        </w:pPrChange>
      </w:pPr>
    </w:p>
    <w:p w14:paraId="72EA8A5A" w14:textId="358963C4" w:rsidR="003266A5" w:rsidDel="00932430" w:rsidRDefault="003266A5" w:rsidP="004C34CE">
      <w:pPr>
        <w:rPr>
          <w:del w:id="1533" w:author="Trebaol Jonathan" w:date="2021-07-29T17:39:00Z"/>
        </w:rPr>
        <w:pPrChange w:id="1534" w:author="Trebaol Jonathan" w:date="2021-07-29T17:35:00Z">
          <w:pPr/>
        </w:pPrChange>
      </w:pPr>
    </w:p>
    <w:p w14:paraId="72C51537" w14:textId="21E89B3A" w:rsidR="003266A5" w:rsidDel="00932430" w:rsidRDefault="003266A5" w:rsidP="004C34CE">
      <w:pPr>
        <w:rPr>
          <w:del w:id="1535" w:author="Trebaol Jonathan" w:date="2021-07-29T17:39:00Z"/>
        </w:rPr>
        <w:pPrChange w:id="1536" w:author="Trebaol Jonathan" w:date="2021-07-29T17:35:00Z">
          <w:pPr/>
        </w:pPrChange>
      </w:pPr>
    </w:p>
    <w:p w14:paraId="7397C693" w14:textId="6E84B0D6" w:rsidR="003266A5" w:rsidDel="00932430" w:rsidRDefault="003266A5" w:rsidP="004C34CE">
      <w:pPr>
        <w:rPr>
          <w:del w:id="1537" w:author="Trebaol Jonathan" w:date="2021-07-29T17:39:00Z"/>
        </w:rPr>
        <w:pPrChange w:id="1538" w:author="Trebaol Jonathan" w:date="2021-07-29T17:35:00Z">
          <w:pPr/>
        </w:pPrChange>
      </w:pPr>
    </w:p>
    <w:p w14:paraId="7380E7B7" w14:textId="2AD7314C" w:rsidR="003266A5" w:rsidDel="00932430" w:rsidRDefault="003266A5" w:rsidP="004C34CE">
      <w:pPr>
        <w:rPr>
          <w:del w:id="1539" w:author="Trebaol Jonathan" w:date="2021-07-29T17:39:00Z"/>
        </w:rPr>
        <w:pPrChange w:id="1540" w:author="Trebaol Jonathan" w:date="2021-07-29T17:35:00Z">
          <w:pPr/>
        </w:pPrChange>
      </w:pPr>
    </w:p>
    <w:p w14:paraId="1D5B8A37" w14:textId="77777777" w:rsidR="003266A5" w:rsidRPr="00766A2E" w:rsidRDefault="003266A5" w:rsidP="004C34CE">
      <w:pPr>
        <w:pPrChange w:id="1541" w:author="Trebaol Jonathan" w:date="2021-07-29T17:35:00Z">
          <w:pPr/>
        </w:pPrChange>
      </w:pPr>
    </w:p>
    <w:p w14:paraId="018014D7" w14:textId="77777777" w:rsidR="005719EC" w:rsidRPr="00766A2E" w:rsidRDefault="005719EC" w:rsidP="004C34CE">
      <w:pPr>
        <w:pStyle w:val="Titre3"/>
        <w:pPrChange w:id="1542" w:author="Trebaol Jonathan" w:date="2021-07-29T17:35:00Z">
          <w:pPr/>
        </w:pPrChange>
      </w:pPr>
      <w:bookmarkStart w:id="1543" w:name="_Toc78470311"/>
      <w:proofErr w:type="spellStart"/>
      <w:r w:rsidRPr="00766A2E">
        <w:t>Rsyslog</w:t>
      </w:r>
      <w:bookmarkEnd w:id="1543"/>
      <w:proofErr w:type="spellEnd"/>
    </w:p>
    <w:p w14:paraId="046ADEAC" w14:textId="77777777" w:rsidR="00E363C5" w:rsidRPr="00766A2E" w:rsidRDefault="00E363C5" w:rsidP="004C34CE">
      <w:pPr>
        <w:pPrChange w:id="1544" w:author="Trebaol Jonathan" w:date="2021-07-29T17:35:00Z">
          <w:pPr/>
        </w:pPrChange>
      </w:pPr>
      <w:proofErr w:type="spellStart"/>
      <w:r w:rsidRPr="00766A2E">
        <w:t>Rsyslog</w:t>
      </w:r>
      <w:proofErr w:type="spellEnd"/>
      <w:r w:rsidRPr="00766A2E">
        <w:t xml:space="preserve"> Server receives syslog messages and based on patterns execute the following tasks:</w:t>
      </w:r>
    </w:p>
    <w:p w14:paraId="4DCA3001" w14:textId="12ED2103" w:rsidR="00E363C5" w:rsidRPr="00766A2E" w:rsidRDefault="00E363C5" w:rsidP="004C34CE">
      <w:pPr>
        <w:pPrChange w:id="1545" w:author="Trebaol Jonathan" w:date="2021-07-29T17:35:00Z">
          <w:pPr/>
        </w:pPrChange>
      </w:pPr>
      <w:r w:rsidRPr="00766A2E">
        <w:t xml:space="preserve">- convert the syslog message into json format located in path </w:t>
      </w:r>
      <w:r w:rsidRPr="00932430">
        <w:rPr>
          <w:rFonts w:ascii="Courier New" w:hAnsi="Courier New" w:cs="Courier New"/>
          <w:noProof/>
          <w:rPrChange w:id="1546" w:author="Trebaol Jonathan" w:date="2021-07-29T17:39:00Z">
            <w:rPr/>
          </w:rPrChange>
        </w:rPr>
        <w:t>/var/log/devices/</w:t>
      </w:r>
      <w:proofErr w:type="spellStart"/>
      <w:r w:rsidRPr="00932430">
        <w:rPr>
          <w:rFonts w:ascii="Courier New" w:hAnsi="Courier New" w:cs="Courier New"/>
          <w:noProof/>
          <w:rPrChange w:id="1547" w:author="Trebaol Jonathan" w:date="2021-07-29T17:39:00Z">
            <w:rPr/>
          </w:rPrChange>
        </w:rPr>
        <w:t>lastlog_xx.json</w:t>
      </w:r>
      <w:proofErr w:type="spellEnd"/>
    </w:p>
    <w:p w14:paraId="4BABD086" w14:textId="2E18303B" w:rsidR="00E363C5" w:rsidRPr="00766A2E" w:rsidRDefault="00E363C5" w:rsidP="004C34CE">
      <w:pPr>
        <w:pPrChange w:id="1548" w:author="Trebaol Jonathan" w:date="2021-07-29T17:35:00Z">
          <w:pPr/>
        </w:pPrChange>
      </w:pPr>
      <w:r w:rsidRPr="00766A2E">
        <w:t xml:space="preserve">- forward the logs to specific files for processing </w:t>
      </w:r>
      <w:r w:rsidRPr="00932430">
        <w:rPr>
          <w:rFonts w:ascii="Courier New" w:hAnsi="Courier New" w:cs="Courier New"/>
          <w:noProof/>
          <w:rPrChange w:id="1549" w:author="Trebaol Jonathan" w:date="2021-07-29T17:39:00Z">
            <w:rPr/>
          </w:rPrChange>
        </w:rPr>
        <w:t>/var/log/devices/&lt;</w:t>
      </w:r>
      <w:proofErr w:type="spellStart"/>
      <w:r w:rsidRPr="00932430">
        <w:rPr>
          <w:rFonts w:ascii="Courier New" w:hAnsi="Courier New" w:cs="Courier New"/>
          <w:noProof/>
          <w:rPrChange w:id="1550" w:author="Trebaol Jonathan" w:date="2021-07-29T17:39:00Z">
            <w:rPr/>
          </w:rPrChange>
        </w:rPr>
        <w:t>devices_hostname</w:t>
      </w:r>
      <w:proofErr w:type="spellEnd"/>
      <w:r w:rsidRPr="00932430">
        <w:rPr>
          <w:rFonts w:ascii="Courier New" w:hAnsi="Courier New" w:cs="Courier New"/>
          <w:noProof/>
          <w:rPrChange w:id="1551" w:author="Trebaol Jonathan" w:date="2021-07-29T17:39:00Z">
            <w:rPr/>
          </w:rPrChange>
        </w:rPr>
        <w:t>&gt;/syslog.log</w:t>
      </w:r>
      <w:r w:rsidRPr="00766A2E">
        <w:t xml:space="preserve"> </w:t>
      </w:r>
    </w:p>
    <w:p w14:paraId="6896BA4A" w14:textId="229BBCEF" w:rsidR="00322A32" w:rsidRPr="00766A2E" w:rsidRDefault="00E363C5" w:rsidP="004C34CE">
      <w:pPr>
        <w:pPrChange w:id="1552" w:author="Trebaol Jonathan" w:date="2021-07-29T17:35:00Z">
          <w:pPr/>
        </w:pPrChange>
      </w:pPr>
      <w:r w:rsidRPr="00766A2E">
        <w:t xml:space="preserve">- execute python scripts </w:t>
      </w:r>
      <w:r w:rsidRPr="00932430">
        <w:rPr>
          <w:rFonts w:ascii="Courier New" w:hAnsi="Courier New" w:cs="Courier New"/>
          <w:noProof/>
          <w:rPrChange w:id="1553" w:author="Trebaol Jonathan" w:date="2021-07-29T17:40:00Z">
            <w:rPr/>
          </w:rPrChange>
        </w:rPr>
        <w:t>/opt/</w:t>
      </w:r>
      <w:proofErr w:type="spellStart"/>
      <w:r w:rsidRPr="00932430">
        <w:rPr>
          <w:rFonts w:ascii="Courier New" w:hAnsi="Courier New" w:cs="Courier New"/>
          <w:noProof/>
          <w:rPrChange w:id="1554" w:author="Trebaol Jonathan" w:date="2021-07-29T17:40:00Z">
            <w:rPr/>
          </w:rPrChange>
        </w:rPr>
        <w:t>ALE_Scripts</w:t>
      </w:r>
      <w:proofErr w:type="spellEnd"/>
      <w:r w:rsidRPr="00932430">
        <w:rPr>
          <w:rFonts w:ascii="Courier New" w:hAnsi="Courier New" w:cs="Courier New"/>
          <w:noProof/>
          <w:rPrChange w:id="1555" w:author="Trebaol Jonathan" w:date="2021-07-29T17:40:00Z">
            <w:rPr/>
          </w:rPrChange>
        </w:rPr>
        <w:t>/support_&lt;</w:t>
      </w:r>
      <w:proofErr w:type="spellStart"/>
      <w:r w:rsidRPr="00932430">
        <w:rPr>
          <w:rFonts w:ascii="Courier New" w:hAnsi="Courier New" w:cs="Courier New"/>
          <w:noProof/>
          <w:rPrChange w:id="1556" w:author="Trebaol Jonathan" w:date="2021-07-29T17:40:00Z">
            <w:rPr/>
          </w:rPrChange>
        </w:rPr>
        <w:t>device_type</w:t>
      </w:r>
      <w:proofErr w:type="spellEnd"/>
      <w:r w:rsidRPr="00932430">
        <w:rPr>
          <w:rFonts w:ascii="Courier New" w:hAnsi="Courier New" w:cs="Courier New"/>
          <w:noProof/>
          <w:rPrChange w:id="1557" w:author="Trebaol Jonathan" w:date="2021-07-29T17:40:00Z">
            <w:rPr/>
          </w:rPrChange>
        </w:rPr>
        <w:t>&gt;_&lt;</w:t>
      </w:r>
      <w:proofErr w:type="spellStart"/>
      <w:r w:rsidRPr="00932430">
        <w:rPr>
          <w:rFonts w:ascii="Courier New" w:hAnsi="Courier New" w:cs="Courier New"/>
          <w:noProof/>
          <w:rPrChange w:id="1558" w:author="Trebaol Jonathan" w:date="2021-07-29T17:40:00Z">
            <w:rPr/>
          </w:rPrChange>
        </w:rPr>
        <w:t>use_case</w:t>
      </w:r>
      <w:proofErr w:type="spellEnd"/>
      <w:r w:rsidRPr="00932430">
        <w:rPr>
          <w:rFonts w:ascii="Courier New" w:hAnsi="Courier New" w:cs="Courier New"/>
          <w:noProof/>
          <w:rPrChange w:id="1559" w:author="Trebaol Jonathan" w:date="2021-07-29T17:40:00Z">
            <w:rPr/>
          </w:rPrChange>
        </w:rPr>
        <w:t>&gt;.</w:t>
      </w:r>
      <w:proofErr w:type="spellStart"/>
      <w:r w:rsidRPr="00932430">
        <w:rPr>
          <w:rFonts w:ascii="Courier New" w:hAnsi="Courier New" w:cs="Courier New"/>
          <w:noProof/>
          <w:rPrChange w:id="1560" w:author="Trebaol Jonathan" w:date="2021-07-29T17:40:00Z">
            <w:rPr/>
          </w:rPrChange>
        </w:rPr>
        <w:t>py</w:t>
      </w:r>
      <w:proofErr w:type="spellEnd"/>
    </w:p>
    <w:p w14:paraId="267CDF92" w14:textId="1F99BDA8" w:rsidR="003E0C5D" w:rsidRPr="00766A2E" w:rsidRDefault="003E0C5D" w:rsidP="004C34CE">
      <w:pPr>
        <w:pPrChange w:id="1561" w:author="Trebaol Jonathan" w:date="2021-07-29T17:35:00Z">
          <w:pPr/>
        </w:pPrChange>
      </w:pPr>
    </w:p>
    <w:p w14:paraId="680D92CC" w14:textId="068057AC" w:rsidR="003E0C5D" w:rsidRPr="00766A2E" w:rsidRDefault="00014578" w:rsidP="004C34CE">
      <w:pPr>
        <w:pPrChange w:id="1562" w:author="Trebaol Jonathan" w:date="2021-07-29T17:35:00Z">
          <w:pPr/>
        </w:pPrChange>
      </w:pPr>
      <w:r w:rsidRPr="00766A2E">
        <w:t>Commands to verify the configuration:</w:t>
      </w:r>
    </w:p>
    <w:p w14:paraId="5CE01175" w14:textId="757FA4C2" w:rsidR="003E0C5D" w:rsidRPr="00766A2E" w:rsidRDefault="00932430" w:rsidP="00932430">
      <w:pPr>
        <w:pPrChange w:id="1563" w:author="Trebaol Jonathan" w:date="2021-07-29T17:40:00Z">
          <w:pPr/>
        </w:pPrChange>
      </w:pPr>
      <w:ins w:id="1564" w:author="Trebaol Jonathan" w:date="2021-07-29T17:40:00Z">
        <w:r>
          <w:rPr>
            <w:rFonts w:ascii="Courier New" w:hAnsi="Courier New" w:cs="Courier New"/>
            <w:noProof/>
          </w:rPr>
          <w:t>s</w:t>
        </w:r>
      </w:ins>
      <w:del w:id="1565" w:author="Trebaol Jonathan" w:date="2021-07-29T17:40:00Z">
        <w:r w:rsidR="00014578" w:rsidRPr="00932430" w:rsidDel="00932430">
          <w:rPr>
            <w:rFonts w:ascii="Courier New" w:hAnsi="Courier New" w:cs="Courier New"/>
            <w:noProof/>
            <w:rPrChange w:id="1566" w:author="Trebaol Jonathan" w:date="2021-07-29T17:40:00Z">
              <w:rPr/>
            </w:rPrChange>
          </w:rPr>
          <w:delText>S</w:delText>
        </w:r>
      </w:del>
      <w:r w:rsidR="00014578" w:rsidRPr="00932430">
        <w:rPr>
          <w:rFonts w:ascii="Courier New" w:hAnsi="Courier New" w:cs="Courier New"/>
          <w:noProof/>
          <w:rPrChange w:id="1567" w:author="Trebaol Jonathan" w:date="2021-07-29T17:40:00Z">
            <w:rPr/>
          </w:rPrChange>
        </w:rPr>
        <w:t>ystemctl status Rsyslog</w:t>
      </w:r>
      <w:r w:rsidR="00014578" w:rsidRPr="00766A2E">
        <w:t xml:space="preserve"> (the service</w:t>
      </w:r>
      <w:del w:id="1568" w:author="Trebaol Jonathan" w:date="2021-07-29T17:40:00Z">
        <w:r w:rsidR="00014578" w:rsidRPr="00766A2E" w:rsidDel="00932430">
          <w:delText>s</w:delText>
        </w:r>
      </w:del>
      <w:r w:rsidR="00014578" w:rsidRPr="00766A2E">
        <w:t xml:space="preserve"> must be in running mode)</w:t>
      </w:r>
    </w:p>
    <w:p w14:paraId="1904481B" w14:textId="77777777" w:rsidR="00322A32" w:rsidRPr="00766A2E" w:rsidRDefault="00322A32" w:rsidP="004C34CE">
      <w:pPr>
        <w:pPrChange w:id="1569" w:author="Trebaol Jonathan" w:date="2021-07-29T17:35:00Z">
          <w:pPr/>
        </w:pPrChange>
      </w:pPr>
    </w:p>
    <w:p w14:paraId="569EAB7F" w14:textId="2400D1CE" w:rsidR="00322A32" w:rsidRPr="00766A2E" w:rsidRDefault="00322A32" w:rsidP="004C34CE">
      <w:pPr>
        <w:pPrChange w:id="1570" w:author="Trebaol Jonathan" w:date="2021-07-29T17:35:00Z">
          <w:pPr/>
        </w:pPrChange>
      </w:pPr>
      <w:r w:rsidRPr="00766A2E">
        <w:t>It will also create another temporary file depending on the case, in order to be able to handle more easily the latest logs received:</w:t>
      </w:r>
    </w:p>
    <w:p w14:paraId="2026131C" w14:textId="77777777" w:rsidR="00322A32" w:rsidRPr="00932430" w:rsidRDefault="00322A32" w:rsidP="004C34CE">
      <w:pPr>
        <w:rPr>
          <w:rFonts w:ascii="Courier New" w:hAnsi="Courier New" w:cs="Courier New"/>
          <w:noProof/>
          <w:rPrChange w:id="1571" w:author="Trebaol Jonathan" w:date="2021-07-29T17:40:00Z">
            <w:rPr/>
          </w:rPrChange>
        </w:rPr>
        <w:pPrChange w:id="1572" w:author="Trebaol Jonathan" w:date="2021-07-29T17:35:00Z">
          <w:pPr/>
        </w:pPrChange>
      </w:pPr>
      <w:del w:id="1573" w:author="Trebaol Jonathan" w:date="2021-07-29T17:40:00Z">
        <w:r w:rsidRPr="00932430" w:rsidDel="00932430">
          <w:rPr>
            <w:rFonts w:ascii="Courier New" w:hAnsi="Courier New" w:cs="Courier New"/>
            <w:noProof/>
            <w:rPrChange w:id="1574" w:author="Trebaol Jonathan" w:date="2021-07-29T17:40:00Z">
              <w:rPr/>
            </w:rPrChange>
          </w:rPr>
          <w:delText xml:space="preserve">• </w:delText>
        </w:r>
      </w:del>
      <w:proofErr w:type="spellStart"/>
      <w:proofErr w:type="gramStart"/>
      <w:r w:rsidRPr="00932430">
        <w:rPr>
          <w:rFonts w:ascii="Courier New" w:hAnsi="Courier New" w:cs="Courier New"/>
          <w:noProof/>
          <w:rPrChange w:id="1575" w:author="Trebaol Jonathan" w:date="2021-07-29T17:40:00Z">
            <w:rPr/>
          </w:rPrChange>
        </w:rPr>
        <w:t>lastlog.json</w:t>
      </w:r>
      <w:proofErr w:type="spellEnd"/>
      <w:proofErr w:type="gramEnd"/>
    </w:p>
    <w:p w14:paraId="6FB7E931" w14:textId="77777777" w:rsidR="00322A32" w:rsidRPr="00932430" w:rsidRDefault="00322A32" w:rsidP="004C34CE">
      <w:pPr>
        <w:rPr>
          <w:rFonts w:ascii="Courier New" w:hAnsi="Courier New" w:cs="Courier New"/>
          <w:noProof/>
          <w:rPrChange w:id="1576" w:author="Trebaol Jonathan" w:date="2021-07-29T17:40:00Z">
            <w:rPr/>
          </w:rPrChange>
        </w:rPr>
        <w:pPrChange w:id="1577" w:author="Trebaol Jonathan" w:date="2021-07-29T17:35:00Z">
          <w:pPr/>
        </w:pPrChange>
      </w:pPr>
      <w:del w:id="1578" w:author="Trebaol Jonathan" w:date="2021-07-29T17:40:00Z">
        <w:r w:rsidRPr="00932430" w:rsidDel="00932430">
          <w:rPr>
            <w:rFonts w:ascii="Courier New" w:hAnsi="Courier New" w:cs="Courier New"/>
            <w:noProof/>
            <w:rPrChange w:id="1579" w:author="Trebaol Jonathan" w:date="2021-07-29T17:40:00Z">
              <w:rPr/>
            </w:rPrChange>
          </w:rPr>
          <w:delText xml:space="preserve">• </w:delText>
        </w:r>
      </w:del>
      <w:proofErr w:type="spellStart"/>
      <w:r w:rsidRPr="00932430">
        <w:rPr>
          <w:rFonts w:ascii="Courier New" w:hAnsi="Courier New" w:cs="Courier New"/>
          <w:noProof/>
          <w:rPrChange w:id="1580" w:author="Trebaol Jonathan" w:date="2021-07-29T17:40:00Z">
            <w:rPr/>
          </w:rPrChange>
        </w:rPr>
        <w:t>lastlog_</w:t>
      </w:r>
      <w:proofErr w:type="gramStart"/>
      <w:r w:rsidRPr="00932430">
        <w:rPr>
          <w:rFonts w:ascii="Courier New" w:hAnsi="Courier New" w:cs="Courier New"/>
          <w:noProof/>
          <w:rPrChange w:id="1581" w:author="Trebaol Jonathan" w:date="2021-07-29T17:40:00Z">
            <w:rPr/>
          </w:rPrChange>
        </w:rPr>
        <w:t>ddos.json</w:t>
      </w:r>
      <w:proofErr w:type="spellEnd"/>
      <w:proofErr w:type="gramEnd"/>
    </w:p>
    <w:p w14:paraId="7D79FCB3" w14:textId="77777777" w:rsidR="00322A32" w:rsidRPr="00932430" w:rsidRDefault="00322A32" w:rsidP="004C34CE">
      <w:pPr>
        <w:rPr>
          <w:rFonts w:ascii="Courier New" w:hAnsi="Courier New" w:cs="Courier New"/>
          <w:noProof/>
          <w:rPrChange w:id="1582" w:author="Trebaol Jonathan" w:date="2021-07-29T17:40:00Z">
            <w:rPr/>
          </w:rPrChange>
        </w:rPr>
        <w:pPrChange w:id="1583" w:author="Trebaol Jonathan" w:date="2021-07-29T17:35:00Z">
          <w:pPr/>
        </w:pPrChange>
      </w:pPr>
      <w:del w:id="1584" w:author="Trebaol Jonathan" w:date="2021-07-29T17:40:00Z">
        <w:r w:rsidRPr="00932430" w:rsidDel="00932430">
          <w:rPr>
            <w:rFonts w:ascii="Courier New" w:hAnsi="Courier New" w:cs="Courier New"/>
            <w:noProof/>
            <w:rPrChange w:id="1585" w:author="Trebaol Jonathan" w:date="2021-07-29T17:40:00Z">
              <w:rPr/>
            </w:rPrChange>
          </w:rPr>
          <w:delText xml:space="preserve">• </w:delText>
        </w:r>
      </w:del>
      <w:proofErr w:type="spellStart"/>
      <w:r w:rsidRPr="00932430">
        <w:rPr>
          <w:rFonts w:ascii="Courier New" w:hAnsi="Courier New" w:cs="Courier New"/>
          <w:noProof/>
          <w:rPrChange w:id="1586" w:author="Trebaol Jonathan" w:date="2021-07-29T17:40:00Z">
            <w:rPr/>
          </w:rPrChange>
        </w:rPr>
        <w:t>lastlog_ddos_</w:t>
      </w:r>
      <w:proofErr w:type="gramStart"/>
      <w:r w:rsidRPr="00932430">
        <w:rPr>
          <w:rFonts w:ascii="Courier New" w:hAnsi="Courier New" w:cs="Courier New"/>
          <w:noProof/>
          <w:rPrChange w:id="1587" w:author="Trebaol Jonathan" w:date="2021-07-29T17:40:00Z">
            <w:rPr/>
          </w:rPrChange>
        </w:rPr>
        <w:t>ip.json</w:t>
      </w:r>
      <w:proofErr w:type="spellEnd"/>
      <w:proofErr w:type="gramEnd"/>
    </w:p>
    <w:p w14:paraId="4BE061A1" w14:textId="77777777" w:rsidR="00322A32" w:rsidRPr="00932430" w:rsidRDefault="00322A32" w:rsidP="004C34CE">
      <w:pPr>
        <w:rPr>
          <w:rFonts w:ascii="Courier New" w:hAnsi="Courier New" w:cs="Courier New"/>
          <w:noProof/>
          <w:rPrChange w:id="1588" w:author="Trebaol Jonathan" w:date="2021-07-29T17:40:00Z">
            <w:rPr/>
          </w:rPrChange>
        </w:rPr>
        <w:pPrChange w:id="1589" w:author="Trebaol Jonathan" w:date="2021-07-29T17:35:00Z">
          <w:pPr/>
        </w:pPrChange>
      </w:pPr>
      <w:del w:id="1590" w:author="Trebaol Jonathan" w:date="2021-07-29T17:40:00Z">
        <w:r w:rsidRPr="00932430" w:rsidDel="00932430">
          <w:rPr>
            <w:rFonts w:ascii="Courier New" w:hAnsi="Courier New" w:cs="Courier New"/>
            <w:noProof/>
            <w:rPrChange w:id="1591" w:author="Trebaol Jonathan" w:date="2021-07-29T17:40:00Z">
              <w:rPr/>
            </w:rPrChange>
          </w:rPr>
          <w:delText xml:space="preserve">• </w:delText>
        </w:r>
      </w:del>
      <w:proofErr w:type="spellStart"/>
      <w:r w:rsidRPr="00932430">
        <w:rPr>
          <w:rFonts w:ascii="Courier New" w:hAnsi="Courier New" w:cs="Courier New"/>
          <w:noProof/>
          <w:rPrChange w:id="1592" w:author="Trebaol Jonathan" w:date="2021-07-29T17:40:00Z">
            <w:rPr/>
          </w:rPrChange>
        </w:rPr>
        <w:t>lastlog_</w:t>
      </w:r>
      <w:proofErr w:type="gramStart"/>
      <w:r w:rsidRPr="00932430">
        <w:rPr>
          <w:rFonts w:ascii="Courier New" w:hAnsi="Courier New" w:cs="Courier New"/>
          <w:noProof/>
          <w:rPrChange w:id="1593" w:author="Trebaol Jonathan" w:date="2021-07-29T17:40:00Z">
            <w:rPr/>
          </w:rPrChange>
        </w:rPr>
        <w:t>flapping.json</w:t>
      </w:r>
      <w:proofErr w:type="spellEnd"/>
      <w:proofErr w:type="gramEnd"/>
    </w:p>
    <w:p w14:paraId="7A0E280A" w14:textId="4E7DA18E" w:rsidR="00322A32" w:rsidRPr="00932430" w:rsidRDefault="00322A32" w:rsidP="004C34CE">
      <w:pPr>
        <w:rPr>
          <w:rFonts w:ascii="Courier New" w:hAnsi="Courier New" w:cs="Courier New"/>
          <w:noProof/>
          <w:rPrChange w:id="1594" w:author="Trebaol Jonathan" w:date="2021-07-29T17:40:00Z">
            <w:rPr/>
          </w:rPrChange>
        </w:rPr>
        <w:pPrChange w:id="1595" w:author="Trebaol Jonathan" w:date="2021-07-29T17:35:00Z">
          <w:pPr/>
        </w:pPrChange>
      </w:pPr>
      <w:del w:id="1596" w:author="Trebaol Jonathan" w:date="2021-07-29T17:40:00Z">
        <w:r w:rsidRPr="00932430" w:rsidDel="00932430">
          <w:rPr>
            <w:rFonts w:ascii="Courier New" w:hAnsi="Courier New" w:cs="Courier New"/>
            <w:noProof/>
            <w:rPrChange w:id="1597" w:author="Trebaol Jonathan" w:date="2021-07-29T17:40:00Z">
              <w:rPr/>
            </w:rPrChange>
          </w:rPr>
          <w:delText xml:space="preserve">• </w:delText>
        </w:r>
      </w:del>
      <w:proofErr w:type="spellStart"/>
      <w:r w:rsidRPr="00932430">
        <w:rPr>
          <w:rFonts w:ascii="Courier New" w:hAnsi="Courier New" w:cs="Courier New"/>
          <w:noProof/>
          <w:rPrChange w:id="1598" w:author="Trebaol Jonathan" w:date="2021-07-29T17:40:00Z">
            <w:rPr/>
          </w:rPrChange>
        </w:rPr>
        <w:t>lastlog_</w:t>
      </w:r>
      <w:proofErr w:type="gramStart"/>
      <w:r w:rsidRPr="00932430">
        <w:rPr>
          <w:rFonts w:ascii="Courier New" w:hAnsi="Courier New" w:cs="Courier New"/>
          <w:noProof/>
          <w:rPrChange w:id="1599" w:author="Trebaol Jonathan" w:date="2021-07-29T17:40:00Z">
            <w:rPr/>
          </w:rPrChange>
        </w:rPr>
        <w:t>loop.json</w:t>
      </w:r>
      <w:proofErr w:type="spellEnd"/>
      <w:proofErr w:type="gramEnd"/>
    </w:p>
    <w:p w14:paraId="44AB96A2" w14:textId="4C31AA4B" w:rsidR="00322A32" w:rsidDel="00932430" w:rsidRDefault="00322A32" w:rsidP="004C34CE">
      <w:pPr>
        <w:rPr>
          <w:del w:id="1600" w:author="Trebaol Jonathan" w:date="2021-07-29T17:41:00Z"/>
        </w:rPr>
        <w:pPrChange w:id="1601" w:author="Trebaol Jonathan" w:date="2021-07-29T17:35:00Z">
          <w:pPr/>
        </w:pPrChange>
      </w:pPr>
    </w:p>
    <w:p w14:paraId="285EE620" w14:textId="77777777" w:rsidR="00932430" w:rsidRPr="00766A2E" w:rsidRDefault="00932430" w:rsidP="004C34CE">
      <w:pPr>
        <w:rPr>
          <w:ins w:id="1602" w:author="Trebaol Jonathan" w:date="2021-07-29T17:41:00Z"/>
        </w:rPr>
        <w:pPrChange w:id="1603" w:author="Trebaol Jonathan" w:date="2021-07-29T17:35:00Z">
          <w:pPr/>
        </w:pPrChange>
      </w:pPr>
    </w:p>
    <w:p w14:paraId="0C22FD93" w14:textId="220C47F8" w:rsidR="00322A32" w:rsidRPr="00766A2E" w:rsidRDefault="00322A32" w:rsidP="004C34CE">
      <w:pPr>
        <w:pPrChange w:id="1604" w:author="Trebaol Jonathan" w:date="2021-07-29T17:35:00Z">
          <w:pPr/>
        </w:pPrChange>
      </w:pPr>
      <w:del w:id="1605" w:author="Trebaol Jonathan" w:date="2021-07-29T17:41:00Z">
        <w:r w:rsidRPr="00766A2E" w:rsidDel="00932430">
          <w:delText>These various files will be described in the relevant parts of the report.</w:delText>
        </w:r>
      </w:del>
    </w:p>
    <w:p w14:paraId="3566A048" w14:textId="77777777" w:rsidR="00322A32" w:rsidRPr="00766A2E" w:rsidDel="00932430" w:rsidRDefault="00322A32" w:rsidP="004C34CE">
      <w:pPr>
        <w:rPr>
          <w:del w:id="1606" w:author="Trebaol Jonathan" w:date="2021-07-29T17:41:00Z"/>
        </w:rPr>
        <w:pPrChange w:id="1607" w:author="Trebaol Jonathan" w:date="2021-07-29T17:35:00Z">
          <w:pPr/>
        </w:pPrChange>
      </w:pPr>
    </w:p>
    <w:p w14:paraId="46F1E156" w14:textId="361605AD" w:rsidR="006C2B6B" w:rsidRPr="00766A2E" w:rsidRDefault="00322A32" w:rsidP="004C34CE">
      <w:pPr>
        <w:pPrChange w:id="1608" w:author="Trebaol Jonathan" w:date="2021-07-29T17:35:00Z">
          <w:pPr/>
        </w:pPrChange>
      </w:pPr>
      <w:del w:id="1609" w:author="Trebaol Jonathan" w:date="2021-07-29T17:41:00Z">
        <w:r w:rsidRPr="00766A2E" w:rsidDel="00932430">
          <w:delText xml:space="preserve">Rsyslog will also allow depending on the </w:delText>
        </w:r>
        <w:r w:rsidR="004317DC" w:rsidRPr="00766A2E" w:rsidDel="00932430">
          <w:delText>patterns</w:delText>
        </w:r>
        <w:r w:rsidRPr="00766A2E" w:rsidDel="00932430">
          <w:delText xml:space="preserve"> detected in the logs to run the corresponding python scripts.</w:delText>
        </w:r>
      </w:del>
    </w:p>
    <w:p w14:paraId="5E156D75" w14:textId="77777777" w:rsidR="003266A5" w:rsidRPr="00766A2E" w:rsidRDefault="003266A5" w:rsidP="004C34CE">
      <w:pPr>
        <w:pPrChange w:id="1610" w:author="Trebaol Jonathan" w:date="2021-07-29T17:35:00Z">
          <w:pPr/>
        </w:pPrChange>
      </w:pPr>
    </w:p>
    <w:p w14:paraId="7A707216" w14:textId="6CA12C4F" w:rsidR="00C967CA" w:rsidDel="00932430" w:rsidRDefault="00C967CA" w:rsidP="004C34CE">
      <w:pPr>
        <w:rPr>
          <w:del w:id="1611" w:author="Trebaol Jonathan" w:date="2021-07-29T17:41:00Z"/>
        </w:rPr>
        <w:pPrChange w:id="1612" w:author="Trebaol Jonathan" w:date="2021-07-29T17:35:00Z">
          <w:pPr/>
        </w:pPrChange>
      </w:pPr>
      <w:del w:id="1613" w:author="Trebaol Jonathan" w:date="2021-07-29T17:41:00Z">
        <w:r w:rsidRPr="00766A2E" w:rsidDel="00932430">
          <w:lastRenderedPageBreak/>
          <w:delText>Flowchart</w:delText>
        </w:r>
      </w:del>
    </w:p>
    <w:p w14:paraId="7E2DC5DC" w14:textId="77777777" w:rsidR="00932430" w:rsidRPr="00766A2E" w:rsidRDefault="00932430" w:rsidP="00932430">
      <w:pPr>
        <w:pStyle w:val="Titre5"/>
        <w:numPr>
          <w:ilvl w:val="0"/>
          <w:numId w:val="0"/>
        </w:numPr>
        <w:ind w:left="1008" w:hanging="1008"/>
        <w:rPr>
          <w:ins w:id="1614" w:author="Trebaol Jonathan" w:date="2021-07-29T17:41:00Z"/>
        </w:rPr>
        <w:pPrChange w:id="1615" w:author="Trebaol Jonathan" w:date="2021-07-29T17:41:00Z">
          <w:pPr/>
        </w:pPrChange>
      </w:pPr>
    </w:p>
    <w:p w14:paraId="66ECEB6F" w14:textId="26039638" w:rsidR="00014578" w:rsidRPr="00766A2E" w:rsidRDefault="00014578" w:rsidP="004C34CE">
      <w:pPr>
        <w:pPrChange w:id="1616" w:author="Trebaol Jonathan" w:date="2021-07-29T17:35:00Z">
          <w:pPr/>
        </w:pPrChange>
      </w:pPr>
      <w:r w:rsidRPr="00766A2E">
        <w:t xml:space="preserve">Here the definition of </w:t>
      </w:r>
      <w:proofErr w:type="spellStart"/>
      <w:r w:rsidRPr="00766A2E">
        <w:t>Rsyslog</w:t>
      </w:r>
      <w:proofErr w:type="spellEnd"/>
      <w:r w:rsidRPr="00766A2E">
        <w:t xml:space="preserve"> rules and actions executed:</w:t>
      </w:r>
    </w:p>
    <w:p w14:paraId="2ACE07AA" w14:textId="77777777" w:rsidR="00014578" w:rsidRPr="00766A2E" w:rsidRDefault="00014578" w:rsidP="004C34CE">
      <w:pPr>
        <w:pPrChange w:id="1617" w:author="Trebaol Jonathan" w:date="2021-07-29T17:35:00Z">
          <w:pPr/>
        </w:pPrChange>
      </w:pPr>
    </w:p>
    <w:p w14:paraId="6B0E2E58" w14:textId="77777777" w:rsidR="006C2B6B" w:rsidRPr="00766A2E" w:rsidRDefault="006C2B6B" w:rsidP="004C34CE">
      <w:pPr>
        <w:rPr>
          <w:lang w:val="fr-FR"/>
        </w:rPr>
        <w:pPrChange w:id="1618" w:author="Trebaol Jonathan" w:date="2021-07-29T17:35:00Z">
          <w:pPr>
            <w:jc w:val="center"/>
          </w:pPr>
        </w:pPrChange>
      </w:pPr>
      <w:r w:rsidRPr="00766A2E">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rsidP="004C34CE">
      <w:pPr>
        <w:pStyle w:val="Titre3"/>
        <w:pPrChange w:id="1619" w:author="Trebaol Jonathan" w:date="2021-07-29T17:35:00Z">
          <w:pPr/>
        </w:pPrChange>
      </w:pPr>
      <w:bookmarkStart w:id="1620" w:name="_Toc78470312"/>
      <w:proofErr w:type="spellStart"/>
      <w:r w:rsidRPr="00766A2E">
        <w:t>Logrotate</w:t>
      </w:r>
      <w:bookmarkEnd w:id="1620"/>
      <w:proofErr w:type="spellEnd"/>
    </w:p>
    <w:p w14:paraId="2A14CE41" w14:textId="77777777" w:rsidR="006C2B6B" w:rsidRPr="00766A2E" w:rsidRDefault="006C2B6B" w:rsidP="004C34CE">
      <w:pPr>
        <w:pPrChange w:id="1621" w:author="Trebaol Jonathan" w:date="2021-07-29T17:35:00Z">
          <w:pPr/>
        </w:pPrChange>
      </w:pPr>
    </w:p>
    <w:p w14:paraId="178FD518" w14:textId="77777777" w:rsidR="00322A32" w:rsidRPr="00766A2E" w:rsidRDefault="00322A32" w:rsidP="004C34CE">
      <w:pPr>
        <w:pPrChange w:id="1622" w:author="Trebaol Jonathan" w:date="2021-07-29T17:35:00Z">
          <w:pPr/>
        </w:pPrChange>
      </w:pPr>
      <w:proofErr w:type="spellStart"/>
      <w:r w:rsidRPr="00766A2E">
        <w:t>Logrotate</w:t>
      </w:r>
      <w:proofErr w:type="spellEnd"/>
      <w:r w:rsidRPr="00766A2E">
        <w:t xml:space="preserve"> limits the size of log files in</w:t>
      </w:r>
      <w:r w:rsidRPr="00932430">
        <w:rPr>
          <w:rFonts w:ascii="Courier New" w:hAnsi="Courier New" w:cs="Courier New"/>
          <w:noProof/>
          <w:rPrChange w:id="1623" w:author="Trebaol Jonathan" w:date="2021-07-29T17:42:00Z">
            <w:rPr/>
          </w:rPrChange>
        </w:rPr>
        <w:t>/var/log</w:t>
      </w:r>
      <w:r w:rsidRPr="00766A2E">
        <w:t>.</w:t>
      </w:r>
    </w:p>
    <w:p w14:paraId="03EEBE95" w14:textId="77777777" w:rsidR="00322A32" w:rsidRPr="00766A2E" w:rsidRDefault="00322A32" w:rsidP="004C34CE">
      <w:pPr>
        <w:pPrChange w:id="1624" w:author="Trebaol Jonathan" w:date="2021-07-29T17:35:00Z">
          <w:pPr/>
        </w:pPrChange>
      </w:pPr>
      <w:r w:rsidRPr="00766A2E">
        <w:t xml:space="preserve">For each log file, </w:t>
      </w:r>
      <w:proofErr w:type="spellStart"/>
      <w:r w:rsidRPr="00766A2E">
        <w:t>logrotate</w:t>
      </w:r>
      <w:proofErr w:type="spellEnd"/>
      <w:r w:rsidRPr="00766A2E">
        <w:t xml:space="preserve"> performs 2 simultaneous operations:</w:t>
      </w:r>
    </w:p>
    <w:p w14:paraId="79120AD4" w14:textId="77777777" w:rsidR="00322A32" w:rsidRPr="00766A2E" w:rsidRDefault="00322A32" w:rsidP="004C34CE">
      <w:pPr>
        <w:pPrChange w:id="1625" w:author="Trebaol Jonathan" w:date="2021-07-29T17:35:00Z">
          <w:pPr>
            <w:ind w:left="720"/>
          </w:pPr>
        </w:pPrChange>
      </w:pPr>
      <w:r w:rsidRPr="00766A2E">
        <w:t>• Rotation: It archives the log file under a different name and deletes the oldest archive</w:t>
      </w:r>
    </w:p>
    <w:p w14:paraId="6DB03138" w14:textId="5A6F98A8" w:rsidR="006C2B6B" w:rsidRDefault="00322A32" w:rsidP="004C34CE">
      <w:pPr>
        <w:pPrChange w:id="1626" w:author="Trebaol Jonathan" w:date="2021-07-29T17:35:00Z">
          <w:pPr>
            <w:ind w:left="720"/>
          </w:pPr>
        </w:pPrChange>
      </w:pPr>
      <w:r w:rsidRPr="00766A2E">
        <w:t>• compression: it may compress the log file before archiving it</w:t>
      </w:r>
    </w:p>
    <w:p w14:paraId="07DD2697" w14:textId="4A1E1C1D" w:rsidR="0031455C" w:rsidRDefault="0031455C" w:rsidP="004C34CE">
      <w:pPr>
        <w:pPrChange w:id="1627" w:author="Trebaol Jonathan" w:date="2021-07-29T17:35:00Z">
          <w:pPr/>
        </w:pPrChange>
      </w:pPr>
    </w:p>
    <w:p w14:paraId="0029534A" w14:textId="4DF8E69F" w:rsidR="0031455C" w:rsidRDefault="0031455C" w:rsidP="004C34CE">
      <w:pPr>
        <w:pPrChange w:id="1628" w:author="Trebaol Jonathan" w:date="2021-07-29T17:35:00Z">
          <w:pPr/>
        </w:pPrChange>
      </w:pPr>
      <w:proofErr w:type="spellStart"/>
      <w:r>
        <w:t>Logrotate</w:t>
      </w:r>
      <w:proofErr w:type="spellEnd"/>
      <w:r>
        <w:t xml:space="preserve"> is configure</w:t>
      </w:r>
      <w:ins w:id="1629" w:author="Trebaol Jonathan" w:date="2021-07-29T17:42:00Z">
        <w:r w:rsidR="00932430">
          <w:t>d</w:t>
        </w:r>
      </w:ins>
      <w:r>
        <w:t xml:space="preserve"> to work on </w:t>
      </w:r>
      <w:r w:rsidRPr="00932430">
        <w:rPr>
          <w:rFonts w:ascii="Courier New" w:hAnsi="Courier New" w:cs="Courier New"/>
          <w:noProof/>
          <w:rPrChange w:id="1630" w:author="Trebaol Jonathan" w:date="2021-07-29T17:42:00Z">
            <w:rPr/>
          </w:rPrChange>
        </w:rPr>
        <w:t>/var/log/devices/</w:t>
      </w:r>
      <w:r>
        <w:t xml:space="preserve"> file</w:t>
      </w:r>
      <w:r w:rsidR="00D77D70">
        <w:t>s</w:t>
      </w:r>
      <w:r>
        <w:t xml:space="preserve"> with the </w:t>
      </w:r>
      <w:proofErr w:type="gramStart"/>
      <w:r>
        <w:t>extension .json</w:t>
      </w:r>
      <w:proofErr w:type="gramEnd"/>
      <w:r>
        <w:t xml:space="preserve"> or .log, and compress  </w:t>
      </w:r>
      <w:r w:rsidR="00AB1A84">
        <w:t>them daily into</w:t>
      </w:r>
      <w:r>
        <w:t xml:space="preserve"> .</w:t>
      </w:r>
      <w:proofErr w:type="spellStart"/>
      <w:r>
        <w:t>gz</w:t>
      </w:r>
      <w:proofErr w:type="spellEnd"/>
      <w:r w:rsidR="00AB1A84">
        <w:t xml:space="preserve"> </w:t>
      </w:r>
      <w:ins w:id="1631" w:author="Trebaol Jonathan" w:date="2021-07-29T17:42:00Z">
        <w:r w:rsidR="00932430">
          <w:t>format.</w:t>
        </w:r>
      </w:ins>
      <w:del w:id="1632" w:author="Trebaol Jonathan" w:date="2021-07-29T17:42:00Z">
        <w:r w:rsidR="00AB1A84" w:rsidDel="00932430">
          <w:delText>.</w:delText>
        </w:r>
      </w:del>
    </w:p>
    <w:p w14:paraId="5E3F9F25" w14:textId="77777777" w:rsidR="0031455C" w:rsidRDefault="0031455C" w:rsidP="004C34CE">
      <w:pPr>
        <w:pPrChange w:id="1633" w:author="Trebaol Jonathan" w:date="2021-07-29T17:35:00Z">
          <w:pPr>
            <w:ind w:left="720"/>
          </w:pPr>
        </w:pPrChange>
      </w:pPr>
    </w:p>
    <w:p w14:paraId="54E7DE79" w14:textId="6DFC6C5F" w:rsidR="0031455C" w:rsidRPr="00932430" w:rsidRDefault="0031455C" w:rsidP="004C34CE">
      <w:pPr>
        <w:rPr>
          <w:rPrChange w:id="1634" w:author="Trebaol Jonathan" w:date="2021-07-29T17:42:00Z">
            <w:rPr/>
          </w:rPrChange>
        </w:rPr>
        <w:pPrChange w:id="1635" w:author="Trebaol Jonathan" w:date="2021-07-29T17:35:00Z">
          <w:pPr/>
        </w:pPrChange>
      </w:pPr>
      <w:del w:id="1636" w:author="Trebaol Jonathan" w:date="2021-07-29T17:42:00Z">
        <w:r w:rsidRPr="00932430" w:rsidDel="00932430">
          <w:rPr>
            <w:rPrChange w:id="1637" w:author="Trebaol Jonathan" w:date="2021-07-29T17:42:00Z">
              <w:rPr/>
            </w:rPrChange>
          </w:rPr>
          <w:delText>Find the config file at the path</w:delText>
        </w:r>
      </w:del>
      <w:ins w:id="1638" w:author="Trebaol Jonathan" w:date="2021-07-29T17:42:00Z">
        <w:r w:rsidR="00932430" w:rsidRPr="00932430">
          <w:rPr>
            <w:rPrChange w:id="1639" w:author="Trebaol Jonathan" w:date="2021-07-29T17:42:00Z">
              <w:rPr/>
            </w:rPrChange>
          </w:rPr>
          <w:t>Configurat</w:t>
        </w:r>
        <w:r w:rsidR="00932430" w:rsidRPr="00932430">
          <w:rPr>
            <w:rPrChange w:id="1640" w:author="Trebaol Jonathan" w:date="2021-07-29T17:42:00Z">
              <w:rPr>
                <w:lang w:val="fr-FR"/>
              </w:rPr>
            </w:rPrChange>
          </w:rPr>
          <w:t>ion files is located at</w:t>
        </w:r>
        <w:r w:rsidR="00932430">
          <w:t>:</w:t>
        </w:r>
      </w:ins>
      <w:r w:rsidRPr="00932430">
        <w:rPr>
          <w:rPrChange w:id="1641" w:author="Trebaol Jonathan" w:date="2021-07-29T17:42:00Z">
            <w:rPr/>
          </w:rPrChange>
        </w:rPr>
        <w:t xml:space="preserve"> </w:t>
      </w:r>
      <w:r w:rsidRPr="00932430">
        <w:rPr>
          <w:rFonts w:ascii="Courier New" w:hAnsi="Courier New" w:cs="Courier New"/>
          <w:noProof/>
          <w:rPrChange w:id="1642" w:author="Trebaol Jonathan" w:date="2021-07-29T17:42:00Z">
            <w:rPr/>
          </w:rPrChange>
        </w:rPr>
        <w:t>/</w:t>
      </w:r>
      <w:proofErr w:type="spellStart"/>
      <w:r w:rsidRPr="00932430">
        <w:rPr>
          <w:rFonts w:ascii="Courier New" w:hAnsi="Courier New" w:cs="Courier New"/>
          <w:noProof/>
          <w:rPrChange w:id="1643" w:author="Trebaol Jonathan" w:date="2021-07-29T17:42:00Z">
            <w:rPr/>
          </w:rPrChange>
        </w:rPr>
        <w:t>etc</w:t>
      </w:r>
      <w:proofErr w:type="spellEnd"/>
      <w:r w:rsidRPr="00932430">
        <w:rPr>
          <w:rFonts w:ascii="Courier New" w:hAnsi="Courier New" w:cs="Courier New"/>
          <w:noProof/>
          <w:rPrChange w:id="1644" w:author="Trebaol Jonathan" w:date="2021-07-29T17:42:00Z">
            <w:rPr/>
          </w:rPrChange>
        </w:rPr>
        <w:t>/</w:t>
      </w:r>
      <w:proofErr w:type="spellStart"/>
      <w:proofErr w:type="gramStart"/>
      <w:r w:rsidRPr="00932430">
        <w:rPr>
          <w:rFonts w:ascii="Courier New" w:hAnsi="Courier New" w:cs="Courier New"/>
          <w:noProof/>
          <w:rPrChange w:id="1645" w:author="Trebaol Jonathan" w:date="2021-07-29T17:42:00Z">
            <w:rPr/>
          </w:rPrChange>
        </w:rPr>
        <w:t>logrotate.d</w:t>
      </w:r>
      <w:proofErr w:type="spellEnd"/>
      <w:proofErr w:type="gramEnd"/>
      <w:r w:rsidRPr="00932430">
        <w:rPr>
          <w:rFonts w:ascii="Courier New" w:hAnsi="Courier New" w:cs="Courier New"/>
          <w:noProof/>
          <w:rPrChange w:id="1646" w:author="Trebaol Jonathan" w:date="2021-07-29T17:42:00Z">
            <w:rPr/>
          </w:rPrChange>
        </w:rPr>
        <w:t>/</w:t>
      </w:r>
      <w:proofErr w:type="spellStart"/>
      <w:r w:rsidRPr="00932430">
        <w:rPr>
          <w:rFonts w:ascii="Courier New" w:hAnsi="Courier New" w:cs="Courier New"/>
          <w:noProof/>
          <w:rPrChange w:id="1647" w:author="Trebaol Jonathan" w:date="2021-07-29T17:42:00Z">
            <w:rPr/>
          </w:rPrChange>
        </w:rPr>
        <w:t>Rsyslog</w:t>
      </w:r>
      <w:proofErr w:type="spellEnd"/>
    </w:p>
    <w:p w14:paraId="487F3CC6" w14:textId="64A516B8" w:rsidR="0031455C" w:rsidRPr="00932430" w:rsidRDefault="0031455C" w:rsidP="004C34CE">
      <w:pPr>
        <w:rPr>
          <w:rPrChange w:id="1648" w:author="Trebaol Jonathan" w:date="2021-07-29T17:43:00Z">
            <w:rPr/>
          </w:rPrChange>
        </w:rPr>
        <w:pPrChange w:id="1649" w:author="Trebaol Jonathan" w:date="2021-07-29T17:35:00Z">
          <w:pPr/>
        </w:pPrChange>
      </w:pPr>
      <w:del w:id="1650" w:author="Trebaol Jonathan" w:date="2021-07-29T17:43:00Z">
        <w:r w:rsidRPr="00932430" w:rsidDel="00932430">
          <w:rPr>
            <w:rPrChange w:id="1651" w:author="Trebaol Jonathan" w:date="2021-07-29T17:43:00Z">
              <w:rPr/>
            </w:rPrChange>
          </w:rPr>
          <w:delText>To execute the rotation</w:delText>
        </w:r>
      </w:del>
      <w:ins w:id="1652" w:author="Trebaol Jonathan" w:date="2021-07-29T17:43:00Z">
        <w:r w:rsidR="00932430" w:rsidRPr="00932430">
          <w:rPr>
            <w:rPrChange w:id="1653" w:author="Trebaol Jonathan" w:date="2021-07-29T17:43:00Z">
              <w:rPr/>
            </w:rPrChange>
          </w:rPr>
          <w:t>Fo</w:t>
        </w:r>
        <w:r w:rsidR="00932430" w:rsidRPr="00932430">
          <w:rPr>
            <w:rPrChange w:id="1654" w:author="Trebaol Jonathan" w:date="2021-07-29T17:43:00Z">
              <w:rPr>
                <w:lang w:val="fr-FR"/>
              </w:rPr>
            </w:rPrChange>
          </w:rPr>
          <w:t>r testing th</w:t>
        </w:r>
        <w:r w:rsidR="00932430">
          <w:t>e log rotation</w:t>
        </w:r>
        <w:r w:rsidR="00932430" w:rsidRPr="00932430">
          <w:rPr>
            <w:rFonts w:ascii="Courier New" w:hAnsi="Courier New" w:cs="Courier New"/>
            <w:noProof/>
            <w:rPrChange w:id="1655" w:author="Trebaol Jonathan" w:date="2021-07-29T17:43:00Z">
              <w:rPr>
                <w:rFonts w:ascii="Courier New" w:hAnsi="Courier New" w:cs="Courier New"/>
                <w:noProof/>
              </w:rPr>
            </w:rPrChange>
          </w:rPr>
          <w:t>:</w:t>
        </w:r>
      </w:ins>
      <w:del w:id="1656" w:author="Trebaol Jonathan" w:date="2021-07-29T17:43:00Z">
        <w:r w:rsidRPr="00932430" w:rsidDel="00932430">
          <w:rPr>
            <w:rFonts w:ascii="Courier New" w:hAnsi="Courier New" w:cs="Courier New"/>
            <w:noProof/>
            <w:rPrChange w:id="1657" w:author="Trebaol Jonathan" w:date="2021-07-29T17:43:00Z">
              <w:rPr/>
            </w:rPrChange>
          </w:rPr>
          <w:delText>:</w:delText>
        </w:r>
      </w:del>
      <w:r w:rsidRPr="00932430">
        <w:rPr>
          <w:rFonts w:ascii="Courier New" w:hAnsi="Courier New" w:cs="Courier New"/>
          <w:noProof/>
          <w:rPrChange w:id="1658" w:author="Trebaol Jonathan" w:date="2021-07-29T17:43:00Z">
            <w:rPr>
              <w:rFonts w:ascii="Consolas" w:hAnsi="Consolas"/>
              <w:sz w:val="21"/>
              <w:szCs w:val="21"/>
              <w:shd w:val="clear" w:color="auto" w:fill="F4F4F4"/>
            </w:rPr>
          </w:rPrChange>
        </w:rPr>
        <w:t xml:space="preserve"> </w:t>
      </w:r>
      <w:r w:rsidRPr="00932430">
        <w:rPr>
          <w:rFonts w:ascii="Courier New" w:hAnsi="Courier New" w:cs="Courier New"/>
          <w:noProof/>
          <w:rPrChange w:id="1659" w:author="Trebaol Jonathan" w:date="2021-07-29T17:43:00Z">
            <w:rPr>
              <w:shd w:val="clear" w:color="auto" w:fill="F4F4F4"/>
            </w:rPr>
          </w:rPrChange>
        </w:rPr>
        <w:t>logrotate -d /etc/logrotate.d/rsyslog</w:t>
      </w:r>
    </w:p>
    <w:p w14:paraId="1B5D12FA" w14:textId="77777777" w:rsidR="005719EC" w:rsidRPr="00766A2E" w:rsidRDefault="005719EC" w:rsidP="004C34CE">
      <w:pPr>
        <w:pStyle w:val="Titre3"/>
        <w:pPrChange w:id="1660" w:author="Trebaol Jonathan" w:date="2021-07-29T17:35:00Z">
          <w:pPr/>
        </w:pPrChange>
      </w:pPr>
      <w:bookmarkStart w:id="1661" w:name="_Toc78470313"/>
      <w:r w:rsidRPr="00766A2E">
        <w:t>Iptables</w:t>
      </w:r>
      <w:bookmarkEnd w:id="1661"/>
    </w:p>
    <w:p w14:paraId="5CADCE5F" w14:textId="7B1B70B7" w:rsidR="005719EC" w:rsidRPr="00766A2E" w:rsidDel="00107818" w:rsidRDefault="005719EC" w:rsidP="004C34CE">
      <w:pPr>
        <w:rPr>
          <w:del w:id="1662" w:author="Trebaol Jonathan" w:date="2021-07-29T17:43:00Z"/>
        </w:rPr>
        <w:pPrChange w:id="1663" w:author="Trebaol Jonathan" w:date="2021-07-29T17:35:00Z">
          <w:pPr/>
        </w:pPrChange>
      </w:pPr>
      <w:r w:rsidRPr="00107818">
        <w:rPr>
          <w:highlight w:val="yellow"/>
          <w:rPrChange w:id="1664" w:author="Trebaol Jonathan" w:date="2021-07-29T17:43:00Z">
            <w:rPr/>
          </w:rPrChange>
        </w:rPr>
        <w:t>Not yet implemented</w:t>
      </w:r>
    </w:p>
    <w:p w14:paraId="66C00E85" w14:textId="70F9EFD6" w:rsidR="004317DC" w:rsidRPr="00766A2E" w:rsidRDefault="004317DC" w:rsidP="004C34CE">
      <w:pPr>
        <w:pPrChange w:id="1665" w:author="Trebaol Jonathan" w:date="2021-07-29T17:35:00Z">
          <w:pPr/>
        </w:pPrChange>
      </w:pPr>
    </w:p>
    <w:p w14:paraId="3F72D7AF" w14:textId="109E7A90" w:rsidR="004317DC" w:rsidRPr="00766A2E" w:rsidRDefault="004317DC" w:rsidP="004C34CE">
      <w:pPr>
        <w:pStyle w:val="Titre3"/>
        <w:pPrChange w:id="1666" w:author="Trebaol Jonathan" w:date="2021-07-29T17:35:00Z">
          <w:pPr/>
        </w:pPrChange>
      </w:pPr>
      <w:bookmarkStart w:id="1667" w:name="_Toc78470314"/>
      <w:r w:rsidRPr="00766A2E">
        <w:t>Python Utilities</w:t>
      </w:r>
      <w:bookmarkEnd w:id="1667"/>
    </w:p>
    <w:p w14:paraId="2AD08F26" w14:textId="79011A8A" w:rsidR="00BC2BF3" w:rsidRPr="00766A2E" w:rsidDel="00107818" w:rsidRDefault="00BC2BF3" w:rsidP="004C34CE">
      <w:pPr>
        <w:rPr>
          <w:del w:id="1668" w:author="Trebaol Jonathan" w:date="2021-07-29T17:43:00Z"/>
        </w:rPr>
        <w:pPrChange w:id="1669" w:author="Trebaol Jonathan" w:date="2021-07-29T17:35:00Z">
          <w:pPr/>
        </w:pPrChange>
      </w:pPr>
      <w:del w:id="1670" w:author="Trebaol Jonathan" w:date="2021-07-29T17:43:00Z">
        <w:r w:rsidRPr="00766A2E" w:rsidDel="00107818">
          <w:delText xml:space="preserve">Preventive Maintenance feature needs some packages to be install on the Debian server, </w:delText>
        </w:r>
        <w:r w:rsidR="009C0D29" w:rsidRPr="00766A2E" w:rsidDel="00107818">
          <w:delText>w</w:delText>
        </w:r>
        <w:r w:rsidRPr="00766A2E" w:rsidDel="00107818">
          <w:delText>hich are install during the setup.sh execution:</w:delText>
        </w:r>
      </w:del>
      <w:ins w:id="1671" w:author="Trebaol Jonathan" w:date="2021-07-29T17:43:00Z">
        <w:r w:rsidR="00107818">
          <w:t>Following packages are installed during Setup.sh execution:</w:t>
        </w:r>
      </w:ins>
    </w:p>
    <w:p w14:paraId="129B81F6" w14:textId="72D588AA" w:rsidR="00BC2BF3" w:rsidRPr="00766A2E" w:rsidRDefault="00BC2BF3" w:rsidP="004C34CE">
      <w:pPr>
        <w:pPrChange w:id="1672" w:author="Trebaol Jonathan" w:date="2021-07-29T17:35:00Z">
          <w:pPr/>
        </w:pPrChange>
      </w:pPr>
    </w:p>
    <w:p w14:paraId="04E8DAD9" w14:textId="4FA0B4AE" w:rsidR="00BC2BF3" w:rsidRPr="00766A2E" w:rsidRDefault="00BC2BF3" w:rsidP="004C34CE">
      <w:pPr>
        <w:pPrChange w:id="1673" w:author="Trebaol Jonathan" w:date="2021-07-29T17:35:00Z">
          <w:pPr/>
        </w:pPrChange>
      </w:pPr>
      <w:r w:rsidRPr="00766A2E">
        <w:t>Python3: Package to develop and execute python scripts.</w:t>
      </w:r>
    </w:p>
    <w:p w14:paraId="6D425A3B" w14:textId="78E5FB9B" w:rsidR="00BC2BF3" w:rsidRPr="00766A2E" w:rsidRDefault="00BC2BF3" w:rsidP="004C34CE">
      <w:pPr>
        <w:pPrChange w:id="1674" w:author="Trebaol Jonathan" w:date="2021-07-29T17:35:00Z">
          <w:pPr/>
        </w:pPrChange>
      </w:pPr>
      <w:proofErr w:type="spellStart"/>
      <w:r w:rsidRPr="00766A2E">
        <w:t>Sshpass</w:t>
      </w:r>
      <w:proofErr w:type="spellEnd"/>
      <w:r w:rsidRPr="00766A2E">
        <w:t>: Send commands by SSH without human interaction, the password is directly entered in the command.</w:t>
      </w:r>
    </w:p>
    <w:p w14:paraId="2CFF3B55" w14:textId="3A640AC2" w:rsidR="00BC2BF3" w:rsidRPr="00766A2E" w:rsidRDefault="00BC2BF3" w:rsidP="004C34CE">
      <w:pPr>
        <w:pPrChange w:id="1675" w:author="Trebaol Jonathan" w:date="2021-07-29T17:35:00Z">
          <w:pPr/>
        </w:pPrChange>
      </w:pPr>
      <w:proofErr w:type="spellStart"/>
      <w:r w:rsidRPr="00766A2E">
        <w:t>Pys</w:t>
      </w:r>
      <w:r w:rsidR="00DD2846">
        <w:t>ft</w:t>
      </w:r>
      <w:r w:rsidRPr="00766A2E">
        <w:t>p</w:t>
      </w:r>
      <w:proofErr w:type="spellEnd"/>
      <w:r w:rsidRPr="00766A2E">
        <w:t>: Use</w:t>
      </w:r>
      <w:ins w:id="1676" w:author="Trebaol Jonathan" w:date="2021-07-29T17:44:00Z">
        <w:r w:rsidR="00107818">
          <w:t>d</w:t>
        </w:r>
      </w:ins>
      <w:r w:rsidRPr="00766A2E">
        <w:t xml:space="preserve"> for the s</w:t>
      </w:r>
      <w:r w:rsidR="00DD2846">
        <w:t>ft</w:t>
      </w:r>
      <w:r w:rsidRPr="00766A2E">
        <w:t xml:space="preserve">p file </w:t>
      </w:r>
      <w:r w:rsidR="00CD5AB2" w:rsidRPr="00254CDB">
        <w:t>transfer</w:t>
      </w:r>
      <w:r w:rsidRPr="00766A2E">
        <w:t xml:space="preserve"> with python code</w:t>
      </w:r>
    </w:p>
    <w:p w14:paraId="3C6DC25C" w14:textId="2AFD7A3D" w:rsidR="00BC2BF3" w:rsidRPr="00766A2E" w:rsidRDefault="00BC2BF3" w:rsidP="004C34CE">
      <w:pPr>
        <w:pPrChange w:id="1677" w:author="Trebaol Jonathan" w:date="2021-07-29T17:35:00Z">
          <w:pPr/>
        </w:pPrChange>
      </w:pPr>
      <w:r w:rsidRPr="00766A2E">
        <w:t>Flask: Use</w:t>
      </w:r>
      <w:ins w:id="1678" w:author="Trebaol Jonathan" w:date="2021-07-29T17:44:00Z">
        <w:r w:rsidR="00107818">
          <w:t>d</w:t>
        </w:r>
      </w:ins>
      <w:r w:rsidRPr="00766A2E">
        <w:t xml:space="preserve"> for the creation and configuration of a webserver with python code.</w:t>
      </w:r>
    </w:p>
    <w:p w14:paraId="12D2EC47" w14:textId="59472DC1" w:rsidR="00322A32" w:rsidRPr="00766A2E" w:rsidRDefault="00BC2BF3" w:rsidP="004C34CE">
      <w:pPr>
        <w:pPrChange w:id="1679" w:author="Trebaol Jonathan" w:date="2021-07-29T17:35:00Z">
          <w:pPr/>
        </w:pPrChange>
      </w:pPr>
      <w:proofErr w:type="spellStart"/>
      <w:r w:rsidRPr="00766A2E">
        <w:t>Tftpd-hpa</w:t>
      </w:r>
      <w:proofErr w:type="spellEnd"/>
      <w:r w:rsidRPr="00766A2E">
        <w:t>: Use</w:t>
      </w:r>
      <w:ins w:id="1680" w:author="Trebaol Jonathan" w:date="2021-07-29T17:44:00Z">
        <w:r w:rsidR="00107818">
          <w:t>d</w:t>
        </w:r>
      </w:ins>
      <w:r w:rsidRPr="00766A2E">
        <w:t xml:space="preserve"> for the creation and configuration of a </w:t>
      </w:r>
      <w:proofErr w:type="spellStart"/>
      <w:r w:rsidRPr="00766A2E">
        <w:t>tftp</w:t>
      </w:r>
      <w:proofErr w:type="spellEnd"/>
      <w:r w:rsidRPr="00766A2E">
        <w:t xml:space="preserve"> server on the Debian server.</w:t>
      </w:r>
      <w:r w:rsidR="00322A32" w:rsidRPr="00766A2E">
        <w:br w:type="page"/>
      </w:r>
    </w:p>
    <w:p w14:paraId="60C1DF70" w14:textId="77777777" w:rsidR="005719EC" w:rsidRPr="00766A2E" w:rsidRDefault="005719EC" w:rsidP="004C34CE">
      <w:pPr>
        <w:pPrChange w:id="1681" w:author="Trebaol Jonathan" w:date="2021-07-29T17:35:00Z">
          <w:pPr/>
        </w:pPrChange>
      </w:pPr>
    </w:p>
    <w:p w14:paraId="40BF2A7F" w14:textId="77777777" w:rsidR="00E11907" w:rsidRPr="00766A2E" w:rsidRDefault="00E11907" w:rsidP="004C34CE">
      <w:pPr>
        <w:pStyle w:val="Titre1"/>
        <w:pPrChange w:id="1682" w:author="Trebaol Jonathan" w:date="2021-07-29T17:35:00Z">
          <w:pPr/>
        </w:pPrChange>
      </w:pPr>
      <w:bookmarkStart w:id="1683" w:name="_Toc78470315"/>
      <w:r w:rsidRPr="00766A2E">
        <w:t>UTILS PYTHON SCRIPTS</w:t>
      </w:r>
      <w:bookmarkEnd w:id="1683"/>
      <w:r w:rsidRPr="00766A2E">
        <w:t xml:space="preserve"> </w:t>
      </w:r>
    </w:p>
    <w:p w14:paraId="00CE27A7" w14:textId="77777777" w:rsidR="00E11907" w:rsidRPr="00766A2E" w:rsidRDefault="00E11907" w:rsidP="004C34CE">
      <w:pPr>
        <w:pStyle w:val="Titre2"/>
        <w:pPrChange w:id="1684" w:author="Trebaol Jonathan" w:date="2021-07-29T17:35:00Z">
          <w:pPr>
            <w:pStyle w:val="Titre1"/>
          </w:pPr>
        </w:pPrChange>
      </w:pPr>
      <w:bookmarkStart w:id="1685" w:name="_Toc78470316"/>
      <w:r w:rsidRPr="00766A2E">
        <w:t>Introduction</w:t>
      </w:r>
      <w:bookmarkStart w:id="1686" w:name="_GoBack"/>
      <w:bookmarkEnd w:id="1685"/>
      <w:bookmarkEnd w:id="1686"/>
    </w:p>
    <w:p w14:paraId="66F8A4F5" w14:textId="07F829BD" w:rsidR="00136583" w:rsidRPr="00766A2E" w:rsidRDefault="00641BCF" w:rsidP="004C34CE">
      <w:pPr>
        <w:pPrChange w:id="1687" w:author="Trebaol Jonathan" w:date="2021-07-29T17:35:00Z">
          <w:pPr/>
        </w:pPrChange>
      </w:pPr>
      <w:r w:rsidRPr="00766A2E">
        <w:t>The use of ‘</w:t>
      </w:r>
      <w:proofErr w:type="spellStart"/>
      <w:r w:rsidRPr="00766A2E">
        <w:t>utils</w:t>
      </w:r>
      <w:proofErr w:type="spellEnd"/>
      <w:r w:rsidRPr="00766A2E">
        <w:t xml:space="preserve">’ scripts </w:t>
      </w:r>
      <w:del w:id="1688" w:author="Trebaol Jonathan" w:date="2021-07-29T17:44:00Z">
        <w:r w:rsidRPr="00766A2E" w:rsidDel="00107818">
          <w:delText>allows multiple scripts</w:delText>
        </w:r>
      </w:del>
      <w:ins w:id="1689" w:author="Trebaol Jonathan" w:date="2021-07-29T17:44:00Z">
        <w:r w:rsidR="00107818">
          <w:t xml:space="preserve">contain the common functions used by the scripts. </w:t>
        </w:r>
      </w:ins>
      <w:del w:id="1690" w:author="Trebaol Jonathan" w:date="2021-07-29T17:44:00Z">
        <w:r w:rsidRPr="00766A2E" w:rsidDel="00107818">
          <w:delText xml:space="preserve"> using the same functions. </w:delText>
        </w:r>
      </w:del>
      <w:r w:rsidRPr="00766A2E">
        <w:t xml:space="preserve">For example, all scripts use the </w:t>
      </w:r>
      <w:proofErr w:type="spellStart"/>
      <w:r w:rsidRPr="00766A2E">
        <w:t>utils</w:t>
      </w:r>
      <w:proofErr w:type="spellEnd"/>
      <w:r w:rsidRPr="00766A2E">
        <w:t xml:space="preserve"> scripts </w:t>
      </w:r>
      <w:proofErr w:type="spellStart"/>
      <w:r w:rsidRPr="00766A2E">
        <w:t>send_notification</w:t>
      </w:r>
      <w:proofErr w:type="spellEnd"/>
      <w:r w:rsidRPr="00766A2E">
        <w:t xml:space="preserve"> and </w:t>
      </w:r>
      <w:proofErr w:type="spellStart"/>
      <w:r w:rsidRPr="00766A2E">
        <w:t>support_tools</w:t>
      </w:r>
      <w:proofErr w:type="spellEnd"/>
      <w:r w:rsidRPr="00766A2E">
        <w:t xml:space="preserve">. </w:t>
      </w:r>
      <w:r w:rsidR="00322A32" w:rsidRPr="00766A2E">
        <w:t>It also makes it easier to find the code by splitting it and classifying it into several files. (requests handler, support tools)</w:t>
      </w:r>
    </w:p>
    <w:p w14:paraId="6BDD2909" w14:textId="77777777" w:rsidR="00E11907" w:rsidRPr="00766A2E" w:rsidRDefault="00E11907" w:rsidP="004C34CE">
      <w:pPr>
        <w:pStyle w:val="Titre2"/>
        <w:pPrChange w:id="1691" w:author="Trebaol Jonathan" w:date="2021-07-29T17:35:00Z">
          <w:pPr/>
        </w:pPrChange>
      </w:pPr>
      <w:bookmarkStart w:id="1692" w:name="_Support_Tools_Script"/>
      <w:bookmarkStart w:id="1693" w:name="_Toc78470317"/>
      <w:bookmarkEnd w:id="1692"/>
      <w:r w:rsidRPr="00766A2E">
        <w:t>Support Tools Script</w:t>
      </w:r>
      <w:bookmarkEnd w:id="1693"/>
    </w:p>
    <w:p w14:paraId="1E7C3CE7" w14:textId="359B8BD7" w:rsidR="001B1DF4" w:rsidRPr="00766A2E" w:rsidRDefault="001B1DF4" w:rsidP="004C34CE">
      <w:pPr>
        <w:pPrChange w:id="1694" w:author="Trebaol Jonathan" w:date="2021-07-29T17:35:00Z">
          <w:pPr/>
        </w:pPrChange>
      </w:pPr>
      <w:r w:rsidRPr="00766A2E">
        <w:t>Name: support_tools.py</w:t>
      </w:r>
    </w:p>
    <w:p w14:paraId="1F391C7F" w14:textId="77777777" w:rsidR="001B1DF4" w:rsidRPr="00766A2E" w:rsidRDefault="001B1DF4" w:rsidP="004C34CE">
      <w:pPr>
        <w:pPrChange w:id="1695" w:author="Trebaol Jonathan" w:date="2021-07-29T17:35:00Z">
          <w:pPr/>
        </w:pPrChange>
      </w:pPr>
    </w:p>
    <w:p w14:paraId="6D06FEEA" w14:textId="15D3DEBA" w:rsidR="00293556" w:rsidRPr="00766A2E" w:rsidRDefault="00293556" w:rsidP="004C34CE">
      <w:pPr>
        <w:pPrChange w:id="1696" w:author="Trebaol Jonathan" w:date="2021-07-29T17:35:00Z">
          <w:pPr/>
        </w:pPrChange>
      </w:pPr>
      <w:del w:id="1697" w:author="Trebaol Jonathan" w:date="2021-07-29T17:45:00Z">
        <w:r w:rsidRPr="00766A2E" w:rsidDel="00107818">
          <w:delText>Rather all the tools allowing the automation of network support tasks.</w:delText>
        </w:r>
      </w:del>
      <w:ins w:id="1698" w:author="Trebaol Jonathan" w:date="2021-07-29T17:45:00Z">
        <w:r w:rsidR="00107818">
          <w:t>Contains the functions to perform remote action on switches, detect incidents</w:t>
        </w:r>
      </w:ins>
    </w:p>
    <w:p w14:paraId="406E3B7D" w14:textId="45B51468" w:rsidR="00293556" w:rsidRPr="00107818" w:rsidDel="00107818" w:rsidRDefault="00293556" w:rsidP="004C34CE">
      <w:pPr>
        <w:rPr>
          <w:del w:id="1699" w:author="Trebaol Jonathan" w:date="2021-07-29T17:45:00Z"/>
          <w:highlight w:val="yellow"/>
          <w:rPrChange w:id="1700" w:author="Trebaol Jonathan" w:date="2021-07-29T17:46:00Z">
            <w:rPr>
              <w:del w:id="1701" w:author="Trebaol Jonathan" w:date="2021-07-29T17:45:00Z"/>
            </w:rPr>
          </w:rPrChange>
        </w:rPr>
        <w:pPrChange w:id="1702" w:author="Trebaol Jonathan" w:date="2021-07-29T17:35:00Z">
          <w:pPr/>
        </w:pPrChange>
      </w:pPr>
      <w:del w:id="1703" w:author="Trebaol Jonathan" w:date="2021-07-29T17:45:00Z">
        <w:r w:rsidRPr="00107818" w:rsidDel="00107818">
          <w:rPr>
            <w:highlight w:val="yellow"/>
            <w:rPrChange w:id="1704" w:author="Trebaol Jonathan" w:date="2021-07-29T17:46:00Z">
              <w:rPr/>
            </w:rPrChange>
          </w:rPr>
          <w:delText>There are the functions that allow you to perform actions on the switches.</w:delText>
        </w:r>
      </w:del>
    </w:p>
    <w:p w14:paraId="2CDDE2F4" w14:textId="020F2185" w:rsidR="00641BCF" w:rsidRPr="00107818" w:rsidDel="00107818" w:rsidRDefault="00641BCF" w:rsidP="004C34CE">
      <w:pPr>
        <w:rPr>
          <w:del w:id="1705" w:author="Trebaol Jonathan" w:date="2021-07-29T17:45:00Z"/>
          <w:highlight w:val="yellow"/>
          <w:rPrChange w:id="1706" w:author="Trebaol Jonathan" w:date="2021-07-29T17:46:00Z">
            <w:rPr>
              <w:del w:id="1707" w:author="Trebaol Jonathan" w:date="2021-07-29T17:45:00Z"/>
            </w:rPr>
          </w:rPrChange>
        </w:rPr>
        <w:pPrChange w:id="1708" w:author="Trebaol Jonathan" w:date="2021-07-29T17:35:00Z">
          <w:pPr/>
        </w:pPrChange>
      </w:pPr>
      <w:del w:id="1709" w:author="Trebaol Jonathan" w:date="2021-07-29T17:45:00Z">
        <w:r w:rsidRPr="00107818" w:rsidDel="00107818">
          <w:rPr>
            <w:highlight w:val="yellow"/>
            <w:rPrChange w:id="1710" w:author="Trebaol Jonathan" w:date="2021-07-29T17:46:00Z">
              <w:rPr/>
            </w:rPrChange>
          </w:rPr>
          <w:delText>There are also all the functions to detect incidents.</w:delText>
        </w:r>
      </w:del>
    </w:p>
    <w:p w14:paraId="12C81559" w14:textId="60084F98" w:rsidR="00641BCF" w:rsidRPr="00766A2E" w:rsidRDefault="00641BCF" w:rsidP="004C34CE">
      <w:pPr>
        <w:pPrChange w:id="1711" w:author="Trebaol Jonathan" w:date="2021-07-29T17:35:00Z">
          <w:pPr/>
        </w:pPrChange>
      </w:pPr>
      <w:r w:rsidRPr="00107818">
        <w:rPr>
          <w:highlight w:val="yellow"/>
          <w:rPrChange w:id="1712" w:author="Trebaol Jonathan" w:date="2021-07-29T17:46:00Z">
            <w:rPr/>
          </w:rPrChange>
        </w:rPr>
        <w:t>This script allows the factorization of the code in order to reuse the s functions that can be identical on the different scripts.</w:t>
      </w:r>
      <w:ins w:id="1713" w:author="Trebaol Jonathan" w:date="2021-07-29T17:46:00Z">
        <w:r w:rsidR="00107818">
          <w:t xml:space="preserve"> *** not clear ***</w:t>
        </w:r>
      </w:ins>
    </w:p>
    <w:p w14:paraId="0D82DABC" w14:textId="700E07E1" w:rsidR="00641BCF" w:rsidRPr="00766A2E" w:rsidRDefault="00641BCF" w:rsidP="004C34CE">
      <w:pPr>
        <w:pPrChange w:id="1714" w:author="Trebaol Jonathan" w:date="2021-07-29T17:35:00Z">
          <w:pPr/>
        </w:pPrChange>
      </w:pPr>
    </w:p>
    <w:p w14:paraId="65513BAC" w14:textId="5F4D5AA6" w:rsidR="00641BCF" w:rsidRPr="00766A2E" w:rsidRDefault="005527E2" w:rsidP="004C34CE">
      <w:pPr>
        <w:pPrChange w:id="1715" w:author="Trebaol Jonathan" w:date="2021-07-29T17:35:00Z">
          <w:pPr/>
        </w:pPrChange>
      </w:pPr>
      <w:r w:rsidRPr="00254CDB">
        <w:t>Functions:</w:t>
      </w:r>
    </w:p>
    <w:p w14:paraId="14BB5E80" w14:textId="732522CC" w:rsidR="00641BCF" w:rsidRPr="00766A2E" w:rsidRDefault="00641BCF" w:rsidP="004C34CE">
      <w:pPr>
        <w:pPrChange w:id="1716" w:author="Trebaol Jonathan" w:date="2021-07-29T17:35:00Z">
          <w:pPr/>
        </w:pPrChange>
      </w:pPr>
    </w:p>
    <w:p w14:paraId="72B4E531" w14:textId="786DEC0C" w:rsidR="00641BCF" w:rsidRPr="00766A2E" w:rsidRDefault="00641BCF" w:rsidP="004C34CE">
      <w:pPr>
        <w:pPrChange w:id="1717" w:author="Trebaol Jonathan" w:date="2021-07-29T17:35:00Z">
          <w:pPr/>
        </w:pPrChange>
      </w:pPr>
      <w:proofErr w:type="spellStart"/>
      <w:r w:rsidRPr="00766A2E">
        <w:rPr>
          <w:b/>
          <w:bCs/>
        </w:rPr>
        <w:t>enable_debugging</w:t>
      </w:r>
      <w:proofErr w:type="spellEnd"/>
      <w:r w:rsidRPr="00766A2E">
        <w:t>(</w:t>
      </w:r>
      <w:proofErr w:type="spellStart"/>
      <w:r w:rsidRPr="00766A2E">
        <w:t>user,password,ipadd</w:t>
      </w:r>
      <w:proofErr w:type="spellEnd"/>
      <w:r w:rsidRPr="00766A2E">
        <w:t>)</w:t>
      </w:r>
      <w:r w:rsidR="003320AB" w:rsidRPr="00766A2E">
        <w:t>:</w:t>
      </w:r>
    </w:p>
    <w:p w14:paraId="2C05826B" w14:textId="209678FB" w:rsidR="003320AB" w:rsidRPr="00766A2E" w:rsidRDefault="003320AB" w:rsidP="004C34CE">
      <w:pPr>
        <w:pPrChange w:id="1718" w:author="Trebaol Jonathan" w:date="2021-07-29T17:35:00Z">
          <w:pPr/>
        </w:pPrChange>
      </w:pPr>
      <w:r w:rsidRPr="00766A2E">
        <w:t>send the command “</w:t>
      </w:r>
      <w:proofErr w:type="spellStart"/>
      <w:r w:rsidRPr="00766A2E">
        <w:rPr>
          <w:i/>
          <w:iCs/>
        </w:rPr>
        <w:t>swlog</w:t>
      </w:r>
      <w:proofErr w:type="spellEnd"/>
      <w:r w:rsidRPr="00766A2E">
        <w:rPr>
          <w:i/>
          <w:iCs/>
        </w:rPr>
        <w:t xml:space="preserve"> </w:t>
      </w:r>
      <w:proofErr w:type="spellStart"/>
      <w:r w:rsidRPr="00766A2E">
        <w:rPr>
          <w:i/>
          <w:iCs/>
        </w:rPr>
        <w:t>appid</w:t>
      </w:r>
      <w:proofErr w:type="spellEnd"/>
      <w:r w:rsidRPr="00766A2E">
        <w:rPr>
          <w:i/>
          <w:iCs/>
        </w:rPr>
        <w:t xml:space="preserve"> </w:t>
      </w:r>
      <w:proofErr w:type="spellStart"/>
      <w:r w:rsidRPr="00766A2E">
        <w:rPr>
          <w:i/>
          <w:iCs/>
        </w:rPr>
        <w:t>bcmd</w:t>
      </w:r>
      <w:proofErr w:type="spellEnd"/>
      <w:r w:rsidRPr="00766A2E">
        <w:rPr>
          <w:i/>
          <w:iCs/>
        </w:rPr>
        <w:t xml:space="preserve"> </w:t>
      </w:r>
      <w:proofErr w:type="spellStart"/>
      <w:r w:rsidRPr="00766A2E">
        <w:rPr>
          <w:i/>
          <w:iCs/>
        </w:rPr>
        <w:t>subapp</w:t>
      </w:r>
      <w:proofErr w:type="spellEnd"/>
      <w:r w:rsidRPr="00766A2E">
        <w:rPr>
          <w:i/>
          <w:iCs/>
        </w:rPr>
        <w:t xml:space="preserve"> 3 level debug2</w:t>
      </w:r>
      <w:r w:rsidRPr="00766A2E">
        <w:t>” to the switch in parameters</w:t>
      </w:r>
    </w:p>
    <w:p w14:paraId="47AC05BB" w14:textId="2D64BAE4" w:rsidR="00607487" w:rsidRPr="00766A2E" w:rsidRDefault="00607487" w:rsidP="004C34CE">
      <w:pPr>
        <w:pPrChange w:id="1719" w:author="Trebaol Jonathan" w:date="2021-07-29T17:35:00Z">
          <w:pPr/>
        </w:pPrChange>
      </w:pPr>
    </w:p>
    <w:p w14:paraId="0C627C25" w14:textId="5403F844" w:rsidR="00607487" w:rsidRPr="00766A2E" w:rsidRDefault="00607487" w:rsidP="004C34CE">
      <w:pPr>
        <w:pPrChange w:id="1720" w:author="Trebaol Jonathan" w:date="2021-07-29T17:35:00Z">
          <w:pPr/>
        </w:pPrChange>
      </w:pPr>
      <w:proofErr w:type="spellStart"/>
      <w:r w:rsidRPr="00766A2E">
        <w:rPr>
          <w:b/>
          <w:bCs/>
        </w:rPr>
        <w:t>disable_debugging</w:t>
      </w:r>
      <w:proofErr w:type="spellEnd"/>
      <w:r w:rsidRPr="00766A2E">
        <w:t>(</w:t>
      </w:r>
      <w:proofErr w:type="spellStart"/>
      <w:r w:rsidRPr="00766A2E">
        <w:t>user,password,ipadd</w:t>
      </w:r>
      <w:proofErr w:type="spellEnd"/>
      <w:r w:rsidRPr="00766A2E">
        <w:t>):</w:t>
      </w:r>
    </w:p>
    <w:p w14:paraId="28A617C5" w14:textId="21BF764B" w:rsidR="00607487" w:rsidRPr="00766A2E" w:rsidRDefault="00607487" w:rsidP="004C34CE">
      <w:pPr>
        <w:pPrChange w:id="1721" w:author="Trebaol Jonathan" w:date="2021-07-29T17:35:00Z">
          <w:pPr/>
        </w:pPrChange>
      </w:pPr>
      <w:r w:rsidRPr="00766A2E">
        <w:t>send the command “</w:t>
      </w:r>
      <w:proofErr w:type="spellStart"/>
      <w:r w:rsidRPr="00766A2E">
        <w:rPr>
          <w:i/>
          <w:iCs/>
        </w:rPr>
        <w:t>swlog</w:t>
      </w:r>
      <w:proofErr w:type="spellEnd"/>
      <w:r w:rsidRPr="00766A2E">
        <w:rPr>
          <w:i/>
          <w:iCs/>
        </w:rPr>
        <w:t xml:space="preserve"> </w:t>
      </w:r>
      <w:proofErr w:type="spellStart"/>
      <w:r w:rsidRPr="00766A2E">
        <w:rPr>
          <w:i/>
          <w:iCs/>
        </w:rPr>
        <w:t>appid</w:t>
      </w:r>
      <w:proofErr w:type="spellEnd"/>
      <w:r w:rsidRPr="00766A2E">
        <w:rPr>
          <w:i/>
          <w:iCs/>
        </w:rPr>
        <w:t xml:space="preserve"> </w:t>
      </w:r>
      <w:proofErr w:type="spellStart"/>
      <w:r w:rsidRPr="00766A2E">
        <w:rPr>
          <w:i/>
          <w:iCs/>
        </w:rPr>
        <w:t>bcmd</w:t>
      </w:r>
      <w:proofErr w:type="spellEnd"/>
      <w:r w:rsidRPr="00766A2E">
        <w:rPr>
          <w:i/>
          <w:iCs/>
        </w:rPr>
        <w:t xml:space="preserve"> </w:t>
      </w:r>
      <w:proofErr w:type="spellStart"/>
      <w:r w:rsidRPr="00766A2E">
        <w:rPr>
          <w:i/>
          <w:iCs/>
        </w:rPr>
        <w:t>subapp</w:t>
      </w:r>
      <w:proofErr w:type="spellEnd"/>
      <w:r w:rsidRPr="00766A2E">
        <w:rPr>
          <w:i/>
          <w:iCs/>
        </w:rPr>
        <w:t xml:space="preserve"> all level info</w:t>
      </w:r>
      <w:r w:rsidRPr="00766A2E">
        <w:t>” to the switch in parameters</w:t>
      </w:r>
    </w:p>
    <w:p w14:paraId="4929E952" w14:textId="67E8D2F7" w:rsidR="00847C23" w:rsidRPr="00766A2E" w:rsidRDefault="00847C23" w:rsidP="004C34CE">
      <w:pPr>
        <w:pPrChange w:id="1722" w:author="Trebaol Jonathan" w:date="2021-07-29T17:35:00Z">
          <w:pPr/>
        </w:pPrChange>
      </w:pPr>
    </w:p>
    <w:p w14:paraId="69F24850" w14:textId="2D6CFA10" w:rsidR="00847C23" w:rsidRPr="00766A2E" w:rsidRDefault="00847C23" w:rsidP="004C34CE">
      <w:pPr>
        <w:pPrChange w:id="1723" w:author="Trebaol Jonathan" w:date="2021-07-29T17:35:00Z">
          <w:pPr/>
        </w:pPrChange>
      </w:pPr>
      <w:proofErr w:type="spellStart"/>
      <w:r w:rsidRPr="00766A2E">
        <w:rPr>
          <w:b/>
          <w:bCs/>
        </w:rPr>
        <w:t>enable_debugging_ddos</w:t>
      </w:r>
      <w:proofErr w:type="spellEnd"/>
      <w:r w:rsidRPr="00766A2E">
        <w:t>(</w:t>
      </w:r>
      <w:proofErr w:type="spellStart"/>
      <w:r w:rsidRPr="00766A2E">
        <w:t>user,password,ipadd</w:t>
      </w:r>
      <w:proofErr w:type="spellEnd"/>
      <w:r w:rsidRPr="00766A2E">
        <w:t>):</w:t>
      </w:r>
    </w:p>
    <w:p w14:paraId="670AE124" w14:textId="2F964035" w:rsidR="00937E34" w:rsidRPr="00766A2E" w:rsidRDefault="00847C23" w:rsidP="004C34CE">
      <w:pPr>
        <w:pPrChange w:id="1724" w:author="Trebaol Jonathan" w:date="2021-07-29T17:35:00Z">
          <w:pPr/>
        </w:pPrChange>
      </w:pPr>
      <w:r w:rsidRPr="00766A2E">
        <w:t>This function enables the debugging level 3 on the switch put in arguments,</w:t>
      </w:r>
      <w:r w:rsidR="00810934">
        <w:t xml:space="preserve"> </w:t>
      </w:r>
      <w:r w:rsidRPr="00766A2E">
        <w:t>to get more details in log.</w:t>
      </w:r>
    </w:p>
    <w:p w14:paraId="5BAE5119" w14:textId="77777777" w:rsidR="00847C23" w:rsidRPr="00766A2E" w:rsidRDefault="00847C23" w:rsidP="004C34CE">
      <w:pPr>
        <w:pPrChange w:id="1725" w:author="Trebaol Jonathan" w:date="2021-07-29T17:35:00Z">
          <w:pPr/>
        </w:pPrChange>
      </w:pPr>
    </w:p>
    <w:p w14:paraId="04B9B1AB" w14:textId="60CE8BD2" w:rsidR="00847C23" w:rsidRPr="00766A2E" w:rsidRDefault="00847C23" w:rsidP="004C34CE">
      <w:pPr>
        <w:pPrChange w:id="1726" w:author="Trebaol Jonathan" w:date="2021-07-29T17:35:00Z">
          <w:pPr/>
        </w:pPrChange>
      </w:pPr>
      <w:proofErr w:type="spellStart"/>
      <w:r w:rsidRPr="00766A2E">
        <w:rPr>
          <w:b/>
          <w:bCs/>
        </w:rPr>
        <w:t>disable_debugging_ddos</w:t>
      </w:r>
      <w:proofErr w:type="spellEnd"/>
      <w:r w:rsidRPr="00766A2E">
        <w:t>(</w:t>
      </w:r>
      <w:proofErr w:type="spellStart"/>
      <w:r w:rsidRPr="00766A2E">
        <w:t>user,password,ipadd</w:t>
      </w:r>
      <w:proofErr w:type="spellEnd"/>
      <w:r w:rsidRPr="00766A2E">
        <w:t>):</w:t>
      </w:r>
    </w:p>
    <w:p w14:paraId="6ED6EDE6" w14:textId="2B24ABCE" w:rsidR="00847C23" w:rsidRPr="00766A2E" w:rsidRDefault="00847C23" w:rsidP="004C34CE">
      <w:pPr>
        <w:pPrChange w:id="1727" w:author="Trebaol Jonathan" w:date="2021-07-29T17:35:00Z">
          <w:pPr/>
        </w:pPrChange>
      </w:pPr>
      <w:r w:rsidRPr="00766A2E">
        <w:t>This function disables the debugging level 3 on the switch put in arguments,</w:t>
      </w:r>
      <w:r w:rsidR="00810934">
        <w:t xml:space="preserve"> </w:t>
      </w:r>
      <w:r w:rsidRPr="00766A2E">
        <w:t>to</w:t>
      </w:r>
      <w:r w:rsidR="00810934">
        <w:t xml:space="preserve"> default</w:t>
      </w:r>
      <w:r w:rsidRPr="00766A2E">
        <w:t xml:space="preserve"> details in log.</w:t>
      </w:r>
    </w:p>
    <w:p w14:paraId="0B21F2F4" w14:textId="77777777" w:rsidR="00847C23" w:rsidRPr="00766A2E" w:rsidRDefault="00847C23" w:rsidP="004C34CE">
      <w:pPr>
        <w:pPrChange w:id="1728" w:author="Trebaol Jonathan" w:date="2021-07-29T17:35:00Z">
          <w:pPr/>
        </w:pPrChange>
      </w:pPr>
    </w:p>
    <w:p w14:paraId="78E2278B" w14:textId="496A0E76" w:rsidR="00937E34" w:rsidRPr="00766A2E" w:rsidRDefault="00937E34" w:rsidP="004C34CE">
      <w:pPr>
        <w:pPrChange w:id="1729" w:author="Trebaol Jonathan" w:date="2021-07-29T17:35:00Z">
          <w:pPr/>
        </w:pPrChange>
      </w:pPr>
      <w:proofErr w:type="spellStart"/>
      <w:r w:rsidRPr="00766A2E">
        <w:rPr>
          <w:b/>
          <w:bCs/>
        </w:rPr>
        <w:t>disable_port</w:t>
      </w:r>
      <w:proofErr w:type="spellEnd"/>
      <w:r w:rsidRPr="00766A2E">
        <w:t>(</w:t>
      </w:r>
      <w:proofErr w:type="spellStart"/>
      <w:r w:rsidRPr="00766A2E">
        <w:t>user,password,ipadd,portnumber</w:t>
      </w:r>
      <w:proofErr w:type="spellEnd"/>
      <w:r w:rsidRPr="00766A2E">
        <w:t>):</w:t>
      </w:r>
    </w:p>
    <w:p w14:paraId="4F9D2A76" w14:textId="16A45009" w:rsidR="00937E34" w:rsidRPr="00766A2E" w:rsidRDefault="00937E34" w:rsidP="004C34CE">
      <w:pPr>
        <w:pPrChange w:id="1730" w:author="Trebaol Jonathan" w:date="2021-07-29T17:35:00Z">
          <w:pPr/>
        </w:pPrChange>
      </w:pPr>
      <w:r w:rsidRPr="00766A2E">
        <w:t>send the command “</w:t>
      </w:r>
      <w:r w:rsidRPr="00766A2E">
        <w:rPr>
          <w:i/>
          <w:iCs/>
        </w:rPr>
        <w:t>interfaces port admin-state disable</w:t>
      </w:r>
      <w:r w:rsidRPr="00766A2E">
        <w:t>" to the switch and port in parameters</w:t>
      </w:r>
      <w:r w:rsidR="00847C23" w:rsidRPr="00766A2E">
        <w:t>.</w:t>
      </w:r>
    </w:p>
    <w:p w14:paraId="1C0B790F" w14:textId="7F2FE90C" w:rsidR="00847C23" w:rsidRPr="00766A2E" w:rsidRDefault="00847C23" w:rsidP="004C34CE">
      <w:pPr>
        <w:pPrChange w:id="1731" w:author="Trebaol Jonathan" w:date="2021-07-29T17:35:00Z">
          <w:pPr/>
        </w:pPrChange>
      </w:pPr>
    </w:p>
    <w:p w14:paraId="169FB54A" w14:textId="0AFD05E8" w:rsidR="00847C23" w:rsidRPr="00766A2E" w:rsidRDefault="00847C23" w:rsidP="004C34CE">
      <w:pPr>
        <w:pPrChange w:id="1732" w:author="Trebaol Jonathan" w:date="2021-07-29T17:35:00Z">
          <w:pPr/>
        </w:pPrChange>
      </w:pPr>
      <w:proofErr w:type="spellStart"/>
      <w:r w:rsidRPr="00766A2E">
        <w:rPr>
          <w:b/>
          <w:bCs/>
        </w:rPr>
        <w:t>enable_port</w:t>
      </w:r>
      <w:proofErr w:type="spellEnd"/>
      <w:r w:rsidRPr="00766A2E">
        <w:t>(</w:t>
      </w:r>
      <w:proofErr w:type="spellStart"/>
      <w:r w:rsidRPr="00766A2E">
        <w:t>user,password,ipadd,portnumber</w:t>
      </w:r>
      <w:proofErr w:type="spellEnd"/>
      <w:r w:rsidRPr="00766A2E">
        <w:t>):</w:t>
      </w:r>
    </w:p>
    <w:p w14:paraId="3433BDE7" w14:textId="38AD2F8B" w:rsidR="00847C23" w:rsidRPr="00766A2E" w:rsidRDefault="00847C23" w:rsidP="004C34CE">
      <w:pPr>
        <w:pPrChange w:id="1733" w:author="Trebaol Jonathan" w:date="2021-07-29T17:35:00Z">
          <w:pPr/>
        </w:pPrChange>
      </w:pPr>
      <w:r w:rsidRPr="00766A2E">
        <w:t>This function enables the port where there is a loop on the switch put in arguments.</w:t>
      </w:r>
    </w:p>
    <w:p w14:paraId="2E4C9915" w14:textId="4B998A21" w:rsidR="00847C23" w:rsidRPr="00766A2E" w:rsidRDefault="00847C23" w:rsidP="004C34CE">
      <w:pPr>
        <w:pPrChange w:id="1734" w:author="Trebaol Jonathan" w:date="2021-07-29T17:35:00Z">
          <w:pPr/>
        </w:pPrChange>
      </w:pPr>
    </w:p>
    <w:p w14:paraId="5C54E31C" w14:textId="7E027702" w:rsidR="00847C23" w:rsidRPr="00766A2E" w:rsidRDefault="00847C23" w:rsidP="004C34CE">
      <w:pPr>
        <w:pPrChange w:id="1735" w:author="Trebaol Jonathan" w:date="2021-07-29T17:35:00Z">
          <w:pPr/>
        </w:pPrChange>
      </w:pPr>
      <w:proofErr w:type="spellStart"/>
      <w:r w:rsidRPr="00766A2E">
        <w:rPr>
          <w:b/>
          <w:bCs/>
        </w:rPr>
        <w:t>enable_qos_ddos</w:t>
      </w:r>
      <w:proofErr w:type="spellEnd"/>
      <w:r w:rsidRPr="00766A2E">
        <w:t>(</w:t>
      </w:r>
      <w:proofErr w:type="spellStart"/>
      <w:r w:rsidRPr="00766A2E">
        <w:t>user,password,ipadd,ipadd_ddos</w:t>
      </w:r>
      <w:proofErr w:type="spellEnd"/>
      <w:r w:rsidRPr="00766A2E">
        <w:t>):</w:t>
      </w:r>
    </w:p>
    <w:p w14:paraId="3F9C72A6" w14:textId="792DDF1A" w:rsidR="00847C23" w:rsidRPr="00766A2E" w:rsidRDefault="00814DDE" w:rsidP="004C34CE">
      <w:pPr>
        <w:pPrChange w:id="1736" w:author="Trebaol Jonathan" w:date="2021-07-29T17:35:00Z">
          <w:pPr/>
        </w:pPrChange>
      </w:pPr>
      <w:r w:rsidRPr="00766A2E">
        <w:t xml:space="preserve">Use </w:t>
      </w:r>
      <w:proofErr w:type="spellStart"/>
      <w:r w:rsidRPr="00766A2E">
        <w:t>file_setup_qos</w:t>
      </w:r>
      <w:proofErr w:type="spellEnd"/>
      <w:r w:rsidRPr="00766A2E">
        <w:t>(</w:t>
      </w:r>
      <w:proofErr w:type="spellStart"/>
      <w:r w:rsidRPr="00766A2E">
        <w:t>ipadd_ddos</w:t>
      </w:r>
      <w:proofErr w:type="spellEnd"/>
      <w:r w:rsidRPr="00766A2E">
        <w:t xml:space="preserve">) then </w:t>
      </w:r>
      <w:r w:rsidR="00847C23" w:rsidRPr="00766A2E">
        <w:t xml:space="preserve">push the file </w:t>
      </w:r>
      <w:proofErr w:type="spellStart"/>
      <w:r w:rsidR="00847C23" w:rsidRPr="00766A2E">
        <w:t>configqos</w:t>
      </w:r>
      <w:proofErr w:type="spellEnd"/>
      <w:r w:rsidR="00847C23" w:rsidRPr="00766A2E">
        <w:t xml:space="preserve"> and apply the configuration on switch in parameters.</w:t>
      </w:r>
    </w:p>
    <w:p w14:paraId="4C5ACED5" w14:textId="52BDA1D0" w:rsidR="00847C23" w:rsidRPr="00766A2E" w:rsidRDefault="00847C23" w:rsidP="004C34CE">
      <w:pPr>
        <w:pPrChange w:id="1737" w:author="Trebaol Jonathan" w:date="2021-07-29T17:35:00Z">
          <w:pPr/>
        </w:pPrChange>
      </w:pPr>
    </w:p>
    <w:p w14:paraId="4FF579A2" w14:textId="125F6D11" w:rsidR="00847C23" w:rsidRPr="00766A2E" w:rsidRDefault="00847C23" w:rsidP="004C34CE">
      <w:pPr>
        <w:pPrChange w:id="1738" w:author="Trebaol Jonathan" w:date="2021-07-29T17:35:00Z">
          <w:pPr/>
        </w:pPrChange>
      </w:pPr>
      <w:proofErr w:type="spellStart"/>
      <w:r w:rsidRPr="00766A2E">
        <w:rPr>
          <w:b/>
          <w:bCs/>
        </w:rPr>
        <w:t>disable_qos_ddos</w:t>
      </w:r>
      <w:proofErr w:type="spellEnd"/>
      <w:r w:rsidRPr="00766A2E">
        <w:t xml:space="preserve"> (</w:t>
      </w:r>
      <w:proofErr w:type="spellStart"/>
      <w:r w:rsidRPr="00766A2E">
        <w:t>user,password,ipadd,ipadd_ddos</w:t>
      </w:r>
      <w:proofErr w:type="spellEnd"/>
      <w:r w:rsidRPr="00766A2E">
        <w:t>):</w:t>
      </w:r>
    </w:p>
    <w:p w14:paraId="4CEE95F8" w14:textId="53A337FD" w:rsidR="00847C23" w:rsidRPr="00766A2E" w:rsidRDefault="00814DDE" w:rsidP="004C34CE">
      <w:pPr>
        <w:pPrChange w:id="1739" w:author="Trebaol Jonathan" w:date="2021-07-29T17:35:00Z">
          <w:pPr/>
        </w:pPrChange>
      </w:pPr>
      <w:r w:rsidRPr="00766A2E">
        <w:t xml:space="preserve">use </w:t>
      </w:r>
      <w:proofErr w:type="spellStart"/>
      <w:r w:rsidRPr="00766A2E">
        <w:t>file_unset_qos</w:t>
      </w:r>
      <w:proofErr w:type="spellEnd"/>
      <w:r w:rsidRPr="00766A2E">
        <w:t>(</w:t>
      </w:r>
      <w:proofErr w:type="spellStart"/>
      <w:r w:rsidRPr="00766A2E">
        <w:t>ipadd_ddos</w:t>
      </w:r>
      <w:proofErr w:type="spellEnd"/>
      <w:r w:rsidRPr="00766A2E">
        <w:t xml:space="preserve">) then </w:t>
      </w:r>
      <w:r w:rsidR="00847C23" w:rsidRPr="00766A2E">
        <w:t xml:space="preserve">push the file </w:t>
      </w:r>
      <w:proofErr w:type="spellStart"/>
      <w:r w:rsidR="00847C23" w:rsidRPr="00766A2E">
        <w:t>configqos</w:t>
      </w:r>
      <w:proofErr w:type="spellEnd"/>
      <w:r w:rsidR="00847C23" w:rsidRPr="00766A2E">
        <w:t xml:space="preserve"> and apply the configuration on switch in parameters.</w:t>
      </w:r>
    </w:p>
    <w:p w14:paraId="37A7B83B" w14:textId="77777777" w:rsidR="00814DDE" w:rsidRPr="00766A2E" w:rsidRDefault="00814DDE" w:rsidP="004C34CE">
      <w:pPr>
        <w:pPrChange w:id="1740" w:author="Trebaol Jonathan" w:date="2021-07-29T17:35:00Z">
          <w:pPr/>
        </w:pPrChange>
      </w:pPr>
    </w:p>
    <w:p w14:paraId="128D63AB" w14:textId="385388AD" w:rsidR="00847C23" w:rsidRPr="00766A2E" w:rsidRDefault="00814DDE" w:rsidP="004C34CE">
      <w:pPr>
        <w:pPrChange w:id="1741" w:author="Trebaol Jonathan" w:date="2021-07-29T17:35:00Z">
          <w:pPr/>
        </w:pPrChange>
      </w:pPr>
      <w:proofErr w:type="spellStart"/>
      <w:r w:rsidRPr="00766A2E">
        <w:t>file_setup_qos</w:t>
      </w:r>
      <w:proofErr w:type="spellEnd"/>
      <w:r w:rsidRPr="00766A2E">
        <w:t>(</w:t>
      </w:r>
      <w:proofErr w:type="spellStart"/>
      <w:r w:rsidRPr="00766A2E">
        <w:t>ipadd</w:t>
      </w:r>
      <w:proofErr w:type="spellEnd"/>
      <w:r w:rsidRPr="00766A2E">
        <w:t>):</w:t>
      </w:r>
    </w:p>
    <w:p w14:paraId="77AF1522" w14:textId="15483973" w:rsidR="00814DDE" w:rsidRPr="00766A2E" w:rsidRDefault="00814DDE" w:rsidP="004C34CE">
      <w:pPr>
        <w:pPrChange w:id="1742" w:author="Trebaol Jonathan" w:date="2021-07-29T17:35:00Z">
          <w:pPr/>
        </w:pPrChange>
      </w:pPr>
      <w:r w:rsidRPr="00766A2E">
        <w:t xml:space="preserve">Create </w:t>
      </w:r>
      <w:proofErr w:type="spellStart"/>
      <w:r w:rsidRPr="00766A2E">
        <w:t>qos</w:t>
      </w:r>
      <w:proofErr w:type="spellEnd"/>
      <w:r w:rsidRPr="00766A2E">
        <w:t xml:space="preserve"> configuration to block the attacker data access.</w:t>
      </w:r>
    </w:p>
    <w:p w14:paraId="0D653D5C" w14:textId="7FEFBD6C" w:rsidR="00814DDE" w:rsidRPr="00766A2E" w:rsidRDefault="00814DDE" w:rsidP="004C34CE">
      <w:pPr>
        <w:pPrChange w:id="1743" w:author="Trebaol Jonathan" w:date="2021-07-29T17:35:00Z">
          <w:pPr/>
        </w:pPrChange>
      </w:pPr>
    </w:p>
    <w:p w14:paraId="2B42D19F" w14:textId="41CF838F" w:rsidR="00814DDE" w:rsidRPr="00766A2E" w:rsidRDefault="00814DDE" w:rsidP="004C34CE">
      <w:pPr>
        <w:pPrChange w:id="1744" w:author="Trebaol Jonathan" w:date="2021-07-29T17:35:00Z">
          <w:pPr/>
        </w:pPrChange>
      </w:pPr>
      <w:proofErr w:type="spellStart"/>
      <w:r w:rsidRPr="00766A2E">
        <w:t>file_unset_qos</w:t>
      </w:r>
      <w:proofErr w:type="spellEnd"/>
      <w:r w:rsidRPr="00766A2E">
        <w:t>(</w:t>
      </w:r>
      <w:proofErr w:type="spellStart"/>
      <w:r w:rsidRPr="00766A2E">
        <w:t>ipadd</w:t>
      </w:r>
      <w:proofErr w:type="spellEnd"/>
      <w:r w:rsidRPr="00766A2E">
        <w:t>):</w:t>
      </w:r>
    </w:p>
    <w:p w14:paraId="50F6CC35" w14:textId="741D3EC5" w:rsidR="00814DDE" w:rsidRPr="00766A2E" w:rsidRDefault="00814DDE" w:rsidP="004C34CE">
      <w:pPr>
        <w:pPrChange w:id="1745" w:author="Trebaol Jonathan" w:date="2021-07-29T17:35:00Z">
          <w:pPr/>
        </w:pPrChange>
      </w:pPr>
      <w:r w:rsidRPr="00766A2E">
        <w:t xml:space="preserve">Create the </w:t>
      </w:r>
      <w:proofErr w:type="spellStart"/>
      <w:r w:rsidRPr="00766A2E">
        <w:t>qos</w:t>
      </w:r>
      <w:proofErr w:type="spellEnd"/>
      <w:r w:rsidRPr="00766A2E">
        <w:t xml:space="preserve"> configuration to deblock the attacker data access.</w:t>
      </w:r>
    </w:p>
    <w:p w14:paraId="20FE137D" w14:textId="77777777" w:rsidR="00814DDE" w:rsidRPr="00766A2E" w:rsidRDefault="00814DDE" w:rsidP="004C34CE">
      <w:pPr>
        <w:pPrChange w:id="1746" w:author="Trebaol Jonathan" w:date="2021-07-29T17:35:00Z">
          <w:pPr/>
        </w:pPrChange>
      </w:pPr>
    </w:p>
    <w:p w14:paraId="013FE160" w14:textId="0AB5CE56" w:rsidR="00814DDE" w:rsidRPr="00766A2E" w:rsidRDefault="00814DDE" w:rsidP="004C34CE">
      <w:pPr>
        <w:pPrChange w:id="1747" w:author="Trebaol Jonathan" w:date="2021-07-29T17:35:00Z">
          <w:pPr/>
        </w:pPrChange>
      </w:pPr>
    </w:p>
    <w:p w14:paraId="7BB95E08" w14:textId="4E3E6911" w:rsidR="00814DDE" w:rsidRPr="00766A2E" w:rsidRDefault="00814DDE" w:rsidP="004C34CE">
      <w:pPr>
        <w:pPrChange w:id="1748" w:author="Trebaol Jonathan" w:date="2021-07-29T17:35:00Z">
          <w:pPr/>
        </w:pPrChange>
      </w:pPr>
      <w:proofErr w:type="spellStart"/>
      <w:r w:rsidRPr="00766A2E">
        <w:rPr>
          <w:b/>
          <w:bCs/>
        </w:rPr>
        <w:t>send_python_file_sftp</w:t>
      </w:r>
      <w:proofErr w:type="spellEnd"/>
      <w:r w:rsidRPr="00766A2E">
        <w:t>(</w:t>
      </w:r>
      <w:proofErr w:type="spellStart"/>
      <w:r w:rsidRPr="00766A2E">
        <w:t>user,password,ipadd,filename</w:t>
      </w:r>
      <w:proofErr w:type="spellEnd"/>
      <w:r w:rsidRPr="00766A2E">
        <w:t>):</w:t>
      </w:r>
    </w:p>
    <w:p w14:paraId="4B519607" w14:textId="222EB540" w:rsidR="00814DDE" w:rsidRPr="00766A2E" w:rsidRDefault="00814DDE" w:rsidP="004C34CE">
      <w:pPr>
        <w:pPrChange w:id="1749" w:author="Trebaol Jonathan" w:date="2021-07-29T17:35:00Z">
          <w:pPr/>
        </w:pPrChange>
      </w:pPr>
      <w:r w:rsidRPr="00766A2E">
        <w:t>send file in the /flash/python from /opt/</w:t>
      </w:r>
      <w:proofErr w:type="spellStart"/>
      <w:r w:rsidRPr="00766A2E">
        <w:t>ALE_Script</w:t>
      </w:r>
      <w:proofErr w:type="spellEnd"/>
      <w:r w:rsidRPr="00766A2E">
        <w:t>/ Debian server folder.</w:t>
      </w:r>
    </w:p>
    <w:p w14:paraId="4EB480AA" w14:textId="7DB8CD00" w:rsidR="00814DDE" w:rsidRPr="00766A2E" w:rsidRDefault="00814DDE" w:rsidP="004C34CE">
      <w:pPr>
        <w:pPrChange w:id="1750" w:author="Trebaol Jonathan" w:date="2021-07-29T17:35:00Z">
          <w:pPr/>
        </w:pPrChange>
      </w:pPr>
    </w:p>
    <w:p w14:paraId="359D71A3" w14:textId="6837C5B7" w:rsidR="00814DDE" w:rsidRPr="00766A2E" w:rsidRDefault="00814DDE" w:rsidP="004C34CE">
      <w:pPr>
        <w:pPrChange w:id="1751" w:author="Trebaol Jonathan" w:date="2021-07-29T17:35:00Z">
          <w:pPr/>
        </w:pPrChange>
      </w:pPr>
      <w:proofErr w:type="spellStart"/>
      <w:r w:rsidRPr="00766A2E">
        <w:rPr>
          <w:b/>
          <w:bCs/>
        </w:rPr>
        <w:t>get_file_sftp</w:t>
      </w:r>
      <w:proofErr w:type="spellEnd"/>
      <w:r w:rsidRPr="00766A2E">
        <w:t>(</w:t>
      </w:r>
      <w:proofErr w:type="spellStart"/>
      <w:r w:rsidRPr="00766A2E">
        <w:t>user,password,ipadd,filename</w:t>
      </w:r>
      <w:proofErr w:type="spellEnd"/>
      <w:r w:rsidRPr="00766A2E">
        <w:t>):</w:t>
      </w:r>
    </w:p>
    <w:p w14:paraId="3EA8E901" w14:textId="1B59B577" w:rsidR="00814DDE" w:rsidRPr="00766A2E" w:rsidRDefault="00814DDE" w:rsidP="004C34CE">
      <w:pPr>
        <w:pPrChange w:id="1752" w:author="Trebaol Jonathan" w:date="2021-07-29T17:35:00Z">
          <w:pPr/>
        </w:pPrChange>
      </w:pPr>
      <w:r w:rsidRPr="00766A2E">
        <w:t xml:space="preserve">get a file from </w:t>
      </w:r>
      <w:r w:rsidR="00E77DEC" w:rsidRPr="00254CDB">
        <w:t>switch and</w:t>
      </w:r>
      <w:r w:rsidRPr="00766A2E">
        <w:t xml:space="preserve"> put in the /</w:t>
      </w:r>
      <w:proofErr w:type="spellStart"/>
      <w:r w:rsidRPr="00766A2E">
        <w:t>tftpboot</w:t>
      </w:r>
      <w:proofErr w:type="spellEnd"/>
      <w:r w:rsidRPr="00766A2E">
        <w:t xml:space="preserve"> Debian server directory.</w:t>
      </w:r>
    </w:p>
    <w:p w14:paraId="3A926582" w14:textId="1D4CF642" w:rsidR="00814DDE" w:rsidRPr="00766A2E" w:rsidRDefault="00814DDE" w:rsidP="004C34CE">
      <w:pPr>
        <w:pPrChange w:id="1753" w:author="Trebaol Jonathan" w:date="2021-07-29T17:35:00Z">
          <w:pPr/>
        </w:pPrChange>
      </w:pPr>
    </w:p>
    <w:p w14:paraId="2C900723" w14:textId="5263E97C" w:rsidR="00814DDE" w:rsidRPr="00766A2E" w:rsidRDefault="00814DDE" w:rsidP="004C34CE">
      <w:pPr>
        <w:pPrChange w:id="1754" w:author="Trebaol Jonathan" w:date="2021-07-29T17:35:00Z">
          <w:pPr/>
        </w:pPrChange>
      </w:pPr>
      <w:proofErr w:type="spellStart"/>
      <w:r w:rsidRPr="00766A2E">
        <w:t>detect_port_loop</w:t>
      </w:r>
      <w:proofErr w:type="spellEnd"/>
      <w:r w:rsidRPr="00766A2E">
        <w:t>():</w:t>
      </w:r>
    </w:p>
    <w:p w14:paraId="5E010F64" w14:textId="72A4900E" w:rsidR="00814DDE" w:rsidRPr="00766A2E" w:rsidRDefault="00814DDE" w:rsidP="004C34CE">
      <w:pPr>
        <w:pPrChange w:id="1755" w:author="Trebaol Jonathan" w:date="2021-07-29T17:35:00Z">
          <w:pPr/>
        </w:pPrChange>
      </w:pPr>
      <w:r w:rsidRPr="00766A2E">
        <w:t xml:space="preserve">This function </w:t>
      </w:r>
      <w:r w:rsidR="00E77DEC" w:rsidRPr="00254CDB">
        <w:t>detects</w:t>
      </w:r>
      <w:r w:rsidRPr="00766A2E">
        <w:t xml:space="preserve"> if there is a loop in the network </w:t>
      </w:r>
      <w:r w:rsidR="00E77DEC" w:rsidRPr="00254CDB">
        <w:t>(more</w:t>
      </w:r>
      <w:r w:rsidRPr="00766A2E">
        <w:t xml:space="preserve"> than 10 log in 2 seconds)</w:t>
      </w:r>
    </w:p>
    <w:p w14:paraId="055D186D" w14:textId="5E4863C5" w:rsidR="00814DDE" w:rsidRPr="00766A2E" w:rsidRDefault="00814DDE" w:rsidP="004C34CE">
      <w:pPr>
        <w:pPrChange w:id="1756" w:author="Trebaol Jonathan" w:date="2021-07-29T17:35:00Z">
          <w:pPr/>
        </w:pPrChange>
      </w:pPr>
    </w:p>
    <w:p w14:paraId="1A28604C" w14:textId="61F5BE50" w:rsidR="00814DDE" w:rsidRPr="00766A2E" w:rsidRDefault="00814DDE" w:rsidP="004C34CE">
      <w:pPr>
        <w:pPrChange w:id="1757" w:author="Trebaol Jonathan" w:date="2021-07-29T17:35:00Z">
          <w:pPr/>
        </w:pPrChange>
      </w:pPr>
      <w:proofErr w:type="spellStart"/>
      <w:r w:rsidRPr="00766A2E">
        <w:t>detect_port_flapping</w:t>
      </w:r>
      <w:proofErr w:type="spellEnd"/>
      <w:r w:rsidRPr="00766A2E">
        <w:t>():</w:t>
      </w:r>
    </w:p>
    <w:p w14:paraId="364F1DFA" w14:textId="25799B9D" w:rsidR="00814DDE" w:rsidRPr="00766A2E" w:rsidRDefault="00814DDE" w:rsidP="004C34CE">
      <w:pPr>
        <w:pPrChange w:id="1758" w:author="Trebaol Jonathan" w:date="2021-07-29T17:35:00Z">
          <w:pPr/>
        </w:pPrChange>
      </w:pPr>
      <w:r w:rsidRPr="00766A2E">
        <w:t xml:space="preserve">This function </w:t>
      </w:r>
      <w:r w:rsidR="00E77DEC" w:rsidRPr="00254CDB">
        <w:t>detects</w:t>
      </w:r>
      <w:r w:rsidRPr="00766A2E">
        <w:t xml:space="preserve"> if there is flapping in the log.</w:t>
      </w:r>
    </w:p>
    <w:p w14:paraId="2B92E9F1" w14:textId="3216E985" w:rsidR="00814DDE" w:rsidRPr="00766A2E" w:rsidRDefault="00814DDE" w:rsidP="004C34CE">
      <w:pPr>
        <w:pPrChange w:id="1759" w:author="Trebaol Jonathan" w:date="2021-07-29T17:35:00Z">
          <w:pPr/>
        </w:pPrChange>
      </w:pPr>
      <w:r w:rsidRPr="00766A2E">
        <w:t xml:space="preserve">If there is more than 5 logs with 10 seconds apart between each, there is </w:t>
      </w:r>
      <w:r w:rsidR="00E77DEC" w:rsidRPr="00254CDB">
        <w:t>flapping.</w:t>
      </w:r>
      <w:r w:rsidRPr="00766A2E">
        <w:t>(10 seconds is for the demo, we can down to 1)</w:t>
      </w:r>
    </w:p>
    <w:p w14:paraId="45823AF1" w14:textId="301C1022" w:rsidR="00814DDE" w:rsidRPr="00766A2E" w:rsidRDefault="00814DDE" w:rsidP="004C34CE">
      <w:pPr>
        <w:pPrChange w:id="1760" w:author="Trebaol Jonathan" w:date="2021-07-29T17:35:00Z">
          <w:pPr/>
        </w:pPrChange>
      </w:pPr>
    </w:p>
    <w:p w14:paraId="3FA3C75C" w14:textId="38219C2A" w:rsidR="00814DDE" w:rsidRPr="00766A2E" w:rsidRDefault="00814DDE" w:rsidP="004C34CE">
      <w:pPr>
        <w:pPrChange w:id="1761" w:author="Trebaol Jonathan" w:date="2021-07-29T17:35:00Z">
          <w:pPr/>
        </w:pPrChange>
      </w:pPr>
      <w:proofErr w:type="spellStart"/>
      <w:r w:rsidRPr="00766A2E">
        <w:t>save_attachment</w:t>
      </w:r>
      <w:proofErr w:type="spellEnd"/>
      <w:r w:rsidRPr="00766A2E">
        <w:t>(</w:t>
      </w:r>
      <w:proofErr w:type="spellStart"/>
      <w:r w:rsidRPr="00766A2E">
        <w:t>ipadd</w:t>
      </w:r>
      <w:proofErr w:type="spellEnd"/>
      <w:r w:rsidRPr="00766A2E">
        <w:t>):</w:t>
      </w:r>
    </w:p>
    <w:p w14:paraId="7C70C0E9" w14:textId="5B98DE2A" w:rsidR="00814DDE" w:rsidRPr="00766A2E" w:rsidRDefault="00814DDE" w:rsidP="004C34CE">
      <w:pPr>
        <w:pPrChange w:id="1762" w:author="Trebaol Jonathan" w:date="2021-07-29T17:35:00Z">
          <w:pPr/>
        </w:pPrChange>
      </w:pPr>
      <w:r w:rsidRPr="00766A2E">
        <w:t>copy the 30</w:t>
      </w:r>
      <w:r w:rsidRPr="00766A2E">
        <w:rPr>
          <w:vertAlign w:val="superscript"/>
        </w:rPr>
        <w:t>th</w:t>
      </w:r>
      <w:r w:rsidRPr="00766A2E">
        <w:t xml:space="preserve"> last logs of the equipment in parameter in the /var/log/devices/attachment.log file.</w:t>
      </w:r>
    </w:p>
    <w:p w14:paraId="128FD84A" w14:textId="33694475" w:rsidR="00814DDE" w:rsidRPr="00766A2E" w:rsidRDefault="00814DDE" w:rsidP="004C34CE">
      <w:pPr>
        <w:pPrChange w:id="1763" w:author="Trebaol Jonathan" w:date="2021-07-29T17:35:00Z">
          <w:pPr/>
        </w:pPrChange>
      </w:pPr>
    </w:p>
    <w:p w14:paraId="68741178" w14:textId="76AC92E6" w:rsidR="00814DDE" w:rsidRPr="00766A2E" w:rsidRDefault="00814DDE" w:rsidP="004C34CE">
      <w:pPr>
        <w:pPrChange w:id="1764" w:author="Trebaol Jonathan" w:date="2021-07-29T17:35:00Z">
          <w:pPr/>
        </w:pPrChange>
      </w:pPr>
      <w:proofErr w:type="spellStart"/>
      <w:r w:rsidRPr="00766A2E">
        <w:rPr>
          <w:b/>
          <w:bCs/>
        </w:rPr>
        <w:t>save_attachment_deauth</w:t>
      </w:r>
      <w:proofErr w:type="spellEnd"/>
      <w:r w:rsidRPr="00766A2E">
        <w:t xml:space="preserve"> (</w:t>
      </w:r>
      <w:proofErr w:type="spellStart"/>
      <w:r w:rsidRPr="00766A2E">
        <w:t>ipadd,device_mac,timestamp</w:t>
      </w:r>
      <w:proofErr w:type="spellEnd"/>
      <w:r w:rsidRPr="00766A2E">
        <w:t>):</w:t>
      </w:r>
    </w:p>
    <w:p w14:paraId="406F8238" w14:textId="77777777" w:rsidR="00814DDE" w:rsidRPr="00766A2E" w:rsidRDefault="00814DDE" w:rsidP="004C34CE">
      <w:pPr>
        <w:pPrChange w:id="1765" w:author="Trebaol Jonathan" w:date="2021-07-29T17:35:00Z">
          <w:pPr/>
        </w:pPrChange>
      </w:pPr>
    </w:p>
    <w:p w14:paraId="6C0C5ED4" w14:textId="3DE86C66" w:rsidR="00847C23" w:rsidRPr="00766A2E" w:rsidRDefault="00847C23" w:rsidP="004C34CE">
      <w:pPr>
        <w:pPrChange w:id="1766" w:author="Trebaol Jonathan" w:date="2021-07-29T17:35:00Z">
          <w:pPr/>
        </w:pPrChange>
      </w:pPr>
      <w:proofErr w:type="spellStart"/>
      <w:r w:rsidRPr="00766A2E">
        <w:t>extract_ip_port</w:t>
      </w:r>
      <w:proofErr w:type="spellEnd"/>
      <w:r w:rsidRPr="00766A2E">
        <w:t>():</w:t>
      </w:r>
    </w:p>
    <w:p w14:paraId="060F1CF2" w14:textId="77777777" w:rsidR="00814DDE" w:rsidRPr="00766A2E" w:rsidRDefault="00814DDE" w:rsidP="004C34CE">
      <w:pPr>
        <w:pPrChange w:id="1767" w:author="Trebaol Jonathan" w:date="2021-07-29T17:35:00Z">
          <w:pPr/>
        </w:pPrChange>
      </w:pPr>
      <w:r w:rsidRPr="00766A2E">
        <w:t>This function collects the IP address of the switch, in the log.</w:t>
      </w:r>
    </w:p>
    <w:p w14:paraId="1E36A848" w14:textId="16B3D4F0" w:rsidR="00847C23" w:rsidRPr="00766A2E" w:rsidRDefault="00814DDE" w:rsidP="004C34CE">
      <w:pPr>
        <w:pPrChange w:id="1768" w:author="Trebaol Jonathan" w:date="2021-07-29T17:35:00Z">
          <w:pPr/>
        </w:pPrChange>
      </w:pPr>
      <w:r w:rsidRPr="00766A2E">
        <w:t xml:space="preserve">if, this is a loop </w:t>
      </w:r>
      <w:r w:rsidR="00E77DEC" w:rsidRPr="00254CDB">
        <w:t>log,</w:t>
      </w:r>
      <w:r w:rsidRPr="00766A2E">
        <w:t xml:space="preserve"> the function </w:t>
      </w:r>
      <w:r w:rsidR="00E77DEC" w:rsidRPr="00254CDB">
        <w:t>collects</w:t>
      </w:r>
      <w:r w:rsidRPr="00766A2E">
        <w:t xml:space="preserve"> also the port number, otherwise the port is set as 0.</w:t>
      </w:r>
    </w:p>
    <w:p w14:paraId="45DAE8C0" w14:textId="77CCC117" w:rsidR="00847C23" w:rsidRPr="00766A2E" w:rsidRDefault="00847C23" w:rsidP="004C34CE">
      <w:pPr>
        <w:pPrChange w:id="1769" w:author="Trebaol Jonathan" w:date="2021-07-29T17:35:00Z">
          <w:pPr/>
        </w:pPrChange>
      </w:pPr>
    </w:p>
    <w:p w14:paraId="051890FC" w14:textId="6D908659" w:rsidR="00814DDE" w:rsidRPr="00766A2E" w:rsidRDefault="00814DDE" w:rsidP="004C34CE">
      <w:pPr>
        <w:pPrChange w:id="1770" w:author="Trebaol Jonathan" w:date="2021-07-29T17:35:00Z">
          <w:pPr/>
        </w:pPrChange>
      </w:pPr>
      <w:proofErr w:type="spellStart"/>
      <w:r w:rsidRPr="00766A2E">
        <w:t>extract_ip_ov</w:t>
      </w:r>
      <w:proofErr w:type="spellEnd"/>
      <w:r w:rsidRPr="00766A2E">
        <w:t>():</w:t>
      </w:r>
    </w:p>
    <w:p w14:paraId="0E0A72D2" w14:textId="2987498D" w:rsidR="00814DDE" w:rsidRPr="00766A2E" w:rsidRDefault="00814DDE" w:rsidP="004C34CE">
      <w:pPr>
        <w:pPrChange w:id="1771" w:author="Trebaol Jonathan" w:date="2021-07-29T17:35:00Z">
          <w:pPr/>
        </w:pPrChange>
      </w:pPr>
      <w:r w:rsidRPr="00766A2E">
        <w:t xml:space="preserve">This function extracts the </w:t>
      </w:r>
      <w:r w:rsidR="00E77DEC">
        <w:t>IP</w:t>
      </w:r>
      <w:r w:rsidRPr="00766A2E">
        <w:t xml:space="preserve"> ad</w:t>
      </w:r>
      <w:r w:rsidR="007704BD">
        <w:t>d</w:t>
      </w:r>
      <w:r w:rsidRPr="00766A2E">
        <w:t xml:space="preserve">ress of all devices in the device </w:t>
      </w:r>
      <w:r w:rsidR="00E77DEC" w:rsidRPr="00254CDB">
        <w:t>catalog (</w:t>
      </w:r>
      <w:proofErr w:type="spellStart"/>
      <w:r w:rsidRPr="00766A2E">
        <w:t>Devices.cvs</w:t>
      </w:r>
      <w:proofErr w:type="spellEnd"/>
      <w:r w:rsidRPr="00766A2E">
        <w:t>).</w:t>
      </w:r>
    </w:p>
    <w:p w14:paraId="79381AB1" w14:textId="77777777" w:rsidR="00814DDE" w:rsidRPr="00766A2E" w:rsidRDefault="00814DDE" w:rsidP="004C34CE">
      <w:pPr>
        <w:pPrChange w:id="1772" w:author="Trebaol Jonathan" w:date="2021-07-29T17:35:00Z">
          <w:pPr/>
        </w:pPrChange>
      </w:pPr>
    </w:p>
    <w:p w14:paraId="114149AC" w14:textId="78650217" w:rsidR="00814DDE" w:rsidRPr="00766A2E" w:rsidRDefault="00814DDE" w:rsidP="004C34CE">
      <w:pPr>
        <w:pPrChange w:id="1773" w:author="Trebaol Jonathan" w:date="2021-07-29T17:35:00Z">
          <w:pPr/>
        </w:pPrChange>
      </w:pPr>
      <w:proofErr w:type="spellStart"/>
      <w:r w:rsidRPr="00766A2E">
        <w:t>extract_ip_ap</w:t>
      </w:r>
      <w:proofErr w:type="spellEnd"/>
      <w:r w:rsidRPr="00766A2E">
        <w:t>():</w:t>
      </w:r>
    </w:p>
    <w:p w14:paraId="560E2E0E" w14:textId="08D0E5E6" w:rsidR="00814DDE" w:rsidRPr="00766A2E" w:rsidRDefault="00814DDE" w:rsidP="004C34CE">
      <w:pPr>
        <w:pPrChange w:id="1774" w:author="Trebaol Jonathan" w:date="2021-07-29T17:35:00Z">
          <w:pPr/>
        </w:pPrChange>
      </w:pPr>
      <w:r w:rsidRPr="00766A2E">
        <w:t xml:space="preserve">This function extracts the </w:t>
      </w:r>
      <w:r w:rsidR="00E77DEC">
        <w:t>IP</w:t>
      </w:r>
      <w:r w:rsidRPr="00766A2E">
        <w:t xml:space="preserve"> ad</w:t>
      </w:r>
      <w:r w:rsidR="00A10804">
        <w:t>d</w:t>
      </w:r>
      <w:r w:rsidRPr="00766A2E">
        <w:t>ress of all devices in the device catalog.</w:t>
      </w:r>
    </w:p>
    <w:p w14:paraId="63E179B1" w14:textId="5CE9E77D" w:rsidR="00814DDE" w:rsidRPr="00766A2E" w:rsidRDefault="00814DDE" w:rsidP="004C34CE">
      <w:pPr>
        <w:pPrChange w:id="1775" w:author="Trebaol Jonathan" w:date="2021-07-29T17:35:00Z">
          <w:pPr/>
        </w:pPrChange>
      </w:pPr>
    </w:p>
    <w:p w14:paraId="1462990E" w14:textId="204F3A16" w:rsidR="00814DDE" w:rsidRPr="00766A2E" w:rsidRDefault="00814DDE" w:rsidP="004C34CE">
      <w:pPr>
        <w:pPrChange w:id="1776" w:author="Trebaol Jonathan" w:date="2021-07-29T17:35:00Z">
          <w:pPr/>
        </w:pPrChange>
      </w:pPr>
      <w:proofErr w:type="spellStart"/>
      <w:r w:rsidRPr="00766A2E">
        <w:t>extract_ip_ddos</w:t>
      </w:r>
      <w:proofErr w:type="spellEnd"/>
      <w:r w:rsidRPr="00766A2E">
        <w:t>():</w:t>
      </w:r>
    </w:p>
    <w:p w14:paraId="5A691A84" w14:textId="6B1BDF69" w:rsidR="00814DDE" w:rsidRPr="00766A2E" w:rsidRDefault="00814DDE" w:rsidP="004C34CE">
      <w:pPr>
        <w:pPrChange w:id="1777" w:author="Trebaol Jonathan" w:date="2021-07-29T17:35:00Z">
          <w:pPr/>
        </w:pPrChange>
      </w:pPr>
      <w:r w:rsidRPr="00766A2E">
        <w:t xml:space="preserve">This function check if there is a real </w:t>
      </w:r>
      <w:proofErr w:type="spellStart"/>
      <w:r w:rsidRPr="00766A2E">
        <w:t>ddos</w:t>
      </w:r>
      <w:proofErr w:type="spellEnd"/>
      <w:r w:rsidRPr="00766A2E">
        <w:t xml:space="preserve"> or not.</w:t>
      </w:r>
    </w:p>
    <w:p w14:paraId="1E52789D" w14:textId="77777777" w:rsidR="00814DDE" w:rsidRPr="00766A2E" w:rsidRDefault="00814DDE" w:rsidP="004C34CE">
      <w:pPr>
        <w:pPrChange w:id="1778" w:author="Trebaol Jonathan" w:date="2021-07-29T17:35:00Z">
          <w:pPr/>
        </w:pPrChange>
      </w:pPr>
    </w:p>
    <w:p w14:paraId="36DEA830" w14:textId="47CFAF90" w:rsidR="00847C23" w:rsidRPr="00766A2E" w:rsidRDefault="00847C23" w:rsidP="004C34CE">
      <w:pPr>
        <w:pPrChange w:id="1779" w:author="Trebaol Jonathan" w:date="2021-07-29T17:35:00Z">
          <w:pPr/>
        </w:pPrChange>
      </w:pPr>
      <w:proofErr w:type="spellStart"/>
      <w:r w:rsidRPr="00766A2E">
        <w:t>check_timestamp</w:t>
      </w:r>
      <w:proofErr w:type="spellEnd"/>
      <w:r w:rsidRPr="00766A2E">
        <w:t>():</w:t>
      </w:r>
    </w:p>
    <w:p w14:paraId="29DD4488" w14:textId="7AB4E362" w:rsidR="00847C23" w:rsidRPr="00766A2E" w:rsidRDefault="00814DDE" w:rsidP="004C34CE">
      <w:pPr>
        <w:pPrChange w:id="1780" w:author="Trebaol Jonathan" w:date="2021-07-29T17:35:00Z">
          <w:pPr/>
        </w:pPrChange>
      </w:pPr>
      <w:r w:rsidRPr="00766A2E">
        <w:t xml:space="preserve">This function provides the time between the last log and the current </w:t>
      </w:r>
      <w:r w:rsidR="00E77DEC" w:rsidRPr="00254CDB">
        <w:t>log.</w:t>
      </w:r>
    </w:p>
    <w:p w14:paraId="40B6EDC1" w14:textId="77777777" w:rsidR="00814DDE" w:rsidRPr="00766A2E" w:rsidRDefault="00814DDE" w:rsidP="004C34CE">
      <w:pPr>
        <w:pPrChange w:id="1781" w:author="Trebaol Jonathan" w:date="2021-07-29T17:35:00Z">
          <w:pPr/>
        </w:pPrChange>
      </w:pPr>
    </w:p>
    <w:p w14:paraId="058F06DA" w14:textId="7F3682AA" w:rsidR="00847C23" w:rsidRPr="00766A2E" w:rsidRDefault="00847C23" w:rsidP="004C34CE">
      <w:pPr>
        <w:pPrChange w:id="1782" w:author="Trebaol Jonathan" w:date="2021-07-29T17:35:00Z">
          <w:pPr/>
        </w:pPrChange>
      </w:pPr>
      <w:proofErr w:type="spellStart"/>
      <w:r w:rsidRPr="00766A2E">
        <w:t>get_credentials</w:t>
      </w:r>
      <w:proofErr w:type="spellEnd"/>
      <w:r w:rsidRPr="00766A2E">
        <w:t>():</w:t>
      </w:r>
    </w:p>
    <w:p w14:paraId="3A6D9477" w14:textId="77777777" w:rsidR="00847C23" w:rsidRPr="00766A2E" w:rsidRDefault="00847C23" w:rsidP="004C34CE">
      <w:pPr>
        <w:pPrChange w:id="1783" w:author="Trebaol Jonathan" w:date="2021-07-29T17:35:00Z">
          <w:pPr/>
        </w:pPrChange>
      </w:pPr>
      <w:r w:rsidRPr="00766A2E">
        <w:t xml:space="preserve">This </w:t>
      </w:r>
      <w:proofErr w:type="spellStart"/>
      <w:r w:rsidRPr="00766A2E">
        <w:t>founction</w:t>
      </w:r>
      <w:proofErr w:type="spellEnd"/>
      <w:r w:rsidRPr="00766A2E">
        <w:t xml:space="preserve"> allows to collect all the credentials of the </w:t>
      </w:r>
      <w:proofErr w:type="spellStart"/>
      <w:r w:rsidRPr="00766A2E">
        <w:t>switchs</w:t>
      </w:r>
      <w:proofErr w:type="spellEnd"/>
      <w:r w:rsidRPr="00766A2E">
        <w:t xml:space="preserve">, </w:t>
      </w:r>
    </w:p>
    <w:p w14:paraId="693FC14C" w14:textId="33A360EC" w:rsidR="00847C23" w:rsidRPr="00766A2E" w:rsidRDefault="00847C23" w:rsidP="004C34CE">
      <w:pPr>
        <w:pPrChange w:id="1784" w:author="Trebaol Jonathan" w:date="2021-07-29T17:35:00Z">
          <w:pPr/>
        </w:pPrChange>
      </w:pPr>
      <w:r w:rsidRPr="00766A2E">
        <w:t xml:space="preserve">but </w:t>
      </w:r>
      <w:r w:rsidR="00E77DEC" w:rsidRPr="00254CDB">
        <w:t>also,</w:t>
      </w:r>
      <w:r w:rsidRPr="00766A2E">
        <w:t xml:space="preserve"> credentials of the mail sender, and information useful to send notification.</w:t>
      </w:r>
    </w:p>
    <w:p w14:paraId="5DEFB465" w14:textId="4FE8719D" w:rsidR="00814DDE" w:rsidRPr="00766A2E" w:rsidRDefault="00814DDE" w:rsidP="004C34CE">
      <w:pPr>
        <w:pPrChange w:id="1785" w:author="Trebaol Jonathan" w:date="2021-07-29T17:35:00Z">
          <w:pPr/>
        </w:pPrChange>
      </w:pPr>
    </w:p>
    <w:p w14:paraId="235B7598" w14:textId="1DE4C995" w:rsidR="00814DDE" w:rsidRPr="00766A2E" w:rsidRDefault="00814DDE" w:rsidP="004C34CE">
      <w:pPr>
        <w:pPrChange w:id="1786" w:author="Trebaol Jonathan" w:date="2021-07-29T17:35:00Z">
          <w:pPr/>
        </w:pPrChange>
      </w:pPr>
      <w:proofErr w:type="spellStart"/>
      <w:r w:rsidRPr="00766A2E">
        <w:t>replace_logtemp</w:t>
      </w:r>
      <w:proofErr w:type="spellEnd"/>
      <w:r w:rsidRPr="00766A2E">
        <w:t>():</w:t>
      </w:r>
    </w:p>
    <w:p w14:paraId="6D1618BE" w14:textId="68F2225F" w:rsidR="00814DDE" w:rsidRPr="00766A2E" w:rsidRDefault="00081286" w:rsidP="004C34CE">
      <w:pPr>
        <w:pPrChange w:id="1787" w:author="Trebaol Jonathan" w:date="2021-07-29T17:35:00Z">
          <w:pPr/>
        </w:pPrChange>
      </w:pPr>
      <w:r w:rsidRPr="00766A2E">
        <w:t xml:space="preserve">This function put the last log in </w:t>
      </w:r>
      <w:proofErr w:type="spellStart"/>
      <w:r w:rsidRPr="00766A2E">
        <w:t>logtemp</w:t>
      </w:r>
      <w:proofErr w:type="spellEnd"/>
      <w:r w:rsidRPr="00766A2E">
        <w:t xml:space="preserve"> file </w:t>
      </w:r>
      <w:r w:rsidR="00E77DEC" w:rsidRPr="00254CDB">
        <w:t>(to</w:t>
      </w:r>
      <w:r w:rsidRPr="00766A2E">
        <w:t xml:space="preserve"> verify the timestamps between two L2 loops)</w:t>
      </w:r>
    </w:p>
    <w:p w14:paraId="3BCF7F27" w14:textId="224DDCA7" w:rsidR="00847C23" w:rsidRPr="00766A2E" w:rsidRDefault="00847C23" w:rsidP="004C34CE">
      <w:pPr>
        <w:pPrChange w:id="1788" w:author="Trebaol Jonathan" w:date="2021-07-29T17:35:00Z">
          <w:pPr/>
        </w:pPrChange>
      </w:pPr>
    </w:p>
    <w:p w14:paraId="2016B236" w14:textId="2EE70056" w:rsidR="00847C23" w:rsidRPr="00766A2E" w:rsidRDefault="00081286" w:rsidP="004C34CE">
      <w:pPr>
        <w:pPrChange w:id="1789" w:author="Trebaol Jonathan" w:date="2021-07-29T17:35:00Z">
          <w:pPr/>
        </w:pPrChange>
      </w:pPr>
      <w:proofErr w:type="spellStart"/>
      <w:r w:rsidRPr="00766A2E">
        <w:t>get_credentials_ap</w:t>
      </w:r>
      <w:proofErr w:type="spellEnd"/>
      <w:r w:rsidRPr="00766A2E">
        <w:t>():</w:t>
      </w:r>
    </w:p>
    <w:p w14:paraId="328FCBEF" w14:textId="7BD42D7C" w:rsidR="00937E34" w:rsidRPr="00766A2E" w:rsidRDefault="00081286" w:rsidP="004C34CE">
      <w:pPr>
        <w:pPrChange w:id="1790" w:author="Trebaol Jonathan" w:date="2021-07-29T17:35:00Z">
          <w:pPr/>
        </w:pPrChange>
      </w:pPr>
      <w:r w:rsidRPr="00766A2E">
        <w:t xml:space="preserve">This function collects all the information about the AP's credentials in the file </w:t>
      </w:r>
      <w:proofErr w:type="spellStart"/>
      <w:r w:rsidRPr="00766A2E">
        <w:t>ALE_script.conf</w:t>
      </w:r>
      <w:proofErr w:type="spellEnd"/>
      <w:r w:rsidRPr="00766A2E">
        <w:t>.</w:t>
      </w:r>
    </w:p>
    <w:p w14:paraId="6B63F374" w14:textId="77777777" w:rsidR="00847C23" w:rsidRPr="00766A2E" w:rsidRDefault="00847C23" w:rsidP="004C34CE">
      <w:pPr>
        <w:pPrChange w:id="1791" w:author="Trebaol Jonathan" w:date="2021-07-29T17:35:00Z">
          <w:pPr/>
        </w:pPrChange>
      </w:pPr>
    </w:p>
    <w:p w14:paraId="166DA347" w14:textId="2A75B612" w:rsidR="00607487" w:rsidRPr="00766A2E" w:rsidRDefault="00081286" w:rsidP="004C34CE">
      <w:pPr>
        <w:pPrChange w:id="1792" w:author="Trebaol Jonathan" w:date="2021-07-29T17:35:00Z">
          <w:pPr/>
        </w:pPrChange>
      </w:pPr>
      <w:proofErr w:type="spellStart"/>
      <w:r w:rsidRPr="00766A2E">
        <w:t>get_mail</w:t>
      </w:r>
      <w:proofErr w:type="spellEnd"/>
      <w:r w:rsidRPr="00766A2E">
        <w:t>():</w:t>
      </w:r>
    </w:p>
    <w:p w14:paraId="00D69421" w14:textId="02FB60E3" w:rsidR="00081286" w:rsidRPr="00766A2E" w:rsidRDefault="00081286" w:rsidP="004C34CE">
      <w:pPr>
        <w:pPrChange w:id="1793" w:author="Trebaol Jonathan" w:date="2021-07-29T17:35:00Z">
          <w:pPr/>
        </w:pPrChange>
      </w:pPr>
      <w:r w:rsidRPr="00766A2E">
        <w:t xml:space="preserve">This function collects Mail </w:t>
      </w:r>
      <w:r w:rsidR="00E77DEC" w:rsidRPr="00254CDB">
        <w:t>information</w:t>
      </w:r>
      <w:r w:rsidRPr="00766A2E">
        <w:t xml:space="preserve"> in the file </w:t>
      </w:r>
      <w:proofErr w:type="spellStart"/>
      <w:r w:rsidRPr="00766A2E">
        <w:t>ALE_script.conf</w:t>
      </w:r>
      <w:proofErr w:type="spellEnd"/>
      <w:r w:rsidRPr="00766A2E">
        <w:t>.</w:t>
      </w:r>
    </w:p>
    <w:p w14:paraId="126A5636" w14:textId="77777777" w:rsidR="00081286" w:rsidRPr="00766A2E" w:rsidRDefault="00081286" w:rsidP="004C34CE">
      <w:pPr>
        <w:pPrChange w:id="1794" w:author="Trebaol Jonathan" w:date="2021-07-29T17:35:00Z">
          <w:pPr/>
        </w:pPrChange>
      </w:pPr>
    </w:p>
    <w:p w14:paraId="29267CDF" w14:textId="147A1F46" w:rsidR="00081286" w:rsidRPr="00766A2E" w:rsidRDefault="00081286" w:rsidP="004C34CE">
      <w:pPr>
        <w:pPrChange w:id="1795" w:author="Trebaol Jonathan" w:date="2021-07-29T17:35:00Z">
          <w:pPr/>
        </w:pPrChange>
      </w:pPr>
      <w:proofErr w:type="spellStart"/>
      <w:r w:rsidRPr="00766A2E">
        <w:t>get_id_client</w:t>
      </w:r>
      <w:proofErr w:type="spellEnd"/>
      <w:r w:rsidRPr="00766A2E">
        <w:t>():</w:t>
      </w:r>
    </w:p>
    <w:p w14:paraId="2C0E891D" w14:textId="44AED85B" w:rsidR="00081286" w:rsidRPr="00766A2E" w:rsidRDefault="00081286" w:rsidP="004C34CE">
      <w:pPr>
        <w:pPrChange w:id="1796" w:author="Trebaol Jonathan" w:date="2021-07-29T17:35:00Z">
          <w:pPr/>
        </w:pPrChange>
      </w:pPr>
    </w:p>
    <w:p w14:paraId="02AEE518" w14:textId="6253620C" w:rsidR="00081286" w:rsidRPr="00766A2E" w:rsidRDefault="00081286" w:rsidP="004C34CE">
      <w:pPr>
        <w:pPrChange w:id="1797" w:author="Trebaol Jonathan" w:date="2021-07-29T17:35:00Z">
          <w:pPr/>
        </w:pPrChange>
      </w:pPr>
      <w:proofErr w:type="spellStart"/>
      <w:r w:rsidRPr="00766A2E">
        <w:t>get_server_log_ip</w:t>
      </w:r>
      <w:proofErr w:type="spellEnd"/>
      <w:r w:rsidRPr="00766A2E">
        <w:t>():</w:t>
      </w:r>
    </w:p>
    <w:p w14:paraId="33E54BBD" w14:textId="6C8763F1" w:rsidR="00081286" w:rsidRPr="00766A2E" w:rsidRDefault="00081286" w:rsidP="004C34CE">
      <w:pPr>
        <w:pPrChange w:id="1798" w:author="Trebaol Jonathan" w:date="2021-07-29T17:35:00Z">
          <w:pPr/>
        </w:pPrChange>
      </w:pPr>
      <w:r w:rsidRPr="00766A2E">
        <w:t xml:space="preserve">This function collects Ip Address of log server in the file </w:t>
      </w:r>
      <w:proofErr w:type="spellStart"/>
      <w:r w:rsidRPr="00766A2E">
        <w:t>ALE_script.conf</w:t>
      </w:r>
      <w:proofErr w:type="spellEnd"/>
      <w:r w:rsidRPr="00766A2E">
        <w:t>.</w:t>
      </w:r>
    </w:p>
    <w:p w14:paraId="2111FEE0" w14:textId="4A6BA79F" w:rsidR="00927CEA" w:rsidRPr="00766A2E" w:rsidRDefault="00927CEA" w:rsidP="004C34CE">
      <w:pPr>
        <w:pPrChange w:id="1799" w:author="Trebaol Jonathan" w:date="2021-07-29T17:35:00Z">
          <w:pPr/>
        </w:pPrChange>
      </w:pPr>
    </w:p>
    <w:p w14:paraId="1F0A6D35" w14:textId="1073F4FA" w:rsidR="00927CEA" w:rsidRPr="00766A2E" w:rsidRDefault="00927CEA" w:rsidP="004C34CE">
      <w:pPr>
        <w:pPrChange w:id="1800" w:author="Trebaol Jonathan" w:date="2021-07-29T17:35:00Z">
          <w:pPr/>
        </w:pPrChange>
      </w:pPr>
      <w:proofErr w:type="spellStart"/>
      <w:r w:rsidRPr="00766A2E">
        <w:t>get_jid</w:t>
      </w:r>
      <w:proofErr w:type="spellEnd"/>
      <w:r w:rsidRPr="00766A2E">
        <w:t>():</w:t>
      </w:r>
    </w:p>
    <w:p w14:paraId="4B89D2B7" w14:textId="5467FD04" w:rsidR="00927CEA" w:rsidRPr="00766A2E" w:rsidRDefault="00927CEA" w:rsidP="004C34CE">
      <w:pPr>
        <w:pPrChange w:id="1801" w:author="Trebaol Jonathan" w:date="2021-07-29T17:35:00Z">
          <w:pPr/>
        </w:pPrChange>
      </w:pPr>
      <w:r w:rsidRPr="00766A2E">
        <w:t xml:space="preserve">This function collects Rainbow JID in the file </w:t>
      </w:r>
      <w:proofErr w:type="spellStart"/>
      <w:r w:rsidRPr="00766A2E">
        <w:t>ALE_script.conf</w:t>
      </w:r>
      <w:proofErr w:type="spellEnd"/>
      <w:r w:rsidRPr="00766A2E">
        <w:t>.</w:t>
      </w:r>
    </w:p>
    <w:p w14:paraId="16464374" w14:textId="77777777" w:rsidR="00607487" w:rsidRPr="00766A2E" w:rsidRDefault="00607487" w:rsidP="004C34CE">
      <w:pPr>
        <w:pPrChange w:id="1802" w:author="Trebaol Jonathan" w:date="2021-07-29T17:35:00Z">
          <w:pPr/>
        </w:pPrChange>
      </w:pPr>
    </w:p>
    <w:p w14:paraId="638174E2" w14:textId="34A34A49" w:rsidR="003320AB" w:rsidRPr="00766A2E" w:rsidRDefault="00927CEA" w:rsidP="004C34CE">
      <w:pPr>
        <w:pPrChange w:id="1803" w:author="Trebaol Jonathan" w:date="2021-07-29T17:35:00Z">
          <w:pPr/>
        </w:pPrChange>
      </w:pPr>
      <w:proofErr w:type="spellStart"/>
      <w:r w:rsidRPr="00766A2E">
        <w:rPr>
          <w:b/>
          <w:bCs/>
        </w:rPr>
        <w:t>add_new_save</w:t>
      </w:r>
      <w:proofErr w:type="spellEnd"/>
      <w:r w:rsidRPr="00766A2E">
        <w:t>(</w:t>
      </w:r>
      <w:proofErr w:type="spellStart"/>
      <w:r w:rsidRPr="00766A2E">
        <w:t>ipadd,port,type,choice</w:t>
      </w:r>
      <w:proofErr w:type="spellEnd"/>
      <w:r w:rsidRPr="00766A2E">
        <w:t xml:space="preserve"> = "never"):</w:t>
      </w:r>
    </w:p>
    <w:p w14:paraId="75ACD50B" w14:textId="2C14D5AD" w:rsidR="00641BCF" w:rsidRPr="00766A2E" w:rsidRDefault="00927CEA" w:rsidP="004C34CE">
      <w:pPr>
        <w:pPrChange w:id="1804" w:author="Trebaol Jonathan" w:date="2021-07-29T17:35:00Z">
          <w:pPr/>
        </w:pPrChange>
      </w:pPr>
      <w:r w:rsidRPr="00766A2E">
        <w:lastRenderedPageBreak/>
        <w:t>This function saves the new instruction to be recorded given by the user on Rainbow.</w:t>
      </w:r>
    </w:p>
    <w:p w14:paraId="065511F7" w14:textId="089ED3A7" w:rsidR="00641BCF" w:rsidRPr="00766A2E" w:rsidRDefault="00641BCF" w:rsidP="004C34CE">
      <w:pPr>
        <w:pPrChange w:id="1805" w:author="Trebaol Jonathan" w:date="2021-07-29T17:35:00Z">
          <w:pPr/>
        </w:pPrChange>
      </w:pPr>
    </w:p>
    <w:p w14:paraId="502A6A80" w14:textId="77777777" w:rsidR="00641BCF" w:rsidRPr="00766A2E" w:rsidRDefault="00641BCF" w:rsidP="004C34CE">
      <w:pPr>
        <w:pPrChange w:id="1806" w:author="Trebaol Jonathan" w:date="2021-07-29T17:35:00Z">
          <w:pPr/>
        </w:pPrChange>
      </w:pPr>
    </w:p>
    <w:p w14:paraId="5FF39E85" w14:textId="77777777" w:rsidR="00293556" w:rsidRPr="00766A2E" w:rsidRDefault="00293556" w:rsidP="004C34CE">
      <w:pPr>
        <w:pPrChange w:id="1807" w:author="Trebaol Jonathan" w:date="2021-07-29T17:35:00Z">
          <w:pPr/>
        </w:pPrChange>
      </w:pPr>
    </w:p>
    <w:p w14:paraId="20154576" w14:textId="77777777" w:rsidR="00E11907" w:rsidRPr="00766A2E" w:rsidRDefault="00E11907" w:rsidP="004C34CE">
      <w:pPr>
        <w:pStyle w:val="Titre2"/>
        <w:pPrChange w:id="1808" w:author="Trebaol Jonathan" w:date="2021-07-29T17:35:00Z">
          <w:pPr/>
        </w:pPrChange>
      </w:pPr>
      <w:bookmarkStart w:id="1809" w:name="_Active_Output_Socket"/>
      <w:bookmarkStart w:id="1810" w:name="_Toc78470318"/>
      <w:bookmarkEnd w:id="1809"/>
      <w:r w:rsidRPr="00766A2E">
        <w:t>Active Output Socket</w:t>
      </w:r>
      <w:bookmarkEnd w:id="1810"/>
    </w:p>
    <w:p w14:paraId="6B167DFB" w14:textId="018CA571" w:rsidR="00293556" w:rsidRPr="00766A2E" w:rsidRDefault="001B1DF4" w:rsidP="004C34CE">
      <w:pPr>
        <w:pPrChange w:id="1811" w:author="Trebaol Jonathan" w:date="2021-07-29T17:35:00Z">
          <w:pPr/>
        </w:pPrChange>
      </w:pPr>
      <w:r w:rsidRPr="00766A2E">
        <w:t>Name: support_active_output_socket.py</w:t>
      </w:r>
    </w:p>
    <w:p w14:paraId="05E74B81" w14:textId="77777777" w:rsidR="00E47887" w:rsidRPr="00766A2E" w:rsidRDefault="00E47887" w:rsidP="004C34CE">
      <w:pPr>
        <w:pPrChange w:id="1812" w:author="Trebaol Jonathan" w:date="2021-07-29T17:35:00Z">
          <w:pPr/>
        </w:pPrChange>
      </w:pPr>
    </w:p>
    <w:p w14:paraId="58EBF646" w14:textId="53075BE1" w:rsidR="001B1DF4" w:rsidRPr="00766A2E" w:rsidRDefault="00DF45ED" w:rsidP="004C34CE">
      <w:pPr>
        <w:pPrChange w:id="1813" w:author="Trebaol Jonathan" w:date="2021-07-29T17:35:00Z">
          <w:pPr/>
        </w:pPrChange>
      </w:pPr>
      <w:r w:rsidRPr="00766A2E">
        <w:t>This script is executed when setting-up the environment by Setup.sh Based on the IP Addresses listed into Devices.xls, this script will add the following command "</w:t>
      </w:r>
      <w:proofErr w:type="spellStart"/>
      <w:r w:rsidRPr="00766A2E">
        <w:t>swlog</w:t>
      </w:r>
      <w:proofErr w:type="spellEnd"/>
      <w:r w:rsidRPr="00766A2E">
        <w:t xml:space="preserve"> output socket &lt;</w:t>
      </w:r>
      <w:proofErr w:type="spellStart"/>
      <w:r w:rsidRPr="00766A2E">
        <w:t>server_ipaddress</w:t>
      </w:r>
      <w:proofErr w:type="spellEnd"/>
      <w:r w:rsidRPr="00766A2E">
        <w:t>&gt; required for sending syslog messages</w:t>
      </w:r>
    </w:p>
    <w:p w14:paraId="1A485817" w14:textId="792DB229" w:rsidR="00E11907" w:rsidRPr="00766A2E" w:rsidRDefault="00E11907" w:rsidP="004C34CE">
      <w:pPr>
        <w:pStyle w:val="Titre2"/>
        <w:pPrChange w:id="1814" w:author="Trebaol Jonathan" w:date="2021-07-29T17:35:00Z">
          <w:pPr/>
        </w:pPrChange>
      </w:pPr>
      <w:bookmarkStart w:id="1815" w:name="_Send_Notification"/>
      <w:bookmarkStart w:id="1816" w:name="_Toc78470319"/>
      <w:bookmarkEnd w:id="1815"/>
      <w:r w:rsidRPr="00766A2E">
        <w:t>Send Notification</w:t>
      </w:r>
      <w:bookmarkEnd w:id="1816"/>
    </w:p>
    <w:p w14:paraId="64683A01" w14:textId="77777777" w:rsidR="00FA55B3" w:rsidRPr="00766A2E" w:rsidRDefault="00FA55B3" w:rsidP="004C34CE">
      <w:pPr>
        <w:pPrChange w:id="1817" w:author="Trebaol Jonathan" w:date="2021-07-29T17:35:00Z">
          <w:pPr/>
        </w:pPrChange>
      </w:pPr>
    </w:p>
    <w:p w14:paraId="0D86156D" w14:textId="0BB3A118" w:rsidR="00FA55B3" w:rsidRPr="00766A2E" w:rsidRDefault="00FA55B3" w:rsidP="004C34CE">
      <w:pPr>
        <w:pPrChange w:id="1818" w:author="Trebaol Jonathan" w:date="2021-07-29T17:35:00Z">
          <w:pPr/>
        </w:pPrChange>
      </w:pPr>
      <w:r w:rsidRPr="00766A2E">
        <w:t>Name: support_send_notification.py</w:t>
      </w:r>
    </w:p>
    <w:p w14:paraId="6BF0C100" w14:textId="77777777" w:rsidR="00C664A4" w:rsidRPr="00766A2E" w:rsidRDefault="00C664A4" w:rsidP="004C34CE">
      <w:pPr>
        <w:pPrChange w:id="1819" w:author="Trebaol Jonathan" w:date="2021-07-29T17:35:00Z">
          <w:pPr/>
        </w:pPrChange>
      </w:pPr>
    </w:p>
    <w:p w14:paraId="0E290501" w14:textId="77777777" w:rsidR="0020698E" w:rsidRPr="00766A2E" w:rsidRDefault="00A370A7" w:rsidP="004C34CE">
      <w:pPr>
        <w:pPrChange w:id="1820" w:author="Trebaol Jonathan" w:date="2021-07-29T17:35:00Z">
          <w:pPr/>
        </w:pPrChange>
      </w:pPr>
      <w:r w:rsidRPr="00766A2E">
        <w:t>Rather all functions to send email or rainbow message.</w:t>
      </w:r>
    </w:p>
    <w:p w14:paraId="56B1AF55" w14:textId="77777777" w:rsidR="0020698E" w:rsidRPr="00766A2E" w:rsidRDefault="00A370A7" w:rsidP="004C34CE">
      <w:pPr>
        <w:pPrChange w:id="1821" w:author="Trebaol Jonathan" w:date="2021-07-29T17:35:00Z">
          <w:pPr/>
        </w:pPrChange>
      </w:pPr>
      <w:r w:rsidRPr="00766A2E">
        <w:t>Email functions can be a request to act or not on the issue</w:t>
      </w:r>
      <w:r w:rsidR="000C26ED" w:rsidRPr="00766A2E">
        <w:t>.</w:t>
      </w:r>
      <w:r w:rsidRPr="00766A2E">
        <w:t xml:space="preserve"> </w:t>
      </w:r>
      <w:r w:rsidR="000C26ED" w:rsidRPr="00766A2E">
        <w:t>Feature</w:t>
      </w:r>
      <w:r w:rsidRPr="00766A2E">
        <w:t xml:space="preserve"> handle attachments files.</w:t>
      </w:r>
    </w:p>
    <w:p w14:paraId="79A04404" w14:textId="77777777" w:rsidR="00A370A7" w:rsidRPr="00766A2E" w:rsidRDefault="00A370A7" w:rsidP="004C34CE">
      <w:pPr>
        <w:pPrChange w:id="1822" w:author="Trebaol Jonathan" w:date="2021-07-29T17:35:00Z">
          <w:pPr/>
        </w:pPrChange>
      </w:pPr>
      <w:r w:rsidRPr="00766A2E">
        <w:t>Rainbow function Rainbow functions can be a request to act or not on the issue</w:t>
      </w:r>
      <w:r w:rsidR="0020698E" w:rsidRPr="00766A2E">
        <w:t>.</w:t>
      </w:r>
      <w:r w:rsidR="000C26ED" w:rsidRPr="00766A2E">
        <w:t xml:space="preserve"> F</w:t>
      </w:r>
      <w:r w:rsidR="0020698E" w:rsidRPr="00766A2E">
        <w:t>eature</w:t>
      </w:r>
      <w:r w:rsidRPr="00766A2E">
        <w:t xml:space="preserve"> handle </w:t>
      </w:r>
      <w:r w:rsidR="0020698E" w:rsidRPr="00766A2E">
        <w:t xml:space="preserve">text </w:t>
      </w:r>
      <w:r w:rsidRPr="00766A2E">
        <w:t xml:space="preserve">attachments files. </w:t>
      </w:r>
    </w:p>
    <w:p w14:paraId="6FD7C0B6" w14:textId="77777777" w:rsidR="0020698E" w:rsidRPr="00766A2E" w:rsidRDefault="0020698E" w:rsidP="004C34CE">
      <w:pPr>
        <w:pPrChange w:id="1823" w:author="Trebaol Jonathan" w:date="2021-07-29T17:35:00Z">
          <w:pPr/>
        </w:pPrChange>
      </w:pPr>
    </w:p>
    <w:p w14:paraId="1AB36534" w14:textId="77777777" w:rsidR="00773D50" w:rsidRPr="00766A2E" w:rsidRDefault="00773D50" w:rsidP="004C34CE">
      <w:pPr>
        <w:pPrChange w:id="1824" w:author="Trebaol Jonathan" w:date="2021-07-29T17:35:00Z">
          <w:pPr/>
        </w:pPrChange>
      </w:pPr>
    </w:p>
    <w:p w14:paraId="6F3E4E76" w14:textId="77777777" w:rsidR="00773D50" w:rsidRPr="00766A2E" w:rsidRDefault="00773D50" w:rsidP="004C34CE">
      <w:pPr>
        <w:pPrChange w:id="1825" w:author="Trebaol Jonathan" w:date="2021-07-29T17:35:00Z">
          <w:pPr/>
        </w:pPrChange>
      </w:pPr>
    </w:p>
    <w:p w14:paraId="4454E526" w14:textId="77777777" w:rsidR="00E11907" w:rsidRPr="00766A2E" w:rsidRDefault="00E11907" w:rsidP="004C34CE">
      <w:pPr>
        <w:pStyle w:val="Titre2"/>
        <w:pPrChange w:id="1826" w:author="Trebaol Jonathan" w:date="2021-07-29T17:35:00Z">
          <w:pPr/>
        </w:pPrChange>
      </w:pPr>
      <w:bookmarkStart w:id="1827" w:name="_Web_Receiver"/>
      <w:bookmarkStart w:id="1828" w:name="_Toc78470320"/>
      <w:bookmarkEnd w:id="1827"/>
      <w:r w:rsidRPr="00766A2E">
        <w:t>Web Receiver</w:t>
      </w:r>
      <w:bookmarkEnd w:id="1828"/>
    </w:p>
    <w:p w14:paraId="07E7CC62" w14:textId="0537BC50" w:rsidR="000C26ED" w:rsidRPr="00766A2E" w:rsidRDefault="000C26ED" w:rsidP="004C34CE">
      <w:pPr>
        <w:pPrChange w:id="1829" w:author="Trebaol Jonathan" w:date="2021-07-29T17:35:00Z">
          <w:pPr/>
        </w:pPrChange>
      </w:pPr>
      <w:r w:rsidRPr="00766A2E">
        <w:t>Name: support_web_receiver_class.py</w:t>
      </w:r>
    </w:p>
    <w:p w14:paraId="62987C74" w14:textId="77777777" w:rsidR="000C26ED" w:rsidRPr="00766A2E" w:rsidRDefault="000C26ED" w:rsidP="004C34CE">
      <w:pPr>
        <w:pPrChange w:id="1830" w:author="Trebaol Jonathan" w:date="2021-07-29T17:35:00Z">
          <w:pPr/>
        </w:pPrChange>
      </w:pPr>
    </w:p>
    <w:p w14:paraId="774CF32F" w14:textId="77777777" w:rsidR="00982DD9" w:rsidRPr="00766A2E" w:rsidRDefault="00773D50" w:rsidP="004C34CE">
      <w:pPr>
        <w:pPrChange w:id="1831" w:author="Trebaol Jonathan" w:date="2021-07-29T17:35:00Z">
          <w:pPr/>
        </w:pPrChange>
      </w:pPr>
      <w:r w:rsidRPr="00766A2E">
        <w:t>P</w:t>
      </w:r>
      <w:r w:rsidR="000C26ED" w:rsidRPr="00766A2E">
        <w:t xml:space="preserve">ermit the setup of the web server, with goods keys and values in </w:t>
      </w:r>
      <w:proofErr w:type="spellStart"/>
      <w:r w:rsidR="000C26ED" w:rsidRPr="00766A2E">
        <w:t>url</w:t>
      </w:r>
      <w:proofErr w:type="spellEnd"/>
      <w:r w:rsidR="000C26ED" w:rsidRPr="00766A2E">
        <w:t xml:space="preserve"> parameters. </w:t>
      </w:r>
    </w:p>
    <w:p w14:paraId="54D79FC2" w14:textId="77777777" w:rsidR="006B59B5" w:rsidRPr="00766A2E" w:rsidRDefault="000C26ED" w:rsidP="004C34CE">
      <w:pPr>
        <w:pPrChange w:id="1832" w:author="Trebaol Jonathan" w:date="2021-07-29T17:35:00Z">
          <w:pPr/>
        </w:pPrChange>
      </w:pPr>
      <w:r w:rsidRPr="00766A2E">
        <w:t xml:space="preserve">For example : </w:t>
      </w:r>
    </w:p>
    <w:p w14:paraId="31970DC4" w14:textId="00DCF164" w:rsidR="00982DD9" w:rsidRPr="00766A2E" w:rsidRDefault="000C26ED" w:rsidP="004C34CE">
      <w:pPr>
        <w:pPrChange w:id="1833" w:author="Trebaol Jonathan" w:date="2021-07-29T17:35:00Z">
          <w:pPr/>
        </w:pPrChange>
      </w:pPr>
      <w:r w:rsidRPr="00766A2E">
        <w:t xml:space="preserve">when the web server is </w:t>
      </w:r>
      <w:r w:rsidR="001A59E3" w:rsidRPr="00254CDB">
        <w:t>started,</w:t>
      </w:r>
      <w:r w:rsidRPr="00766A2E">
        <w:t xml:space="preserve"> there is only 3 pages available(yes, no, and save)</w:t>
      </w:r>
      <w:r w:rsidR="006B59B5" w:rsidRPr="00766A2E">
        <w:t>:</w:t>
      </w:r>
    </w:p>
    <w:p w14:paraId="64F94292" w14:textId="4D1E2C12" w:rsidR="00982DD9" w:rsidRPr="00766A2E" w:rsidRDefault="00982DD9" w:rsidP="004C34CE">
      <w:pPr>
        <w:pPrChange w:id="1834" w:author="Trebaol Jonathan" w:date="2021-07-29T17:35:00Z">
          <w:pPr/>
        </w:pPrChange>
      </w:pPr>
      <w:r w:rsidRPr="00766A2E">
        <w:t xml:space="preserve">Id client: </w:t>
      </w:r>
      <w:r w:rsidR="006B59B5" w:rsidRPr="00766A2E">
        <w:t>0123456789</w:t>
      </w:r>
    </w:p>
    <w:p w14:paraId="529B4377" w14:textId="3E95A302" w:rsidR="00982DD9" w:rsidRPr="00766A2E" w:rsidRDefault="00982DD9" w:rsidP="004C34CE">
      <w:pPr>
        <w:pPrChange w:id="1835" w:author="Trebaol Jonathan" w:date="2021-07-29T17:35:00Z">
          <w:pPr/>
        </w:pPrChange>
      </w:pPr>
      <w:r w:rsidRPr="00766A2E">
        <w:t>Id case:</w:t>
      </w:r>
      <w:r w:rsidR="006B59B5" w:rsidRPr="00766A2E">
        <w:t xml:space="preserve"> 2464321088</w:t>
      </w:r>
    </w:p>
    <w:p w14:paraId="71934D11" w14:textId="3B006E27" w:rsidR="006B59B5" w:rsidRPr="00766A2E" w:rsidRDefault="006B59B5" w:rsidP="004C34CE">
      <w:pPr>
        <w:pPrChange w:id="1836" w:author="Trebaol Jonathan" w:date="2021-07-29T17:35:00Z">
          <w:pPr/>
        </w:pPrChange>
      </w:pPr>
    </w:p>
    <w:p w14:paraId="1A8E9414" w14:textId="095B9FD0" w:rsidR="006B59B5" w:rsidRPr="00214C31" w:rsidRDefault="006B59B5" w:rsidP="004C34CE">
      <w:pPr>
        <w:rPr>
          <w:rFonts w:asciiTheme="minorHAnsi" w:hAnsiTheme="minorHAnsi" w:cstheme="minorHAnsi"/>
          <w:color w:val="0000FF"/>
          <w:u w:val="single"/>
        </w:rPr>
        <w:pPrChange w:id="1837" w:author="Trebaol Jonathan" w:date="2021-07-29T17:35:00Z">
          <w:pPr/>
        </w:pPrChange>
      </w:pPr>
      <w:proofErr w:type="spellStart"/>
      <w:r w:rsidRPr="00766A2E">
        <w:rPr>
          <w:rFonts w:asciiTheme="minorHAnsi" w:hAnsiTheme="minorHAnsi" w:cstheme="minorHAnsi"/>
        </w:rPr>
        <w:t>Yes:</w:t>
      </w:r>
      <w:r w:rsidR="00A423C9">
        <w:fldChar w:fldCharType="begin"/>
      </w:r>
      <w:r w:rsidR="00A423C9">
        <w:instrText xml:space="preserve"> HYPERLINK "http://10.130.7.14:5200?id=01234567892464321088&amp;answer=yes" </w:instrText>
      </w:r>
      <w:r w:rsidR="00A423C9">
        <w:fldChar w:fldCharType="separate"/>
      </w:r>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://10.130.7.14:5200?id=01234567892464321088&amp;answer=yes</w:t>
      </w:r>
      <w:r w:rsidR="00A423C9">
        <w:rPr>
          <w:rStyle w:val="Lienhypertexte"/>
          <w:rFonts w:asciiTheme="minorHAnsi" w:hAnsiTheme="minorHAnsi" w:cstheme="minorHAnsi"/>
        </w:rPr>
        <w:fldChar w:fldCharType="end"/>
      </w:r>
      <w:r w:rsidRPr="00766A2E">
        <w:rPr>
          <w:rFonts w:asciiTheme="minorHAnsi" w:hAnsiTheme="minorHAnsi" w:cstheme="minorHAnsi"/>
        </w:rPr>
        <w:br/>
      </w:r>
      <w:proofErr w:type="spellStart"/>
      <w:r w:rsidRPr="00766A2E">
        <w:rPr>
          <w:rFonts w:asciiTheme="minorHAnsi" w:hAnsiTheme="minorHAnsi" w:cstheme="minorHAnsi"/>
        </w:rPr>
        <w:t>no:</w:t>
      </w:r>
      <w:r w:rsidR="00A423C9">
        <w:fldChar w:fldCharType="begin"/>
      </w:r>
      <w:r w:rsidR="00A423C9">
        <w:instrText xml:space="preserve"> HYPERLINK "http://10.130.7.14:5200?id=01234567892464321088&amp;answer=no" </w:instrText>
      </w:r>
      <w:r w:rsidR="00A423C9">
        <w:fldChar w:fldCharType="separate"/>
      </w:r>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://10.130.7.14:5200?id=01234567892464321088&amp;answer=no</w:t>
      </w:r>
      <w:r w:rsidR="00A423C9">
        <w:rPr>
          <w:rStyle w:val="Lienhypertexte"/>
          <w:rFonts w:asciiTheme="minorHAnsi" w:hAnsiTheme="minorHAnsi" w:cstheme="minorHAnsi"/>
        </w:rPr>
        <w:fldChar w:fldCharType="end"/>
      </w:r>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r w:rsidR="00A423C9">
        <w:fldChar w:fldCharType="begin"/>
      </w:r>
      <w:r w:rsidR="00A423C9">
        <w:instrText xml:space="preserve"> HYPERLINK "http://10.130.7.14:5200?id=01234567892464321088&amp;answer=save" </w:instrText>
      </w:r>
      <w:r w:rsidR="00A423C9">
        <w:fldChar w:fldCharType="separate"/>
      </w:r>
      <w:r w:rsidRPr="00766A2E">
        <w:rPr>
          <w:rStyle w:val="Lienhypertexte"/>
          <w:rFonts w:asciiTheme="minorHAnsi" w:hAnsiTheme="minorHAnsi" w:cstheme="minorHAnsi"/>
        </w:rPr>
        <w:t>http://10.130.7.14:5200?id=01234567892464321088&amp;answer=save</w:t>
      </w:r>
      <w:r w:rsidR="00A423C9">
        <w:rPr>
          <w:rStyle w:val="Lienhypertexte"/>
          <w:rFonts w:asciiTheme="minorHAnsi" w:hAnsiTheme="minorHAnsi" w:cstheme="minorHAnsi"/>
        </w:rPr>
        <w:fldChar w:fldCharType="end"/>
      </w:r>
    </w:p>
    <w:p w14:paraId="6E5548D7" w14:textId="77777777" w:rsidR="00982DD9" w:rsidRPr="00766A2E" w:rsidRDefault="00982DD9" w:rsidP="004C34CE">
      <w:pPr>
        <w:pPrChange w:id="1838" w:author="Trebaol Jonathan" w:date="2021-07-29T17:35:00Z">
          <w:pPr/>
        </w:pPrChange>
      </w:pPr>
    </w:p>
    <w:p w14:paraId="1A5ECC80" w14:textId="77777777" w:rsidR="006B59B5" w:rsidRPr="00766A2E" w:rsidRDefault="000C26ED" w:rsidP="004C34CE">
      <w:pPr>
        <w:pPrChange w:id="1839" w:author="Trebaol Jonathan" w:date="2021-07-29T17:35:00Z">
          <w:pPr/>
        </w:pPrChange>
      </w:pPr>
      <w:r w:rsidRPr="00766A2E">
        <w:t>To ensure security, the other parameters to access at the good page is the client id and case id.</w:t>
      </w:r>
    </w:p>
    <w:p w14:paraId="2EFA7207" w14:textId="2AAAA0E5" w:rsidR="006B59B5" w:rsidRPr="00766A2E" w:rsidRDefault="000C26ED" w:rsidP="004C34CE">
      <w:pPr>
        <w:pPrChange w:id="1840" w:author="Trebaol Jonathan" w:date="2021-07-29T17:35:00Z">
          <w:pPr/>
        </w:pPrChange>
      </w:pPr>
      <w:r w:rsidRPr="00766A2E">
        <w:t xml:space="preserve"> When the server </w:t>
      </w:r>
      <w:r w:rsidR="00780FD3" w:rsidRPr="00254CDB">
        <w:t>receives</w:t>
      </w:r>
      <w:r w:rsidRPr="00766A2E">
        <w:t xml:space="preserve"> an answer by access on the </w:t>
      </w:r>
      <w:proofErr w:type="spellStart"/>
      <w:r w:rsidRPr="00766A2E">
        <w:t>url</w:t>
      </w:r>
      <w:proofErr w:type="spellEnd"/>
      <w:r w:rsidRPr="00766A2E">
        <w:t xml:space="preserve">, the webserver </w:t>
      </w:r>
      <w:r w:rsidR="00780FD3" w:rsidRPr="00254CDB">
        <w:t>stops</w:t>
      </w:r>
      <w:r w:rsidRPr="00766A2E">
        <w:t>.</w:t>
      </w:r>
    </w:p>
    <w:p w14:paraId="0EEB5878" w14:textId="375E1236" w:rsidR="000C26ED" w:rsidRPr="00766A2E" w:rsidRDefault="000C26ED" w:rsidP="004C34CE">
      <w:pPr>
        <w:pPrChange w:id="1841" w:author="Trebaol Jonathan" w:date="2021-07-29T17:35:00Z">
          <w:pPr/>
        </w:pPrChange>
      </w:pPr>
      <w:r w:rsidRPr="00766A2E">
        <w:t xml:space="preserve"> If there is no access on the web server after 60 seconds the answer will be automatically yes.</w:t>
      </w:r>
    </w:p>
    <w:p w14:paraId="2EED70AB" w14:textId="66081BCC" w:rsidR="006B59B5" w:rsidRPr="00766A2E" w:rsidRDefault="006B59B5" w:rsidP="004C34CE">
      <w:pPr>
        <w:pPrChange w:id="1842" w:author="Trebaol Jonathan" w:date="2021-07-29T17:35:00Z">
          <w:pPr/>
        </w:pPrChange>
      </w:pPr>
    </w:p>
    <w:p w14:paraId="75AD9D67" w14:textId="51FEE210" w:rsidR="000C26ED" w:rsidRDefault="006B59B5" w:rsidP="004C34CE">
      <w:pPr>
        <w:pPrChange w:id="1843" w:author="Trebaol Jonathan" w:date="2021-07-29T17:35:00Z">
          <w:pPr/>
        </w:pPrChange>
      </w:pPr>
      <w:r w:rsidRPr="00766A2E">
        <w:t>This script is only call by the request handler</w:t>
      </w:r>
      <w:r w:rsidR="00CD2D16" w:rsidRPr="00766A2E">
        <w:t>, which permit to manage the whole part of notification requests.</w:t>
      </w:r>
    </w:p>
    <w:p w14:paraId="3A33530F" w14:textId="5E0638B8" w:rsidR="003266A5" w:rsidRDefault="003266A5" w:rsidP="004C34CE">
      <w:pPr>
        <w:pPrChange w:id="1844" w:author="Trebaol Jonathan" w:date="2021-07-29T17:35:00Z">
          <w:pPr/>
        </w:pPrChange>
      </w:pPr>
    </w:p>
    <w:p w14:paraId="2FBAD59E" w14:textId="681798D7" w:rsidR="003266A5" w:rsidRDefault="003266A5" w:rsidP="004C34CE">
      <w:pPr>
        <w:pPrChange w:id="1845" w:author="Trebaol Jonathan" w:date="2021-07-29T17:35:00Z">
          <w:pPr/>
        </w:pPrChange>
      </w:pPr>
    </w:p>
    <w:p w14:paraId="6C4F6BF6" w14:textId="77777777" w:rsidR="003266A5" w:rsidRPr="00766A2E" w:rsidRDefault="003266A5" w:rsidP="004C34CE">
      <w:pPr>
        <w:pPrChange w:id="1846" w:author="Trebaol Jonathan" w:date="2021-07-29T17:35:00Z">
          <w:pPr/>
        </w:pPrChange>
      </w:pPr>
    </w:p>
    <w:p w14:paraId="0910E119" w14:textId="77777777" w:rsidR="00796174" w:rsidRPr="00766A2E" w:rsidRDefault="00796174" w:rsidP="004C34CE">
      <w:pPr>
        <w:pStyle w:val="Titre2"/>
        <w:pPrChange w:id="1847" w:author="Trebaol Jonathan" w:date="2021-07-29T17:35:00Z">
          <w:pPr/>
        </w:pPrChange>
      </w:pPr>
      <w:bookmarkStart w:id="1848" w:name="_Requests_Handler"/>
      <w:bookmarkStart w:id="1849" w:name="_Toc78470321"/>
      <w:bookmarkEnd w:id="1848"/>
      <w:r w:rsidRPr="00766A2E">
        <w:t>Requests Handler</w:t>
      </w:r>
      <w:bookmarkEnd w:id="1849"/>
    </w:p>
    <w:p w14:paraId="679827D7" w14:textId="77777777" w:rsidR="00796174" w:rsidRPr="00766A2E" w:rsidRDefault="00796174" w:rsidP="004C34CE">
      <w:pPr>
        <w:pPrChange w:id="1850" w:author="Trebaol Jonathan" w:date="2021-07-29T17:35:00Z">
          <w:pPr/>
        </w:pPrChange>
      </w:pPr>
      <w:r w:rsidRPr="00766A2E">
        <w:t>Name: support_response_handler.py</w:t>
      </w:r>
    </w:p>
    <w:p w14:paraId="533D3FF1" w14:textId="77777777" w:rsidR="00796174" w:rsidRPr="00766A2E" w:rsidRDefault="00796174" w:rsidP="004C34CE">
      <w:pPr>
        <w:pPrChange w:id="1851" w:author="Trebaol Jonathan" w:date="2021-07-29T17:35:00Z">
          <w:pPr/>
        </w:pPrChange>
      </w:pPr>
    </w:p>
    <w:p w14:paraId="6FCADC69" w14:textId="101D0E63" w:rsidR="00796174" w:rsidRPr="00766A2E" w:rsidRDefault="00796174" w:rsidP="004C34CE">
      <w:pPr>
        <w:pPrChange w:id="1852" w:author="Trebaol Jonathan" w:date="2021-07-29T17:35:00Z">
          <w:pPr/>
        </w:pPrChange>
      </w:pPr>
      <w:r w:rsidRPr="00766A2E">
        <w:t xml:space="preserve">Conductor of the request feature. </w:t>
      </w:r>
    </w:p>
    <w:p w14:paraId="028D768E" w14:textId="0809E474" w:rsidR="00CD2D16" w:rsidRPr="00766A2E" w:rsidRDefault="00CD2D16" w:rsidP="004C34CE">
      <w:pPr>
        <w:pPrChange w:id="1853" w:author="Trebaol Jonathan" w:date="2021-07-29T17:35:00Z">
          <w:pPr/>
        </w:pPrChange>
      </w:pPr>
    </w:p>
    <w:p w14:paraId="7E8DF8D3" w14:textId="1E8F3C6F" w:rsidR="00CD2D16" w:rsidRPr="00766A2E" w:rsidRDefault="00CD2D16" w:rsidP="004C34CE">
      <w:pPr>
        <w:pPrChange w:id="1854" w:author="Trebaol Jonathan" w:date="2021-07-29T17:35:00Z">
          <w:pPr/>
        </w:pPrChange>
      </w:pPr>
      <w:r w:rsidRPr="00766A2E">
        <w:lastRenderedPageBreak/>
        <w:t>The purpose of this script, when a</w:t>
      </w:r>
      <w:r w:rsidR="00434236" w:rsidRPr="00766A2E">
        <w:t>n</w:t>
      </w:r>
      <w:r w:rsidRPr="00766A2E">
        <w:t xml:space="preserve"> issue occurred, we have to send a request by mail and/or by rainbow to the Admin. For that</w:t>
      </w:r>
      <w:r w:rsidR="00ED6275">
        <w:t>,</w:t>
      </w:r>
      <w:r w:rsidRPr="00766A2E">
        <w:t xml:space="preserve"> we must be sure the answer </w:t>
      </w:r>
      <w:r w:rsidR="00D725F6" w:rsidRPr="00766A2E">
        <w:t>given</w:t>
      </w:r>
      <w:r w:rsidRPr="00766A2E">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4C34CE">
      <w:pPr>
        <w:pPrChange w:id="1855" w:author="Trebaol Jonathan" w:date="2021-07-29T17:35:00Z">
          <w:pPr/>
        </w:pPrChange>
      </w:pPr>
    </w:p>
    <w:p w14:paraId="6D602C0B" w14:textId="70E26B41" w:rsidR="00CD2D16" w:rsidRPr="00766A2E" w:rsidRDefault="00CD2D16" w:rsidP="004C34CE">
      <w:pPr>
        <w:pPrChange w:id="1856" w:author="Trebaol Jonathan" w:date="2021-07-29T17:35:00Z">
          <w:pPr/>
        </w:pPrChange>
      </w:pPr>
      <w:r w:rsidRPr="00766A2E">
        <w:t>Then</w:t>
      </w:r>
      <w:r w:rsidR="00ED6275">
        <w:t>,</w:t>
      </w:r>
      <w:r w:rsidRPr="00766A2E">
        <w:t xml:space="preserve"> we have to execute 2 services at the same time for the same case, send request email and send rainbow request.</w:t>
      </w:r>
      <w:r w:rsidR="00011C4F" w:rsidRPr="00766A2E">
        <w:t xml:space="preserve"> For that, we use thread (which permit to execute multiple tasks at the same time)</w:t>
      </w:r>
    </w:p>
    <w:p w14:paraId="08487F0A" w14:textId="603E5F8C" w:rsidR="00011C4F" w:rsidRPr="00766A2E" w:rsidRDefault="00011C4F" w:rsidP="004C34CE">
      <w:pPr>
        <w:pPrChange w:id="1857" w:author="Trebaol Jonathan" w:date="2021-07-29T17:35:00Z">
          <w:pPr/>
        </w:pPrChange>
      </w:pPr>
    </w:p>
    <w:p w14:paraId="3B041507" w14:textId="2A6985A3" w:rsidR="00CD2D16" w:rsidRPr="00766A2E" w:rsidRDefault="00011C4F" w:rsidP="004C34CE">
      <w:pPr>
        <w:pPrChange w:id="1858" w:author="Trebaol Jonathan" w:date="2021-07-29T17:35:00Z">
          <w:pPr/>
        </w:pPrChange>
      </w:pPr>
      <w:r w:rsidRPr="00766A2E">
        <w:t>The Script start</w:t>
      </w:r>
      <w:r w:rsidR="00224B10" w:rsidRPr="00766A2E">
        <w:t>s</w:t>
      </w:r>
      <w:r w:rsidRPr="00766A2E">
        <w:t xml:space="preserve"> the web service, with the good parameters for the case (with ID numbers)</w:t>
      </w:r>
    </w:p>
    <w:p w14:paraId="0371D2BE" w14:textId="49A0AE97" w:rsidR="00CD2D16" w:rsidRPr="00766A2E" w:rsidRDefault="00011C4F" w:rsidP="004C34CE">
      <w:pPr>
        <w:pPrChange w:id="1859" w:author="Trebaol Jonathan" w:date="2021-07-29T17:35:00Z">
          <w:pPr/>
        </w:pPrChange>
      </w:pPr>
      <w:r w:rsidRPr="00766A2E">
        <w:t xml:space="preserve">The script </w:t>
      </w:r>
      <w:r w:rsidR="00224B10" w:rsidRPr="00766A2E">
        <w:t>sends</w:t>
      </w:r>
      <w:r w:rsidRPr="00766A2E">
        <w:t xml:space="preserve"> the email with the good ID numbers</w:t>
      </w:r>
      <w:r w:rsidR="00ED6275">
        <w:t xml:space="preserve"> in </w:t>
      </w:r>
      <w:proofErr w:type="spellStart"/>
      <w:r w:rsidR="00ED6275">
        <w:t>urls</w:t>
      </w:r>
      <w:proofErr w:type="spellEnd"/>
    </w:p>
    <w:p w14:paraId="24BAEF08" w14:textId="74616172" w:rsidR="00011C4F" w:rsidRPr="00766A2E" w:rsidRDefault="00011C4F" w:rsidP="004C34CE">
      <w:pPr>
        <w:pPrChange w:id="1860" w:author="Trebaol Jonathan" w:date="2021-07-29T17:35:00Z">
          <w:pPr/>
        </w:pPrChange>
      </w:pPr>
      <w:r w:rsidRPr="00766A2E">
        <w:t xml:space="preserve">The script </w:t>
      </w:r>
      <w:r w:rsidR="00ED6275">
        <w:t xml:space="preserve">sends </w:t>
      </w:r>
      <w:r w:rsidRPr="00766A2E">
        <w:t>the request by rainbow.</w:t>
      </w:r>
    </w:p>
    <w:p w14:paraId="17DD4CF2" w14:textId="1FDD9304" w:rsidR="00011C4F" w:rsidRPr="00766A2E" w:rsidRDefault="00011C4F" w:rsidP="004C34CE">
      <w:pPr>
        <w:pPrChange w:id="1861" w:author="Trebaol Jonathan" w:date="2021-07-29T17:35:00Z">
          <w:pPr/>
        </w:pPrChange>
      </w:pPr>
    </w:p>
    <w:p w14:paraId="125DD5A6" w14:textId="0A918111" w:rsidR="00011C4F" w:rsidRPr="00766A2E" w:rsidRDefault="00011C4F" w:rsidP="004C34CE">
      <w:pPr>
        <w:pPrChange w:id="1862" w:author="Trebaol Jonathan" w:date="2021-07-29T17:35:00Z">
          <w:pPr/>
        </w:pPrChange>
      </w:pPr>
      <w:r w:rsidRPr="00766A2E">
        <w:t>If the answer is received by the web service, the web service is turn off and the answer given is processed</w:t>
      </w:r>
    </w:p>
    <w:p w14:paraId="741CA8B4" w14:textId="7DE6849F" w:rsidR="00011C4F" w:rsidRPr="00766A2E" w:rsidRDefault="00011C4F" w:rsidP="004C34CE">
      <w:pPr>
        <w:pPrChange w:id="1863" w:author="Trebaol Jonathan" w:date="2021-07-29T17:35:00Z">
          <w:pPr/>
        </w:pPrChange>
      </w:pPr>
      <w:r w:rsidRPr="00766A2E">
        <w:t>If the answer is received by the rainbow card, we send the command to the web service to turn it off and the answer given is processed</w:t>
      </w:r>
    </w:p>
    <w:p w14:paraId="659DDE53" w14:textId="0B150693" w:rsidR="00011C4F" w:rsidRPr="00766A2E" w:rsidRDefault="00011C4F" w:rsidP="004C34CE">
      <w:pPr>
        <w:pPrChange w:id="1864" w:author="Trebaol Jonathan" w:date="2021-07-29T17:35:00Z">
          <w:pPr/>
        </w:pPrChange>
      </w:pPr>
      <w:r w:rsidRPr="00766A2E">
        <w:t xml:space="preserve">If no answer given </w:t>
      </w:r>
      <w:r w:rsidR="00F06C53" w:rsidRPr="00766A2E">
        <w:t>for</w:t>
      </w:r>
      <w:r w:rsidRPr="00766A2E">
        <w:t xml:space="preserve"> 60 seconds, we send the command to the web service to turn it off and the answer “yes” is processed</w:t>
      </w:r>
    </w:p>
    <w:p w14:paraId="33A84A0A" w14:textId="7467118E" w:rsidR="00011C4F" w:rsidRPr="00766A2E" w:rsidRDefault="00011C4F" w:rsidP="004C34CE">
      <w:pPr>
        <w:pPrChange w:id="1865" w:author="Trebaol Jonathan" w:date="2021-07-29T17:35:00Z">
          <w:pPr/>
        </w:pPrChange>
      </w:pPr>
    </w:p>
    <w:p w14:paraId="543B947C" w14:textId="45BDA150" w:rsidR="00011C4F" w:rsidRPr="00766A2E" w:rsidRDefault="00011C4F" w:rsidP="004C34CE">
      <w:pPr>
        <w:pPrChange w:id="1866" w:author="Trebaol Jonathan" w:date="2021-07-29T17:35:00Z">
          <w:pPr/>
        </w:pPrChange>
      </w:pPr>
      <w:r w:rsidRPr="00766A2E">
        <w:t xml:space="preserve">To work the script needs the </w:t>
      </w:r>
      <w:proofErr w:type="spellStart"/>
      <w:r w:rsidRPr="00766A2E">
        <w:t>save_decision.conf</w:t>
      </w:r>
      <w:proofErr w:type="spellEnd"/>
      <w:r w:rsidRPr="00766A2E">
        <w:t xml:space="preserve"> file, which will register the cases, that the administrator already fix and wanted to save or the case that the administrator don’t want to fix.</w:t>
      </w:r>
    </w:p>
    <w:p w14:paraId="5C08A148" w14:textId="77777777" w:rsidR="00CD2D16" w:rsidRPr="00766A2E" w:rsidRDefault="00CD2D16" w:rsidP="004C34CE">
      <w:pPr>
        <w:pPrChange w:id="1867" w:author="Trebaol Jonathan" w:date="2021-07-29T17:35:00Z">
          <w:pPr/>
        </w:pPrChange>
      </w:pPr>
    </w:p>
    <w:p w14:paraId="0A7186BE" w14:textId="77777777" w:rsidR="0025691A" w:rsidRPr="00766A2E" w:rsidRDefault="0025691A" w:rsidP="004C34CE">
      <w:pPr>
        <w:pPrChange w:id="1868" w:author="Trebaol Jonathan" w:date="2021-07-29T17:35:00Z">
          <w:pPr/>
        </w:pPrChange>
      </w:pPr>
    </w:p>
    <w:p w14:paraId="5A096DE8" w14:textId="4D0CDD25" w:rsidR="0025691A" w:rsidRPr="00766A2E" w:rsidRDefault="0025691A" w:rsidP="004C34CE">
      <w:pPr>
        <w:pPrChange w:id="1869" w:author="Trebaol Jonathan" w:date="2021-07-29T17:35:00Z">
          <w:pPr/>
        </w:pPrChange>
      </w:pPr>
      <w:r w:rsidRPr="00766A2E">
        <w:t xml:space="preserve">The </w:t>
      </w:r>
      <w:proofErr w:type="spellStart"/>
      <w:r w:rsidRPr="00766A2E">
        <w:t>save_decision.conf</w:t>
      </w:r>
      <w:proofErr w:type="spellEnd"/>
      <w:r w:rsidRPr="00766A2E">
        <w:t xml:space="preserve"> structure file:</w:t>
      </w:r>
    </w:p>
    <w:p w14:paraId="329764CC" w14:textId="732FA6C4" w:rsidR="0025691A" w:rsidRPr="00766A2E" w:rsidRDefault="0025691A" w:rsidP="004C34CE">
      <w:pPr>
        <w:pStyle w:val="Paragraphedeliste"/>
        <w:pPrChange w:id="1870" w:author="Trebaol Jonathan" w:date="2021-07-29T17:35:00Z">
          <w:pPr/>
        </w:pPrChange>
      </w:pPr>
      <w:r w:rsidRPr="00766A2E">
        <w:rPr>
          <w:noProof/>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6E6F7A" w:rsidRPr="00766A2E" w:rsidRDefault="006E6F7A" w:rsidP="004C34CE">
                            <w:r w:rsidRPr="00766A2E">
                              <w:t>10.130.7.247,1/1/33,flapping,never</w:t>
                            </w:r>
                          </w:p>
                          <w:p w14:paraId="7C31FD8C" w14:textId="77777777" w:rsidR="006E6F7A" w:rsidRPr="00766A2E" w:rsidRDefault="006E6F7A" w:rsidP="004C34CE">
                            <w:r w:rsidRPr="00766A2E">
                              <w:t>192.168.80.27,0,ddos,always</w:t>
                            </w:r>
                          </w:p>
                          <w:p w14:paraId="24D8D647" w14:textId="77777777" w:rsidR="006E6F7A" w:rsidRPr="00766A2E" w:rsidRDefault="006E6F7A" w:rsidP="004C34CE">
                            <w:r w:rsidRPr="00766A2E">
                              <w:t>192.168.80.27,1/1/19,flapping,always</w:t>
                            </w:r>
                          </w:p>
                          <w:p w14:paraId="2DA1235B" w14:textId="77777777" w:rsidR="006E6F7A" w:rsidRPr="00766A2E" w:rsidRDefault="006E6F7A" w:rsidP="004C34CE">
                            <w:r w:rsidRPr="00766A2E">
                              <w:t>192.168.80.25,1/1/19,flapping,always</w:t>
                            </w:r>
                          </w:p>
                          <w:p w14:paraId="19D6316D" w14:textId="77777777" w:rsidR="006E6F7A" w:rsidRPr="00766A2E" w:rsidRDefault="006E6F7A" w:rsidP="004C34CE">
                            <w:r w:rsidRPr="00766A2E">
                              <w:t>192.168.80.27,1/1/4,loop,always</w:t>
                            </w:r>
                          </w:p>
                          <w:p w14:paraId="4932F47E" w14:textId="77777777" w:rsidR="006E6F7A" w:rsidRPr="00766A2E" w:rsidRDefault="006E6F7A" w:rsidP="004C34CE">
                            <w:r w:rsidRPr="00766A2E">
                              <w:t>192.168.80.27,1/1/35,loop,never</w:t>
                            </w:r>
                          </w:p>
                          <w:p w14:paraId="1C6C7CF4" w14:textId="51ED1897" w:rsidR="006E6F7A" w:rsidRPr="0025691A" w:rsidRDefault="006E6F7A" w:rsidP="004C34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6E6F7A" w:rsidRPr="00766A2E" w:rsidRDefault="006E6F7A" w:rsidP="004C34CE">
                      <w:r w:rsidRPr="00766A2E">
                        <w:t>10.130.7.247,1/1/33,flapping,never</w:t>
                      </w:r>
                    </w:p>
                    <w:p w14:paraId="7C31FD8C" w14:textId="77777777" w:rsidR="006E6F7A" w:rsidRPr="00766A2E" w:rsidRDefault="006E6F7A" w:rsidP="004C34CE">
                      <w:r w:rsidRPr="00766A2E">
                        <w:t>192.168.80.27,0,ddos,always</w:t>
                      </w:r>
                    </w:p>
                    <w:p w14:paraId="24D8D647" w14:textId="77777777" w:rsidR="006E6F7A" w:rsidRPr="00766A2E" w:rsidRDefault="006E6F7A" w:rsidP="004C34CE">
                      <w:r w:rsidRPr="00766A2E">
                        <w:t>192.168.80.27,1/1/19,flapping,always</w:t>
                      </w:r>
                    </w:p>
                    <w:p w14:paraId="2DA1235B" w14:textId="77777777" w:rsidR="006E6F7A" w:rsidRPr="00766A2E" w:rsidRDefault="006E6F7A" w:rsidP="004C34CE">
                      <w:r w:rsidRPr="00766A2E">
                        <w:t>192.168.80.25,1/1/19,flapping,always</w:t>
                      </w:r>
                    </w:p>
                    <w:p w14:paraId="19D6316D" w14:textId="77777777" w:rsidR="006E6F7A" w:rsidRPr="00766A2E" w:rsidRDefault="006E6F7A" w:rsidP="004C34CE">
                      <w:r w:rsidRPr="00766A2E">
                        <w:t>192.168.80.27,1/1/4,loop,always</w:t>
                      </w:r>
                    </w:p>
                    <w:p w14:paraId="4932F47E" w14:textId="77777777" w:rsidR="006E6F7A" w:rsidRPr="00766A2E" w:rsidRDefault="006E6F7A" w:rsidP="004C34CE">
                      <w:r w:rsidRPr="00766A2E">
                        <w:t>192.168.80.27,1/1/35,loop,never</w:t>
                      </w:r>
                    </w:p>
                    <w:p w14:paraId="1C6C7CF4" w14:textId="51ED1897" w:rsidR="006E6F7A" w:rsidRPr="0025691A" w:rsidRDefault="006E6F7A" w:rsidP="004C34CE"/>
                  </w:txbxContent>
                </v:textbox>
                <w10:wrap anchorx="margin"/>
              </v:shape>
            </w:pict>
          </mc:Fallback>
        </mc:AlternateContent>
      </w:r>
    </w:p>
    <w:p w14:paraId="013510E0" w14:textId="07A0FD65" w:rsidR="0025691A" w:rsidRPr="00766A2E" w:rsidRDefault="0025691A" w:rsidP="004C34CE">
      <w:pPr>
        <w:pStyle w:val="Paragraphedeliste"/>
        <w:pPrChange w:id="1871" w:author="Trebaol Jonathan" w:date="2021-07-29T17:35:00Z">
          <w:pPr>
            <w:pStyle w:val="Paragraphedeliste"/>
          </w:pPr>
        </w:pPrChange>
      </w:pPr>
    </w:p>
    <w:p w14:paraId="6568E514" w14:textId="63840D88" w:rsidR="0025691A" w:rsidRPr="00766A2E" w:rsidRDefault="0025691A" w:rsidP="004C34CE">
      <w:pPr>
        <w:pStyle w:val="Paragraphedeliste"/>
        <w:pPrChange w:id="1872" w:author="Trebaol Jonathan" w:date="2021-07-29T17:35:00Z">
          <w:pPr>
            <w:pStyle w:val="Paragraphedeliste"/>
          </w:pPr>
        </w:pPrChange>
      </w:pPr>
    </w:p>
    <w:p w14:paraId="3791E72B" w14:textId="336CE379" w:rsidR="0025691A" w:rsidRPr="00766A2E" w:rsidRDefault="0025691A" w:rsidP="004C34CE">
      <w:pPr>
        <w:pStyle w:val="Paragraphedeliste"/>
        <w:pPrChange w:id="1873" w:author="Trebaol Jonathan" w:date="2021-07-29T17:35:00Z">
          <w:pPr>
            <w:pStyle w:val="Paragraphedeliste"/>
          </w:pPr>
        </w:pPrChange>
      </w:pPr>
    </w:p>
    <w:p w14:paraId="7F2B6C3E" w14:textId="77777777" w:rsidR="0025691A" w:rsidRPr="00766A2E" w:rsidRDefault="0025691A" w:rsidP="004C34CE">
      <w:pPr>
        <w:pStyle w:val="Paragraphedeliste"/>
        <w:pPrChange w:id="1874" w:author="Trebaol Jonathan" w:date="2021-07-29T17:35:00Z">
          <w:pPr>
            <w:pStyle w:val="Paragraphedeliste"/>
          </w:pPr>
        </w:pPrChange>
      </w:pPr>
    </w:p>
    <w:p w14:paraId="0A3AB3D0" w14:textId="16E2607E" w:rsidR="00796174" w:rsidRPr="00766A2E" w:rsidRDefault="00796174" w:rsidP="004C34CE">
      <w:pPr>
        <w:pStyle w:val="Paragraphedeliste"/>
        <w:pPrChange w:id="1875" w:author="Trebaol Jonathan" w:date="2021-07-29T17:35:00Z">
          <w:pPr>
            <w:pStyle w:val="Paragraphedeliste"/>
          </w:pPr>
        </w:pPrChange>
      </w:pPr>
    </w:p>
    <w:p w14:paraId="059C80DE" w14:textId="77777777" w:rsidR="00011C4F" w:rsidRPr="00766A2E" w:rsidRDefault="00011C4F" w:rsidP="004C34CE">
      <w:pPr>
        <w:pStyle w:val="Paragraphedeliste"/>
        <w:pPrChange w:id="1876" w:author="Trebaol Jonathan" w:date="2021-07-29T17:35:00Z">
          <w:pPr>
            <w:pStyle w:val="Paragraphedeliste"/>
          </w:pPr>
        </w:pPrChange>
      </w:pPr>
    </w:p>
    <w:p w14:paraId="3F9EF92D" w14:textId="77777777" w:rsidR="00011C4F" w:rsidRPr="00766A2E" w:rsidRDefault="00011C4F" w:rsidP="004C34CE">
      <w:pPr>
        <w:pPrChange w:id="1877" w:author="Trebaol Jonathan" w:date="2021-07-29T17:35:00Z">
          <w:pPr/>
        </w:pPrChange>
      </w:pPr>
    </w:p>
    <w:p w14:paraId="739F2E24" w14:textId="547E31D2" w:rsidR="00011C4F" w:rsidRPr="00766A2E" w:rsidRDefault="00011C4F" w:rsidP="004C34CE">
      <w:pPr>
        <w:pStyle w:val="Paragraphedeliste"/>
        <w:numPr>
          <w:ilvl w:val="0"/>
          <w:numId w:val="93"/>
        </w:numPr>
        <w:pPrChange w:id="1878" w:author="Trebaol Jonathan" w:date="2021-07-29T17:35:00Z">
          <w:pPr/>
        </w:pPrChange>
      </w:pPr>
      <w:r w:rsidRPr="00766A2E">
        <w:t xml:space="preserve">Check if the case is already </w:t>
      </w:r>
      <w:r w:rsidR="00E52844" w:rsidRPr="00766A2E">
        <w:t>recorded</w:t>
      </w:r>
      <w:r w:rsidRPr="00766A2E">
        <w:t xml:space="preserve"> in the file:</w:t>
      </w:r>
    </w:p>
    <w:p w14:paraId="1F0CCE25" w14:textId="45ADCB17" w:rsidR="00011C4F" w:rsidRPr="00766A2E" w:rsidRDefault="00011C4F" w:rsidP="004C34CE">
      <w:pPr>
        <w:pStyle w:val="Paragraphedeliste"/>
        <w:numPr>
          <w:ilvl w:val="1"/>
          <w:numId w:val="93"/>
        </w:numPr>
        <w:pPrChange w:id="1879" w:author="Trebaol Jonathan" w:date="2021-07-29T17:35:00Z">
          <w:pPr>
            <w:pStyle w:val="Paragraphedeliste"/>
            <w:numPr>
              <w:numId w:val="93"/>
            </w:numPr>
            <w:ind w:hanging="360"/>
          </w:pPr>
        </w:pPrChange>
      </w:pPr>
      <w:r w:rsidRPr="00766A2E">
        <w:t>Always, the answer will be automatically return as yes in the main script</w:t>
      </w:r>
    </w:p>
    <w:p w14:paraId="7ABF596E" w14:textId="5FB87FA4" w:rsidR="00011C4F" w:rsidRPr="00766A2E" w:rsidRDefault="00011C4F" w:rsidP="004C34CE">
      <w:pPr>
        <w:pStyle w:val="Paragraphedeliste"/>
        <w:numPr>
          <w:ilvl w:val="1"/>
          <w:numId w:val="93"/>
        </w:numPr>
        <w:pPrChange w:id="1880" w:author="Trebaol Jonathan" w:date="2021-07-29T17:35:00Z">
          <w:pPr>
            <w:pStyle w:val="Paragraphedeliste"/>
            <w:numPr>
              <w:ilvl w:val="1"/>
              <w:numId w:val="93"/>
            </w:numPr>
            <w:ind w:left="1440" w:hanging="360"/>
          </w:pPr>
        </w:pPrChange>
      </w:pPr>
      <w:r w:rsidRPr="00766A2E">
        <w:t>Never, the answer will be automatically return as no in the main script</w:t>
      </w:r>
    </w:p>
    <w:p w14:paraId="62C99711" w14:textId="6B3B3B10" w:rsidR="00011C4F" w:rsidRPr="00766A2E" w:rsidRDefault="00011C4F" w:rsidP="004C34CE">
      <w:pPr>
        <w:pStyle w:val="Paragraphedeliste"/>
        <w:numPr>
          <w:ilvl w:val="0"/>
          <w:numId w:val="93"/>
        </w:numPr>
        <w:pPrChange w:id="1881" w:author="Trebaol Jonathan" w:date="2021-07-29T17:35:00Z">
          <w:pPr>
            <w:pStyle w:val="Paragraphedeliste"/>
            <w:numPr>
              <w:ilvl w:val="1"/>
              <w:numId w:val="93"/>
            </w:numPr>
            <w:ind w:left="1440" w:hanging="360"/>
          </w:pPr>
        </w:pPrChange>
      </w:pPr>
      <w:r w:rsidRPr="00766A2E">
        <w:t xml:space="preserve">If </w:t>
      </w:r>
      <w:r w:rsidR="00262DEB" w:rsidRPr="00766A2E">
        <w:t>not,</w:t>
      </w:r>
      <w:r w:rsidRPr="00766A2E">
        <w:t xml:space="preserve"> the script </w:t>
      </w:r>
      <w:r w:rsidR="00262DEB" w:rsidRPr="00766A2E">
        <w:t>continues</w:t>
      </w:r>
    </w:p>
    <w:p w14:paraId="78077601" w14:textId="19D6DC2E" w:rsidR="00255C09" w:rsidRPr="00766A2E" w:rsidRDefault="00DE3EBD" w:rsidP="004C34CE">
      <w:pPr>
        <w:pStyle w:val="Paragraphedeliste"/>
        <w:numPr>
          <w:ilvl w:val="0"/>
          <w:numId w:val="93"/>
        </w:numPr>
        <w:pPrChange w:id="1882" w:author="Trebaol Jonathan" w:date="2021-07-29T17:35:00Z">
          <w:pPr>
            <w:pStyle w:val="Paragraphedeliste"/>
            <w:numPr>
              <w:numId w:val="93"/>
            </w:numPr>
            <w:ind w:hanging="360"/>
          </w:pPr>
        </w:pPrChange>
      </w:pPr>
      <w:r w:rsidRPr="00766A2E">
        <w:t xml:space="preserve">The scripts </w:t>
      </w:r>
      <w:r w:rsidR="00AB44C0" w:rsidRPr="00766A2E">
        <w:t>get the id of the client,</w:t>
      </w:r>
      <w:r w:rsidR="00255C09" w:rsidRPr="00766A2E">
        <w:t xml:space="preserve"> </w:t>
      </w:r>
      <w:r w:rsidR="00AB44C0" w:rsidRPr="00766A2E">
        <w:t>and create a</w:t>
      </w:r>
      <w:r w:rsidR="00FE36FF" w:rsidRPr="00766A2E">
        <w:t>n</w:t>
      </w:r>
      <w:r w:rsidR="00AB44C0" w:rsidRPr="00766A2E">
        <w:t xml:space="preserve"> id for the case</w:t>
      </w:r>
      <w:r w:rsidR="00255C09" w:rsidRPr="00766A2E">
        <w:t>,</w:t>
      </w:r>
      <w:r w:rsidR="00AB44C0" w:rsidRPr="00766A2E">
        <w:t xml:space="preserve"> which is a random number between 0000000000 and 9999999999</w:t>
      </w:r>
      <w:r w:rsidR="005E4633" w:rsidRPr="00766A2E">
        <w:t>.</w:t>
      </w:r>
    </w:p>
    <w:p w14:paraId="77A1F057" w14:textId="0282A78F" w:rsidR="00255C09" w:rsidRPr="00766A2E" w:rsidRDefault="00255C09" w:rsidP="004C34CE">
      <w:pPr>
        <w:pStyle w:val="Paragraphedeliste"/>
        <w:numPr>
          <w:ilvl w:val="0"/>
          <w:numId w:val="93"/>
        </w:numPr>
        <w:pPrChange w:id="1883" w:author="Trebaol Jonathan" w:date="2021-07-29T17:35:00Z">
          <w:pPr>
            <w:pStyle w:val="Paragraphedeliste"/>
            <w:numPr>
              <w:numId w:val="93"/>
            </w:numPr>
            <w:ind w:hanging="360"/>
          </w:pPr>
        </w:pPrChange>
      </w:pPr>
      <w:r w:rsidRPr="00766A2E">
        <w:t>Creation of the web server (Web Receiver)</w:t>
      </w:r>
    </w:p>
    <w:p w14:paraId="7DA6AA6C" w14:textId="7330939B" w:rsidR="00255C09" w:rsidRPr="00766A2E" w:rsidRDefault="00255C09" w:rsidP="004C34CE">
      <w:pPr>
        <w:pStyle w:val="Paragraphedeliste"/>
        <w:numPr>
          <w:ilvl w:val="0"/>
          <w:numId w:val="93"/>
        </w:numPr>
        <w:pPrChange w:id="1884" w:author="Trebaol Jonathan" w:date="2021-07-29T17:35:00Z">
          <w:pPr>
            <w:pStyle w:val="Paragraphedeliste"/>
            <w:numPr>
              <w:numId w:val="93"/>
            </w:numPr>
            <w:ind w:hanging="360"/>
          </w:pPr>
        </w:pPrChange>
      </w:pPr>
      <w:r w:rsidRPr="00766A2E">
        <w:t>Send request by email</w:t>
      </w:r>
    </w:p>
    <w:p w14:paraId="1840190A" w14:textId="5697FF68" w:rsidR="00D331CD" w:rsidRPr="00766A2E" w:rsidRDefault="00255C09" w:rsidP="004C34CE">
      <w:pPr>
        <w:pStyle w:val="Paragraphedeliste"/>
        <w:numPr>
          <w:ilvl w:val="0"/>
          <w:numId w:val="93"/>
        </w:numPr>
        <w:pPrChange w:id="1885" w:author="Trebaol Jonathan" w:date="2021-07-29T17:35:00Z">
          <w:pPr>
            <w:pStyle w:val="Paragraphedeliste"/>
            <w:numPr>
              <w:numId w:val="93"/>
            </w:numPr>
            <w:ind w:hanging="360"/>
          </w:pPr>
        </w:pPrChange>
      </w:pPr>
      <w:r w:rsidRPr="00766A2E">
        <w:t xml:space="preserve">Send request </w:t>
      </w:r>
      <w:r w:rsidR="00D331CD" w:rsidRPr="00766A2E">
        <w:t>by Rainbow</w:t>
      </w:r>
    </w:p>
    <w:p w14:paraId="5E8FE8E6" w14:textId="68079437" w:rsidR="00D331CD" w:rsidRPr="00766A2E" w:rsidRDefault="00D331CD" w:rsidP="004C34CE">
      <w:pPr>
        <w:pStyle w:val="Paragraphedeliste"/>
        <w:numPr>
          <w:ilvl w:val="0"/>
          <w:numId w:val="93"/>
        </w:numPr>
        <w:pPrChange w:id="1886" w:author="Trebaol Jonathan" w:date="2021-07-29T17:35:00Z">
          <w:pPr>
            <w:pStyle w:val="Paragraphedeliste"/>
            <w:numPr>
              <w:numId w:val="93"/>
            </w:numPr>
            <w:ind w:hanging="360"/>
          </w:pPr>
        </w:pPrChange>
      </w:pPr>
      <w:r w:rsidRPr="00766A2E">
        <w:t>Wait for the turn off the web service</w:t>
      </w:r>
    </w:p>
    <w:p w14:paraId="4D77DEE1" w14:textId="1771C1AA" w:rsidR="00DF45ED" w:rsidRPr="00766A2E" w:rsidRDefault="00D331CD" w:rsidP="004C34CE">
      <w:pPr>
        <w:pStyle w:val="Paragraphedeliste"/>
        <w:numPr>
          <w:ilvl w:val="0"/>
          <w:numId w:val="93"/>
        </w:numPr>
        <w:pPrChange w:id="1887" w:author="Trebaol Jonathan" w:date="2021-07-29T17:35:00Z">
          <w:pPr>
            <w:pStyle w:val="Paragraphedeliste"/>
            <w:numPr>
              <w:numId w:val="93"/>
            </w:numPr>
            <w:ind w:hanging="360"/>
          </w:pPr>
        </w:pPrChange>
      </w:pPr>
      <w:r w:rsidRPr="00766A2E">
        <w:t xml:space="preserve">Then return the answer to the main </w:t>
      </w:r>
      <w:r w:rsidR="0032567E" w:rsidRPr="00766A2E">
        <w:t>script and</w:t>
      </w:r>
      <w:r w:rsidRPr="00766A2E">
        <w:t xml:space="preserve"> save the decision if necessary.</w:t>
      </w:r>
    </w:p>
    <w:p w14:paraId="56DF2E39" w14:textId="632CB3F8" w:rsidR="00DF45ED" w:rsidRPr="00766A2E" w:rsidRDefault="00DF45ED" w:rsidP="004C34CE">
      <w:pPr>
        <w:pPrChange w:id="1888" w:author="Trebaol Jonathan" w:date="2021-07-29T17:35:00Z">
          <w:pPr/>
        </w:pPrChange>
      </w:pPr>
      <w:proofErr w:type="spellStart"/>
      <w:r w:rsidRPr="00766A2E">
        <w:t>Request_handler</w:t>
      </w:r>
      <w:proofErr w:type="spellEnd"/>
      <w:r w:rsidRPr="00766A2E">
        <w:t xml:space="preserve"> is used every time the main script must send request to Admin.</w:t>
      </w:r>
    </w:p>
    <w:p w14:paraId="5E6C3C03" w14:textId="77777777" w:rsidR="0025691A" w:rsidRPr="00766A2E" w:rsidRDefault="0025691A" w:rsidP="004C34CE">
      <w:pPr>
        <w:pPrChange w:id="1889" w:author="Trebaol Jonathan" w:date="2021-07-29T17:35:00Z">
          <w:pPr/>
        </w:pPrChange>
      </w:pPr>
    </w:p>
    <w:p w14:paraId="2F7C04AB" w14:textId="77777777" w:rsidR="00384699" w:rsidRPr="00766A2E" w:rsidRDefault="00E11907" w:rsidP="004C34CE">
      <w:pPr>
        <w:pStyle w:val="Titre1"/>
        <w:pPrChange w:id="1890" w:author="Trebaol Jonathan" w:date="2021-07-29T17:35:00Z">
          <w:pPr/>
        </w:pPrChange>
      </w:pPr>
      <w:bookmarkStart w:id="1891" w:name="_Toc78470322"/>
      <w:r w:rsidRPr="00766A2E">
        <w:lastRenderedPageBreak/>
        <w:t>USE CASE PYTHON SCRIPTS</w:t>
      </w:r>
      <w:bookmarkEnd w:id="1891"/>
    </w:p>
    <w:p w14:paraId="20DD634F" w14:textId="0980E6FC" w:rsidR="00BD60EE" w:rsidRPr="00766A2E" w:rsidRDefault="00BD60EE" w:rsidP="004C34CE">
      <w:pPr>
        <w:pPrChange w:id="1892" w:author="Trebaol Jonathan" w:date="2021-07-29T17:35:00Z">
          <w:pPr/>
        </w:pPrChange>
      </w:pPr>
      <w:r w:rsidRPr="00766A2E">
        <w:t xml:space="preserve">The </w:t>
      </w:r>
      <w:r w:rsidR="004317DC" w:rsidRPr="00766A2E">
        <w:t>pattern</w:t>
      </w:r>
      <w:r w:rsidRPr="00766A2E">
        <w:t xml:space="preserve"> in the logs received from Alcatel </w:t>
      </w:r>
      <w:r w:rsidR="00E61E36" w:rsidRPr="00766A2E">
        <w:t>equipment</w:t>
      </w:r>
      <w:r w:rsidRPr="00766A2E">
        <w:t xml:space="preserve"> alone are not enough to detect whether this is a real </w:t>
      </w:r>
      <w:r w:rsidR="00E61E36" w:rsidRPr="00766A2E">
        <w:t>network issue</w:t>
      </w:r>
      <w:r w:rsidRPr="00766A2E">
        <w:t xml:space="preserve">. </w:t>
      </w:r>
    </w:p>
    <w:p w14:paraId="68379554" w14:textId="4C807DFF" w:rsidR="00BD60EE" w:rsidRPr="00766A2E" w:rsidRDefault="00BD60EE" w:rsidP="004C34CE">
      <w:pPr>
        <w:pPrChange w:id="1893" w:author="Trebaol Jonathan" w:date="2021-07-29T17:35:00Z">
          <w:pPr/>
        </w:pPrChange>
      </w:pPr>
      <w:r w:rsidRPr="00766A2E">
        <w:t xml:space="preserve">For this </w:t>
      </w:r>
      <w:r w:rsidR="006A6C65" w:rsidRPr="00766A2E">
        <w:t>purpose,</w:t>
      </w:r>
      <w:r w:rsidRPr="00766A2E">
        <w:t xml:space="preserve"> functions allowing the analysis of the latest logs with the same received </w:t>
      </w:r>
      <w:r w:rsidR="004317DC" w:rsidRPr="00766A2E">
        <w:t>pattern</w:t>
      </w:r>
      <w:r w:rsidRPr="00766A2E">
        <w:t xml:space="preserve"> is done (on the frequency of received messages, the quantity of received messages and thanks to Timestamps).</w:t>
      </w:r>
    </w:p>
    <w:p w14:paraId="3768AA3B" w14:textId="77777777" w:rsidR="00BD60EE" w:rsidRPr="00766A2E" w:rsidRDefault="00BD60EE" w:rsidP="004C34CE">
      <w:pPr>
        <w:pPrChange w:id="1894" w:author="Trebaol Jonathan" w:date="2021-07-29T17:35:00Z">
          <w:pPr/>
        </w:pPrChange>
      </w:pPr>
    </w:p>
    <w:p w14:paraId="52E553D8" w14:textId="455776CB" w:rsidR="00D46475" w:rsidRPr="00766A2E" w:rsidRDefault="00BD60EE" w:rsidP="004C34CE">
      <w:pPr>
        <w:pPrChange w:id="1895" w:author="Trebaol Jonathan" w:date="2021-07-29T17:35:00Z">
          <w:pPr/>
        </w:pPrChange>
      </w:pPr>
      <w:r w:rsidRPr="00766A2E">
        <w:t>The scripts also allow the sending of commands to the equipment, which will allow the resolution of incidents.</w:t>
      </w:r>
    </w:p>
    <w:p w14:paraId="0341FED5" w14:textId="0F38D52D" w:rsidR="00D46475" w:rsidRPr="00766A2E" w:rsidRDefault="00D46475" w:rsidP="004C34CE">
      <w:pPr>
        <w:pStyle w:val="Titre2"/>
        <w:rPr>
          <w:lang w:val="fr-FR"/>
        </w:rPr>
        <w:pPrChange w:id="1896" w:author="Trebaol Jonathan" w:date="2021-07-29T17:35:00Z">
          <w:pPr/>
        </w:pPrChange>
      </w:pPr>
      <w:bookmarkStart w:id="1897" w:name="_Log_Debug_debug2"/>
      <w:bookmarkStart w:id="1898" w:name="_Toc78470323"/>
      <w:bookmarkEnd w:id="1897"/>
      <w:r w:rsidRPr="00766A2E">
        <w:rPr>
          <w:lang w:val="fr-FR"/>
        </w:rPr>
        <w:t xml:space="preserve">Log </w:t>
      </w:r>
      <w:proofErr w:type="spellStart"/>
      <w:r w:rsidRPr="00766A2E">
        <w:rPr>
          <w:lang w:val="fr-FR"/>
        </w:rPr>
        <w:t>Debug</w:t>
      </w:r>
      <w:proofErr w:type="spellEnd"/>
      <w:r w:rsidRPr="00766A2E">
        <w:rPr>
          <w:lang w:val="fr-FR"/>
        </w:rPr>
        <w:t xml:space="preserve"> </w:t>
      </w:r>
      <w:r w:rsidR="00E04A84" w:rsidRPr="00766A2E">
        <w:rPr>
          <w:lang w:val="fr-FR"/>
        </w:rPr>
        <w:t>debug2</w:t>
      </w:r>
      <w:bookmarkEnd w:id="1898"/>
    </w:p>
    <w:p w14:paraId="6E5691E4" w14:textId="0083730A" w:rsidR="00D46475" w:rsidRPr="00766A2E" w:rsidRDefault="00D46475" w:rsidP="004C34CE">
      <w:pPr>
        <w:pPrChange w:id="1899" w:author="Trebaol Jonathan" w:date="2021-07-29T17:35:00Z">
          <w:pPr/>
        </w:pPrChange>
      </w:pPr>
      <w:r w:rsidRPr="00766A2E">
        <w:t xml:space="preserve">Name: support_switch_debugging.py </w:t>
      </w:r>
    </w:p>
    <w:p w14:paraId="549D1231" w14:textId="0FB209CD" w:rsidR="00D46475" w:rsidRPr="00766A2E" w:rsidRDefault="00D46475" w:rsidP="004C34CE">
      <w:pPr>
        <w:pPrChange w:id="1900" w:author="Trebaol Jonathan" w:date="2021-07-29T17:35:00Z">
          <w:pPr/>
        </w:pPrChange>
      </w:pPr>
      <w:proofErr w:type="spellStart"/>
      <w:r w:rsidRPr="00766A2E">
        <w:t>Rsyslog</w:t>
      </w:r>
      <w:proofErr w:type="spellEnd"/>
      <w:r w:rsidRPr="00766A2E">
        <w:t xml:space="preserve"> Trigger:</w:t>
      </w:r>
      <w:r w:rsidR="00E04A84" w:rsidRPr="00766A2E">
        <w:t xml:space="preserve"> </w:t>
      </w:r>
      <w:r w:rsidR="00DB6E83" w:rsidRPr="00766A2E">
        <w:t>‘</w:t>
      </w:r>
      <w:r w:rsidR="00E04A84" w:rsidRPr="00766A2E">
        <w:t>Buffer list is empty</w:t>
      </w:r>
      <w:r w:rsidR="00DB6E83" w:rsidRPr="00766A2E">
        <w:t>’</w:t>
      </w:r>
    </w:p>
    <w:p w14:paraId="568ED749" w14:textId="4DE1086B" w:rsidR="00E04A84" w:rsidRPr="00766A2E" w:rsidRDefault="00E04A84" w:rsidP="004C34CE">
      <w:pPr>
        <w:pPrChange w:id="1901" w:author="Trebaol Jonathan" w:date="2021-07-29T17:35:00Z">
          <w:pPr/>
        </w:pPrChange>
      </w:pPr>
      <w:r w:rsidRPr="00766A2E">
        <w:t xml:space="preserve">Last log file: </w:t>
      </w:r>
      <w:proofErr w:type="spellStart"/>
      <w:r w:rsidRPr="00766A2E">
        <w:t>lastlog.json</w:t>
      </w:r>
      <w:proofErr w:type="spellEnd"/>
    </w:p>
    <w:p w14:paraId="7D1ACA1C" w14:textId="0567398C" w:rsidR="00E04A84" w:rsidRPr="00766A2E" w:rsidRDefault="00E04A84" w:rsidP="004C34CE">
      <w:pPr>
        <w:pPrChange w:id="1902" w:author="Trebaol Jonathan" w:date="2021-07-29T17:35:00Z">
          <w:pPr/>
        </w:pPrChange>
      </w:pPr>
      <w:r w:rsidRPr="00766A2E">
        <w:t xml:space="preserve">Log example: </w:t>
      </w:r>
    </w:p>
    <w:p w14:paraId="641754A6" w14:textId="6D131490" w:rsidR="005A6A4C" w:rsidRPr="00766A2E" w:rsidRDefault="005A6A4C" w:rsidP="004C34CE">
      <w:pPr>
        <w:pPrChange w:id="1903" w:author="Trebaol Jonathan" w:date="2021-07-29T17:35:00Z">
          <w:pPr/>
        </w:pPrChange>
      </w:pPr>
      <w:r w:rsidRPr="00766A2E">
        <w:t xml:space="preserve">{"@timestamp":"2021-06-07T10:03:49+02:00","type":"syslog_json","relayip":"10.130.7.251","hostname":"os6860e-core1","message":"&lt;131&gt;Jun  7 10:03:49 OS6860E-Core1 </w:t>
      </w:r>
      <w:proofErr w:type="spellStart"/>
      <w:r w:rsidRPr="00766A2E">
        <w:t>swlogd</w:t>
      </w:r>
      <w:proofErr w:type="spellEnd"/>
      <w:r w:rsidRPr="00766A2E">
        <w:t xml:space="preserve"> </w:t>
      </w:r>
      <w:proofErr w:type="spellStart"/>
      <w:r w:rsidRPr="00766A2E">
        <w:t>bcmd</w:t>
      </w:r>
      <w:proofErr w:type="spellEnd"/>
      <w:r w:rsidRPr="00766A2E">
        <w:t xml:space="preserve"> </w:t>
      </w:r>
      <w:proofErr w:type="spellStart"/>
      <w:r w:rsidRPr="00766A2E">
        <w:t>rpcs</w:t>
      </w:r>
      <w:proofErr w:type="spellEnd"/>
      <w:r w:rsidRPr="00766A2E">
        <w:t xml:space="preserve"> ERR: rpcUtilBufListGet:155 Buffer list is empty","</w:t>
      </w:r>
      <w:proofErr w:type="spellStart"/>
      <w:r w:rsidRPr="00766A2E">
        <w:t>end_msg</w:t>
      </w:r>
      <w:proofErr w:type="spellEnd"/>
      <w:r w:rsidRPr="00766A2E">
        <w:t>":""}</w:t>
      </w:r>
    </w:p>
    <w:p w14:paraId="1008B813" w14:textId="77777777" w:rsidR="00186F98" w:rsidRPr="00766A2E" w:rsidRDefault="00186F98" w:rsidP="004C34CE">
      <w:pPr>
        <w:pPrChange w:id="1904" w:author="Trebaol Jonathan" w:date="2021-07-29T17:35:00Z">
          <w:pPr/>
        </w:pPrChange>
      </w:pPr>
    </w:p>
    <w:p w14:paraId="7D11913A" w14:textId="0CD91EE8" w:rsidR="00186F98" w:rsidRPr="00766A2E" w:rsidRDefault="00186F98" w:rsidP="004C34CE">
      <w:pPr>
        <w:pPrChange w:id="1905" w:author="Trebaol Jonathan" w:date="2021-07-29T17:35:00Z">
          <w:pPr/>
        </w:pPrChange>
      </w:pPr>
      <w:r w:rsidRPr="00766A2E">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4C34CE">
      <w:pPr>
        <w:pPrChange w:id="1906" w:author="Trebaol Jonathan" w:date="2021-07-29T17:35:00Z">
          <w:pPr/>
        </w:pPrChange>
      </w:pPr>
    </w:p>
    <w:p w14:paraId="25FD611F" w14:textId="36D7953D" w:rsidR="00186F98" w:rsidRPr="00766A2E" w:rsidRDefault="00186F98" w:rsidP="004C34CE">
      <w:pPr>
        <w:pPrChange w:id="1907" w:author="Trebaol Jonathan" w:date="2021-07-29T17:35:00Z">
          <w:pPr/>
        </w:pPrChange>
      </w:pPr>
      <w:r w:rsidRPr="00766A2E">
        <w:t xml:space="preserve">To do that we use the </w:t>
      </w:r>
      <w:proofErr w:type="spellStart"/>
      <w:r w:rsidRPr="00766A2E">
        <w:t>enable_debugging</w:t>
      </w:r>
      <w:proofErr w:type="spellEnd"/>
      <w:r w:rsidRPr="00766A2E">
        <w:t xml:space="preserve"> function which uses </w:t>
      </w:r>
      <w:proofErr w:type="spellStart"/>
      <w:r w:rsidRPr="00766A2E">
        <w:t>sshpass</w:t>
      </w:r>
      <w:proofErr w:type="spellEnd"/>
      <w:r w:rsidRPr="00766A2E">
        <w:t xml:space="preserve"> to enter the command on the switch. </w:t>
      </w:r>
    </w:p>
    <w:p w14:paraId="21A1C376" w14:textId="68666820" w:rsidR="00E04A84" w:rsidRPr="00766A2E" w:rsidRDefault="00E04A84" w:rsidP="004C34CE">
      <w:pPr>
        <w:pPrChange w:id="1908" w:author="Trebaol Jonathan" w:date="2021-07-29T17:35:00Z">
          <w:pPr/>
        </w:pPrChange>
      </w:pPr>
    </w:p>
    <w:p w14:paraId="3BB58CEF" w14:textId="437A6E4E" w:rsidR="00A84595" w:rsidRPr="00766A2E" w:rsidRDefault="00A84595" w:rsidP="004C34CE">
      <w:pPr>
        <w:pPrChange w:id="1909" w:author="Trebaol Jonathan" w:date="2021-07-29T17:35:00Z">
          <w:pPr/>
        </w:pPrChange>
      </w:pPr>
      <w:r w:rsidRPr="00766A2E">
        <w:t xml:space="preserve">When the script is executed, a </w:t>
      </w:r>
      <w:proofErr w:type="spellStart"/>
      <w:r w:rsidRPr="00766A2E">
        <w:t>ssh</w:t>
      </w:r>
      <w:proofErr w:type="spellEnd"/>
      <w:r w:rsidRPr="00766A2E">
        <w:t xml:space="preserve"> command </w:t>
      </w:r>
      <w:r w:rsidR="00EF2679" w:rsidRPr="00766A2E">
        <w:t>“</w:t>
      </w:r>
      <w:proofErr w:type="spellStart"/>
      <w:r w:rsidRPr="00766A2E">
        <w:rPr>
          <w:i/>
          <w:iCs/>
        </w:rPr>
        <w:t>swlog</w:t>
      </w:r>
      <w:proofErr w:type="spellEnd"/>
      <w:r w:rsidRPr="00766A2E">
        <w:rPr>
          <w:i/>
          <w:iCs/>
        </w:rPr>
        <w:t xml:space="preserve"> </w:t>
      </w:r>
      <w:proofErr w:type="spellStart"/>
      <w:r w:rsidRPr="00766A2E">
        <w:rPr>
          <w:i/>
          <w:iCs/>
        </w:rPr>
        <w:t>appid</w:t>
      </w:r>
      <w:proofErr w:type="spellEnd"/>
      <w:r w:rsidRPr="00766A2E">
        <w:rPr>
          <w:i/>
          <w:iCs/>
        </w:rPr>
        <w:t xml:space="preserve"> </w:t>
      </w:r>
      <w:proofErr w:type="spellStart"/>
      <w:r w:rsidRPr="00766A2E">
        <w:rPr>
          <w:i/>
          <w:iCs/>
        </w:rPr>
        <w:t>bcmd</w:t>
      </w:r>
      <w:proofErr w:type="spellEnd"/>
      <w:r w:rsidRPr="00766A2E">
        <w:rPr>
          <w:i/>
          <w:iCs/>
        </w:rPr>
        <w:t xml:space="preserve"> </w:t>
      </w:r>
      <w:proofErr w:type="spellStart"/>
      <w:r w:rsidRPr="00766A2E">
        <w:rPr>
          <w:i/>
          <w:iCs/>
        </w:rPr>
        <w:t>subapp</w:t>
      </w:r>
      <w:proofErr w:type="spellEnd"/>
      <w:r w:rsidRPr="00766A2E">
        <w:rPr>
          <w:i/>
          <w:iCs/>
        </w:rPr>
        <w:t xml:space="preserve"> 3 level debug2</w:t>
      </w:r>
      <w:r w:rsidR="00EF2679" w:rsidRPr="00766A2E">
        <w:t>”</w:t>
      </w:r>
      <w:r w:rsidRPr="00766A2E">
        <w:t xml:space="preserve"> is send to the device which sent the log</w:t>
      </w:r>
      <w:r w:rsidR="00EF2679" w:rsidRPr="00766A2E">
        <w:t>.</w:t>
      </w:r>
    </w:p>
    <w:p w14:paraId="4AE68EEF" w14:textId="77777777" w:rsidR="004763C2" w:rsidRPr="00766A2E" w:rsidRDefault="004763C2" w:rsidP="004C34CE">
      <w:pPr>
        <w:pPrChange w:id="1910" w:author="Trebaol Jonathan" w:date="2021-07-29T17:35:00Z">
          <w:pPr/>
        </w:pPrChange>
      </w:pPr>
    </w:p>
    <w:p w14:paraId="67860633" w14:textId="7B65D63F" w:rsidR="0071379D" w:rsidRPr="00766A2E" w:rsidRDefault="0071379D" w:rsidP="004C34CE">
      <w:pPr>
        <w:pPrChange w:id="1911" w:author="Trebaol Jonathan" w:date="2021-07-29T17:35:00Z">
          <w:pPr/>
        </w:pPrChange>
      </w:pPr>
      <w:r w:rsidRPr="00766A2E">
        <w:t>This commends permit the reception o</w:t>
      </w:r>
      <w:r w:rsidR="004763C2" w:rsidRPr="00766A2E">
        <w:t>f</w:t>
      </w:r>
      <w:r w:rsidRPr="00766A2E">
        <w:t xml:space="preserve"> more detail logs, then the </w:t>
      </w:r>
      <w:proofErr w:type="spellStart"/>
      <w:r w:rsidRPr="00766A2E">
        <w:t>rsyslog</w:t>
      </w:r>
      <w:proofErr w:type="spellEnd"/>
      <w:r w:rsidRPr="00766A2E">
        <w:t xml:space="preserve"> can detect which case are responsible of these logs.</w:t>
      </w:r>
    </w:p>
    <w:p w14:paraId="128D6926" w14:textId="77777777" w:rsidR="00186F98" w:rsidRPr="00766A2E" w:rsidRDefault="00186F98" w:rsidP="004C34CE">
      <w:pPr>
        <w:pPrChange w:id="1912" w:author="Trebaol Jonathan" w:date="2021-07-29T17:35:00Z">
          <w:pPr/>
        </w:pPrChange>
      </w:pPr>
    </w:p>
    <w:p w14:paraId="5B459101" w14:textId="77777777" w:rsidR="00186F98" w:rsidRPr="00766A2E" w:rsidRDefault="00186F98" w:rsidP="004C34CE">
      <w:pPr>
        <w:pPrChange w:id="1913" w:author="Trebaol Jonathan" w:date="2021-07-29T17:35:00Z">
          <w:pPr/>
        </w:pPrChange>
      </w:pPr>
      <w:r w:rsidRPr="00766A2E">
        <w:t xml:space="preserve">After the switch is in debug mode, the script clears the log file </w:t>
      </w:r>
      <w:proofErr w:type="spellStart"/>
      <w:r w:rsidRPr="00766A2E">
        <w:t>lastlog.json</w:t>
      </w:r>
      <w:proofErr w:type="spellEnd"/>
      <w:r w:rsidRPr="00766A2E">
        <w:t>.</w:t>
      </w:r>
    </w:p>
    <w:p w14:paraId="2EE67C91" w14:textId="77777777" w:rsidR="00186F98" w:rsidRPr="00766A2E" w:rsidRDefault="00186F98" w:rsidP="004C34CE">
      <w:pPr>
        <w:pPrChange w:id="1914" w:author="Trebaol Jonathan" w:date="2021-07-29T17:35:00Z">
          <w:pPr/>
        </w:pPrChange>
      </w:pPr>
    </w:p>
    <w:p w14:paraId="5E7AA4EB" w14:textId="77777777" w:rsidR="003266A5" w:rsidRPr="00766A2E" w:rsidRDefault="003266A5" w:rsidP="004C34CE">
      <w:pPr>
        <w:pPrChange w:id="1915" w:author="Trebaol Jonathan" w:date="2021-07-29T17:35:00Z">
          <w:pPr/>
        </w:pPrChange>
      </w:pPr>
    </w:p>
    <w:p w14:paraId="0FF3A3AD" w14:textId="37D68D91" w:rsidR="00EB29EB" w:rsidRPr="00766A2E" w:rsidRDefault="00EB29EB" w:rsidP="004C34CE">
      <w:pPr>
        <w:pStyle w:val="Titre2"/>
        <w:rPr>
          <w:lang w:val="fr-FR"/>
        </w:rPr>
        <w:pPrChange w:id="1916" w:author="Trebaol Jonathan" w:date="2021-07-29T17:35:00Z">
          <w:pPr/>
        </w:pPrChange>
      </w:pPr>
      <w:bookmarkStart w:id="1917" w:name="_Toc78470324"/>
      <w:r w:rsidRPr="00766A2E">
        <w:rPr>
          <w:lang w:val="fr-FR"/>
        </w:rPr>
        <w:t xml:space="preserve">Log </w:t>
      </w:r>
      <w:proofErr w:type="spellStart"/>
      <w:r w:rsidRPr="00766A2E">
        <w:rPr>
          <w:lang w:val="fr-FR"/>
        </w:rPr>
        <w:t>Debug</w:t>
      </w:r>
      <w:proofErr w:type="spellEnd"/>
      <w:r w:rsidRPr="00766A2E">
        <w:rPr>
          <w:lang w:val="fr-FR"/>
        </w:rPr>
        <w:t xml:space="preserve"> debug3</w:t>
      </w:r>
      <w:bookmarkEnd w:id="1917"/>
    </w:p>
    <w:p w14:paraId="3E81ADC1" w14:textId="77777777" w:rsidR="00EB29EB" w:rsidRPr="00766A2E" w:rsidRDefault="00EB29EB" w:rsidP="004C34CE">
      <w:pPr>
        <w:pPrChange w:id="1918" w:author="Trebaol Jonathan" w:date="2021-07-29T17:35:00Z">
          <w:pPr/>
        </w:pPrChange>
      </w:pPr>
    </w:p>
    <w:p w14:paraId="0BADDF1E" w14:textId="4EF91466" w:rsidR="00EB29EB" w:rsidRPr="00766A2E" w:rsidRDefault="00EB29EB" w:rsidP="004C34CE">
      <w:pPr>
        <w:pPrChange w:id="1919" w:author="Trebaol Jonathan" w:date="2021-07-29T17:35:00Z">
          <w:pPr/>
        </w:pPrChange>
      </w:pPr>
      <w:r w:rsidRPr="00766A2E">
        <w:t xml:space="preserve">Name: support_switch_debugging_ddos.py </w:t>
      </w:r>
    </w:p>
    <w:p w14:paraId="28553B12" w14:textId="61D673DD" w:rsidR="00EB29EB" w:rsidRPr="00766A2E" w:rsidRDefault="00EB29EB" w:rsidP="004C34CE">
      <w:pPr>
        <w:pPrChange w:id="1920" w:author="Trebaol Jonathan" w:date="2021-07-29T17:35:00Z">
          <w:pPr/>
        </w:pPrChange>
      </w:pPr>
      <w:proofErr w:type="spellStart"/>
      <w:r w:rsidRPr="00766A2E">
        <w:t>Rsyslog</w:t>
      </w:r>
      <w:proofErr w:type="spellEnd"/>
      <w:r w:rsidRPr="00766A2E">
        <w:t xml:space="preserve"> Trigger: </w:t>
      </w:r>
      <w:r w:rsidR="00DB6E83" w:rsidRPr="00766A2E">
        <w:t>‘</w:t>
      </w:r>
      <w:r w:rsidRPr="00766A2E">
        <w:t>Denial of Service attack detected: &lt;port-scan&gt;</w:t>
      </w:r>
      <w:r w:rsidR="00DB6E83" w:rsidRPr="00766A2E">
        <w:t>’</w:t>
      </w:r>
    </w:p>
    <w:p w14:paraId="68C7EBB7" w14:textId="44905E47" w:rsidR="00EB29EB" w:rsidRPr="00766A2E" w:rsidRDefault="00EB29EB" w:rsidP="004C34CE">
      <w:pPr>
        <w:pPrChange w:id="1921" w:author="Trebaol Jonathan" w:date="2021-07-29T17:35:00Z">
          <w:pPr/>
        </w:pPrChange>
      </w:pPr>
      <w:r w:rsidRPr="00766A2E">
        <w:t xml:space="preserve">Last log file: </w:t>
      </w:r>
      <w:proofErr w:type="spellStart"/>
      <w:r w:rsidRPr="00766A2E">
        <w:t>lastlog_ddos.json</w:t>
      </w:r>
      <w:proofErr w:type="spellEnd"/>
    </w:p>
    <w:p w14:paraId="621BD2FA" w14:textId="7C5363AC" w:rsidR="00EB29EB" w:rsidRDefault="00EB29EB" w:rsidP="004C34CE">
      <w:pPr>
        <w:pPrChange w:id="1922" w:author="Trebaol Jonathan" w:date="2021-07-29T17:35:00Z">
          <w:pPr/>
        </w:pPrChange>
      </w:pPr>
      <w:r w:rsidRPr="00766A2E">
        <w:t>Log example:</w:t>
      </w:r>
    </w:p>
    <w:p w14:paraId="2623B6B8" w14:textId="77777777" w:rsidR="00B64EA6" w:rsidRPr="00766A2E" w:rsidRDefault="00B64EA6" w:rsidP="004C34CE">
      <w:pPr>
        <w:pPrChange w:id="1923" w:author="Trebaol Jonathan" w:date="2021-07-29T17:35:00Z">
          <w:pPr/>
        </w:pPrChange>
      </w:pPr>
    </w:p>
    <w:p w14:paraId="22E340B6" w14:textId="54B851BA" w:rsidR="00EB29EB" w:rsidRPr="00766A2E" w:rsidRDefault="00EB29EB" w:rsidP="004C34CE">
      <w:pPr>
        <w:rPr>
          <w:i/>
          <w:iCs/>
        </w:rPr>
        <w:pPrChange w:id="1924" w:author="Trebaol Jonathan" w:date="2021-07-29T17:35:00Z">
          <w:pPr/>
        </w:pPrChange>
      </w:pPr>
      <w:r w:rsidRPr="00766A2E">
        <w:t xml:space="preserve">When the script is executed, a </w:t>
      </w:r>
      <w:proofErr w:type="spellStart"/>
      <w:r w:rsidRPr="00766A2E">
        <w:t>ssh</w:t>
      </w:r>
      <w:proofErr w:type="spellEnd"/>
      <w:r w:rsidRPr="00766A2E">
        <w:t xml:space="preserve"> command “</w:t>
      </w:r>
      <w:proofErr w:type="spellStart"/>
      <w:r w:rsidRPr="00766A2E">
        <w:rPr>
          <w:i/>
          <w:iCs/>
        </w:rPr>
        <w:t>swlog</w:t>
      </w:r>
      <w:proofErr w:type="spellEnd"/>
      <w:r w:rsidRPr="00766A2E">
        <w:rPr>
          <w:i/>
          <w:iCs/>
        </w:rPr>
        <w:t xml:space="preserve"> </w:t>
      </w:r>
      <w:proofErr w:type="spellStart"/>
      <w:r w:rsidRPr="00766A2E">
        <w:rPr>
          <w:i/>
          <w:iCs/>
        </w:rPr>
        <w:t>appid</w:t>
      </w:r>
      <w:proofErr w:type="spellEnd"/>
      <w:r w:rsidRPr="00766A2E">
        <w:rPr>
          <w:i/>
          <w:iCs/>
        </w:rPr>
        <w:t xml:space="preserve"> ipv4 </w:t>
      </w:r>
      <w:proofErr w:type="spellStart"/>
      <w:r w:rsidRPr="00766A2E">
        <w:rPr>
          <w:i/>
          <w:iCs/>
        </w:rPr>
        <w:t>subapp</w:t>
      </w:r>
      <w:proofErr w:type="spellEnd"/>
      <w:r w:rsidRPr="00766A2E">
        <w:rPr>
          <w:i/>
          <w:iCs/>
        </w:rPr>
        <w:t xml:space="preserve"> all level debug3</w:t>
      </w:r>
      <w:r w:rsidRPr="00766A2E">
        <w:t>” is send to the device which sent the log.</w:t>
      </w:r>
    </w:p>
    <w:p w14:paraId="033639BF" w14:textId="77777777" w:rsidR="00EB29EB" w:rsidRPr="00766A2E" w:rsidRDefault="00EB29EB" w:rsidP="004C34CE">
      <w:pPr>
        <w:pPrChange w:id="1925" w:author="Trebaol Jonathan" w:date="2021-07-29T17:35:00Z">
          <w:pPr/>
        </w:pPrChange>
      </w:pPr>
    </w:p>
    <w:p w14:paraId="6D68DB6C" w14:textId="6D92E3A9" w:rsidR="00EB29EB" w:rsidRPr="00766A2E" w:rsidRDefault="00EB29EB" w:rsidP="004C34CE">
      <w:pPr>
        <w:pPrChange w:id="1926" w:author="Trebaol Jonathan" w:date="2021-07-29T17:35:00Z">
          <w:pPr/>
        </w:pPrChange>
      </w:pPr>
      <w:r w:rsidRPr="00766A2E">
        <w:t>This commends permit the reception o</w:t>
      </w:r>
      <w:r w:rsidR="00CA1DE8" w:rsidRPr="00766A2E">
        <w:t>f</w:t>
      </w:r>
      <w:r w:rsidRPr="00766A2E">
        <w:t xml:space="preserve"> more detail logs, then the </w:t>
      </w:r>
      <w:proofErr w:type="spellStart"/>
      <w:r w:rsidRPr="00766A2E">
        <w:t>rsyslog</w:t>
      </w:r>
      <w:proofErr w:type="spellEnd"/>
      <w:r w:rsidRPr="00766A2E">
        <w:t xml:space="preserve"> can detect which case are responsible of these logs.</w:t>
      </w:r>
    </w:p>
    <w:p w14:paraId="63F5A5F3" w14:textId="77777777" w:rsidR="00384699" w:rsidRPr="00766A2E" w:rsidRDefault="00384699" w:rsidP="004C34CE">
      <w:pPr>
        <w:pStyle w:val="Titre2"/>
        <w:pPrChange w:id="1927" w:author="Trebaol Jonathan" w:date="2021-07-29T17:35:00Z">
          <w:pPr/>
        </w:pPrChange>
      </w:pPr>
      <w:bookmarkStart w:id="1928" w:name="_L2_Loop_Script"/>
      <w:bookmarkStart w:id="1929" w:name="_Toc78470325"/>
      <w:bookmarkEnd w:id="1928"/>
      <w:r w:rsidRPr="00766A2E">
        <w:t>L2 Loop</w:t>
      </w:r>
      <w:r w:rsidR="00E11907" w:rsidRPr="00766A2E">
        <w:t xml:space="preserve"> Script</w:t>
      </w:r>
      <w:bookmarkEnd w:id="1929"/>
    </w:p>
    <w:p w14:paraId="61EC4380" w14:textId="0E1B6256" w:rsidR="005F7361" w:rsidRPr="00766A2E" w:rsidRDefault="005F7361" w:rsidP="004C34CE">
      <w:pPr>
        <w:pPrChange w:id="1930" w:author="Trebaol Jonathan" w:date="2021-07-29T17:35:00Z">
          <w:pPr/>
        </w:pPrChange>
      </w:pPr>
      <w:r w:rsidRPr="00766A2E">
        <w:t>Name: support_switch_port_disable.py</w:t>
      </w:r>
    </w:p>
    <w:p w14:paraId="2A0D4372" w14:textId="04C4B01D" w:rsidR="00D46475" w:rsidRPr="00766A2E" w:rsidRDefault="00D46475" w:rsidP="004C34CE">
      <w:pPr>
        <w:pPrChange w:id="1931" w:author="Trebaol Jonathan" w:date="2021-07-29T17:35:00Z">
          <w:pPr/>
        </w:pPrChange>
      </w:pPr>
      <w:proofErr w:type="spellStart"/>
      <w:r w:rsidRPr="00766A2E">
        <w:t>Rsyslog</w:t>
      </w:r>
      <w:proofErr w:type="spellEnd"/>
      <w:r w:rsidRPr="00766A2E">
        <w:t xml:space="preserve"> Trigger:</w:t>
      </w:r>
      <w:r w:rsidR="00DB6E83" w:rsidRPr="00766A2E">
        <w:t xml:space="preserve"> ‘</w:t>
      </w:r>
      <w:proofErr w:type="spellStart"/>
      <w:r w:rsidR="00DB6E83" w:rsidRPr="00766A2E">
        <w:t>slnHwlrnCbkHandler</w:t>
      </w:r>
      <w:proofErr w:type="spellEnd"/>
      <w:r w:rsidR="00DB6E83" w:rsidRPr="00766A2E">
        <w:t>' ;'port';'</w:t>
      </w:r>
      <w:proofErr w:type="spellStart"/>
      <w:r w:rsidR="00DB6E83" w:rsidRPr="00766A2E">
        <w:t>bcmd</w:t>
      </w:r>
      <w:proofErr w:type="spellEnd"/>
      <w:r w:rsidR="00DB6E83" w:rsidRPr="00766A2E">
        <w:t>'</w:t>
      </w:r>
    </w:p>
    <w:p w14:paraId="08A4F785" w14:textId="11EC2BEC" w:rsidR="00044D95" w:rsidRPr="00766A2E" w:rsidRDefault="00044D95" w:rsidP="004C34CE">
      <w:pPr>
        <w:pPrChange w:id="1932" w:author="Trebaol Jonathan" w:date="2021-07-29T17:35:00Z">
          <w:pPr/>
        </w:pPrChange>
      </w:pPr>
      <w:r w:rsidRPr="00766A2E">
        <w:t xml:space="preserve">Last log file: </w:t>
      </w:r>
      <w:proofErr w:type="spellStart"/>
      <w:r w:rsidRPr="00766A2E">
        <w:t>lastlog_loop.json</w:t>
      </w:r>
      <w:proofErr w:type="spellEnd"/>
    </w:p>
    <w:p w14:paraId="6D4D6E03" w14:textId="3F53EE5D" w:rsidR="00DF4210" w:rsidRPr="00766A2E" w:rsidRDefault="00DF4210" w:rsidP="004C34CE">
      <w:pPr>
        <w:pPrChange w:id="1933" w:author="Trebaol Jonathan" w:date="2021-07-29T17:35:00Z">
          <w:pPr/>
        </w:pPrChange>
      </w:pPr>
      <w:r w:rsidRPr="00766A2E">
        <w:t>Log example:</w:t>
      </w:r>
    </w:p>
    <w:p w14:paraId="4C1D9805" w14:textId="4DEF87BC" w:rsidR="00DF4210" w:rsidRPr="00766A2E" w:rsidRDefault="00DF4210" w:rsidP="004C34CE">
      <w:pPr>
        <w:rPr>
          <w:rFonts w:asciiTheme="minorHAnsi" w:hAnsiTheme="minorHAnsi" w:cstheme="minorHAnsi"/>
        </w:rPr>
        <w:pPrChange w:id="1934" w:author="Trebaol Jonathan" w:date="2021-07-29T17:35:00Z">
          <w:pPr/>
        </w:pPrChange>
      </w:pPr>
      <w:r w:rsidRPr="00766A2E">
        <w:lastRenderedPageBreak/>
        <w:t>{"@timestamp":"2021-05-26T11:41:25+02:00","type":"syslog_json","relayip":"192.168.80.27","hostname":"os6860e-2</w:t>
      </w:r>
      <w:r w:rsidRPr="00766A2E">
        <w:rPr>
          <w:rFonts w:asciiTheme="minorHAnsi" w:hAnsiTheme="minorHAnsi" w:cstheme="minorHAnsi"/>
        </w:rPr>
        <w:t>-</w:t>
      </w:r>
      <w:r w:rsidRPr="00766A2E">
        <w:t xml:space="preserve">gartner","message":"&lt;135&gt;May 26 11:41:25 OS6860E-2-Gartner </w:t>
      </w:r>
      <w:proofErr w:type="spellStart"/>
      <w:r w:rsidRPr="00766A2E">
        <w:t>swlogd</w:t>
      </w:r>
      <w:proofErr w:type="spellEnd"/>
      <w:r w:rsidRPr="00766A2E">
        <w:t xml:space="preserve"> </w:t>
      </w:r>
      <w:proofErr w:type="spellStart"/>
      <w:r w:rsidRPr="00766A2E">
        <w:t>bcmd</w:t>
      </w:r>
      <w:proofErr w:type="spellEnd"/>
      <w:r w:rsidRPr="00766A2E">
        <w:t xml:space="preserve"> </w:t>
      </w:r>
      <w:proofErr w:type="spellStart"/>
      <w:r w:rsidRPr="00766A2E">
        <w:t>rpcs</w:t>
      </w:r>
      <w:proofErr w:type="spellEnd"/>
      <w:r w:rsidRPr="00766A2E">
        <w:t xml:space="preserve"> DBG2: slnHwlrnCbkHandler:648 port 19 mod 0 auth 0 group 0","end_msg":""}</w:t>
      </w:r>
    </w:p>
    <w:p w14:paraId="4B983A9C" w14:textId="77777777" w:rsidR="00D46475" w:rsidRPr="00766A2E" w:rsidRDefault="00D46475" w:rsidP="004C34CE">
      <w:pPr>
        <w:pPrChange w:id="1935" w:author="Trebaol Jonathan" w:date="2021-07-29T17:35:00Z">
          <w:pPr/>
        </w:pPrChange>
      </w:pPr>
    </w:p>
    <w:p w14:paraId="3FE678BD" w14:textId="77777777" w:rsidR="009B012C" w:rsidRPr="00766A2E" w:rsidRDefault="009B012C" w:rsidP="004C34CE">
      <w:pPr>
        <w:pPrChange w:id="1936" w:author="Trebaol Jonathan" w:date="2021-07-29T17:35:00Z">
          <w:pPr/>
        </w:pPrChange>
      </w:pPr>
    </w:p>
    <w:p w14:paraId="13A2BF1F" w14:textId="06D8E0F2" w:rsidR="00F47B0D" w:rsidRPr="00766A2E" w:rsidRDefault="00F47B0D" w:rsidP="004C34CE">
      <w:pPr>
        <w:pPrChange w:id="1937" w:author="Trebaol Jonathan" w:date="2021-07-29T17:35:00Z">
          <w:pPr/>
        </w:pPrChange>
      </w:pPr>
      <w:bookmarkStart w:id="1938" w:name="_Hlk76627568"/>
      <w:r w:rsidRPr="00766A2E">
        <w:t xml:space="preserve">The purpose of this script is to detect a L2 loop in a network by analyzed the log file </w:t>
      </w:r>
      <w:proofErr w:type="spellStart"/>
      <w:r w:rsidRPr="00766A2E">
        <w:t>lastlog</w:t>
      </w:r>
      <w:r w:rsidR="00F06DFA" w:rsidRPr="00766A2E">
        <w:t>_</w:t>
      </w:r>
      <w:r w:rsidRPr="00766A2E">
        <w:t>loop.json</w:t>
      </w:r>
      <w:proofErr w:type="spellEnd"/>
      <w:r w:rsidRPr="00766A2E">
        <w:t>, shut down the port which responsible of the loop and return back the switch in debug mode info.</w:t>
      </w:r>
    </w:p>
    <w:p w14:paraId="658AD5A9" w14:textId="7622C68A" w:rsidR="00F47B0D" w:rsidRPr="00766A2E" w:rsidRDefault="00F47B0D" w:rsidP="004C34CE">
      <w:pPr>
        <w:pPrChange w:id="1939" w:author="Trebaol Jonathan" w:date="2021-07-29T17:35:00Z">
          <w:pPr/>
        </w:pPrChange>
      </w:pPr>
      <w:r w:rsidRPr="00766A2E">
        <w:t xml:space="preserve">First </w:t>
      </w:r>
      <w:r w:rsidR="00EF0ADC" w:rsidRPr="00766A2E">
        <w:t>step</w:t>
      </w:r>
      <w:r w:rsidRPr="00766A2E">
        <w:t xml:space="preserve">, the script gets all </w:t>
      </w:r>
      <w:r w:rsidR="005B119D" w:rsidRPr="00766A2E">
        <w:t>information</w:t>
      </w:r>
      <w:r w:rsidRPr="00766A2E">
        <w:t xml:space="preserve"> to connect to the switch send rainbow message or email.</w:t>
      </w:r>
    </w:p>
    <w:p w14:paraId="1A33A696" w14:textId="78C18281" w:rsidR="00F47B0D" w:rsidRPr="00766A2E" w:rsidRDefault="00F47B0D" w:rsidP="004C34CE">
      <w:pPr>
        <w:pPrChange w:id="1940" w:author="Trebaol Jonathan" w:date="2021-07-29T17:35:00Z">
          <w:pPr/>
        </w:pPrChange>
      </w:pPr>
      <w:r w:rsidRPr="00766A2E">
        <w:t>Next, the script extracts the switch IP and the port responsible of the loop which have been sent in the logs.</w:t>
      </w:r>
    </w:p>
    <w:p w14:paraId="32B8912A" w14:textId="77777777" w:rsidR="00672CC6" w:rsidRPr="00766A2E" w:rsidRDefault="00672CC6" w:rsidP="004C34CE">
      <w:pPr>
        <w:pPrChange w:id="1941" w:author="Trebaol Jonathan" w:date="2021-07-29T17:35:00Z">
          <w:pPr/>
        </w:pPrChange>
      </w:pPr>
    </w:p>
    <w:p w14:paraId="4A8A9B70" w14:textId="243DFA8C" w:rsidR="00F47B0D" w:rsidRPr="00766A2E" w:rsidRDefault="00672CC6" w:rsidP="004C34CE">
      <w:pPr>
        <w:pPrChange w:id="1942" w:author="Trebaol Jonathan" w:date="2021-07-29T17:35:00Z">
          <w:pPr/>
        </w:pPrChange>
      </w:pPr>
      <w:r w:rsidRPr="00766A2E">
        <w:t>Script Steps:</w:t>
      </w:r>
    </w:p>
    <w:p w14:paraId="4279F473" w14:textId="2154D842" w:rsidR="00F47B0D" w:rsidRPr="00766A2E" w:rsidRDefault="00F47B0D" w:rsidP="004C34CE">
      <w:pPr>
        <w:pPrChange w:id="1943" w:author="Trebaol Jonathan" w:date="2021-07-29T17:35:00Z">
          <w:pPr/>
        </w:pPrChange>
      </w:pPr>
      <w:r w:rsidRPr="00766A2E">
        <w:rPr>
          <w:b/>
        </w:rPr>
        <w:t>Condition one:</w:t>
      </w:r>
      <w:r w:rsidRPr="00766A2E">
        <w:t xml:space="preserve"> no loop has been detected </w:t>
      </w:r>
      <w:r w:rsidR="00CC34E3" w:rsidRPr="00766A2E">
        <w:t>for</w:t>
      </w:r>
      <w:r w:rsidRPr="00766A2E">
        <w:t xml:space="preserve"> 10 seconds.</w:t>
      </w:r>
    </w:p>
    <w:p w14:paraId="5BA3B4AB" w14:textId="6949627B" w:rsidR="00F47B0D" w:rsidRPr="00766A2E" w:rsidRDefault="00F47B0D" w:rsidP="004C34CE">
      <w:pPr>
        <w:pPrChange w:id="1944" w:author="Trebaol Jonathan" w:date="2021-07-29T17:35:00Z">
          <w:pPr>
            <w:tabs>
              <w:tab w:val="center" w:pos="4536"/>
            </w:tabs>
          </w:pPr>
        </w:pPrChange>
      </w:pPr>
      <w:r w:rsidRPr="00766A2E">
        <w:t xml:space="preserve">To do that, the script uses </w:t>
      </w:r>
      <w:proofErr w:type="spellStart"/>
      <w:r w:rsidRPr="00766A2E">
        <w:t>check_timestamp</w:t>
      </w:r>
      <w:proofErr w:type="spellEnd"/>
      <w:r w:rsidRPr="00766A2E">
        <w:t xml:space="preserve">() function.  In this function, we use 2 files, </w:t>
      </w:r>
      <w:proofErr w:type="spellStart"/>
      <w:r w:rsidRPr="00766A2E">
        <w:t>lastlog_loop</w:t>
      </w:r>
      <w:proofErr w:type="spellEnd"/>
      <w:r w:rsidRPr="00766A2E">
        <w:t xml:space="preserve"> and a new file </w:t>
      </w:r>
      <w:proofErr w:type="spellStart"/>
      <w:r w:rsidRPr="00766A2E">
        <w:t>logtemp</w:t>
      </w:r>
      <w:proofErr w:type="spellEnd"/>
      <w:r w:rsidRPr="00766A2E">
        <w:t xml:space="preserve">. In this new file, we will register the </w:t>
      </w:r>
      <w:proofErr w:type="spellStart"/>
      <w:r w:rsidRPr="00766A2E">
        <w:t>lastlog</w:t>
      </w:r>
      <w:proofErr w:type="spellEnd"/>
      <w:r w:rsidRPr="00766A2E">
        <w:t xml:space="preserve"> that we use to stop the previous loop.</w:t>
      </w:r>
    </w:p>
    <w:p w14:paraId="3256FC9B" w14:textId="77777777" w:rsidR="00F47B0D" w:rsidRPr="00766A2E" w:rsidRDefault="00F47B0D" w:rsidP="004C34CE">
      <w:pPr>
        <w:pStyle w:val="Paragraphedeliste"/>
        <w:numPr>
          <w:ilvl w:val="0"/>
          <w:numId w:val="81"/>
        </w:numPr>
        <w:pPrChange w:id="1945" w:author="Trebaol Jonathan" w:date="2021-07-29T17:35:00Z">
          <w:pPr/>
        </w:pPrChange>
      </w:pPr>
      <w:r w:rsidRPr="00766A2E">
        <w:t xml:space="preserve">If </w:t>
      </w:r>
      <w:proofErr w:type="spellStart"/>
      <w:r w:rsidRPr="00766A2E">
        <w:t>logtemp</w:t>
      </w:r>
      <w:proofErr w:type="spellEnd"/>
      <w:r w:rsidRPr="00766A2E">
        <w:t xml:space="preserve"> doesn’t exist or there is not only 1 line in </w:t>
      </w:r>
      <w:proofErr w:type="spellStart"/>
      <w:proofErr w:type="gramStart"/>
      <w:r w:rsidRPr="00766A2E">
        <w:t>logtemp</w:t>
      </w:r>
      <w:proofErr w:type="spellEnd"/>
      <w:r w:rsidRPr="00766A2E">
        <w:t xml:space="preserve"> .</w:t>
      </w:r>
      <w:proofErr w:type="gramEnd"/>
      <w:r w:rsidRPr="00766A2E">
        <w:t xml:space="preserve"> We copy the first </w:t>
      </w:r>
      <w:proofErr w:type="spellStart"/>
      <w:r w:rsidRPr="00766A2E">
        <w:t>lastlog_loop</w:t>
      </w:r>
      <w:proofErr w:type="spellEnd"/>
      <w:r w:rsidRPr="00766A2E">
        <w:t xml:space="preserve"> log in it.</w:t>
      </w:r>
    </w:p>
    <w:p w14:paraId="4E25A325" w14:textId="77777777" w:rsidR="00F47B0D" w:rsidRPr="00766A2E" w:rsidRDefault="00F47B0D" w:rsidP="004C34CE">
      <w:pPr>
        <w:pStyle w:val="Paragraphedeliste"/>
        <w:numPr>
          <w:ilvl w:val="0"/>
          <w:numId w:val="81"/>
        </w:numPr>
        <w:pPrChange w:id="1946" w:author="Trebaol Jonathan" w:date="2021-07-29T17:35:00Z">
          <w:pPr>
            <w:pStyle w:val="Paragraphedeliste"/>
            <w:numPr>
              <w:numId w:val="81"/>
            </w:numPr>
            <w:ind w:hanging="360"/>
          </w:pPr>
        </w:pPrChange>
      </w:pPr>
      <w:r w:rsidRPr="00766A2E">
        <w:t xml:space="preserve">We extract the timestamps from the first line of </w:t>
      </w:r>
      <w:proofErr w:type="spellStart"/>
      <w:r w:rsidRPr="00766A2E">
        <w:t>lastlog_loop</w:t>
      </w:r>
      <w:proofErr w:type="spellEnd"/>
      <w:r w:rsidRPr="00766A2E">
        <w:t xml:space="preserve"> and the timestamp from </w:t>
      </w:r>
      <w:proofErr w:type="spellStart"/>
      <w:r w:rsidRPr="00766A2E">
        <w:t>logtemp</w:t>
      </w:r>
      <w:proofErr w:type="spellEnd"/>
      <w:r w:rsidRPr="00766A2E">
        <w:t>.</w:t>
      </w:r>
    </w:p>
    <w:p w14:paraId="67C3504C" w14:textId="162245E2" w:rsidR="003266A5" w:rsidRPr="00766A2E" w:rsidRDefault="00F47B0D" w:rsidP="004C34CE">
      <w:pPr>
        <w:pStyle w:val="Paragraphedeliste"/>
        <w:numPr>
          <w:ilvl w:val="0"/>
          <w:numId w:val="81"/>
        </w:numPr>
        <w:pPrChange w:id="1947" w:author="Trebaol Jonathan" w:date="2021-07-29T17:35:00Z">
          <w:pPr>
            <w:pStyle w:val="Paragraphedeliste"/>
            <w:numPr>
              <w:numId w:val="81"/>
            </w:numPr>
            <w:ind w:hanging="360"/>
          </w:pPr>
        </w:pPrChange>
      </w:pPr>
      <w:r w:rsidRPr="00766A2E">
        <w:t xml:space="preserve">We return the difference of the two timestamps then we replace the log in </w:t>
      </w:r>
      <w:proofErr w:type="spellStart"/>
      <w:r w:rsidRPr="00766A2E">
        <w:t>logtemp</w:t>
      </w:r>
      <w:proofErr w:type="spellEnd"/>
      <w:r w:rsidRPr="00766A2E">
        <w:t xml:space="preserve"> by the new </w:t>
      </w:r>
      <w:r w:rsidR="00CC34E3" w:rsidRPr="00766A2E">
        <w:t>log.</w:t>
      </w:r>
    </w:p>
    <w:p w14:paraId="6DF5E455" w14:textId="4F36425C" w:rsidR="00F47B0D" w:rsidRPr="00766A2E" w:rsidRDefault="00F47B0D" w:rsidP="004C34CE">
      <w:pPr>
        <w:pPrChange w:id="1948" w:author="Trebaol Jonathan" w:date="2021-07-29T17:35:00Z">
          <w:pPr>
            <w:tabs>
              <w:tab w:val="center" w:pos="4536"/>
            </w:tabs>
          </w:pPr>
        </w:pPrChange>
      </w:pPr>
      <w:r w:rsidRPr="00766A2E">
        <w:rPr>
          <w:b/>
        </w:rPr>
        <w:t>Condition two:</w:t>
      </w:r>
      <w:r w:rsidRPr="00766A2E">
        <w:t xml:space="preserve">  10 loop logs received in less than 2 seconds.</w:t>
      </w:r>
    </w:p>
    <w:p w14:paraId="0D459475" w14:textId="77777777" w:rsidR="00F47B0D" w:rsidRPr="00766A2E" w:rsidRDefault="00F47B0D" w:rsidP="004C34CE">
      <w:pPr>
        <w:pStyle w:val="Paragraphedeliste"/>
        <w:numPr>
          <w:ilvl w:val="0"/>
          <w:numId w:val="82"/>
        </w:numPr>
        <w:pPrChange w:id="1949" w:author="Trebaol Jonathan" w:date="2021-07-29T17:35:00Z">
          <w:pPr/>
        </w:pPrChange>
      </w:pPr>
      <w:r w:rsidRPr="00766A2E">
        <w:t xml:space="preserve">Check if there is more than 10 lines in </w:t>
      </w:r>
      <w:proofErr w:type="spellStart"/>
      <w:r w:rsidRPr="00766A2E">
        <w:t>lastlog_loop</w:t>
      </w:r>
      <w:proofErr w:type="spellEnd"/>
      <w:r w:rsidRPr="00766A2E">
        <w:t>. Else we return 0</w:t>
      </w:r>
    </w:p>
    <w:p w14:paraId="415CFE7B" w14:textId="77777777" w:rsidR="00F47B0D" w:rsidRPr="00766A2E" w:rsidRDefault="00F47B0D" w:rsidP="004C34CE">
      <w:pPr>
        <w:pStyle w:val="Paragraphedeliste"/>
        <w:numPr>
          <w:ilvl w:val="0"/>
          <w:numId w:val="82"/>
        </w:numPr>
        <w:pPrChange w:id="1950" w:author="Trebaol Jonathan" w:date="2021-07-29T17:35:00Z">
          <w:pPr>
            <w:pStyle w:val="Paragraphedeliste"/>
            <w:numPr>
              <w:numId w:val="82"/>
            </w:numPr>
            <w:ind w:hanging="360"/>
          </w:pPr>
        </w:pPrChange>
      </w:pPr>
      <w:r w:rsidRPr="00766A2E">
        <w:t>Extract the timestamps of the first line and the 10</w:t>
      </w:r>
      <w:r w:rsidRPr="00766A2E">
        <w:rPr>
          <w:vertAlign w:val="superscript"/>
        </w:rPr>
        <w:t>th</w:t>
      </w:r>
      <w:r w:rsidRPr="00766A2E">
        <w:t xml:space="preserve"> line of </w:t>
      </w:r>
      <w:proofErr w:type="spellStart"/>
      <w:r w:rsidRPr="00766A2E">
        <w:t>lastlog_loop</w:t>
      </w:r>
      <w:proofErr w:type="spellEnd"/>
    </w:p>
    <w:p w14:paraId="279B9472" w14:textId="1C4D911B" w:rsidR="00F47B0D" w:rsidRPr="00766A2E" w:rsidRDefault="00F47B0D" w:rsidP="004C34CE">
      <w:pPr>
        <w:pStyle w:val="Paragraphedeliste"/>
        <w:numPr>
          <w:ilvl w:val="0"/>
          <w:numId w:val="82"/>
        </w:numPr>
        <w:pPrChange w:id="1951" w:author="Trebaol Jonathan" w:date="2021-07-29T17:35:00Z">
          <w:pPr>
            <w:pStyle w:val="Paragraphedeliste"/>
            <w:numPr>
              <w:numId w:val="82"/>
            </w:numPr>
            <w:ind w:hanging="360"/>
          </w:pPr>
        </w:pPrChange>
      </w:pPr>
      <w:r w:rsidRPr="00766A2E">
        <w:t xml:space="preserve">Change time to decimal to get a continuous number (else, there is an error due to </w:t>
      </w:r>
      <w:r w:rsidR="009B2A44" w:rsidRPr="00766A2E">
        <w:t>second changes</w:t>
      </w:r>
      <w:r w:rsidRPr="00766A2E">
        <w:t xml:space="preserve"> 60 to 0)</w:t>
      </w:r>
    </w:p>
    <w:p w14:paraId="169A9223" w14:textId="639DBC20" w:rsidR="00F47B0D" w:rsidRPr="00766A2E" w:rsidRDefault="00F47B0D" w:rsidP="004C34CE">
      <w:pPr>
        <w:pStyle w:val="Paragraphedeliste"/>
        <w:numPr>
          <w:ilvl w:val="0"/>
          <w:numId w:val="82"/>
        </w:numPr>
        <w:pPrChange w:id="1952" w:author="Trebaol Jonathan" w:date="2021-07-29T17:35:00Z">
          <w:pPr>
            <w:pStyle w:val="Paragraphedeliste"/>
            <w:numPr>
              <w:numId w:val="82"/>
            </w:numPr>
            <w:ind w:hanging="360"/>
          </w:pPr>
        </w:pPrChange>
      </w:pPr>
      <w:r w:rsidRPr="00766A2E">
        <w:t xml:space="preserve">If there is less than 2 seconds between the two </w:t>
      </w:r>
      <w:r w:rsidR="00F71139" w:rsidRPr="00766A2E">
        <w:t>timestamps,</w:t>
      </w:r>
      <w:r w:rsidRPr="00766A2E">
        <w:t xml:space="preserve"> we return 1 else we return 0</w:t>
      </w:r>
    </w:p>
    <w:p w14:paraId="6648EF9F" w14:textId="16E563BF" w:rsidR="008B12BA" w:rsidRPr="00766A2E" w:rsidRDefault="00CC34E3" w:rsidP="004C34CE">
      <w:pPr>
        <w:pStyle w:val="Paragraphedeliste"/>
        <w:numPr>
          <w:ilvl w:val="0"/>
          <w:numId w:val="85"/>
        </w:numPr>
        <w:pPrChange w:id="1953" w:author="Trebaol Jonathan" w:date="2021-07-29T17:35:00Z">
          <w:pPr>
            <w:pStyle w:val="Paragraphedeliste"/>
            <w:numPr>
              <w:numId w:val="82"/>
            </w:numPr>
            <w:ind w:hanging="360"/>
          </w:pPr>
        </w:pPrChange>
      </w:pPr>
      <w:r w:rsidRPr="00766A2E">
        <w:t>S</w:t>
      </w:r>
      <w:r w:rsidR="008B12BA" w:rsidRPr="00766A2E">
        <w:t>end a request by Mail and by Rainbow to fix or not the issue:</w:t>
      </w:r>
    </w:p>
    <w:p w14:paraId="171D9AD4" w14:textId="13798B2D" w:rsidR="008B12BA" w:rsidRPr="00766A2E" w:rsidRDefault="008B12BA" w:rsidP="004C34CE">
      <w:pPr>
        <w:pStyle w:val="Paragraphedeliste"/>
        <w:numPr>
          <w:ilvl w:val="1"/>
          <w:numId w:val="83"/>
        </w:numPr>
        <w:pPrChange w:id="1954" w:author="Trebaol Jonathan" w:date="2021-07-29T17:35:00Z">
          <w:pPr>
            <w:pStyle w:val="Paragraphedeliste"/>
            <w:numPr>
              <w:numId w:val="85"/>
            </w:numPr>
            <w:ind w:hanging="360"/>
          </w:pPr>
        </w:pPrChange>
      </w:pPr>
      <w:r w:rsidRPr="00766A2E">
        <w:t>If the answer is yes, the script send</w:t>
      </w:r>
      <w:r w:rsidR="00CC34E3" w:rsidRPr="00766A2E">
        <w:t>s</w:t>
      </w:r>
      <w:r w:rsidRPr="00766A2E">
        <w:t xml:space="preserve"> a </w:t>
      </w:r>
      <w:proofErr w:type="spellStart"/>
      <w:r w:rsidRPr="00766A2E">
        <w:t>ssh</w:t>
      </w:r>
      <w:proofErr w:type="spellEnd"/>
      <w:r w:rsidRPr="00766A2E">
        <w:t xml:space="preserve"> packet to </w:t>
      </w:r>
      <w:r w:rsidR="00F71139" w:rsidRPr="00766A2E">
        <w:t>disable, and</w:t>
      </w:r>
      <w:r w:rsidRPr="00766A2E">
        <w:t xml:space="preserve"> enable the port(s) sent in the logs.</w:t>
      </w:r>
    </w:p>
    <w:p w14:paraId="65C9785A" w14:textId="7A04B835" w:rsidR="008B12BA" w:rsidRPr="00766A2E" w:rsidRDefault="008B12BA" w:rsidP="004C34CE">
      <w:pPr>
        <w:pStyle w:val="Paragraphedeliste"/>
        <w:numPr>
          <w:ilvl w:val="1"/>
          <w:numId w:val="83"/>
        </w:numPr>
        <w:pPrChange w:id="1955" w:author="Trebaol Jonathan" w:date="2021-07-29T17:35:00Z">
          <w:pPr>
            <w:pStyle w:val="Paragraphedeliste"/>
            <w:numPr>
              <w:ilvl w:val="1"/>
              <w:numId w:val="83"/>
            </w:numPr>
            <w:ind w:left="1440" w:hanging="360"/>
          </w:pPr>
        </w:pPrChange>
      </w:pPr>
      <w:r w:rsidRPr="00766A2E">
        <w:t>If the answer Is yes and sa</w:t>
      </w:r>
      <w:r w:rsidR="00F71139" w:rsidRPr="00766A2E">
        <w:t>v</w:t>
      </w:r>
      <w:r w:rsidRPr="00766A2E">
        <w:t xml:space="preserve">e my decision </w:t>
      </w:r>
      <w:r w:rsidR="00F71139" w:rsidRPr="00766A2E">
        <w:t>sends</w:t>
      </w:r>
      <w:r w:rsidRPr="00766A2E">
        <w:t xml:space="preserve">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7D1AFD84" w14:textId="77777777" w:rsidR="008B12BA" w:rsidRPr="00766A2E" w:rsidRDefault="008B12BA" w:rsidP="004C34CE">
      <w:pPr>
        <w:pStyle w:val="Paragraphedeliste"/>
        <w:numPr>
          <w:ilvl w:val="1"/>
          <w:numId w:val="83"/>
        </w:numPr>
        <w:pPrChange w:id="1956" w:author="Trebaol Jonathan" w:date="2021-07-29T17:35:00Z">
          <w:pPr>
            <w:pStyle w:val="Paragraphedeliste"/>
            <w:numPr>
              <w:ilvl w:val="1"/>
              <w:numId w:val="83"/>
            </w:numPr>
            <w:ind w:left="1440" w:hanging="360"/>
          </w:pPr>
        </w:pPrChange>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3CD61F89" w14:textId="77777777" w:rsidR="00F47B0D" w:rsidRPr="00766A2E" w:rsidRDefault="00F47B0D" w:rsidP="004C34CE">
      <w:pPr>
        <w:pStyle w:val="Paragraphedeliste"/>
        <w:numPr>
          <w:ilvl w:val="0"/>
          <w:numId w:val="83"/>
        </w:numPr>
        <w:pPrChange w:id="1957" w:author="Trebaol Jonathan" w:date="2021-07-29T17:35:00Z">
          <w:pPr>
            <w:pStyle w:val="Paragraphedeliste"/>
            <w:numPr>
              <w:ilvl w:val="1"/>
              <w:numId w:val="83"/>
            </w:numPr>
            <w:ind w:left="1440" w:hanging="360"/>
          </w:pPr>
        </w:pPrChange>
      </w:pPr>
      <w:r w:rsidRPr="00766A2E">
        <w:t xml:space="preserve">Send the log file and a message by the rainbow bot (the bot will be explained in </w:t>
      </w:r>
      <w:proofErr w:type="gramStart"/>
      <w:r w:rsidRPr="00766A2E">
        <w:t>a</w:t>
      </w:r>
      <w:proofErr w:type="gramEnd"/>
      <w:r w:rsidRPr="00766A2E">
        <w:t xml:space="preserve"> other part).</w:t>
      </w:r>
    </w:p>
    <w:p w14:paraId="7D849552" w14:textId="2C823ECC" w:rsidR="00F47B0D" w:rsidRPr="00766A2E" w:rsidRDefault="00F47B0D" w:rsidP="004C34CE">
      <w:pPr>
        <w:pStyle w:val="Paragraphedeliste"/>
        <w:numPr>
          <w:ilvl w:val="0"/>
          <w:numId w:val="83"/>
        </w:numPr>
        <w:pPrChange w:id="1958" w:author="Trebaol Jonathan" w:date="2021-07-29T17:35:00Z">
          <w:pPr>
            <w:pStyle w:val="Paragraphedeliste"/>
            <w:numPr>
              <w:numId w:val="83"/>
            </w:numPr>
            <w:ind w:hanging="360"/>
          </w:pPr>
        </w:pPrChange>
      </w:pPr>
      <w:r w:rsidRPr="00766A2E">
        <w:t>Send the log in attachment and a</w:t>
      </w:r>
      <w:r w:rsidR="00581936">
        <w:t>n</w:t>
      </w:r>
      <w:r w:rsidRPr="00766A2E">
        <w:t xml:space="preserve"> email to the email address in </w:t>
      </w:r>
      <w:proofErr w:type="spellStart"/>
      <w:r w:rsidRPr="00766A2E">
        <w:t>ALE_script.conf</w:t>
      </w:r>
      <w:proofErr w:type="spellEnd"/>
    </w:p>
    <w:p w14:paraId="626177BA" w14:textId="77777777" w:rsidR="00F47B0D" w:rsidRPr="00766A2E" w:rsidRDefault="00F47B0D" w:rsidP="004C34CE">
      <w:pPr>
        <w:pStyle w:val="Paragraphedeliste"/>
        <w:numPr>
          <w:ilvl w:val="0"/>
          <w:numId w:val="83"/>
        </w:numPr>
        <w:pPrChange w:id="1959" w:author="Trebaol Jonathan" w:date="2021-07-29T17:35:00Z">
          <w:pPr>
            <w:pStyle w:val="Paragraphedeliste"/>
            <w:numPr>
              <w:numId w:val="83"/>
            </w:numPr>
            <w:ind w:hanging="360"/>
          </w:pPr>
        </w:pPrChange>
      </w:pPr>
      <w:r w:rsidRPr="00766A2E">
        <w:t>Then we disable the debugging on the switch.</w:t>
      </w:r>
    </w:p>
    <w:p w14:paraId="503B0E09" w14:textId="79D9962C" w:rsidR="00F47B0D" w:rsidRPr="00766A2E" w:rsidRDefault="00F47B0D" w:rsidP="004C34CE">
      <w:pPr>
        <w:pStyle w:val="Paragraphedeliste"/>
        <w:numPr>
          <w:ilvl w:val="0"/>
          <w:numId w:val="83"/>
        </w:numPr>
        <w:pPrChange w:id="1960" w:author="Trebaol Jonathan" w:date="2021-07-29T17:35:00Z">
          <w:pPr>
            <w:pStyle w:val="Paragraphedeliste"/>
            <w:numPr>
              <w:numId w:val="83"/>
            </w:numPr>
            <w:ind w:hanging="360"/>
          </w:pPr>
        </w:pPrChange>
      </w:pPr>
      <w:r w:rsidRPr="00766A2E">
        <w:t xml:space="preserve">If the condition one is not respected the script clear the file last log to get in first position a </w:t>
      </w:r>
      <w:r w:rsidR="00CC34E3" w:rsidRPr="00766A2E">
        <w:t>most recent log</w:t>
      </w:r>
      <w:r w:rsidRPr="00766A2E">
        <w:t>.</w:t>
      </w:r>
    </w:p>
    <w:p w14:paraId="04964597" w14:textId="77777777" w:rsidR="00F47B0D" w:rsidRPr="00766A2E" w:rsidRDefault="00F47B0D" w:rsidP="004C34CE">
      <w:pPr>
        <w:pStyle w:val="Paragraphedeliste"/>
        <w:numPr>
          <w:ilvl w:val="0"/>
          <w:numId w:val="83"/>
        </w:numPr>
        <w:pPrChange w:id="1961" w:author="Trebaol Jonathan" w:date="2021-07-29T17:35:00Z">
          <w:pPr>
            <w:pStyle w:val="Paragraphedeliste"/>
            <w:numPr>
              <w:numId w:val="83"/>
            </w:numPr>
            <w:ind w:hanging="360"/>
          </w:pPr>
        </w:pPrChange>
      </w:pPr>
      <w:r w:rsidRPr="00766A2E">
        <w:t>If the condition 2 is not respected the script does nothing.</w:t>
      </w:r>
    </w:p>
    <w:bookmarkEnd w:id="1938"/>
    <w:p w14:paraId="5B1D2EFC" w14:textId="77777777" w:rsidR="009B012C" w:rsidRPr="00766A2E" w:rsidRDefault="009B012C" w:rsidP="004C34CE">
      <w:pPr>
        <w:pPrChange w:id="1962" w:author="Trebaol Jonathan" w:date="2021-07-29T17:35:00Z">
          <w:pPr/>
        </w:pPrChange>
      </w:pPr>
    </w:p>
    <w:p w14:paraId="09A05CAE" w14:textId="4CF49EF8" w:rsidR="00F47B0D" w:rsidRPr="00766A2E" w:rsidRDefault="005D5FB1" w:rsidP="004C34CE">
      <w:pPr>
        <w:pPrChange w:id="1963" w:author="Trebaol Jonathan" w:date="2021-07-29T17:35:00Z">
          <w:pPr/>
        </w:pPrChange>
      </w:pPr>
      <w:r w:rsidRPr="00766A2E">
        <w:rPr>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4C34CE">
      <w:pPr>
        <w:pPrChange w:id="1964" w:author="Trebaol Jonathan" w:date="2021-07-29T17:35:00Z">
          <w:pPr>
            <w:jc w:val="left"/>
          </w:pPr>
        </w:pPrChange>
      </w:pPr>
      <w:r w:rsidRPr="00766A2E">
        <w:br w:type="page"/>
      </w:r>
    </w:p>
    <w:p w14:paraId="68103E99" w14:textId="77777777" w:rsidR="00384699" w:rsidRPr="00766A2E" w:rsidRDefault="00384699" w:rsidP="004C34CE">
      <w:pPr>
        <w:pStyle w:val="Titre2"/>
        <w:pPrChange w:id="1965" w:author="Trebaol Jonathan" w:date="2021-07-29T17:35:00Z">
          <w:pPr/>
        </w:pPrChange>
      </w:pPr>
      <w:bookmarkStart w:id="1966" w:name="_Toc78470326"/>
      <w:r w:rsidRPr="00766A2E">
        <w:lastRenderedPageBreak/>
        <w:t>Port Flapping</w:t>
      </w:r>
      <w:r w:rsidR="00E11907" w:rsidRPr="00766A2E">
        <w:t xml:space="preserve"> Script</w:t>
      </w:r>
      <w:bookmarkEnd w:id="1966"/>
    </w:p>
    <w:p w14:paraId="523E670C" w14:textId="77777777" w:rsidR="005F7361" w:rsidRPr="00766A2E" w:rsidRDefault="005F7361" w:rsidP="004C34CE">
      <w:pPr>
        <w:pPrChange w:id="1967" w:author="Trebaol Jonathan" w:date="2021-07-29T17:35:00Z">
          <w:pPr/>
        </w:pPrChange>
      </w:pPr>
    </w:p>
    <w:p w14:paraId="3F040DAD" w14:textId="60B7A986" w:rsidR="005F7361" w:rsidRPr="00766A2E" w:rsidRDefault="005F7361" w:rsidP="004C34CE">
      <w:pPr>
        <w:pPrChange w:id="1968" w:author="Trebaol Jonathan" w:date="2021-07-29T17:35:00Z">
          <w:pPr/>
        </w:pPrChange>
      </w:pPr>
      <w:r w:rsidRPr="00766A2E">
        <w:t>Name: support_switch_port_flapping.py</w:t>
      </w:r>
    </w:p>
    <w:p w14:paraId="311D29A0" w14:textId="700E8117" w:rsidR="00D46475" w:rsidRPr="00766A2E" w:rsidRDefault="00D46475" w:rsidP="004C34CE">
      <w:pPr>
        <w:pPrChange w:id="1969" w:author="Trebaol Jonathan" w:date="2021-07-29T17:35:00Z">
          <w:pPr/>
        </w:pPrChange>
      </w:pPr>
      <w:proofErr w:type="spellStart"/>
      <w:r w:rsidRPr="00766A2E">
        <w:t>RsyslogTrigger</w:t>
      </w:r>
      <w:proofErr w:type="spellEnd"/>
      <w:r w:rsidRPr="00766A2E">
        <w:t>:</w:t>
      </w:r>
      <w:r w:rsidR="00D07BA3" w:rsidRPr="00766A2E">
        <w:t xml:space="preserve"> 'pmnHALLinkStatusCallback:206'</w:t>
      </w:r>
    </w:p>
    <w:p w14:paraId="777B54A6" w14:textId="2793C1A6" w:rsidR="00DF4210" w:rsidRPr="00766A2E" w:rsidRDefault="00DF4210" w:rsidP="004C34CE">
      <w:pPr>
        <w:pPrChange w:id="1970" w:author="Trebaol Jonathan" w:date="2021-07-29T17:35:00Z">
          <w:pPr/>
        </w:pPrChange>
      </w:pPr>
      <w:r w:rsidRPr="00766A2E">
        <w:t>Last</w:t>
      </w:r>
      <w:r w:rsidR="002F36A5" w:rsidRPr="00766A2E">
        <w:t xml:space="preserve"> </w:t>
      </w:r>
      <w:r w:rsidRPr="00766A2E">
        <w:t xml:space="preserve">log file: </w:t>
      </w:r>
      <w:proofErr w:type="spellStart"/>
      <w:r w:rsidRPr="00766A2E">
        <w:t>lastlog_flapping.json</w:t>
      </w:r>
      <w:proofErr w:type="spellEnd"/>
    </w:p>
    <w:p w14:paraId="4FF564C2" w14:textId="7562B039" w:rsidR="00DF4210" w:rsidRPr="00766A2E" w:rsidRDefault="00DF4210" w:rsidP="004C34CE">
      <w:pPr>
        <w:pPrChange w:id="1971" w:author="Trebaol Jonathan" w:date="2021-07-29T17:35:00Z">
          <w:pPr/>
        </w:pPrChange>
      </w:pPr>
      <w:r w:rsidRPr="00766A2E">
        <w:t>Log example:</w:t>
      </w:r>
    </w:p>
    <w:p w14:paraId="0AAF14C9" w14:textId="2B18C371" w:rsidR="00DF4210" w:rsidRPr="00766A2E" w:rsidRDefault="00DF4210" w:rsidP="004C34CE">
      <w:pPr>
        <w:rPr>
          <w:rFonts w:asciiTheme="minorHAnsi" w:hAnsiTheme="minorHAnsi" w:cstheme="minorHAnsi"/>
        </w:rPr>
        <w:pPrChange w:id="1972" w:author="Trebaol Jonathan" w:date="2021-07-29T17:35:00Z">
          <w:pPr/>
        </w:pPrChange>
      </w:pPr>
      <w:r w:rsidRPr="00766A2E">
        <w:t xml:space="preserve">{"@timestamp":"2021-07-08T10:46:33+02:00","type":"syslog_json","relayip":"192.168.80.27","hostname":"os6860e-2-gartner","message":"&lt;134&gt;Jul  8 10:46:33 OS6860E-2-Gartner </w:t>
      </w:r>
      <w:proofErr w:type="spellStart"/>
      <w:r w:rsidRPr="00766A2E">
        <w:t>swlogd</w:t>
      </w:r>
      <w:proofErr w:type="spellEnd"/>
      <w:r w:rsidRPr="00766A2E">
        <w:t xml:space="preserve"> </w:t>
      </w:r>
      <w:proofErr w:type="spellStart"/>
      <w:r w:rsidRPr="00766A2E">
        <w:t>portMgrNi</w:t>
      </w:r>
      <w:proofErr w:type="spellEnd"/>
      <w:r w:rsidRPr="00766A2E">
        <w:t xml:space="preserve"> main INFO: : [pmnHALLinkStatusCallback:206] LINKSTS 1\/1\/3 DOWN (</w:t>
      </w:r>
      <w:proofErr w:type="spellStart"/>
      <w:r w:rsidRPr="00766A2E">
        <w:t>gport</w:t>
      </w:r>
      <w:proofErr w:type="spellEnd"/>
      <w:r w:rsidRPr="00766A2E">
        <w:t xml:space="preserve"> 0x2) Speed 0 Duplex HALF","</w:t>
      </w:r>
      <w:proofErr w:type="spellStart"/>
      <w:r w:rsidRPr="00766A2E">
        <w:t>end_msg</w:t>
      </w:r>
      <w:proofErr w:type="spellEnd"/>
      <w:r w:rsidRPr="00766A2E">
        <w:t>":""}</w:t>
      </w:r>
    </w:p>
    <w:p w14:paraId="313749F6" w14:textId="40F00834" w:rsidR="00D46475" w:rsidRPr="00766A2E" w:rsidRDefault="00D46475" w:rsidP="004C34CE">
      <w:pPr>
        <w:pPrChange w:id="1973" w:author="Trebaol Jonathan" w:date="2021-07-29T17:35:00Z">
          <w:pPr/>
        </w:pPrChange>
      </w:pPr>
    </w:p>
    <w:p w14:paraId="53779712" w14:textId="66B94F3B" w:rsidR="00F47B0D" w:rsidRPr="00766A2E" w:rsidRDefault="00F47B0D" w:rsidP="004C34CE">
      <w:pPr>
        <w:pPrChange w:id="1974" w:author="Trebaol Jonathan" w:date="2021-07-29T17:35:00Z">
          <w:pPr/>
        </w:pPrChange>
      </w:pPr>
    </w:p>
    <w:p w14:paraId="179CA338" w14:textId="7E62A2F7" w:rsidR="00F47B0D" w:rsidRPr="00766A2E" w:rsidRDefault="00F47B0D" w:rsidP="004C34CE">
      <w:pPr>
        <w:pPrChange w:id="1975" w:author="Trebaol Jonathan" w:date="2021-07-29T17:35:00Z">
          <w:pPr/>
        </w:pPrChange>
      </w:pPr>
      <w:r w:rsidRPr="00766A2E">
        <w:t xml:space="preserve">The purpose of this script is to detect a port flapping in a network by analyzed the log file </w:t>
      </w:r>
      <w:proofErr w:type="spellStart"/>
      <w:r w:rsidRPr="00766A2E">
        <w:t>lastlog-flapping.json</w:t>
      </w:r>
      <w:proofErr w:type="spellEnd"/>
      <w:r w:rsidRPr="00766A2E">
        <w:t>, restart the port which responsible of the flapping and return back the switch in debug mode info.</w:t>
      </w:r>
    </w:p>
    <w:p w14:paraId="2912D7F1" w14:textId="77777777" w:rsidR="009B7079" w:rsidRPr="00766A2E" w:rsidRDefault="009B7079" w:rsidP="004C34CE">
      <w:pPr>
        <w:pPrChange w:id="1976" w:author="Trebaol Jonathan" w:date="2021-07-29T17:35:00Z">
          <w:pPr/>
        </w:pPrChange>
      </w:pPr>
    </w:p>
    <w:p w14:paraId="715253B8" w14:textId="77777777" w:rsidR="009B7079" w:rsidRPr="00766A2E" w:rsidRDefault="009B7079" w:rsidP="004C34CE">
      <w:pPr>
        <w:pPrChange w:id="1977" w:author="Trebaol Jonathan" w:date="2021-07-29T17:35:00Z">
          <w:pPr/>
        </w:pPrChange>
      </w:pPr>
      <w:r w:rsidRPr="00766A2E">
        <w:t>Script steps:</w:t>
      </w:r>
    </w:p>
    <w:p w14:paraId="77938496" w14:textId="77777777" w:rsidR="009B7079" w:rsidRPr="00766A2E" w:rsidRDefault="009B7079" w:rsidP="004C34CE">
      <w:pPr>
        <w:pPrChange w:id="1978" w:author="Trebaol Jonathan" w:date="2021-07-29T17:35:00Z">
          <w:pPr/>
        </w:pPrChange>
      </w:pPr>
    </w:p>
    <w:p w14:paraId="6F2E4BD2" w14:textId="6514E91C" w:rsidR="00F47B0D" w:rsidRPr="00766A2E" w:rsidRDefault="009B7079" w:rsidP="004C34CE">
      <w:pPr>
        <w:pStyle w:val="Paragraphedeliste"/>
        <w:numPr>
          <w:ilvl w:val="0"/>
          <w:numId w:val="89"/>
        </w:numPr>
        <w:pPrChange w:id="1979" w:author="Trebaol Jonathan" w:date="2021-07-29T17:35:00Z">
          <w:pPr/>
        </w:pPrChange>
      </w:pPr>
      <w:r w:rsidRPr="00766A2E">
        <w:t>Get</w:t>
      </w:r>
      <w:r w:rsidR="00F47B0D" w:rsidRPr="00766A2E">
        <w:t xml:space="preserve"> all </w:t>
      </w:r>
      <w:r w:rsidR="000D3997" w:rsidRPr="00766A2E">
        <w:t>information</w:t>
      </w:r>
      <w:r w:rsidR="00F47B0D" w:rsidRPr="00766A2E">
        <w:t xml:space="preserve"> to connect to the switch send rainbow message or email.</w:t>
      </w:r>
    </w:p>
    <w:p w14:paraId="7F0EEE47" w14:textId="6CCC3171" w:rsidR="00F47B0D" w:rsidRPr="00766A2E" w:rsidRDefault="009B7079" w:rsidP="004C34CE">
      <w:pPr>
        <w:pStyle w:val="Paragraphedeliste"/>
        <w:numPr>
          <w:ilvl w:val="0"/>
          <w:numId w:val="89"/>
        </w:numPr>
        <w:pPrChange w:id="1980" w:author="Trebaol Jonathan" w:date="2021-07-29T17:35:00Z">
          <w:pPr>
            <w:pStyle w:val="Paragraphedeliste"/>
            <w:numPr>
              <w:numId w:val="89"/>
            </w:numPr>
            <w:ind w:hanging="360"/>
          </w:pPr>
        </w:pPrChange>
      </w:pPr>
      <w:r w:rsidRPr="00766A2E">
        <w:t>Extract</w:t>
      </w:r>
      <w:r w:rsidR="00F47B0D" w:rsidRPr="00766A2E">
        <w:t xml:space="preserve"> the switches IP and the ports responsible of the flapping which have been sent in the logs.</w:t>
      </w:r>
      <w:r w:rsidR="00EF0ADC" w:rsidRPr="00766A2E">
        <w:t xml:space="preserve"> </w:t>
      </w:r>
      <w:r w:rsidR="00F47B0D" w:rsidRPr="00766A2E">
        <w:t xml:space="preserve">For that we use the function </w:t>
      </w:r>
      <w:proofErr w:type="spellStart"/>
      <w:r w:rsidR="00F47B0D" w:rsidRPr="00766A2E">
        <w:t>detect_port_</w:t>
      </w:r>
      <w:proofErr w:type="gramStart"/>
      <w:r w:rsidR="00F47B0D" w:rsidRPr="00766A2E">
        <w:t>flapping</w:t>
      </w:r>
      <w:proofErr w:type="spellEnd"/>
      <w:r w:rsidR="00F47B0D" w:rsidRPr="00766A2E">
        <w:t>(</w:t>
      </w:r>
      <w:proofErr w:type="gramEnd"/>
      <w:r w:rsidR="00F47B0D" w:rsidRPr="00766A2E">
        <w:t>).</w:t>
      </w:r>
      <w:r w:rsidRPr="00766A2E">
        <w:t xml:space="preserve"> </w:t>
      </w:r>
      <w:r w:rsidR="00F47B0D" w:rsidRPr="00766A2E">
        <w:t>This function will do the most part of Port Flapping:</w:t>
      </w:r>
    </w:p>
    <w:p w14:paraId="7AD80D54" w14:textId="3BB9C497" w:rsidR="00F47B0D" w:rsidRPr="00766A2E" w:rsidRDefault="00F47B0D" w:rsidP="004C34CE">
      <w:pPr>
        <w:pStyle w:val="Paragraphedeliste"/>
        <w:numPr>
          <w:ilvl w:val="0"/>
          <w:numId w:val="84"/>
        </w:numPr>
        <w:pPrChange w:id="1981" w:author="Trebaol Jonathan" w:date="2021-07-29T17:35:00Z">
          <w:pPr>
            <w:pStyle w:val="Paragraphedeliste"/>
            <w:numPr>
              <w:numId w:val="89"/>
            </w:numPr>
            <w:ind w:hanging="360"/>
          </w:pPr>
        </w:pPrChange>
      </w:pPr>
      <w:r w:rsidRPr="00766A2E">
        <w:t xml:space="preserve">Check if there is more than 30 lines in </w:t>
      </w:r>
      <w:proofErr w:type="spellStart"/>
      <w:r w:rsidRPr="00766A2E">
        <w:t>lastlog_flapping</w:t>
      </w:r>
      <w:proofErr w:type="spellEnd"/>
      <w:r w:rsidRPr="00766A2E">
        <w:t xml:space="preserve">, if there is the </w:t>
      </w:r>
      <w:r w:rsidR="00CC34E3" w:rsidRPr="00766A2E">
        <w:t>case,</w:t>
      </w:r>
      <w:r w:rsidRPr="00766A2E">
        <w:t xml:space="preserve"> we delete the log file. And we return NULL IP Addresses and NULL port numbers</w:t>
      </w:r>
    </w:p>
    <w:p w14:paraId="4D845350" w14:textId="77777777" w:rsidR="00F47B0D" w:rsidRPr="00766A2E" w:rsidRDefault="00F47B0D" w:rsidP="004C34CE">
      <w:pPr>
        <w:pStyle w:val="Paragraphedeliste"/>
        <w:numPr>
          <w:ilvl w:val="0"/>
          <w:numId w:val="84"/>
        </w:numPr>
        <w:pPrChange w:id="1982" w:author="Trebaol Jonathan" w:date="2021-07-29T17:35:00Z">
          <w:pPr>
            <w:pStyle w:val="Paragraphedeliste"/>
            <w:numPr>
              <w:numId w:val="84"/>
            </w:numPr>
            <w:ind w:hanging="360"/>
          </w:pPr>
        </w:pPrChange>
      </w:pPr>
      <w:r w:rsidRPr="00766A2E">
        <w:t xml:space="preserve">For each line in the log file we do: </w:t>
      </w:r>
    </w:p>
    <w:p w14:paraId="687D1161" w14:textId="77777777" w:rsidR="00F47B0D" w:rsidRPr="00766A2E" w:rsidRDefault="00F47B0D" w:rsidP="004C34CE">
      <w:pPr>
        <w:pStyle w:val="Paragraphedeliste"/>
        <w:numPr>
          <w:ilvl w:val="1"/>
          <w:numId w:val="84"/>
        </w:numPr>
        <w:pPrChange w:id="1983" w:author="Trebaol Jonathan" w:date="2021-07-29T17:35:00Z">
          <w:pPr>
            <w:pStyle w:val="Paragraphedeliste"/>
            <w:numPr>
              <w:numId w:val="84"/>
            </w:numPr>
            <w:ind w:hanging="360"/>
          </w:pPr>
        </w:pPrChange>
      </w:pPr>
      <w:r w:rsidRPr="00766A2E">
        <w:t>We extract the timestamp and the IP address</w:t>
      </w:r>
    </w:p>
    <w:p w14:paraId="2110B6F8" w14:textId="0BD24151" w:rsidR="00F47B0D" w:rsidRPr="00766A2E" w:rsidRDefault="00F47B0D" w:rsidP="004C34CE">
      <w:pPr>
        <w:pStyle w:val="Paragraphedeliste"/>
        <w:numPr>
          <w:ilvl w:val="1"/>
          <w:numId w:val="84"/>
        </w:numPr>
        <w:pPrChange w:id="1984" w:author="Trebaol Jonathan" w:date="2021-07-29T17:35:00Z">
          <w:pPr>
            <w:pStyle w:val="Paragraphedeliste"/>
            <w:numPr>
              <w:ilvl w:val="1"/>
              <w:numId w:val="84"/>
            </w:numPr>
            <w:ind w:left="1440" w:hanging="360"/>
          </w:pPr>
        </w:pPrChange>
      </w:pPr>
      <w:r w:rsidRPr="00766A2E">
        <w:t xml:space="preserve">If there is </w:t>
      </w:r>
      <w:r w:rsidR="00CE4E88" w:rsidRPr="00766A2E">
        <w:t>not</w:t>
      </w:r>
      <w:r w:rsidRPr="00766A2E">
        <w:t xml:space="preserve"> </w:t>
      </w:r>
      <w:proofErr w:type="spellStart"/>
      <w:r w:rsidRPr="00766A2E">
        <w:t>First_IP</w:t>
      </w:r>
      <w:proofErr w:type="spellEnd"/>
      <w:r w:rsidR="00CE4E88" w:rsidRPr="00766A2E">
        <w:t>,</w:t>
      </w:r>
      <w:r w:rsidRPr="00766A2E">
        <w:t xml:space="preserve"> we put the IP address in the </w:t>
      </w:r>
      <w:proofErr w:type="spellStart"/>
      <w:r w:rsidRPr="00766A2E">
        <w:t>First_IP</w:t>
      </w:r>
      <w:proofErr w:type="spellEnd"/>
      <w:r w:rsidRPr="00766A2E">
        <w:t xml:space="preserve">, and we put the timestamp in memory for the log of the first </w:t>
      </w:r>
      <w:proofErr w:type="spellStart"/>
      <w:r w:rsidRPr="00766A2E">
        <w:t>ip</w:t>
      </w:r>
      <w:proofErr w:type="spellEnd"/>
      <w:r w:rsidRPr="00766A2E">
        <w:t xml:space="preserve"> (</w:t>
      </w:r>
      <w:proofErr w:type="spellStart"/>
      <w:r w:rsidRPr="00766A2E">
        <w:t>last_time_first</w:t>
      </w:r>
      <w:proofErr w:type="spellEnd"/>
      <w:r w:rsidRPr="00766A2E">
        <w:t>)</w:t>
      </w:r>
    </w:p>
    <w:p w14:paraId="1947FDD2" w14:textId="679C602F" w:rsidR="00F47B0D" w:rsidRPr="00766A2E" w:rsidRDefault="00F47B0D" w:rsidP="004C34CE">
      <w:pPr>
        <w:pStyle w:val="Paragraphedeliste"/>
        <w:numPr>
          <w:ilvl w:val="1"/>
          <w:numId w:val="84"/>
        </w:numPr>
        <w:pPrChange w:id="1985" w:author="Trebaol Jonathan" w:date="2021-07-29T17:35:00Z">
          <w:pPr>
            <w:pStyle w:val="Paragraphedeliste"/>
            <w:numPr>
              <w:ilvl w:val="1"/>
              <w:numId w:val="84"/>
            </w:numPr>
            <w:ind w:left="1440" w:hanging="360"/>
          </w:pPr>
        </w:pPrChange>
      </w:pPr>
      <w:r w:rsidRPr="00766A2E">
        <w:t xml:space="preserve">If there is no </w:t>
      </w:r>
      <w:proofErr w:type="spellStart"/>
      <w:r w:rsidRPr="00766A2E">
        <w:t>Second_IP</w:t>
      </w:r>
      <w:proofErr w:type="spellEnd"/>
      <w:r w:rsidRPr="00766A2E">
        <w:t xml:space="preserve"> and the current IP is not the first IP address, we put the IP address in the </w:t>
      </w:r>
      <w:proofErr w:type="spellStart"/>
      <w:r w:rsidRPr="00766A2E">
        <w:t>Second_IP</w:t>
      </w:r>
      <w:proofErr w:type="spellEnd"/>
      <w:r w:rsidRPr="00766A2E">
        <w:t xml:space="preserve"> and we put the timestamp in memory for the log of the second </w:t>
      </w:r>
      <w:r w:rsidR="00CC34E3" w:rsidRPr="00766A2E">
        <w:t>IP</w:t>
      </w:r>
      <w:r w:rsidRPr="00766A2E">
        <w:t xml:space="preserve"> (</w:t>
      </w:r>
      <w:proofErr w:type="spellStart"/>
      <w:r w:rsidRPr="00766A2E">
        <w:t>last_time_second</w:t>
      </w:r>
      <w:proofErr w:type="spellEnd"/>
      <w:r w:rsidRPr="00766A2E">
        <w:t>)</w:t>
      </w:r>
    </w:p>
    <w:p w14:paraId="79E11DD4" w14:textId="6A1D09B7" w:rsidR="00F47B0D" w:rsidRPr="00766A2E" w:rsidRDefault="00F47B0D" w:rsidP="004C34CE">
      <w:pPr>
        <w:pStyle w:val="Paragraphedeliste"/>
        <w:numPr>
          <w:ilvl w:val="1"/>
          <w:numId w:val="84"/>
        </w:numPr>
        <w:pPrChange w:id="1986" w:author="Trebaol Jonathan" w:date="2021-07-29T17:35:00Z">
          <w:pPr>
            <w:pStyle w:val="Paragraphedeliste"/>
            <w:numPr>
              <w:ilvl w:val="1"/>
              <w:numId w:val="84"/>
            </w:numPr>
            <w:ind w:left="1440" w:hanging="360"/>
          </w:pPr>
        </w:pPrChange>
      </w:pPr>
      <w:r w:rsidRPr="00766A2E">
        <w:t xml:space="preserve">If there is a third </w:t>
      </w:r>
      <w:r w:rsidR="00CC34E3" w:rsidRPr="00766A2E">
        <w:t>IP</w:t>
      </w:r>
      <w:r w:rsidRPr="00766A2E">
        <w:t xml:space="preserve"> address, the script clears the log file.</w:t>
      </w:r>
    </w:p>
    <w:p w14:paraId="4C42453A" w14:textId="77777777" w:rsidR="00F47B0D" w:rsidRPr="00766A2E" w:rsidRDefault="00F47B0D" w:rsidP="004C34CE">
      <w:pPr>
        <w:pStyle w:val="Paragraphedeliste"/>
        <w:numPr>
          <w:ilvl w:val="1"/>
          <w:numId w:val="84"/>
        </w:numPr>
        <w:pPrChange w:id="1987" w:author="Trebaol Jonathan" w:date="2021-07-29T17:35:00Z">
          <w:pPr>
            <w:pStyle w:val="Paragraphedeliste"/>
            <w:numPr>
              <w:ilvl w:val="1"/>
              <w:numId w:val="84"/>
            </w:numPr>
            <w:ind w:left="1440" w:hanging="360"/>
          </w:pPr>
        </w:pPrChange>
      </w:pPr>
      <w:r w:rsidRPr="00766A2E">
        <w:t>To get the port associate to one of the IP Address, the script check if there is LINKSTS in the log, the port number will be the next element in the log.</w:t>
      </w:r>
    </w:p>
    <w:p w14:paraId="25669B9D" w14:textId="6DEC5C0B" w:rsidR="00F47B0D" w:rsidRPr="00766A2E" w:rsidRDefault="00F47B0D" w:rsidP="004C34CE">
      <w:pPr>
        <w:pStyle w:val="Paragraphedeliste"/>
        <w:numPr>
          <w:ilvl w:val="1"/>
          <w:numId w:val="84"/>
        </w:numPr>
        <w:pPrChange w:id="1988" w:author="Trebaol Jonathan" w:date="2021-07-29T17:35:00Z">
          <w:pPr>
            <w:pStyle w:val="Paragraphedeliste"/>
            <w:numPr>
              <w:ilvl w:val="1"/>
              <w:numId w:val="84"/>
            </w:numPr>
            <w:ind w:left="1440" w:hanging="360"/>
          </w:pPr>
        </w:pPrChange>
      </w:pPr>
      <w:r w:rsidRPr="00766A2E">
        <w:t xml:space="preserve">If there is the first </w:t>
      </w:r>
      <w:r w:rsidR="00CE3101" w:rsidRPr="00766A2E">
        <w:t>port,</w:t>
      </w:r>
      <w:r w:rsidRPr="00766A2E">
        <w:t xml:space="preserve"> we copy the port in the variable </w:t>
      </w:r>
      <w:proofErr w:type="spellStart"/>
      <w:r w:rsidRPr="00766A2E">
        <w:t>first_port</w:t>
      </w:r>
      <w:proofErr w:type="spellEnd"/>
      <w:r w:rsidRPr="00766A2E">
        <w:t xml:space="preserve">, if the first port is already set et the second port is empty we put the port in </w:t>
      </w:r>
      <w:proofErr w:type="spellStart"/>
      <w:r w:rsidRPr="00766A2E">
        <w:t>second_port</w:t>
      </w:r>
      <w:proofErr w:type="spellEnd"/>
      <w:r w:rsidRPr="00766A2E">
        <w:t>.</w:t>
      </w:r>
    </w:p>
    <w:p w14:paraId="6C6C8BD5" w14:textId="182F9EDE" w:rsidR="00F47B0D" w:rsidRPr="00766A2E" w:rsidRDefault="00F47B0D" w:rsidP="004C34CE">
      <w:pPr>
        <w:pStyle w:val="Paragraphedeliste"/>
        <w:numPr>
          <w:ilvl w:val="1"/>
          <w:numId w:val="84"/>
        </w:numPr>
        <w:pPrChange w:id="1989" w:author="Trebaol Jonathan" w:date="2021-07-29T17:35:00Z">
          <w:pPr>
            <w:pStyle w:val="Paragraphedeliste"/>
            <w:numPr>
              <w:ilvl w:val="1"/>
              <w:numId w:val="84"/>
            </w:numPr>
            <w:ind w:left="1440" w:hanging="360"/>
          </w:pPr>
        </w:pPrChange>
      </w:pPr>
      <w:r w:rsidRPr="00766A2E">
        <w:t>We check if there is DOWN in the log, we don’t take UP log in consideration to don’t make the accounting two times.</w:t>
      </w:r>
    </w:p>
    <w:p w14:paraId="1B3D5441" w14:textId="77777777" w:rsidR="00F47B0D" w:rsidRPr="00766A2E" w:rsidRDefault="00F47B0D" w:rsidP="004C34CE">
      <w:pPr>
        <w:pStyle w:val="Paragraphedeliste"/>
        <w:numPr>
          <w:ilvl w:val="1"/>
          <w:numId w:val="84"/>
        </w:numPr>
        <w:pPrChange w:id="1990" w:author="Trebaol Jonathan" w:date="2021-07-29T17:35:00Z">
          <w:pPr>
            <w:pStyle w:val="Paragraphedeliste"/>
            <w:numPr>
              <w:ilvl w:val="1"/>
              <w:numId w:val="84"/>
            </w:numPr>
            <w:ind w:left="1440" w:hanging="360"/>
          </w:pPr>
        </w:pPrChange>
      </w:pPr>
      <w:r w:rsidRPr="00766A2E">
        <w:t xml:space="preserve">Now we check if the current </w:t>
      </w:r>
      <w:proofErr w:type="spellStart"/>
      <w:r w:rsidRPr="00766A2E">
        <w:t>ip</w:t>
      </w:r>
      <w:proofErr w:type="spellEnd"/>
      <w:r w:rsidRPr="00766A2E">
        <w:t xml:space="preserve"> in the log equals the first or the second IP.</w:t>
      </w:r>
    </w:p>
    <w:p w14:paraId="1AD60E6B" w14:textId="6BF9E4D2" w:rsidR="00F47B0D" w:rsidRPr="00766A2E" w:rsidRDefault="00F47B0D" w:rsidP="004C34CE">
      <w:pPr>
        <w:pStyle w:val="Paragraphedeliste"/>
        <w:numPr>
          <w:ilvl w:val="1"/>
          <w:numId w:val="84"/>
        </w:numPr>
        <w:pPrChange w:id="1991" w:author="Trebaol Jonathan" w:date="2021-07-29T17:35:00Z">
          <w:pPr>
            <w:pStyle w:val="Paragraphedeliste"/>
            <w:numPr>
              <w:ilvl w:val="1"/>
              <w:numId w:val="84"/>
            </w:numPr>
            <w:ind w:left="1440" w:hanging="360"/>
          </w:pPr>
        </w:pPrChange>
      </w:pPr>
      <w:r w:rsidRPr="00766A2E">
        <w:t>Then we calculate the time difference between the current log and the previous log for this IP. If there is less than 10 seconds</w:t>
      </w:r>
      <w:r w:rsidR="00CC34E3" w:rsidRPr="00766A2E">
        <w:t xml:space="preserve"> </w:t>
      </w:r>
      <w:r w:rsidRPr="00766A2E">
        <w:t>(for the demo, we can down to 1), the script increments a counter associate to the current IP.</w:t>
      </w:r>
    </w:p>
    <w:p w14:paraId="20F3D951" w14:textId="6EEB342D" w:rsidR="00F47B0D" w:rsidRPr="00766A2E" w:rsidRDefault="00F47B0D" w:rsidP="004C34CE">
      <w:pPr>
        <w:pStyle w:val="Paragraphedeliste"/>
        <w:numPr>
          <w:ilvl w:val="1"/>
          <w:numId w:val="84"/>
        </w:numPr>
        <w:pPrChange w:id="1992" w:author="Trebaol Jonathan" w:date="2021-07-29T17:35:00Z">
          <w:pPr>
            <w:pStyle w:val="Paragraphedeliste"/>
            <w:numPr>
              <w:ilvl w:val="1"/>
              <w:numId w:val="84"/>
            </w:numPr>
            <w:ind w:left="1440" w:hanging="360"/>
          </w:pPr>
        </w:pPrChange>
      </w:pPr>
      <w:r w:rsidRPr="00766A2E">
        <w:t>When one of the two counter</w:t>
      </w:r>
      <w:r w:rsidR="00B962B8" w:rsidRPr="00766A2E">
        <w:t>s</w:t>
      </w:r>
      <w:r w:rsidRPr="00766A2E">
        <w:t xml:space="preserve"> </w:t>
      </w:r>
      <w:r w:rsidR="001E0428" w:rsidRPr="00766A2E">
        <w:t>reach</w:t>
      </w:r>
      <w:r w:rsidRPr="00766A2E">
        <w:t xml:space="preserve"> at 5, the script returns IP addresses and numbers ports. If there is only one IP address the other </w:t>
      </w:r>
      <w:r w:rsidR="00CE3101" w:rsidRPr="00766A2E">
        <w:t>IP</w:t>
      </w:r>
      <w:r w:rsidRPr="00766A2E">
        <w:t xml:space="preserve"> address return is set to 0 and the port to 1/1/0</w:t>
      </w:r>
    </w:p>
    <w:p w14:paraId="367EED6D" w14:textId="196B24C8" w:rsidR="004E16F6" w:rsidRDefault="00F47B0D" w:rsidP="004C34CE">
      <w:pPr>
        <w:pStyle w:val="Paragraphedeliste"/>
        <w:numPr>
          <w:ilvl w:val="1"/>
          <w:numId w:val="84"/>
        </w:numPr>
        <w:pPrChange w:id="1993" w:author="Trebaol Jonathan" w:date="2021-07-29T17:35:00Z">
          <w:pPr>
            <w:pStyle w:val="Paragraphedeliste"/>
            <w:numPr>
              <w:ilvl w:val="1"/>
              <w:numId w:val="84"/>
            </w:numPr>
            <w:ind w:left="1440" w:hanging="360"/>
          </w:pPr>
        </w:pPrChange>
      </w:pPr>
      <w:r w:rsidRPr="00766A2E">
        <w:t>if counters are less than 5 the script returns NULL IP addresses an</w:t>
      </w:r>
      <w:r w:rsidR="002224A0" w:rsidRPr="00766A2E">
        <w:t>d</w:t>
      </w:r>
      <w:r w:rsidRPr="00766A2E">
        <w:t xml:space="preserve"> NULL port numbers</w:t>
      </w:r>
    </w:p>
    <w:p w14:paraId="3E6EC707" w14:textId="65DE79C6" w:rsidR="00B91FCC" w:rsidRDefault="00B91FCC" w:rsidP="004C34CE">
      <w:pPr>
        <w:pPrChange w:id="1994" w:author="Trebaol Jonathan" w:date="2021-07-29T17:35:00Z">
          <w:pPr>
            <w:spacing w:after="160" w:line="259" w:lineRule="auto"/>
          </w:pPr>
        </w:pPrChange>
      </w:pPr>
    </w:p>
    <w:p w14:paraId="22F2931F" w14:textId="4F02DF35" w:rsidR="00B91FCC" w:rsidRDefault="00B91FCC" w:rsidP="004C34CE">
      <w:pPr>
        <w:pPrChange w:id="1995" w:author="Trebaol Jonathan" w:date="2021-07-29T17:35:00Z">
          <w:pPr>
            <w:spacing w:after="160" w:line="259" w:lineRule="auto"/>
          </w:pPr>
        </w:pPrChange>
      </w:pPr>
    </w:p>
    <w:p w14:paraId="3C39D104" w14:textId="11145B5A" w:rsidR="00B91FCC" w:rsidRDefault="00B91FCC" w:rsidP="004C34CE">
      <w:pPr>
        <w:pPrChange w:id="1996" w:author="Trebaol Jonathan" w:date="2021-07-29T17:35:00Z">
          <w:pPr>
            <w:spacing w:after="160" w:line="259" w:lineRule="auto"/>
          </w:pPr>
        </w:pPrChange>
      </w:pPr>
    </w:p>
    <w:p w14:paraId="55013774" w14:textId="77777777" w:rsidR="00B91FCC" w:rsidRPr="00766A2E" w:rsidRDefault="00B91FCC" w:rsidP="004C34CE">
      <w:pPr>
        <w:pPrChange w:id="1997" w:author="Trebaol Jonathan" w:date="2021-07-29T17:35:00Z">
          <w:pPr>
            <w:spacing w:after="160" w:line="259" w:lineRule="auto"/>
          </w:pPr>
        </w:pPrChange>
      </w:pPr>
    </w:p>
    <w:p w14:paraId="748BE195" w14:textId="77777777" w:rsidR="00F47B0D" w:rsidRPr="00766A2E" w:rsidRDefault="00F47B0D" w:rsidP="004C34CE">
      <w:pPr>
        <w:pPrChange w:id="1998" w:author="Trebaol Jonathan" w:date="2021-07-29T17:35:00Z">
          <w:pPr/>
        </w:pPrChange>
      </w:pPr>
      <w:r w:rsidRPr="00766A2E">
        <w:t xml:space="preserve">The main script </w:t>
      </w:r>
      <w:proofErr w:type="spellStart"/>
      <w:r w:rsidRPr="00766A2E">
        <w:t>port_flapping</w:t>
      </w:r>
      <w:proofErr w:type="spellEnd"/>
      <w:r w:rsidRPr="00766A2E">
        <w:t>:</w:t>
      </w:r>
    </w:p>
    <w:p w14:paraId="355A0232" w14:textId="0164E78E" w:rsidR="00F47B0D" w:rsidRPr="00766A2E" w:rsidRDefault="00F47B0D" w:rsidP="004C34CE">
      <w:pPr>
        <w:pStyle w:val="Paragraphedeliste"/>
        <w:numPr>
          <w:ilvl w:val="0"/>
          <w:numId w:val="85"/>
        </w:numPr>
        <w:pPrChange w:id="1999" w:author="Trebaol Jonathan" w:date="2021-07-29T17:35:00Z">
          <w:pPr/>
        </w:pPrChange>
      </w:pPr>
      <w:r w:rsidRPr="00766A2E">
        <w:t>If both port number</w:t>
      </w:r>
      <w:r w:rsidR="005B3F86" w:rsidRPr="00766A2E">
        <w:t>s not</w:t>
      </w:r>
      <w:r w:rsidRPr="00766A2E">
        <w:t xml:space="preserve"> equal to </w:t>
      </w:r>
      <w:proofErr w:type="gramStart"/>
      <w:r w:rsidRPr="00766A2E">
        <w:t>0 ,</w:t>
      </w:r>
      <w:proofErr w:type="gramEnd"/>
      <w:r w:rsidRPr="00766A2E">
        <w:t xml:space="preserve"> the script continue else the script stops.</w:t>
      </w:r>
    </w:p>
    <w:p w14:paraId="591315C0" w14:textId="77777777" w:rsidR="00F47B0D" w:rsidRPr="00766A2E" w:rsidRDefault="00F47B0D" w:rsidP="004C34CE">
      <w:pPr>
        <w:pStyle w:val="Paragraphedeliste"/>
        <w:numPr>
          <w:ilvl w:val="0"/>
          <w:numId w:val="85"/>
        </w:numPr>
        <w:pPrChange w:id="2000" w:author="Trebaol Jonathan" w:date="2021-07-29T17:35:00Z">
          <w:pPr>
            <w:pStyle w:val="Paragraphedeliste"/>
            <w:numPr>
              <w:numId w:val="85"/>
            </w:numPr>
            <w:ind w:hanging="360"/>
          </w:pPr>
        </w:pPrChange>
      </w:pPr>
      <w:r w:rsidRPr="00766A2E">
        <w:t>There are now 3 different scenarios: 2 IP addresses, 1</w:t>
      </w:r>
      <w:r w:rsidRPr="00766A2E">
        <w:rPr>
          <w:vertAlign w:val="superscript"/>
        </w:rPr>
        <w:t>st</w:t>
      </w:r>
      <w:r w:rsidRPr="00766A2E">
        <w:t xml:space="preserve"> IP address or 2</w:t>
      </w:r>
      <w:r w:rsidRPr="00766A2E">
        <w:rPr>
          <w:vertAlign w:val="superscript"/>
        </w:rPr>
        <w:t>nd</w:t>
      </w:r>
      <w:r w:rsidRPr="00766A2E">
        <w:t xml:space="preserve"> IP address, even if the third case couldn’t be reach.</w:t>
      </w:r>
    </w:p>
    <w:p w14:paraId="5DE127CB" w14:textId="3E39734E" w:rsidR="004E16F6" w:rsidRPr="00766A2E" w:rsidRDefault="00E07AF5" w:rsidP="004C34CE">
      <w:pPr>
        <w:pStyle w:val="Paragraphedeliste"/>
        <w:numPr>
          <w:ilvl w:val="0"/>
          <w:numId w:val="85"/>
        </w:numPr>
        <w:pPrChange w:id="2001" w:author="Trebaol Jonathan" w:date="2021-07-29T17:35:00Z">
          <w:pPr>
            <w:pStyle w:val="Paragraphedeliste"/>
            <w:numPr>
              <w:numId w:val="85"/>
            </w:numPr>
            <w:ind w:hanging="360"/>
          </w:pPr>
        </w:pPrChange>
      </w:pPr>
      <w:r w:rsidRPr="00766A2E">
        <w:t>Send</w:t>
      </w:r>
      <w:r w:rsidR="004E16F6" w:rsidRPr="00766A2E">
        <w:t xml:space="preserve"> a request by Mail and by Rainbow to fix or not the issue:</w:t>
      </w:r>
    </w:p>
    <w:p w14:paraId="21C081F8" w14:textId="135AA9C5" w:rsidR="004E16F6" w:rsidRPr="00766A2E" w:rsidRDefault="004E16F6" w:rsidP="004C34CE">
      <w:pPr>
        <w:pStyle w:val="Paragraphedeliste"/>
        <w:numPr>
          <w:ilvl w:val="1"/>
          <w:numId w:val="83"/>
        </w:numPr>
        <w:pPrChange w:id="2002" w:author="Trebaol Jonathan" w:date="2021-07-29T17:35:00Z">
          <w:pPr>
            <w:pStyle w:val="Paragraphedeliste"/>
            <w:numPr>
              <w:numId w:val="85"/>
            </w:numPr>
            <w:ind w:hanging="360"/>
          </w:pPr>
        </w:pPrChange>
      </w:pPr>
      <w:r w:rsidRPr="00766A2E">
        <w:t>If the answer is yes, the script send</w:t>
      </w:r>
      <w:r w:rsidR="00CE3101" w:rsidRPr="00766A2E">
        <w:t>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7146DE28" w14:textId="1ECFB3E4" w:rsidR="004E16F6" w:rsidRPr="00766A2E" w:rsidRDefault="004E16F6" w:rsidP="004C34CE">
      <w:pPr>
        <w:pStyle w:val="Paragraphedeliste"/>
        <w:numPr>
          <w:ilvl w:val="1"/>
          <w:numId w:val="83"/>
        </w:numPr>
        <w:pPrChange w:id="2003" w:author="Trebaol Jonathan" w:date="2021-07-29T17:35:00Z">
          <w:pPr>
            <w:pStyle w:val="Paragraphedeliste"/>
            <w:numPr>
              <w:ilvl w:val="1"/>
              <w:numId w:val="83"/>
            </w:numPr>
            <w:ind w:left="1440" w:hanging="360"/>
          </w:pPr>
        </w:pPrChange>
      </w:pPr>
      <w:r w:rsidRPr="00766A2E">
        <w:t>If the answer Is yes and sa</w:t>
      </w:r>
      <w:r w:rsidR="004902C1"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46C5A748" w14:textId="77777777" w:rsidR="004E16F6" w:rsidRPr="00766A2E" w:rsidRDefault="004E16F6" w:rsidP="004C34CE">
      <w:pPr>
        <w:pStyle w:val="Paragraphedeliste"/>
        <w:numPr>
          <w:ilvl w:val="1"/>
          <w:numId w:val="83"/>
        </w:numPr>
        <w:pPrChange w:id="2004" w:author="Trebaol Jonathan" w:date="2021-07-29T17:35:00Z">
          <w:pPr>
            <w:pStyle w:val="Paragraphedeliste"/>
            <w:numPr>
              <w:ilvl w:val="1"/>
              <w:numId w:val="83"/>
            </w:numPr>
            <w:ind w:left="1440" w:hanging="360"/>
          </w:pPr>
        </w:pPrChange>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27AF4DA6" w14:textId="77777777" w:rsidR="004E16F6" w:rsidRPr="00766A2E" w:rsidRDefault="004E16F6" w:rsidP="004C34CE">
      <w:pPr>
        <w:pStyle w:val="Paragraphedeliste"/>
        <w:numPr>
          <w:ilvl w:val="0"/>
          <w:numId w:val="83"/>
        </w:numPr>
        <w:pPrChange w:id="2005" w:author="Trebaol Jonathan" w:date="2021-07-29T17:35:00Z">
          <w:pPr>
            <w:pStyle w:val="Paragraphedeliste"/>
            <w:numPr>
              <w:ilvl w:val="1"/>
              <w:numId w:val="83"/>
            </w:numPr>
            <w:ind w:left="1440" w:hanging="360"/>
          </w:pPr>
        </w:pPrChange>
      </w:pPr>
      <w:r w:rsidRPr="00766A2E">
        <w:t xml:space="preserve">Send the log file and a message by the rainbow bot (the bot will be explained in </w:t>
      </w:r>
      <w:proofErr w:type="gramStart"/>
      <w:r w:rsidRPr="00766A2E">
        <w:t>a</w:t>
      </w:r>
      <w:proofErr w:type="gramEnd"/>
      <w:r w:rsidRPr="00766A2E">
        <w:t xml:space="preserve"> other part).</w:t>
      </w:r>
    </w:p>
    <w:p w14:paraId="0B42A0A4" w14:textId="06EF7C5A" w:rsidR="004E16F6" w:rsidRPr="00766A2E" w:rsidRDefault="004E16F6" w:rsidP="004C34CE">
      <w:pPr>
        <w:pStyle w:val="Paragraphedeliste"/>
        <w:numPr>
          <w:ilvl w:val="0"/>
          <w:numId w:val="83"/>
        </w:numPr>
        <w:pPrChange w:id="2006" w:author="Trebaol Jonathan" w:date="2021-07-29T17:35:00Z">
          <w:pPr>
            <w:pStyle w:val="Paragraphedeliste"/>
            <w:numPr>
              <w:numId w:val="83"/>
            </w:numPr>
            <w:ind w:hanging="360"/>
          </w:pPr>
        </w:pPrChange>
      </w:pPr>
      <w:r w:rsidRPr="00766A2E">
        <w:t xml:space="preserve">Send the log in attachment and </w:t>
      </w:r>
      <w:r w:rsidR="00581936">
        <w:t>an</w:t>
      </w:r>
      <w:r w:rsidRPr="00766A2E">
        <w:t xml:space="preserve"> email to the email address in </w:t>
      </w:r>
      <w:proofErr w:type="spellStart"/>
      <w:r w:rsidRPr="00766A2E">
        <w:t>ALE_script.conf</w:t>
      </w:r>
      <w:proofErr w:type="spellEnd"/>
    </w:p>
    <w:p w14:paraId="1619640F" w14:textId="796DF0B2" w:rsidR="004E16F6" w:rsidRPr="00766A2E" w:rsidRDefault="00CE3101" w:rsidP="004C34CE">
      <w:pPr>
        <w:pStyle w:val="Paragraphedeliste"/>
        <w:numPr>
          <w:ilvl w:val="0"/>
          <w:numId w:val="83"/>
        </w:numPr>
        <w:pPrChange w:id="2007" w:author="Trebaol Jonathan" w:date="2021-07-29T17:35:00Z">
          <w:pPr>
            <w:pStyle w:val="Paragraphedeliste"/>
            <w:numPr>
              <w:numId w:val="83"/>
            </w:numPr>
            <w:ind w:hanging="360"/>
          </w:pPr>
        </w:pPrChange>
      </w:pPr>
      <w:r w:rsidRPr="00766A2E">
        <w:t>D</w:t>
      </w:r>
      <w:r w:rsidR="004E16F6" w:rsidRPr="00766A2E">
        <w:t>isable the debugging on the switch(es).</w:t>
      </w:r>
    </w:p>
    <w:p w14:paraId="4C363B92" w14:textId="77777777" w:rsidR="00F47B0D" w:rsidRPr="00766A2E" w:rsidRDefault="00F47B0D" w:rsidP="004C34CE">
      <w:pPr>
        <w:pStyle w:val="Paragraphedeliste"/>
        <w:pPrChange w:id="2008" w:author="Trebaol Jonathan" w:date="2021-07-29T17:35:00Z">
          <w:pPr>
            <w:pStyle w:val="Paragraphedeliste"/>
            <w:numPr>
              <w:numId w:val="83"/>
            </w:numPr>
            <w:ind w:hanging="360"/>
          </w:pPr>
        </w:pPrChange>
      </w:pPr>
    </w:p>
    <w:p w14:paraId="6E218949" w14:textId="292E78F7" w:rsidR="00F47B0D" w:rsidRPr="00766A2E" w:rsidRDefault="00F47B0D" w:rsidP="004C34CE">
      <w:pPr>
        <w:pPrChange w:id="2009" w:author="Trebaol Jonathan" w:date="2021-07-29T17:35:00Z">
          <w:pPr/>
        </w:pPrChange>
      </w:pPr>
    </w:p>
    <w:p w14:paraId="76E36D40" w14:textId="77777777" w:rsidR="00F47B0D" w:rsidRPr="00766A2E" w:rsidRDefault="00F47B0D" w:rsidP="004C34CE">
      <w:pPr>
        <w:pPrChange w:id="2010" w:author="Trebaol Jonathan" w:date="2021-07-29T17:35:00Z">
          <w:pPr/>
        </w:pPrChange>
      </w:pPr>
    </w:p>
    <w:p w14:paraId="198D8948" w14:textId="48B3D649" w:rsidR="005D5FB1" w:rsidRPr="00766A2E" w:rsidRDefault="005D5FB1" w:rsidP="004C34CE">
      <w:pPr>
        <w:pPrChange w:id="2011" w:author="Trebaol Jonathan" w:date="2021-07-29T17:35:00Z">
          <w:pPr>
            <w:jc w:val="center"/>
          </w:pPr>
        </w:pPrChange>
      </w:pPr>
      <w:r w:rsidRPr="00766A2E">
        <w:rPr>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rsidP="004C34CE">
      <w:pPr>
        <w:pPrChange w:id="2012" w:author="Trebaol Jonathan" w:date="2021-07-29T17:35:00Z">
          <w:pPr/>
        </w:pPrChange>
      </w:pPr>
    </w:p>
    <w:p w14:paraId="084AFFD4" w14:textId="6E168F3C" w:rsidR="00DF4210" w:rsidRPr="00766A2E" w:rsidRDefault="00DF4210" w:rsidP="004C34CE">
      <w:pPr>
        <w:pPrChange w:id="2013" w:author="Trebaol Jonathan" w:date="2021-07-29T17:35:00Z">
          <w:pPr/>
        </w:pPrChange>
      </w:pPr>
    </w:p>
    <w:p w14:paraId="7281DA4B" w14:textId="52AEE31B" w:rsidR="00DF4210" w:rsidRPr="00766A2E" w:rsidRDefault="00DF4210" w:rsidP="004C34CE">
      <w:pPr>
        <w:pPrChange w:id="2014" w:author="Trebaol Jonathan" w:date="2021-07-29T17:35:00Z">
          <w:pPr/>
        </w:pPrChange>
      </w:pPr>
    </w:p>
    <w:p w14:paraId="1A4B70BB" w14:textId="52BDB12F" w:rsidR="00DF4210" w:rsidRPr="00766A2E" w:rsidRDefault="00DF4210" w:rsidP="004C34CE">
      <w:pPr>
        <w:pPrChange w:id="2015" w:author="Trebaol Jonathan" w:date="2021-07-29T17:35:00Z">
          <w:pPr/>
        </w:pPrChange>
      </w:pPr>
    </w:p>
    <w:p w14:paraId="5243331C" w14:textId="411F087D" w:rsidR="00DF4210" w:rsidRPr="00766A2E" w:rsidRDefault="00DF4210" w:rsidP="004C34CE">
      <w:pPr>
        <w:pPrChange w:id="2016" w:author="Trebaol Jonathan" w:date="2021-07-29T17:35:00Z">
          <w:pPr/>
        </w:pPrChange>
      </w:pPr>
    </w:p>
    <w:p w14:paraId="5E958A83" w14:textId="7C7621BD" w:rsidR="00DF4210" w:rsidRPr="00766A2E" w:rsidRDefault="00DF4210" w:rsidP="004C34CE">
      <w:pPr>
        <w:pPrChange w:id="2017" w:author="Trebaol Jonathan" w:date="2021-07-29T17:35:00Z">
          <w:pPr/>
        </w:pPrChange>
      </w:pPr>
    </w:p>
    <w:p w14:paraId="5AF93842" w14:textId="03B0C30D" w:rsidR="00DF4210" w:rsidRPr="00766A2E" w:rsidRDefault="00DF4210" w:rsidP="004C34CE">
      <w:pPr>
        <w:pPrChange w:id="2018" w:author="Trebaol Jonathan" w:date="2021-07-29T17:35:00Z">
          <w:pPr/>
        </w:pPrChange>
      </w:pPr>
    </w:p>
    <w:p w14:paraId="0CC473D7" w14:textId="77777777" w:rsidR="00DF4210" w:rsidRPr="00766A2E" w:rsidRDefault="00DF4210" w:rsidP="004C34CE">
      <w:pPr>
        <w:pPrChange w:id="2019" w:author="Trebaol Jonathan" w:date="2021-07-29T17:35:00Z">
          <w:pPr/>
        </w:pPrChange>
      </w:pPr>
    </w:p>
    <w:p w14:paraId="65D8440E" w14:textId="77777777" w:rsidR="00384699" w:rsidRPr="00766A2E" w:rsidRDefault="00384699" w:rsidP="004C34CE">
      <w:pPr>
        <w:pStyle w:val="Titre2"/>
        <w:pPrChange w:id="2020" w:author="Trebaol Jonathan" w:date="2021-07-29T17:35:00Z">
          <w:pPr/>
        </w:pPrChange>
      </w:pPr>
      <w:bookmarkStart w:id="2021" w:name="_Toc78470327"/>
      <w:r w:rsidRPr="00766A2E">
        <w:t>Port Scanning (DDOS)</w:t>
      </w:r>
      <w:r w:rsidR="00E11907" w:rsidRPr="00766A2E">
        <w:t xml:space="preserve"> Script</w:t>
      </w:r>
      <w:bookmarkEnd w:id="2021"/>
    </w:p>
    <w:p w14:paraId="747905B3" w14:textId="77777777" w:rsidR="00D46475" w:rsidRPr="00766A2E" w:rsidRDefault="005F7361" w:rsidP="004C34CE">
      <w:pPr>
        <w:pPrChange w:id="2022" w:author="Trebaol Jonathan" w:date="2021-07-29T17:35:00Z">
          <w:pPr/>
        </w:pPrChange>
      </w:pPr>
      <w:r w:rsidRPr="00766A2E">
        <w:t xml:space="preserve">Name: support_switch_enable_qos.py </w:t>
      </w:r>
    </w:p>
    <w:p w14:paraId="61DCAC2C" w14:textId="3A12AC94" w:rsidR="00D46475" w:rsidRPr="00766A2E" w:rsidRDefault="00D46475" w:rsidP="004C34CE">
      <w:pPr>
        <w:pPrChange w:id="2023" w:author="Trebaol Jonathan" w:date="2021-07-29T17:35:00Z">
          <w:pPr/>
        </w:pPrChange>
      </w:pPr>
      <w:proofErr w:type="spellStart"/>
      <w:r w:rsidRPr="00766A2E">
        <w:t>Rsyslog</w:t>
      </w:r>
      <w:proofErr w:type="spellEnd"/>
      <w:r w:rsidRPr="00766A2E">
        <w:t xml:space="preserve"> Trigger:</w:t>
      </w:r>
      <w:r w:rsidR="00E90680" w:rsidRPr="00766A2E">
        <w:t xml:space="preserve"> 'ALV4 event: PSCAN'</w:t>
      </w:r>
    </w:p>
    <w:p w14:paraId="79737F7B" w14:textId="2EDA8AE4" w:rsidR="00DF4210" w:rsidRPr="00766A2E" w:rsidRDefault="00DF4210" w:rsidP="004C34CE">
      <w:pPr>
        <w:pPrChange w:id="2024" w:author="Trebaol Jonathan" w:date="2021-07-29T17:35:00Z">
          <w:pPr/>
        </w:pPrChange>
      </w:pPr>
      <w:r w:rsidRPr="00766A2E">
        <w:t xml:space="preserve">Last log file : </w:t>
      </w:r>
      <w:proofErr w:type="spellStart"/>
      <w:r w:rsidRPr="00766A2E">
        <w:t>lastlog_ddos_ip.json</w:t>
      </w:r>
      <w:proofErr w:type="spellEnd"/>
    </w:p>
    <w:p w14:paraId="3A47B403" w14:textId="684C577D" w:rsidR="00DF4210" w:rsidRPr="00766A2E" w:rsidRDefault="00DF4210" w:rsidP="004C34CE">
      <w:pPr>
        <w:pPrChange w:id="2025" w:author="Trebaol Jonathan" w:date="2021-07-29T17:35:00Z">
          <w:pPr/>
        </w:pPrChange>
      </w:pPr>
      <w:r w:rsidRPr="00766A2E">
        <w:t>Log example:</w:t>
      </w:r>
    </w:p>
    <w:p w14:paraId="6854D6EC" w14:textId="1A30F522" w:rsidR="00DF4210" w:rsidRPr="00766A2E" w:rsidRDefault="00DF4210" w:rsidP="004C34CE">
      <w:pPr>
        <w:rPr>
          <w:rFonts w:asciiTheme="minorHAnsi" w:hAnsiTheme="minorHAnsi" w:cstheme="minorHAnsi"/>
        </w:rPr>
        <w:pPrChange w:id="2026" w:author="Trebaol Jonathan" w:date="2021-07-29T17:35:00Z">
          <w:pPr/>
        </w:pPrChange>
      </w:pPr>
      <w:r w:rsidRPr="00766A2E">
        <w:t xml:space="preserve">{"@timestamp":"2021-06-04T00:09:18+02:00","type":"syslog_json","relayip":"10.130.7.251","hostname":"os6860e-core1","message":"&lt;135&gt;Jun  4 00:09:18 OS6860E-Core1 </w:t>
      </w:r>
      <w:proofErr w:type="spellStart"/>
      <w:r w:rsidRPr="00766A2E">
        <w:t>swlogd</w:t>
      </w:r>
      <w:proofErr w:type="spellEnd"/>
      <w:r w:rsidRPr="00766A2E">
        <w:t xml:space="preserve"> ipv4 alv4ni DBG1: ALV4 event: PSCAN </w:t>
      </w:r>
      <w:proofErr w:type="spellStart"/>
      <w:r w:rsidRPr="00766A2E">
        <w:t>vrf</w:t>
      </w:r>
      <w:proofErr w:type="spellEnd"/>
      <w:r w:rsidRPr="00766A2E">
        <w:t xml:space="preserve"> 0 8.8.4.4","end_msg":""}</w:t>
      </w:r>
    </w:p>
    <w:p w14:paraId="6338C6AE" w14:textId="142AFD4C" w:rsidR="004E16F6" w:rsidRPr="00766A2E" w:rsidRDefault="004E16F6" w:rsidP="004C34CE">
      <w:pPr>
        <w:pPrChange w:id="2027" w:author="Trebaol Jonathan" w:date="2021-07-29T17:35:00Z">
          <w:pPr/>
        </w:pPrChange>
      </w:pPr>
    </w:p>
    <w:p w14:paraId="79553E04" w14:textId="2B916191" w:rsidR="0047316D" w:rsidRPr="00766A2E" w:rsidRDefault="00992A27" w:rsidP="004C34CE">
      <w:pPr>
        <w:pPrChange w:id="2028" w:author="Trebaol Jonathan" w:date="2021-07-29T17:35:00Z">
          <w:pPr/>
        </w:pPrChange>
      </w:pPr>
      <w:r w:rsidRPr="00766A2E">
        <w:rPr>
          <w:i/>
          <w:iCs/>
        </w:rPr>
        <w:t>The purpose of this script</w:t>
      </w:r>
      <w:r w:rsidR="004E16F6" w:rsidRPr="00766A2E">
        <w:rPr>
          <w:i/>
          <w:iCs/>
        </w:rPr>
        <w:t xml:space="preserve"> </w:t>
      </w:r>
      <w:r w:rsidRPr="00766A2E">
        <w:rPr>
          <w:i/>
          <w:iCs/>
        </w:rPr>
        <w:t>is to detect a port scanning</w:t>
      </w:r>
      <w:r w:rsidR="004E16F6" w:rsidRPr="00766A2E">
        <w:t xml:space="preserve"> </w:t>
      </w:r>
      <w:r w:rsidRPr="00766A2E">
        <w:t xml:space="preserve">in </w:t>
      </w:r>
      <w:r w:rsidR="004E16F6" w:rsidRPr="00766A2E">
        <w:t xml:space="preserve">a network by analyzed the log file </w:t>
      </w:r>
      <w:proofErr w:type="spellStart"/>
      <w:r w:rsidR="004E16F6" w:rsidRPr="00766A2E">
        <w:t>lastlog_ddos_ip.json.json</w:t>
      </w:r>
      <w:proofErr w:type="spellEnd"/>
      <w:r w:rsidR="0047316D" w:rsidRPr="00766A2E">
        <w:t xml:space="preserve">, apply a QOS policy to block data access on the IP address responsible of the scan and return back the switch in debug </w:t>
      </w:r>
      <w:r w:rsidR="009B7079" w:rsidRPr="00766A2E">
        <w:t xml:space="preserve">info </w:t>
      </w:r>
      <w:r w:rsidR="0047316D" w:rsidRPr="00766A2E">
        <w:t>mode.</w:t>
      </w:r>
    </w:p>
    <w:p w14:paraId="0358AF5A" w14:textId="7C4BC198" w:rsidR="009B7079" w:rsidRPr="00766A2E" w:rsidRDefault="009B7079" w:rsidP="004C34CE">
      <w:pPr>
        <w:pPrChange w:id="2029" w:author="Trebaol Jonathan" w:date="2021-07-29T17:35:00Z">
          <w:pPr/>
        </w:pPrChange>
      </w:pPr>
    </w:p>
    <w:p w14:paraId="014EE360" w14:textId="0CF9D264" w:rsidR="009B7079" w:rsidRPr="00766A2E" w:rsidRDefault="009B7079" w:rsidP="004C34CE">
      <w:pPr>
        <w:pPrChange w:id="2030" w:author="Trebaol Jonathan" w:date="2021-07-29T17:35:00Z">
          <w:pPr/>
        </w:pPrChange>
      </w:pPr>
      <w:r w:rsidRPr="00766A2E">
        <w:t>Script steps:</w:t>
      </w:r>
    </w:p>
    <w:p w14:paraId="6A864FC2" w14:textId="3DAEAADB" w:rsidR="00EF0ADC" w:rsidRPr="00766A2E" w:rsidRDefault="00EF0ADC" w:rsidP="004C34CE">
      <w:pPr>
        <w:pPrChange w:id="2031" w:author="Trebaol Jonathan" w:date="2021-07-29T17:35:00Z">
          <w:pPr/>
        </w:pPrChange>
      </w:pPr>
    </w:p>
    <w:p w14:paraId="785923A1" w14:textId="08C2CCDB" w:rsidR="00EF0ADC" w:rsidRPr="00766A2E" w:rsidRDefault="009B7079" w:rsidP="004C34CE">
      <w:pPr>
        <w:pStyle w:val="Paragraphedeliste"/>
        <w:numPr>
          <w:ilvl w:val="0"/>
          <w:numId w:val="88"/>
        </w:numPr>
        <w:pPrChange w:id="2032" w:author="Trebaol Jonathan" w:date="2021-07-29T17:35:00Z">
          <w:pPr/>
        </w:pPrChange>
      </w:pPr>
      <w:r w:rsidRPr="00766A2E">
        <w:t>G</w:t>
      </w:r>
      <w:r w:rsidR="00EF0ADC" w:rsidRPr="00766A2E">
        <w:t>et</w:t>
      </w:r>
      <w:r w:rsidRPr="00766A2E">
        <w:t xml:space="preserve"> </w:t>
      </w:r>
      <w:r w:rsidR="00EF0ADC" w:rsidRPr="00766A2E">
        <w:t xml:space="preserve">all </w:t>
      </w:r>
      <w:r w:rsidR="00B84C30" w:rsidRPr="00766A2E">
        <w:t>information</w:t>
      </w:r>
      <w:r w:rsidR="00EF0ADC" w:rsidRPr="00766A2E">
        <w:t xml:space="preserve"> to connect to the switch send rainbow message or email.</w:t>
      </w:r>
    </w:p>
    <w:p w14:paraId="0EB8DF7D" w14:textId="20B015C8" w:rsidR="00EF0ADC" w:rsidRPr="00766A2E" w:rsidRDefault="009B7079" w:rsidP="004C34CE">
      <w:pPr>
        <w:pStyle w:val="Paragraphedeliste"/>
        <w:numPr>
          <w:ilvl w:val="0"/>
          <w:numId w:val="88"/>
        </w:numPr>
        <w:pPrChange w:id="2033" w:author="Trebaol Jonathan" w:date="2021-07-29T17:35:00Z">
          <w:pPr>
            <w:pStyle w:val="Paragraphedeliste"/>
            <w:numPr>
              <w:numId w:val="88"/>
            </w:numPr>
            <w:ind w:hanging="360"/>
          </w:pPr>
        </w:pPrChange>
      </w:pPr>
      <w:r w:rsidRPr="00766A2E">
        <w:t>E</w:t>
      </w:r>
      <w:r w:rsidR="00EF0ADC" w:rsidRPr="00766A2E">
        <w:t>xtract the switch IP responsible of the scan which have been sent in the logs.</w:t>
      </w:r>
    </w:p>
    <w:p w14:paraId="3A73B558" w14:textId="26A1E315" w:rsidR="00EF0ADC" w:rsidRPr="00766A2E" w:rsidRDefault="009B7079" w:rsidP="004C34CE">
      <w:pPr>
        <w:pStyle w:val="Paragraphedeliste"/>
        <w:numPr>
          <w:ilvl w:val="0"/>
          <w:numId w:val="88"/>
        </w:numPr>
        <w:pPrChange w:id="2034" w:author="Trebaol Jonathan" w:date="2021-07-29T17:35:00Z">
          <w:pPr>
            <w:pStyle w:val="Paragraphedeliste"/>
            <w:numPr>
              <w:numId w:val="88"/>
            </w:numPr>
            <w:ind w:hanging="360"/>
          </w:pPr>
        </w:pPrChange>
      </w:pPr>
      <w:r w:rsidRPr="00766A2E">
        <w:t>E</w:t>
      </w:r>
      <w:r w:rsidR="00EF0ADC" w:rsidRPr="00766A2E">
        <w:t xml:space="preserve">xtract the attacker IP address with the function </w:t>
      </w:r>
      <w:proofErr w:type="spellStart"/>
      <w:r w:rsidR="00EF0ADC" w:rsidRPr="00766A2E">
        <w:t>extract_ip_</w:t>
      </w:r>
      <w:proofErr w:type="gramStart"/>
      <w:r w:rsidR="00EF0ADC" w:rsidRPr="00766A2E">
        <w:t>ddos</w:t>
      </w:r>
      <w:proofErr w:type="spellEnd"/>
      <w:r w:rsidR="00EF0ADC" w:rsidRPr="00766A2E">
        <w:t>(</w:t>
      </w:r>
      <w:proofErr w:type="gramEnd"/>
      <w:r w:rsidR="00EF0ADC" w:rsidRPr="00766A2E">
        <w:t>):</w:t>
      </w:r>
    </w:p>
    <w:p w14:paraId="460AB309" w14:textId="6960243E" w:rsidR="00EF0ADC" w:rsidRPr="00766A2E" w:rsidRDefault="00EF0ADC" w:rsidP="004C34CE">
      <w:pPr>
        <w:pStyle w:val="Paragraphedeliste"/>
        <w:numPr>
          <w:ilvl w:val="0"/>
          <w:numId w:val="87"/>
        </w:numPr>
        <w:pPrChange w:id="2035" w:author="Trebaol Jonathan" w:date="2021-07-29T17:35:00Z">
          <w:pPr>
            <w:pStyle w:val="Paragraphedeliste"/>
            <w:numPr>
              <w:numId w:val="88"/>
            </w:numPr>
            <w:ind w:hanging="360"/>
          </w:pPr>
        </w:pPrChange>
      </w:pPr>
      <w:r w:rsidRPr="00766A2E">
        <w:t>Check if there is less than 10 seconds between the two last logs</w:t>
      </w:r>
    </w:p>
    <w:p w14:paraId="285B56C9" w14:textId="479F6F0E" w:rsidR="00EF0ADC" w:rsidRPr="00766A2E" w:rsidRDefault="00EF0ADC" w:rsidP="004C34CE">
      <w:pPr>
        <w:pStyle w:val="Paragraphedeliste"/>
        <w:numPr>
          <w:ilvl w:val="1"/>
          <w:numId w:val="87"/>
        </w:numPr>
        <w:pPrChange w:id="2036" w:author="Trebaol Jonathan" w:date="2021-07-29T17:35:00Z">
          <w:pPr>
            <w:pStyle w:val="Paragraphedeliste"/>
            <w:numPr>
              <w:numId w:val="87"/>
            </w:numPr>
            <w:ind w:hanging="360"/>
          </w:pPr>
        </w:pPrChange>
      </w:pPr>
      <w:r w:rsidRPr="00766A2E">
        <w:t xml:space="preserve">If there is less than 10 </w:t>
      </w:r>
      <w:r w:rsidR="00CE3101" w:rsidRPr="00766A2E">
        <w:t>seconds,</w:t>
      </w:r>
      <w:r w:rsidRPr="00766A2E">
        <w:t xml:space="preserve"> the </w:t>
      </w:r>
      <w:proofErr w:type="spellStart"/>
      <w:r w:rsidRPr="00766A2E">
        <w:t>lastlog_ddos_</w:t>
      </w:r>
      <w:proofErr w:type="gramStart"/>
      <w:r w:rsidRPr="00766A2E">
        <w:t>ip.json</w:t>
      </w:r>
      <w:proofErr w:type="spellEnd"/>
      <w:proofErr w:type="gramEnd"/>
      <w:r w:rsidRPr="00766A2E">
        <w:t xml:space="preserve"> is clearing.</w:t>
      </w:r>
    </w:p>
    <w:p w14:paraId="770FF4B1" w14:textId="7F843C1B" w:rsidR="00EF0ADC" w:rsidRPr="00766A2E" w:rsidRDefault="00EF0ADC" w:rsidP="004C34CE">
      <w:pPr>
        <w:pStyle w:val="Paragraphedeliste"/>
        <w:numPr>
          <w:ilvl w:val="1"/>
          <w:numId w:val="87"/>
        </w:numPr>
        <w:pPrChange w:id="2037" w:author="Trebaol Jonathan" w:date="2021-07-29T17:35:00Z">
          <w:pPr>
            <w:pStyle w:val="Paragraphedeliste"/>
            <w:numPr>
              <w:ilvl w:val="1"/>
              <w:numId w:val="87"/>
            </w:numPr>
            <w:ind w:left="1440" w:hanging="360"/>
          </w:pPr>
        </w:pPrChange>
      </w:pPr>
      <w:r w:rsidRPr="00766A2E">
        <w:t xml:space="preserve">If there </w:t>
      </w:r>
      <w:r w:rsidR="00CE3101" w:rsidRPr="00766A2E">
        <w:t>are</w:t>
      </w:r>
      <w:r w:rsidRPr="00766A2E">
        <w:t xml:space="preserve"> less than 2 logs, we do nothing</w:t>
      </w:r>
    </w:p>
    <w:p w14:paraId="41236746" w14:textId="7D6F8172" w:rsidR="00EF0ADC" w:rsidRPr="00766A2E" w:rsidRDefault="00EF0ADC" w:rsidP="004C34CE">
      <w:pPr>
        <w:pStyle w:val="Paragraphedeliste"/>
        <w:numPr>
          <w:ilvl w:val="0"/>
          <w:numId w:val="87"/>
        </w:numPr>
        <w:pPrChange w:id="2038" w:author="Trebaol Jonathan" w:date="2021-07-29T17:35:00Z">
          <w:pPr>
            <w:pStyle w:val="Paragraphedeliste"/>
            <w:numPr>
              <w:ilvl w:val="1"/>
              <w:numId w:val="87"/>
            </w:numPr>
            <w:ind w:left="1440" w:hanging="360"/>
          </w:pPr>
        </w:pPrChange>
      </w:pPr>
      <w:r w:rsidRPr="00766A2E">
        <w:t>If the condition is met, we return the Attacker IP address.</w:t>
      </w:r>
    </w:p>
    <w:p w14:paraId="79052B23" w14:textId="2BD9A221" w:rsidR="008B12BA" w:rsidRPr="00766A2E" w:rsidRDefault="00371333" w:rsidP="004C34CE">
      <w:pPr>
        <w:pStyle w:val="Paragraphedeliste"/>
        <w:numPr>
          <w:ilvl w:val="0"/>
          <w:numId w:val="85"/>
        </w:numPr>
        <w:pPrChange w:id="2039" w:author="Trebaol Jonathan" w:date="2021-07-29T17:35:00Z">
          <w:pPr>
            <w:pStyle w:val="Paragraphedeliste"/>
            <w:numPr>
              <w:numId w:val="87"/>
            </w:numPr>
            <w:ind w:hanging="360"/>
          </w:pPr>
        </w:pPrChange>
      </w:pPr>
      <w:r w:rsidRPr="00766A2E">
        <w:t>S</w:t>
      </w:r>
      <w:r w:rsidR="008B12BA" w:rsidRPr="00766A2E">
        <w:t>end a request by Mail and by Rainbow to fix or not the issue:</w:t>
      </w:r>
    </w:p>
    <w:p w14:paraId="5654E064" w14:textId="18AF9939" w:rsidR="008B12BA" w:rsidRPr="00766A2E" w:rsidRDefault="008B12BA" w:rsidP="004C34CE">
      <w:pPr>
        <w:pStyle w:val="Paragraphedeliste"/>
        <w:numPr>
          <w:ilvl w:val="1"/>
          <w:numId w:val="83"/>
        </w:numPr>
        <w:pPrChange w:id="2040" w:author="Trebaol Jonathan" w:date="2021-07-29T17:35:00Z">
          <w:pPr>
            <w:pStyle w:val="Paragraphedeliste"/>
            <w:numPr>
              <w:numId w:val="85"/>
            </w:numPr>
            <w:ind w:hanging="360"/>
          </w:pPr>
        </w:pPrChange>
      </w:pPr>
      <w:r w:rsidRPr="00766A2E">
        <w:t xml:space="preserve">If the answer is yes, the script </w:t>
      </w:r>
      <w:r w:rsidR="00CE3101" w:rsidRPr="00766A2E">
        <w:t>sends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11312DC7" w14:textId="23A4DA74" w:rsidR="008B12BA" w:rsidRPr="00766A2E" w:rsidRDefault="008B12BA" w:rsidP="004C34CE">
      <w:pPr>
        <w:pStyle w:val="Paragraphedeliste"/>
        <w:numPr>
          <w:ilvl w:val="1"/>
          <w:numId w:val="83"/>
        </w:numPr>
        <w:pPrChange w:id="2041" w:author="Trebaol Jonathan" w:date="2021-07-29T17:35:00Z">
          <w:pPr>
            <w:pStyle w:val="Paragraphedeliste"/>
            <w:numPr>
              <w:ilvl w:val="1"/>
              <w:numId w:val="83"/>
            </w:numPr>
            <w:ind w:left="1440" w:hanging="360"/>
          </w:pPr>
        </w:pPrChange>
      </w:pPr>
      <w:r w:rsidRPr="00766A2E">
        <w:t>If the answer Is yes and sa</w:t>
      </w:r>
      <w:r w:rsidR="000B6A9D"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26B5EFC8" w14:textId="69D771FD" w:rsidR="008B12BA" w:rsidRPr="00766A2E" w:rsidRDefault="008B12BA" w:rsidP="004C34CE">
      <w:pPr>
        <w:pStyle w:val="Paragraphedeliste"/>
        <w:numPr>
          <w:ilvl w:val="1"/>
          <w:numId w:val="83"/>
        </w:numPr>
        <w:pPrChange w:id="2042" w:author="Trebaol Jonathan" w:date="2021-07-29T17:35:00Z">
          <w:pPr>
            <w:pStyle w:val="Paragraphedeliste"/>
            <w:numPr>
              <w:ilvl w:val="1"/>
              <w:numId w:val="83"/>
            </w:numPr>
            <w:ind w:left="1440" w:hanging="360"/>
          </w:pPr>
        </w:pPrChange>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02990872" w14:textId="7365BD8B" w:rsidR="00BD1788" w:rsidRPr="00766A2E" w:rsidRDefault="00BD1788" w:rsidP="004C34CE">
      <w:pPr>
        <w:pStyle w:val="Paragraphedeliste"/>
        <w:numPr>
          <w:ilvl w:val="0"/>
          <w:numId w:val="83"/>
        </w:numPr>
        <w:pPrChange w:id="2043" w:author="Trebaol Jonathan" w:date="2021-07-29T17:35:00Z">
          <w:pPr>
            <w:pStyle w:val="Paragraphedeliste"/>
            <w:numPr>
              <w:ilvl w:val="1"/>
              <w:numId w:val="83"/>
            </w:numPr>
            <w:ind w:left="1440" w:hanging="360"/>
          </w:pPr>
        </w:pPrChange>
      </w:pPr>
      <w:r w:rsidRPr="00766A2E">
        <w:t xml:space="preserve">Send the log file and a message by the rainbow bot (the bot will be explained in </w:t>
      </w:r>
      <w:r w:rsidR="0048325A" w:rsidRPr="00766A2E">
        <w:t>another</w:t>
      </w:r>
      <w:r w:rsidRPr="00766A2E">
        <w:t xml:space="preserve"> part).</w:t>
      </w:r>
    </w:p>
    <w:p w14:paraId="43E5A460" w14:textId="44A3420A" w:rsidR="00BD1788" w:rsidRPr="00766A2E" w:rsidRDefault="00BD1788" w:rsidP="004C34CE">
      <w:pPr>
        <w:pStyle w:val="Paragraphedeliste"/>
        <w:numPr>
          <w:ilvl w:val="0"/>
          <w:numId w:val="83"/>
        </w:numPr>
        <w:pPrChange w:id="2044" w:author="Trebaol Jonathan" w:date="2021-07-29T17:35:00Z">
          <w:pPr>
            <w:pStyle w:val="Paragraphedeliste"/>
            <w:numPr>
              <w:numId w:val="83"/>
            </w:numPr>
            <w:ind w:hanging="360"/>
          </w:pPr>
        </w:pPrChange>
      </w:pPr>
      <w:r w:rsidRPr="00766A2E">
        <w:t>Send the log in attachment and a</w:t>
      </w:r>
      <w:r w:rsidR="003B5BE8" w:rsidRPr="00766A2E">
        <w:t>n</w:t>
      </w:r>
      <w:r w:rsidRPr="00766A2E">
        <w:t xml:space="preserve"> email to the email address in </w:t>
      </w:r>
      <w:proofErr w:type="spellStart"/>
      <w:r w:rsidRPr="00766A2E">
        <w:t>ALE</w:t>
      </w:r>
      <w:r w:rsidR="00CE3101" w:rsidRPr="00766A2E">
        <w:t>_</w:t>
      </w:r>
      <w:r w:rsidRPr="00766A2E">
        <w:t>script.conf</w:t>
      </w:r>
      <w:proofErr w:type="spellEnd"/>
    </w:p>
    <w:p w14:paraId="5BDFE219" w14:textId="335CABD9" w:rsidR="00BD1788" w:rsidRPr="00766A2E" w:rsidRDefault="00305AA2" w:rsidP="004C34CE">
      <w:pPr>
        <w:pStyle w:val="Paragraphedeliste"/>
        <w:numPr>
          <w:ilvl w:val="0"/>
          <w:numId w:val="83"/>
        </w:numPr>
        <w:pPrChange w:id="2045" w:author="Trebaol Jonathan" w:date="2021-07-29T17:35:00Z">
          <w:pPr>
            <w:pStyle w:val="Paragraphedeliste"/>
            <w:numPr>
              <w:numId w:val="83"/>
            </w:numPr>
            <w:ind w:hanging="360"/>
          </w:pPr>
        </w:pPrChange>
      </w:pPr>
      <w:r w:rsidRPr="00766A2E">
        <w:t>D</w:t>
      </w:r>
      <w:r w:rsidR="00BD1788" w:rsidRPr="00766A2E">
        <w:t>isable the debugging on the switch(es).</w:t>
      </w:r>
    </w:p>
    <w:p w14:paraId="093CF53E" w14:textId="77777777" w:rsidR="00BD1788" w:rsidRPr="00766A2E" w:rsidRDefault="00BD1788" w:rsidP="004C34CE">
      <w:pPr>
        <w:pStyle w:val="Paragraphedeliste"/>
        <w:pPrChange w:id="2046" w:author="Trebaol Jonathan" w:date="2021-07-29T17:35:00Z">
          <w:pPr>
            <w:pStyle w:val="Paragraphedeliste"/>
            <w:numPr>
              <w:numId w:val="83"/>
            </w:numPr>
            <w:ind w:hanging="360"/>
          </w:pPr>
        </w:pPrChange>
      </w:pPr>
    </w:p>
    <w:p w14:paraId="39C5EC40" w14:textId="77777777" w:rsidR="008B12BA" w:rsidRPr="00766A2E" w:rsidRDefault="008B12BA" w:rsidP="004C34CE">
      <w:pPr>
        <w:pStyle w:val="Paragraphedeliste"/>
        <w:pPrChange w:id="2047" w:author="Trebaol Jonathan" w:date="2021-07-29T17:35:00Z">
          <w:pPr>
            <w:pStyle w:val="Paragraphedeliste"/>
          </w:pPr>
        </w:pPrChange>
      </w:pPr>
    </w:p>
    <w:p w14:paraId="70DD642E" w14:textId="77777777" w:rsidR="00EF0ADC" w:rsidRPr="00766A2E" w:rsidRDefault="00EF0ADC" w:rsidP="004C34CE">
      <w:pPr>
        <w:pPrChange w:id="2048" w:author="Trebaol Jonathan" w:date="2021-07-29T17:35:00Z">
          <w:pPr/>
        </w:pPrChange>
      </w:pPr>
    </w:p>
    <w:p w14:paraId="5043F84B" w14:textId="5639298C" w:rsidR="004E16F6" w:rsidRPr="00766A2E" w:rsidRDefault="004E16F6" w:rsidP="004C34CE">
      <w:pPr>
        <w:pPrChange w:id="2049" w:author="Trebaol Jonathan" w:date="2021-07-29T17:35:00Z">
          <w:pPr/>
        </w:pPrChange>
      </w:pPr>
    </w:p>
    <w:p w14:paraId="05EA53FF" w14:textId="77777777" w:rsidR="00BD11B0" w:rsidRPr="00766A2E" w:rsidRDefault="00BD11B0" w:rsidP="004C34CE">
      <w:pPr>
        <w:pPrChange w:id="2050" w:author="Trebaol Jonathan" w:date="2021-07-29T17:35:00Z">
          <w:pPr>
            <w:jc w:val="center"/>
          </w:pPr>
        </w:pPrChange>
      </w:pPr>
      <w:r w:rsidRPr="00766A2E">
        <w:rPr>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4C34CE">
      <w:pPr>
        <w:pStyle w:val="Titre2"/>
        <w:pPrChange w:id="2051" w:author="Trebaol Jonathan" w:date="2021-07-29T17:35:00Z">
          <w:pPr/>
        </w:pPrChange>
      </w:pPr>
      <w:bookmarkStart w:id="2052" w:name="_Toc78470328"/>
      <w:r w:rsidRPr="00766A2E">
        <w:t>C</w:t>
      </w:r>
      <w:r w:rsidR="00384699" w:rsidRPr="00766A2E">
        <w:t xml:space="preserve">ollection </w:t>
      </w:r>
      <w:r w:rsidRPr="00766A2E">
        <w:t>L</w:t>
      </w:r>
      <w:r w:rsidR="00384699" w:rsidRPr="00766A2E">
        <w:t>ogs (</w:t>
      </w:r>
      <w:r w:rsidRPr="00766A2E">
        <w:t>S</w:t>
      </w:r>
      <w:r w:rsidR="00384699" w:rsidRPr="00766A2E">
        <w:t>witch)</w:t>
      </w:r>
      <w:r w:rsidRPr="00766A2E">
        <w:t xml:space="preserve"> Script</w:t>
      </w:r>
      <w:bookmarkEnd w:id="2052"/>
    </w:p>
    <w:p w14:paraId="6E104ADD" w14:textId="0214FBEC" w:rsidR="00860E70" w:rsidRPr="00766A2E" w:rsidRDefault="00860E70" w:rsidP="004C34CE">
      <w:pPr>
        <w:pPrChange w:id="2053" w:author="Trebaol Jonathan" w:date="2021-07-29T17:35:00Z">
          <w:pPr/>
        </w:pPrChange>
      </w:pPr>
    </w:p>
    <w:p w14:paraId="7A11351E" w14:textId="77777777" w:rsidR="00860E70" w:rsidRPr="00766A2E" w:rsidRDefault="00860E70" w:rsidP="004C34CE">
      <w:pPr>
        <w:pPrChange w:id="2054" w:author="Trebaol Jonathan" w:date="2021-07-29T17:35:00Z">
          <w:pPr/>
        </w:pPrChange>
      </w:pPr>
    </w:p>
    <w:p w14:paraId="1BE1DEF8" w14:textId="69C5EF78" w:rsidR="005F7361" w:rsidRPr="00766A2E" w:rsidRDefault="005F7361" w:rsidP="004C34CE">
      <w:pPr>
        <w:pPrChange w:id="2055" w:author="Trebaol Jonathan" w:date="2021-07-29T17:35:00Z">
          <w:pPr/>
        </w:pPrChange>
      </w:pPr>
      <w:r w:rsidRPr="00766A2E">
        <w:t>Name: support_switch_get_log.py</w:t>
      </w:r>
    </w:p>
    <w:p w14:paraId="0C4B2824" w14:textId="5135977A" w:rsidR="00D46475" w:rsidRPr="00766A2E" w:rsidRDefault="00D46475" w:rsidP="004C34CE">
      <w:pPr>
        <w:pPrChange w:id="2056" w:author="Trebaol Jonathan" w:date="2021-07-29T17:35:00Z">
          <w:pPr/>
        </w:pPrChange>
      </w:pPr>
      <w:proofErr w:type="spellStart"/>
      <w:r w:rsidRPr="00766A2E">
        <w:t>Rsyslog</w:t>
      </w:r>
      <w:proofErr w:type="spellEnd"/>
      <w:r w:rsidRPr="00766A2E">
        <w:t xml:space="preserve"> Trigger:</w:t>
      </w:r>
      <w:r w:rsidR="00D1325F" w:rsidRPr="00766A2E">
        <w:t xml:space="preserve"> Patterns chosen by user during setup.sh</w:t>
      </w:r>
    </w:p>
    <w:p w14:paraId="10010A6D" w14:textId="12F9A8AE" w:rsidR="00634ED0" w:rsidRPr="00766A2E" w:rsidRDefault="00634ED0" w:rsidP="004C34CE">
      <w:pPr>
        <w:pPrChange w:id="2057" w:author="Trebaol Jonathan" w:date="2021-07-29T17:35:00Z">
          <w:pPr/>
        </w:pPrChange>
      </w:pPr>
    </w:p>
    <w:p w14:paraId="0EC8CDB7" w14:textId="63BC733F" w:rsidR="00634ED0" w:rsidRPr="00766A2E" w:rsidRDefault="00035764" w:rsidP="004C34CE">
      <w:pPr>
        <w:pPrChange w:id="2058" w:author="Trebaol Jonathan" w:date="2021-07-29T17:35:00Z">
          <w:pPr/>
        </w:pPrChange>
      </w:pPr>
      <w:r>
        <w:t>This script collect</w:t>
      </w:r>
      <w:r w:rsidR="00CA7143">
        <w:t>s</w:t>
      </w:r>
      <w:r>
        <w:t xml:space="preserve"> log by doing a “show tech support </w:t>
      </w:r>
      <w:proofErr w:type="spellStart"/>
      <w:r w:rsidR="004F4FDA">
        <w:t>eng</w:t>
      </w:r>
      <w:proofErr w:type="spellEnd"/>
      <w:r w:rsidR="004F4FDA">
        <w:t xml:space="preserve"> </w:t>
      </w:r>
      <w:r>
        <w:t>complete” on the switch an</w:t>
      </w:r>
      <w:r w:rsidR="002062DF">
        <w:t>d</w:t>
      </w:r>
      <w:r>
        <w:t xml:space="preserve"> </w:t>
      </w:r>
      <w:r w:rsidR="002062DF">
        <w:t>transfer</w:t>
      </w:r>
      <w:r>
        <w:t xml:space="preserve"> it by SFTP in the directory /</w:t>
      </w:r>
      <w:proofErr w:type="spellStart"/>
      <w:r>
        <w:t>tftpboot</w:t>
      </w:r>
      <w:proofErr w:type="spellEnd"/>
      <w:r>
        <w:t xml:space="preserve"> on the Debian server.</w:t>
      </w:r>
    </w:p>
    <w:p w14:paraId="3DD3647C" w14:textId="71C2B266" w:rsidR="00634ED0" w:rsidRPr="00766A2E" w:rsidRDefault="00634ED0" w:rsidP="004C34CE">
      <w:pPr>
        <w:pPrChange w:id="2059" w:author="Trebaol Jonathan" w:date="2021-07-29T17:35:00Z">
          <w:pPr/>
        </w:pPrChange>
      </w:pPr>
    </w:p>
    <w:p w14:paraId="5542EC96" w14:textId="037B2850" w:rsidR="00634ED0" w:rsidRPr="00766A2E" w:rsidRDefault="00634ED0" w:rsidP="004C34CE">
      <w:pPr>
        <w:pPrChange w:id="2060" w:author="Trebaol Jonathan" w:date="2021-07-29T17:35:00Z">
          <w:pPr/>
        </w:pPrChange>
      </w:pPr>
    </w:p>
    <w:p w14:paraId="6980C67A" w14:textId="77777777" w:rsidR="00D46475" w:rsidRPr="00766A2E" w:rsidRDefault="00D46475" w:rsidP="004C34CE">
      <w:pPr>
        <w:pPrChange w:id="2061" w:author="Trebaol Jonathan" w:date="2021-07-29T17:35:00Z">
          <w:pPr/>
        </w:pPrChange>
      </w:pPr>
    </w:p>
    <w:p w14:paraId="43339434" w14:textId="38705EEE" w:rsidR="00384699" w:rsidRPr="00766A2E" w:rsidRDefault="00E11907" w:rsidP="004C34CE">
      <w:pPr>
        <w:pStyle w:val="Titre2"/>
        <w:pPrChange w:id="2062" w:author="Trebaol Jonathan" w:date="2021-07-29T17:35:00Z">
          <w:pPr/>
        </w:pPrChange>
      </w:pPr>
      <w:bookmarkStart w:id="2063" w:name="_Toc78470329"/>
      <w:r w:rsidRPr="00766A2E">
        <w:t>C</w:t>
      </w:r>
      <w:r w:rsidR="00384699" w:rsidRPr="00766A2E">
        <w:t xml:space="preserve">ollection </w:t>
      </w:r>
      <w:r w:rsidRPr="00766A2E">
        <w:t>L</w:t>
      </w:r>
      <w:r w:rsidR="00384699" w:rsidRPr="00766A2E">
        <w:t>ogs (</w:t>
      </w:r>
      <w:r w:rsidRPr="00766A2E">
        <w:t>St</w:t>
      </w:r>
      <w:r w:rsidR="00BB1E8B" w:rsidRPr="00766A2E">
        <w:t>e</w:t>
      </w:r>
      <w:r w:rsidRPr="00766A2E">
        <w:t>llar AP</w:t>
      </w:r>
      <w:r w:rsidR="00384699" w:rsidRPr="00766A2E">
        <w:t>)</w:t>
      </w:r>
      <w:r w:rsidRPr="00766A2E">
        <w:t xml:space="preserve"> Script</w:t>
      </w:r>
      <w:bookmarkEnd w:id="2063"/>
    </w:p>
    <w:p w14:paraId="2CC96D01" w14:textId="29DB9547" w:rsidR="00384699" w:rsidRPr="00766A2E" w:rsidRDefault="005F7361" w:rsidP="004C34CE">
      <w:pPr>
        <w:pPrChange w:id="2064" w:author="Trebaol Jonathan" w:date="2021-07-29T17:35:00Z">
          <w:pPr/>
        </w:pPrChange>
      </w:pPr>
      <w:r w:rsidRPr="00766A2E">
        <w:t>Name: support_AP_get_log.py</w:t>
      </w:r>
    </w:p>
    <w:p w14:paraId="4369A906" w14:textId="0AF59D63" w:rsidR="00D46475" w:rsidRDefault="00D46475" w:rsidP="004C34CE">
      <w:pPr>
        <w:pPrChange w:id="2065" w:author="Trebaol Jonathan" w:date="2021-07-29T17:35:00Z">
          <w:pPr/>
        </w:pPrChange>
      </w:pPr>
      <w:proofErr w:type="spellStart"/>
      <w:r w:rsidRPr="00766A2E">
        <w:t>Rsyslog</w:t>
      </w:r>
      <w:proofErr w:type="spellEnd"/>
      <w:r w:rsidRPr="00766A2E">
        <w:t xml:space="preserve"> Trigger:</w:t>
      </w:r>
      <w:r w:rsidR="00D1325F" w:rsidRPr="00766A2E">
        <w:t xml:space="preserve"> Patterns chosen by user during setup.sh</w:t>
      </w:r>
    </w:p>
    <w:p w14:paraId="0BA3857B" w14:textId="1B448119" w:rsidR="00035764" w:rsidRDefault="00035764" w:rsidP="004C34CE">
      <w:pPr>
        <w:pPrChange w:id="2066" w:author="Trebaol Jonathan" w:date="2021-07-29T17:35:00Z">
          <w:pPr/>
        </w:pPrChange>
      </w:pPr>
    </w:p>
    <w:p w14:paraId="2E196583" w14:textId="4F9E304C" w:rsidR="00035764" w:rsidRPr="00766A2E" w:rsidRDefault="00035764" w:rsidP="004C34CE">
      <w:pPr>
        <w:pPrChange w:id="2067" w:author="Trebaol Jonathan" w:date="2021-07-29T17:35:00Z">
          <w:pPr/>
        </w:pPrChange>
      </w:pPr>
      <w:r>
        <w:t>The script collect</w:t>
      </w:r>
      <w:r w:rsidR="00CA7143">
        <w:t>s</w:t>
      </w:r>
      <w:r>
        <w:t xml:space="preserve"> log by doing “</w:t>
      </w:r>
      <w:r w:rsidRPr="00035764">
        <w:t>/usr/sbin/take_snapshot.sh start</w:t>
      </w:r>
      <w:r>
        <w:t xml:space="preserve"> &lt;Debian IP&gt;” on the AP .</w:t>
      </w:r>
    </w:p>
    <w:p w14:paraId="1B4DDF14" w14:textId="77777777" w:rsidR="00D46475" w:rsidRPr="00766A2E" w:rsidRDefault="00D46475" w:rsidP="004C34CE">
      <w:pPr>
        <w:pPrChange w:id="2068" w:author="Trebaol Jonathan" w:date="2021-07-29T17:35:00Z">
          <w:pPr/>
        </w:pPrChange>
      </w:pPr>
    </w:p>
    <w:p w14:paraId="47E4103C" w14:textId="77777777" w:rsidR="00456BB6" w:rsidRPr="00766A2E" w:rsidRDefault="00456BB6" w:rsidP="004C34CE">
      <w:pPr>
        <w:pPrChange w:id="2069" w:author="Trebaol Jonathan" w:date="2021-07-29T17:35:00Z">
          <w:pPr/>
        </w:pPrChange>
      </w:pPr>
      <w:bookmarkStart w:id="2070" w:name="_Takeover_Requirements"/>
      <w:bookmarkStart w:id="2071" w:name="_Hotswap_Requirements"/>
      <w:bookmarkStart w:id="2072" w:name="_MANAGEMENT_INTERFACE"/>
      <w:bookmarkStart w:id="2073" w:name="_Command_Line_Interface"/>
      <w:bookmarkStart w:id="2074" w:name="_Use_cases/_configuration_Examples"/>
      <w:bookmarkStart w:id="2075" w:name="_FUNCTIONAL_SPECIFICATIONS_1"/>
      <w:bookmarkStart w:id="2076" w:name="_CMM_Takeover"/>
      <w:bookmarkStart w:id="2077" w:name="_5.3.2.2_NI_Down"/>
      <w:bookmarkStart w:id="2078" w:name="_5.3.2.3_Boot_Sequence"/>
      <w:bookmarkStart w:id="2079" w:name="_5.3.3.1_Cluster_Creation"/>
      <w:bookmarkStart w:id="2080" w:name="_5.3.3.2_Cluster_Mode_Setting:"/>
      <w:bookmarkStart w:id="2081" w:name="_5.3.3.3_L2_Cluster_Configuration_Se"/>
      <w:bookmarkStart w:id="2082" w:name="_5.3.3.4_L3_Cluster_Configuration_Se"/>
      <w:bookmarkStart w:id="2083" w:name="_5.3.3.5_Cluster_port_modification."/>
      <w:bookmarkStart w:id="2084" w:name="_5.3.3.6_Cluster_Deletion"/>
      <w:bookmarkStart w:id="2085" w:name="_5.3.3.7_Cluster_Disable:"/>
      <w:bookmarkStart w:id="2086" w:name="_5.3.3.8_Cluster_Enable:"/>
      <w:bookmarkStart w:id="2087" w:name="_Interface_with_PM"/>
      <w:bookmarkStart w:id="2088" w:name="_Interface_with_VM"/>
      <w:bookmarkStart w:id="2089" w:name="_Interface_with_IP_CMM"/>
      <w:bookmarkStart w:id="2090" w:name="_Interface_with_IPMS_CMM"/>
      <w:bookmarkStart w:id="2091" w:name="_Implementation_Strategy"/>
      <w:bookmarkStart w:id="2092" w:name="_AOS_Impact"/>
      <w:bookmarkStart w:id="2093" w:name="_Tracing_and_Debug"/>
      <w:bookmarkStart w:id="2094" w:name="_APPENDIX_A:_MANAGEMENT_INTERFACE_CR"/>
      <w:bookmarkStart w:id="2095" w:name="_APPENDIX_B:_Critical_Resources"/>
      <w:bookmarkStart w:id="2096" w:name="_APPENDIX_C:_User_Guidelines"/>
      <w:bookmarkStart w:id="2097" w:name="_Requirement_Traceability_Matrix"/>
      <w:bookmarkEnd w:id="1096"/>
      <w:bookmarkEnd w:id="1097"/>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2A88318C" w14:textId="5A765EBE" w:rsidR="00A77111" w:rsidRPr="00766A2E" w:rsidRDefault="00070189" w:rsidP="004C34CE">
      <w:pPr>
        <w:pPrChange w:id="2098" w:author="Trebaol Jonathan" w:date="2021-07-29T17:35:00Z">
          <w:pPr/>
        </w:pPrChange>
      </w:pPr>
      <w:r w:rsidRPr="00766A2E">
        <w:t xml:space="preserve"> </w:t>
      </w:r>
    </w:p>
    <w:sectPr w:rsidR="00A77111" w:rsidRPr="00766A2E" w:rsidSect="00C2158F">
      <w:type w:val="continuous"/>
      <w:pgSz w:w="12240" w:h="15840"/>
      <w:pgMar w:top="1440" w:right="616" w:bottom="1440" w:left="1800" w:header="720" w:footer="720" w:gutter="0"/>
      <w:cols w:space="720"/>
      <w:titlePg/>
      <w:docGrid w:linePitch="360"/>
      <w:sectPrChange w:id="2099" w:author="Trebaol Jonathan" w:date="2021-07-29T17:27:00Z">
        <w:sectPr w:rsidR="00A77111" w:rsidRPr="00766A2E" w:rsidSect="00C2158F">
          <w:pgMar w:top="1440" w:right="1080" w:bottom="1440" w:left="180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6D69C" w14:textId="77777777" w:rsidR="00D91312" w:rsidRDefault="00D91312" w:rsidP="004C34CE">
      <w:r>
        <w:separator/>
      </w:r>
    </w:p>
    <w:p w14:paraId="56440B04" w14:textId="77777777" w:rsidR="00D91312" w:rsidRDefault="00D91312" w:rsidP="004C34CE"/>
    <w:p w14:paraId="0B678B79" w14:textId="77777777" w:rsidR="00D91312" w:rsidRDefault="00D91312" w:rsidP="004C34CE"/>
    <w:p w14:paraId="1E5E4D78" w14:textId="77777777" w:rsidR="00D91312" w:rsidRDefault="00D91312" w:rsidP="004C34CE"/>
    <w:p w14:paraId="22CEA407" w14:textId="77777777" w:rsidR="00D91312" w:rsidRDefault="00D91312" w:rsidP="004C34CE"/>
    <w:p w14:paraId="6C775331" w14:textId="77777777" w:rsidR="00D91312" w:rsidRDefault="00D91312" w:rsidP="004C34CE"/>
    <w:p w14:paraId="38BF76E9" w14:textId="77777777" w:rsidR="00D91312" w:rsidRDefault="00D91312" w:rsidP="004C34CE"/>
    <w:p w14:paraId="2441A914" w14:textId="77777777" w:rsidR="00D91312" w:rsidRDefault="00D91312" w:rsidP="004C34CE"/>
    <w:p w14:paraId="06003558" w14:textId="77777777" w:rsidR="00D91312" w:rsidRDefault="00D91312" w:rsidP="004C34CE"/>
    <w:p w14:paraId="510B129C" w14:textId="77777777" w:rsidR="00D91312" w:rsidRDefault="00D91312" w:rsidP="004C34CE"/>
    <w:p w14:paraId="30D5D9DE" w14:textId="77777777" w:rsidR="00D91312" w:rsidRDefault="00D91312" w:rsidP="004C34CE"/>
    <w:p w14:paraId="1713E268" w14:textId="77777777" w:rsidR="00D91312" w:rsidRDefault="00D91312" w:rsidP="004C34CE"/>
    <w:p w14:paraId="70E17191" w14:textId="77777777" w:rsidR="00D91312" w:rsidRDefault="00D91312" w:rsidP="004C34CE"/>
    <w:p w14:paraId="13CEB3F3" w14:textId="77777777" w:rsidR="00D91312" w:rsidRDefault="00D91312" w:rsidP="004C34CE"/>
    <w:p w14:paraId="7BDA36E2" w14:textId="77777777" w:rsidR="00D91312" w:rsidRDefault="00D91312" w:rsidP="004C34CE"/>
    <w:p w14:paraId="7D78727C" w14:textId="77777777" w:rsidR="00D91312" w:rsidRDefault="00D91312" w:rsidP="004C34CE"/>
    <w:p w14:paraId="10CCFEF4" w14:textId="77777777" w:rsidR="00D91312" w:rsidRDefault="00D91312" w:rsidP="004C34CE"/>
    <w:p w14:paraId="235D8C84" w14:textId="77777777" w:rsidR="00D91312" w:rsidRDefault="00D91312" w:rsidP="004C34CE"/>
    <w:p w14:paraId="56E46E6E" w14:textId="77777777" w:rsidR="00D91312" w:rsidRDefault="00D91312" w:rsidP="004C34CE"/>
    <w:p w14:paraId="146D60EF" w14:textId="77777777" w:rsidR="00D91312" w:rsidRDefault="00D91312" w:rsidP="004C34CE"/>
    <w:p w14:paraId="432C64AD" w14:textId="77777777" w:rsidR="00D91312" w:rsidRDefault="00D91312" w:rsidP="004C34CE"/>
    <w:p w14:paraId="191F0F00" w14:textId="77777777" w:rsidR="00D91312" w:rsidRDefault="00D91312" w:rsidP="004C34CE"/>
    <w:p w14:paraId="578F37C8" w14:textId="77777777" w:rsidR="00D91312" w:rsidRDefault="00D91312" w:rsidP="004C34CE"/>
    <w:p w14:paraId="2C5BEA1F" w14:textId="77777777" w:rsidR="00D91312" w:rsidRDefault="00D91312" w:rsidP="004C34CE"/>
    <w:p w14:paraId="5D316168" w14:textId="77777777" w:rsidR="00D91312" w:rsidRDefault="00D91312" w:rsidP="004C34CE"/>
  </w:endnote>
  <w:endnote w:type="continuationSeparator" w:id="0">
    <w:p w14:paraId="2C10248A" w14:textId="77777777" w:rsidR="00D91312" w:rsidRDefault="00D91312" w:rsidP="004C34CE">
      <w:r>
        <w:continuationSeparator/>
      </w:r>
    </w:p>
    <w:p w14:paraId="02568B58" w14:textId="77777777" w:rsidR="00D91312" w:rsidRDefault="00D91312" w:rsidP="004C34CE"/>
    <w:p w14:paraId="4D2C4DD7" w14:textId="77777777" w:rsidR="00D91312" w:rsidRDefault="00D91312" w:rsidP="004C34CE"/>
    <w:p w14:paraId="37B304A7" w14:textId="77777777" w:rsidR="00D91312" w:rsidRDefault="00D91312" w:rsidP="004C34CE"/>
    <w:p w14:paraId="69C65973" w14:textId="77777777" w:rsidR="00D91312" w:rsidRDefault="00D91312" w:rsidP="004C34CE"/>
    <w:p w14:paraId="7962885C" w14:textId="77777777" w:rsidR="00D91312" w:rsidRDefault="00D91312" w:rsidP="004C34CE"/>
    <w:p w14:paraId="54162DBA" w14:textId="77777777" w:rsidR="00D91312" w:rsidRDefault="00D91312" w:rsidP="004C34CE"/>
    <w:p w14:paraId="71E51F98" w14:textId="77777777" w:rsidR="00D91312" w:rsidRDefault="00D91312" w:rsidP="004C34CE"/>
    <w:p w14:paraId="7DFA010D" w14:textId="77777777" w:rsidR="00D91312" w:rsidRDefault="00D91312" w:rsidP="004C34CE"/>
    <w:p w14:paraId="7B075338" w14:textId="77777777" w:rsidR="00D91312" w:rsidRDefault="00D91312" w:rsidP="004C34CE"/>
    <w:p w14:paraId="63108327" w14:textId="77777777" w:rsidR="00D91312" w:rsidRDefault="00D91312" w:rsidP="004C34CE"/>
    <w:p w14:paraId="0B845A18" w14:textId="77777777" w:rsidR="00D91312" w:rsidRDefault="00D91312" w:rsidP="004C34CE"/>
    <w:p w14:paraId="6F8105E9" w14:textId="77777777" w:rsidR="00D91312" w:rsidRDefault="00D91312" w:rsidP="004C34CE"/>
    <w:p w14:paraId="43CCA884" w14:textId="77777777" w:rsidR="00D91312" w:rsidRDefault="00D91312" w:rsidP="004C34CE"/>
    <w:p w14:paraId="1D69A6F3" w14:textId="77777777" w:rsidR="00D91312" w:rsidRDefault="00D91312" w:rsidP="004C34CE"/>
    <w:p w14:paraId="79366754" w14:textId="77777777" w:rsidR="00D91312" w:rsidRDefault="00D91312" w:rsidP="004C34CE"/>
    <w:p w14:paraId="3727046B" w14:textId="77777777" w:rsidR="00D91312" w:rsidRDefault="00D91312" w:rsidP="004C34CE"/>
    <w:p w14:paraId="6EE13CEF" w14:textId="77777777" w:rsidR="00D91312" w:rsidRDefault="00D91312" w:rsidP="004C34CE"/>
    <w:p w14:paraId="51EB8247" w14:textId="77777777" w:rsidR="00D91312" w:rsidRDefault="00D91312" w:rsidP="004C34CE"/>
    <w:p w14:paraId="52F1B588" w14:textId="77777777" w:rsidR="00D91312" w:rsidRDefault="00D91312" w:rsidP="004C34CE"/>
    <w:p w14:paraId="1DCE1726" w14:textId="77777777" w:rsidR="00D91312" w:rsidRDefault="00D91312" w:rsidP="004C34CE"/>
    <w:p w14:paraId="065AC022" w14:textId="77777777" w:rsidR="00D91312" w:rsidRDefault="00D91312" w:rsidP="004C34CE"/>
    <w:p w14:paraId="62899C16" w14:textId="77777777" w:rsidR="00D91312" w:rsidRDefault="00D91312" w:rsidP="004C34CE"/>
    <w:p w14:paraId="5435D99F" w14:textId="77777777" w:rsidR="00D91312" w:rsidRDefault="00D91312" w:rsidP="004C34CE"/>
    <w:p w14:paraId="30EA9C9A" w14:textId="77777777" w:rsidR="00D91312" w:rsidRDefault="00D91312" w:rsidP="004C34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1C300" w14:textId="77777777" w:rsidR="00D91312" w:rsidRDefault="00D91312" w:rsidP="004C34CE">
      <w:r>
        <w:separator/>
      </w:r>
    </w:p>
    <w:p w14:paraId="4772D33B" w14:textId="77777777" w:rsidR="00D91312" w:rsidRDefault="00D91312" w:rsidP="004C34CE"/>
    <w:p w14:paraId="1B1E5E6B" w14:textId="77777777" w:rsidR="00D91312" w:rsidRDefault="00D91312" w:rsidP="004C34CE"/>
    <w:p w14:paraId="7718FC7E" w14:textId="77777777" w:rsidR="00D91312" w:rsidRDefault="00D91312" w:rsidP="004C34CE"/>
    <w:p w14:paraId="149B74DF" w14:textId="77777777" w:rsidR="00D91312" w:rsidRDefault="00D91312" w:rsidP="004C34CE"/>
    <w:p w14:paraId="2ADF55AC" w14:textId="77777777" w:rsidR="00D91312" w:rsidRDefault="00D91312" w:rsidP="004C34CE"/>
    <w:p w14:paraId="54E665F9" w14:textId="77777777" w:rsidR="00D91312" w:rsidRDefault="00D91312" w:rsidP="004C34CE"/>
    <w:p w14:paraId="25E2EE08" w14:textId="77777777" w:rsidR="00D91312" w:rsidRDefault="00D91312" w:rsidP="004C34CE"/>
    <w:p w14:paraId="0DD263F4" w14:textId="77777777" w:rsidR="00D91312" w:rsidRDefault="00D91312" w:rsidP="004C34CE"/>
    <w:p w14:paraId="5B514036" w14:textId="77777777" w:rsidR="00D91312" w:rsidRDefault="00D91312" w:rsidP="004C34CE"/>
    <w:p w14:paraId="571936C6" w14:textId="77777777" w:rsidR="00D91312" w:rsidRDefault="00D91312" w:rsidP="004C34CE"/>
    <w:p w14:paraId="7D573DFD" w14:textId="77777777" w:rsidR="00D91312" w:rsidRDefault="00D91312" w:rsidP="004C34CE"/>
    <w:p w14:paraId="16F220FA" w14:textId="77777777" w:rsidR="00D91312" w:rsidRDefault="00D91312" w:rsidP="004C34CE"/>
    <w:p w14:paraId="61E7D948" w14:textId="77777777" w:rsidR="00D91312" w:rsidRDefault="00D91312" w:rsidP="004C34CE"/>
    <w:p w14:paraId="16877D6B" w14:textId="77777777" w:rsidR="00D91312" w:rsidRDefault="00D91312" w:rsidP="004C34CE"/>
    <w:p w14:paraId="66E338AD" w14:textId="77777777" w:rsidR="00D91312" w:rsidRDefault="00D91312" w:rsidP="004C34CE"/>
    <w:p w14:paraId="360237A4" w14:textId="77777777" w:rsidR="00D91312" w:rsidRDefault="00D91312" w:rsidP="004C34CE"/>
    <w:p w14:paraId="0E1D4C8C" w14:textId="77777777" w:rsidR="00D91312" w:rsidRDefault="00D91312" w:rsidP="004C34CE"/>
    <w:p w14:paraId="150E52A8" w14:textId="77777777" w:rsidR="00D91312" w:rsidRDefault="00D91312" w:rsidP="004C34CE"/>
    <w:p w14:paraId="6185A88F" w14:textId="77777777" w:rsidR="00D91312" w:rsidRDefault="00D91312" w:rsidP="004C34CE"/>
    <w:p w14:paraId="5FA05242" w14:textId="77777777" w:rsidR="00D91312" w:rsidRDefault="00D91312" w:rsidP="004C34CE"/>
    <w:p w14:paraId="2480A5CA" w14:textId="77777777" w:rsidR="00D91312" w:rsidRDefault="00D91312" w:rsidP="004C34CE"/>
    <w:p w14:paraId="7664FADD" w14:textId="77777777" w:rsidR="00D91312" w:rsidRDefault="00D91312" w:rsidP="004C34CE"/>
    <w:p w14:paraId="1AF8F13D" w14:textId="77777777" w:rsidR="00D91312" w:rsidRDefault="00D91312" w:rsidP="004C34CE"/>
    <w:p w14:paraId="5B4B7BDD" w14:textId="77777777" w:rsidR="00D91312" w:rsidRDefault="00D91312" w:rsidP="004C34CE"/>
  </w:footnote>
  <w:footnote w:type="continuationSeparator" w:id="0">
    <w:p w14:paraId="7B3421F5" w14:textId="77777777" w:rsidR="00D91312" w:rsidRDefault="00D91312" w:rsidP="004C34CE">
      <w:r>
        <w:continuationSeparator/>
      </w:r>
    </w:p>
    <w:p w14:paraId="1A07A9B8" w14:textId="77777777" w:rsidR="00D91312" w:rsidRDefault="00D91312" w:rsidP="004C34CE"/>
    <w:p w14:paraId="3306B91B" w14:textId="77777777" w:rsidR="00D91312" w:rsidRDefault="00D91312" w:rsidP="004C34CE"/>
    <w:p w14:paraId="23F822AB" w14:textId="77777777" w:rsidR="00D91312" w:rsidRDefault="00D91312" w:rsidP="004C34CE"/>
    <w:p w14:paraId="0156B625" w14:textId="77777777" w:rsidR="00D91312" w:rsidRDefault="00D91312" w:rsidP="004C34CE"/>
    <w:p w14:paraId="76964982" w14:textId="77777777" w:rsidR="00D91312" w:rsidRDefault="00D91312" w:rsidP="004C34CE"/>
    <w:p w14:paraId="7E8EF689" w14:textId="77777777" w:rsidR="00D91312" w:rsidRDefault="00D91312" w:rsidP="004C34CE"/>
    <w:p w14:paraId="4D94EA51" w14:textId="77777777" w:rsidR="00D91312" w:rsidRDefault="00D91312" w:rsidP="004C34CE"/>
    <w:p w14:paraId="64EE0BB3" w14:textId="77777777" w:rsidR="00D91312" w:rsidRDefault="00D91312" w:rsidP="004C34CE"/>
    <w:p w14:paraId="1B43CFE9" w14:textId="77777777" w:rsidR="00D91312" w:rsidRDefault="00D91312" w:rsidP="004C34CE"/>
    <w:p w14:paraId="138BD71E" w14:textId="77777777" w:rsidR="00D91312" w:rsidRDefault="00D91312" w:rsidP="004C34CE"/>
    <w:p w14:paraId="76C85996" w14:textId="77777777" w:rsidR="00D91312" w:rsidRDefault="00D91312" w:rsidP="004C34CE"/>
    <w:p w14:paraId="7F21B877" w14:textId="77777777" w:rsidR="00D91312" w:rsidRDefault="00D91312" w:rsidP="004C34CE"/>
    <w:p w14:paraId="4BAE9980" w14:textId="77777777" w:rsidR="00D91312" w:rsidRDefault="00D91312" w:rsidP="004C34CE"/>
    <w:p w14:paraId="0443AF7A" w14:textId="77777777" w:rsidR="00D91312" w:rsidRDefault="00D91312" w:rsidP="004C34CE"/>
    <w:p w14:paraId="33AF84FB" w14:textId="77777777" w:rsidR="00D91312" w:rsidRDefault="00D91312" w:rsidP="004C34CE"/>
    <w:p w14:paraId="6F8D6AB8" w14:textId="77777777" w:rsidR="00D91312" w:rsidRDefault="00D91312" w:rsidP="004C34CE"/>
    <w:p w14:paraId="1F44175F" w14:textId="77777777" w:rsidR="00D91312" w:rsidRDefault="00D91312" w:rsidP="004C34CE"/>
    <w:p w14:paraId="12415B2D" w14:textId="77777777" w:rsidR="00D91312" w:rsidRDefault="00D91312" w:rsidP="004C34CE"/>
    <w:p w14:paraId="705381A5" w14:textId="77777777" w:rsidR="00D91312" w:rsidRDefault="00D91312" w:rsidP="004C34CE"/>
    <w:p w14:paraId="4EA18EE7" w14:textId="77777777" w:rsidR="00D91312" w:rsidRDefault="00D91312" w:rsidP="004C34CE"/>
    <w:p w14:paraId="26F4066A" w14:textId="77777777" w:rsidR="00D91312" w:rsidRDefault="00D91312" w:rsidP="004C34CE"/>
    <w:p w14:paraId="7AA6E9D2" w14:textId="77777777" w:rsidR="00D91312" w:rsidRDefault="00D91312" w:rsidP="004C34CE"/>
    <w:p w14:paraId="70650AE8" w14:textId="77777777" w:rsidR="00D91312" w:rsidRDefault="00D91312" w:rsidP="004C34CE"/>
    <w:p w14:paraId="6F605C97" w14:textId="77777777" w:rsidR="00D91312" w:rsidRDefault="00D91312" w:rsidP="004C34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ebaol Jonathan">
    <w15:presenceInfo w15:providerId="AD" w15:userId="S::Jonathan.Trebaol@al-enterprise.com::dc7619f7-a195-4597-a7e2-441ec2e1b5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73A"/>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818"/>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420D"/>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0A5F"/>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34CE"/>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0A26"/>
    <w:rsid w:val="0051151C"/>
    <w:rsid w:val="0051201F"/>
    <w:rsid w:val="00516058"/>
    <w:rsid w:val="0052106B"/>
    <w:rsid w:val="005215BD"/>
    <w:rsid w:val="00524DA9"/>
    <w:rsid w:val="00525428"/>
    <w:rsid w:val="00526923"/>
    <w:rsid w:val="00531D93"/>
    <w:rsid w:val="00531E23"/>
    <w:rsid w:val="00532A89"/>
    <w:rsid w:val="00534A44"/>
    <w:rsid w:val="00535F0E"/>
    <w:rsid w:val="0053793C"/>
    <w:rsid w:val="00546A49"/>
    <w:rsid w:val="00547D3D"/>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27CAB"/>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1B8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7A"/>
    <w:rsid w:val="006E6FCE"/>
    <w:rsid w:val="006E79A1"/>
    <w:rsid w:val="006F2917"/>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4A81"/>
    <w:rsid w:val="007772DF"/>
    <w:rsid w:val="007801CB"/>
    <w:rsid w:val="007809DF"/>
    <w:rsid w:val="00780FD3"/>
    <w:rsid w:val="007827D6"/>
    <w:rsid w:val="00782969"/>
    <w:rsid w:val="0078647D"/>
    <w:rsid w:val="007904B0"/>
    <w:rsid w:val="00791A91"/>
    <w:rsid w:val="00792646"/>
    <w:rsid w:val="00793DD3"/>
    <w:rsid w:val="007948F8"/>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21D2"/>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5D4"/>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2430"/>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6D9"/>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23C9"/>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58F"/>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A7143"/>
    <w:rsid w:val="00CB0F8F"/>
    <w:rsid w:val="00CB3303"/>
    <w:rsid w:val="00CB61A9"/>
    <w:rsid w:val="00CC1DE5"/>
    <w:rsid w:val="00CC2F03"/>
    <w:rsid w:val="00CC30B6"/>
    <w:rsid w:val="00CC34E3"/>
    <w:rsid w:val="00CC7FA0"/>
    <w:rsid w:val="00CD0122"/>
    <w:rsid w:val="00CD0FB5"/>
    <w:rsid w:val="00CD1247"/>
    <w:rsid w:val="00CD2168"/>
    <w:rsid w:val="00CD21B6"/>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1312"/>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D06"/>
    <w:rsid w:val="00DE3EBD"/>
    <w:rsid w:val="00DE7837"/>
    <w:rsid w:val="00DF1585"/>
    <w:rsid w:val="00DF2ED6"/>
    <w:rsid w:val="00DF4210"/>
    <w:rsid w:val="00DF45ED"/>
    <w:rsid w:val="00DF6776"/>
    <w:rsid w:val="00DF795C"/>
    <w:rsid w:val="00DF7CF9"/>
    <w:rsid w:val="00E00960"/>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2D27"/>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C34CE"/>
    <w:pPr>
      <w:jc w:val="both"/>
      <w:pPrChange w:id="0" w:author="Trebaol Jonathan" w:date="2021-07-29T17:35:00Z">
        <w:pPr>
          <w:jc w:val="both"/>
        </w:pPr>
      </w:pPrChange>
    </w:pPr>
    <w:rPr>
      <w:rFonts w:ascii="Trebuchet MS" w:hAnsi="Trebuchet MS"/>
      <w:lang w:eastAsia="en-US"/>
      <w:rPrChange w:id="0" w:author="Trebaol Jonathan" w:date="2021-07-29T17:35:00Z">
        <w:rPr>
          <w:rFonts w:ascii="Trebuchet MS" w:hAnsi="Trebuchet MS"/>
          <w:lang w:val="en-US" w:eastAsia="en-US" w:bidi="ar-SA"/>
        </w:rPr>
      </w:rPrChange>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0EDD6-4015-4A68-93CA-679E3505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5674</Words>
  <Characters>31213</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36814</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Trebaol Jonathan</dc:creator>
  <cp:keywords/>
  <dc:description/>
  <cp:lastModifiedBy>Trebaol Jonathan</cp:lastModifiedBy>
  <cp:revision>16</cp:revision>
  <dcterms:created xsi:type="dcterms:W3CDTF">2021-07-29T14:58:00Z</dcterms:created>
  <dcterms:modified xsi:type="dcterms:W3CDTF">2021-07-29T15:46:00Z</dcterms:modified>
</cp:coreProperties>
</file>